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1F702A" w14:paraId="796FA1EA" w14:textId="77777777" w:rsidTr="001F702A">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14:paraId="796FA1E7" w14:textId="77777777" w:rsidR="001F702A" w:rsidRDefault="00703273">
            <w:pPr>
              <w:spacing w:before="160" w:after="20"/>
            </w:pPr>
            <w:r>
              <w:rPr>
                <w:b/>
                <w:caps/>
                <w:color w:val="C9D6EA"/>
                <w:spacing w:val="30"/>
                <w:sz w:val="20"/>
              </w:rPr>
              <w:t>Application Migration Playbook</w:t>
            </w:r>
          </w:p>
          <w:p w14:paraId="796FA1E8" w14:textId="77777777" w:rsidR="001F702A" w:rsidRDefault="00703273">
            <w:pPr>
              <w:spacing w:after="20"/>
            </w:pPr>
            <w:r>
              <w:rPr>
                <w:b/>
                <w:caps/>
                <w:color w:val="FFFFFF"/>
                <w:sz w:val="52"/>
              </w:rPr>
              <w:t>Utility</w:t>
            </w:r>
          </w:p>
          <w:p w14:paraId="796FA1E9" w14:textId="77777777" w:rsidR="001F702A" w:rsidRDefault="00703273">
            <w:pPr>
              <w:spacing w:after="160"/>
            </w:pPr>
            <w:r>
              <w:rPr>
                <w:color w:val="C9D6EA"/>
                <w:sz w:val="22"/>
              </w:rPr>
              <w:t>Datacenter to Azure Migration v0.4 — DRAFT, FOR GEHA REVIEW</w:t>
            </w:r>
          </w:p>
        </w:tc>
      </w:tr>
    </w:tbl>
    <w:p w14:paraId="796FA1EB" w14:textId="77777777" w:rsidR="001F702A" w:rsidRDefault="00703273">
      <w:pPr>
        <w:spacing w:after="120"/>
      </w:pPr>
      <w:r>
        <w:rPr>
          <w:sz w:val="4"/>
        </w:rPr>
        <w:t xml:space="preserve"> </w:t>
      </w:r>
    </w:p>
    <w:p w14:paraId="796FA1EC" w14:textId="77777777" w:rsidR="001F702A" w:rsidRDefault="00703273">
      <w:pPr>
        <w:spacing w:after="100"/>
      </w:pPr>
      <w:r>
        <w:rPr>
          <w:i/>
        </w:rPr>
        <w:t>Utility — descriptor not recorded in the corpus; complete from vendor documentation</w:t>
      </w:r>
    </w:p>
    <w:p w14:paraId="796FA1ED" w14:textId="77777777" w:rsidR="001F702A" w:rsidRDefault="001F702A">
      <w:pPr>
        <w:pStyle w:val="BodyText"/>
      </w:pPr>
    </w:p>
    <w:p w14:paraId="796FA1EE" w14:textId="77777777" w:rsidR="001F702A" w:rsidRDefault="001F702A">
      <w:pPr>
        <w:pStyle w:val="BodyText"/>
      </w:pPr>
    </w:p>
    <w:p w14:paraId="796FA1EF" w14:textId="77777777" w:rsidR="001F702A" w:rsidRDefault="001F702A">
      <w:pPr>
        <w:pStyle w:val="BodyText"/>
      </w:pPr>
    </w:p>
    <w:p w14:paraId="796FA1F0" w14:textId="77777777" w:rsidR="001F702A" w:rsidRDefault="001F702A">
      <w:pPr>
        <w:pStyle w:val="BodyText"/>
      </w:pPr>
    </w:p>
    <w:p w14:paraId="796FA1F1" w14:textId="77777777" w:rsidR="001F702A" w:rsidRDefault="00703273">
      <w:pPr>
        <w:spacing w:after="20"/>
      </w:pPr>
      <w:r>
        <w:rPr>
          <w:b/>
        </w:rPr>
        <w:t>Prepared for:</w:t>
      </w:r>
      <w:r>
        <w:t xml:space="preserve"> G.E.H.A.</w:t>
      </w:r>
    </w:p>
    <w:p w14:paraId="796FA1F2" w14:textId="77777777" w:rsidR="001F702A" w:rsidRDefault="00703273">
      <w:pPr>
        <w:pStyle w:val="Compact"/>
      </w:pPr>
      <w:r>
        <w:rPr>
          <w:i/>
          <w:sz w:val="19"/>
          <w:szCs w:val="19"/>
        </w:rPr>
        <w:t>John Dean (Director); Dale Gibson (Admin / Support Manager)</w:t>
      </w:r>
    </w:p>
    <w:p w14:paraId="796FA1F3" w14:textId="77777777" w:rsidR="001F702A" w:rsidRDefault="001F702A">
      <w:pPr>
        <w:pStyle w:val="BodyText"/>
      </w:pPr>
    </w:p>
    <w:p w14:paraId="796FA1F4" w14:textId="77777777" w:rsidR="001F702A" w:rsidRDefault="00703273">
      <w:pPr>
        <w:spacing w:after="20"/>
      </w:pPr>
      <w:r>
        <w:rPr>
          <w:b/>
        </w:rPr>
        <w:t>Prepared by:</w:t>
      </w:r>
      <w:r>
        <w:t xml:space="preserve"> Citius Healthcare Consulting</w:t>
      </w:r>
    </w:p>
    <w:p w14:paraId="796FA1F5" w14:textId="77777777" w:rsidR="001F702A" w:rsidRDefault="00703273">
      <w:pPr>
        <w:pStyle w:val="Compact"/>
      </w:pPr>
      <w:r>
        <w:rPr>
          <w:rFonts w:asciiTheme="minorHAnsi" w:hAnsiTheme="minorHAnsi"/>
          <w:sz w:val="19"/>
          <w:szCs w:val="19"/>
        </w:rPr>
        <w:t>George Galindo, Cloud Architect</w:t>
      </w:r>
    </w:p>
    <w:p w14:paraId="796FA1F6" w14:textId="77777777" w:rsidR="001F702A" w:rsidRDefault="001F702A">
      <w:pPr>
        <w:pStyle w:val="Compact"/>
      </w:pPr>
    </w:p>
    <w:p w14:paraId="796FA1F7" w14:textId="77777777" w:rsidR="001F702A" w:rsidRDefault="00703273">
      <w:pPr>
        <w:spacing w:after="20"/>
      </w:pPr>
      <w:r>
        <w:rPr>
          <w:b/>
        </w:rPr>
        <w:t>Peer Reviewer:</w:t>
      </w:r>
      <w:r>
        <w:t xml:space="preserve"> Not yet assigned</w:t>
      </w:r>
    </w:p>
    <w:p w14:paraId="796FA1F8" w14:textId="77777777" w:rsidR="001F702A" w:rsidRDefault="00703273">
      <w:pPr>
        <w:spacing w:after="20"/>
      </w:pPr>
      <w:r>
        <w:rPr>
          <w:b/>
        </w:rPr>
        <w:t>Document Status:</w:t>
      </w:r>
      <w:r>
        <w:t xml:space="preserve"> ☒ DRAFT ☐ RELEASE CANDIDATE ☐ PUBLISHED</w:t>
      </w:r>
    </w:p>
    <w:p w14:paraId="796FA1F9" w14:textId="77777777" w:rsidR="001F702A" w:rsidRDefault="00703273">
      <w:pPr>
        <w:spacing w:after="60"/>
      </w:pPr>
      <w:r>
        <w:rPr>
          <w:b/>
        </w:rPr>
        <w:t>Date:</w:t>
      </w:r>
      <w:r>
        <w:t xml:space="preserve"> 26-Aug-2026</w:t>
      </w:r>
    </w:p>
    <w:p w14:paraId="796FA22E" w14:textId="77777777" w:rsidR="001F702A" w:rsidRDefault="001F702A">
      <w:pPr>
        <w:pStyle w:val="Compact"/>
      </w:pPr>
    </w:p>
    <w:p w14:paraId="796FA22F" w14:textId="77777777" w:rsidR="001F702A" w:rsidRPr="00D74EBA" w:rsidRDefault="00703273" w:rsidP="4986D35A">
      <w:pPr>
        <w:pStyle w:val="Heading1"/>
        <w:pageBreakBefore/>
      </w:pPr>
      <w:bookmarkStart w:id="0" w:name="document-control"/>
      <w:r w:rsidRPr="00D74EBA">
        <w:lastRenderedPageBreak/>
        <w:t>1. Document Control</w:t>
      </w:r>
    </w:p>
    <w:p w14:paraId="796FA230" w14:textId="77777777" w:rsidR="001F702A" w:rsidRPr="00D74EBA" w:rsidRDefault="00703273" w:rsidP="4986D35A">
      <w:pPr>
        <w:pStyle w:val="FirstParagraph"/>
      </w:pPr>
      <w:r w:rsidRPr="00D74EBA">
        <w:t>Document control establishes who has changed this playbook, who has approved it, and the standard of evidence every statement within it must meet. It exists so that a reader arriving months after authorship can tell how current the content is, whose judgment stands behind it, and how confident to be in any given figure. The revision history is maintained continuously rather than reconstructed at the end, and approvals are recorded against named individuals rather than teams. Taken together these records make the document auditable without recourse to the people who wrote it.</w:t>
      </w:r>
    </w:p>
    <w:p w14:paraId="796FA248" w14:textId="77777777" w:rsidR="001F702A" w:rsidRPr="00D63D45" w:rsidRDefault="001F702A" w:rsidP="4986D35A">
      <w:pPr>
        <w:pStyle w:val="Compact"/>
      </w:pPr>
      <w:bookmarkStart w:id="1" w:name="version-history"/>
    </w:p>
    <w:p w14:paraId="796FA249" w14:textId="59A5CFFF" w:rsidR="001F702A" w:rsidRDefault="00703273">
      <w:pPr>
        <w:pStyle w:val="Heading2"/>
      </w:pPr>
      <w:bookmarkStart w:id="2" w:name="approvers"/>
      <w:bookmarkEnd w:id="1"/>
      <w:r>
        <w:t>1.</w:t>
      </w:r>
      <w:r w:rsidR="00C05C87">
        <w:t>1</w:t>
      </w:r>
      <w:r>
        <w:t xml:space="preserve"> Approvers</w:t>
      </w:r>
    </w:p>
    <w:p w14:paraId="796FA24A" w14:textId="77777777" w:rsidR="001F702A" w:rsidRDefault="001F702A">
      <w:pPr>
        <w:pStyle w:val="Compact"/>
      </w:pPr>
    </w:p>
    <w:tbl>
      <w:tblPr>
        <w:tblStyle w:val="Table"/>
        <w:tblW w:w="0" w:type="auto"/>
        <w:tblLook w:val="0020" w:firstRow="1" w:lastRow="0" w:firstColumn="0" w:lastColumn="0" w:noHBand="0" w:noVBand="0"/>
      </w:tblPr>
      <w:tblGrid>
        <w:gridCol w:w="1107"/>
        <w:gridCol w:w="3134"/>
        <w:gridCol w:w="1048"/>
      </w:tblGrid>
      <w:tr w:rsidR="001F702A" w14:paraId="796FA24E" w14:textId="77777777" w:rsidTr="001F702A">
        <w:trPr>
          <w:cnfStyle w:val="100000000000" w:firstRow="1" w:lastRow="0" w:firstColumn="0" w:lastColumn="0" w:oddVBand="0" w:evenVBand="0" w:oddHBand="0" w:evenHBand="0" w:firstRowFirstColumn="0" w:firstRowLastColumn="0" w:lastRowFirstColumn="0" w:lastRowLastColumn="0"/>
          <w:tblHeader/>
        </w:trPr>
        <w:tc>
          <w:tcPr>
            <w:tcW w:w="0" w:type="auto"/>
          </w:tcPr>
          <w:p w14:paraId="796FA24B" w14:textId="77777777" w:rsidR="001F702A" w:rsidRDefault="00703273">
            <w:pPr>
              <w:pStyle w:val="Compact"/>
            </w:pPr>
            <w:r>
              <w:rPr>
                <w:b/>
                <w:bCs/>
              </w:rPr>
              <w:t>Name</w:t>
            </w:r>
          </w:p>
        </w:tc>
        <w:tc>
          <w:tcPr>
            <w:tcW w:w="0" w:type="auto"/>
          </w:tcPr>
          <w:p w14:paraId="796FA24C" w14:textId="77777777" w:rsidR="001F702A" w:rsidRDefault="00703273">
            <w:pPr>
              <w:pStyle w:val="Compact"/>
            </w:pPr>
            <w:r>
              <w:rPr>
                <w:b/>
                <w:bCs/>
              </w:rPr>
              <w:t>Role</w:t>
            </w:r>
          </w:p>
        </w:tc>
        <w:tc>
          <w:tcPr>
            <w:tcW w:w="0" w:type="auto"/>
          </w:tcPr>
          <w:p w14:paraId="796FA24D" w14:textId="77777777" w:rsidR="001F702A" w:rsidRDefault="00703273">
            <w:pPr>
              <w:pStyle w:val="Compact"/>
            </w:pPr>
            <w:r>
              <w:rPr>
                <w:b/>
                <w:bCs/>
              </w:rPr>
              <w:t>Approval Date</w:t>
            </w:r>
          </w:p>
        </w:tc>
      </w:tr>
      <w:tr w:rsidR="001F702A" w14:paraId="796FA252" w14:textId="77777777">
        <w:tc>
          <w:tcPr>
            <w:tcW w:w="0" w:type="auto"/>
          </w:tcPr>
          <w:p w14:paraId="796FA24F" w14:textId="17EC161D" w:rsidR="001F702A" w:rsidRDefault="00731793">
            <w:pPr>
              <w:pStyle w:val="Compact"/>
            </w:pPr>
            <w:r>
              <w:t>-</w:t>
            </w:r>
          </w:p>
        </w:tc>
        <w:tc>
          <w:tcPr>
            <w:tcW w:w="0" w:type="auto"/>
          </w:tcPr>
          <w:p w14:paraId="796FA250" w14:textId="77777777" w:rsidR="001F702A" w:rsidRDefault="00703273">
            <w:pPr>
              <w:pStyle w:val="Compact"/>
            </w:pPr>
            <w:r>
              <w:t>Application Owner</w:t>
            </w:r>
          </w:p>
        </w:tc>
        <w:tc>
          <w:tcPr>
            <w:tcW w:w="0" w:type="auto"/>
          </w:tcPr>
          <w:p w14:paraId="796FA251" w14:textId="77777777" w:rsidR="001F702A" w:rsidRDefault="001F702A">
            <w:pPr>
              <w:pStyle w:val="Compact"/>
            </w:pPr>
          </w:p>
        </w:tc>
      </w:tr>
      <w:tr w:rsidR="001F702A" w14:paraId="796FA256" w14:textId="77777777">
        <w:tc>
          <w:tcPr>
            <w:tcW w:w="0" w:type="auto"/>
          </w:tcPr>
          <w:p w14:paraId="796FA253" w14:textId="5BFD6FBA" w:rsidR="001F702A" w:rsidRDefault="00703273">
            <w:pPr>
              <w:pStyle w:val="Compact"/>
            </w:pPr>
            <w:r>
              <w:rPr>
                <w:i/>
              </w:rPr>
              <w:t xml:space="preserve">Dale Gibson </w:t>
            </w:r>
          </w:p>
        </w:tc>
        <w:tc>
          <w:tcPr>
            <w:tcW w:w="0" w:type="auto"/>
          </w:tcPr>
          <w:p w14:paraId="796FA254" w14:textId="77777777" w:rsidR="001F702A" w:rsidRDefault="00703273">
            <w:pPr>
              <w:pStyle w:val="Compact"/>
            </w:pPr>
            <w:r>
              <w:t>Application Administrator</w:t>
            </w:r>
          </w:p>
        </w:tc>
        <w:tc>
          <w:tcPr>
            <w:tcW w:w="0" w:type="auto"/>
          </w:tcPr>
          <w:p w14:paraId="796FA255" w14:textId="77777777" w:rsidR="001F702A" w:rsidRDefault="001F702A">
            <w:pPr>
              <w:pStyle w:val="Compact"/>
            </w:pPr>
          </w:p>
        </w:tc>
      </w:tr>
      <w:tr w:rsidR="001F702A" w14:paraId="796FA25A" w14:textId="77777777">
        <w:tc>
          <w:tcPr>
            <w:tcW w:w="0" w:type="auto"/>
          </w:tcPr>
          <w:p w14:paraId="796FA257" w14:textId="1CE6EEBF" w:rsidR="001F702A" w:rsidRDefault="00731793">
            <w:pPr>
              <w:pStyle w:val="Compact"/>
            </w:pPr>
            <w:r>
              <w:t>-</w:t>
            </w:r>
          </w:p>
        </w:tc>
        <w:tc>
          <w:tcPr>
            <w:tcW w:w="0" w:type="auto"/>
          </w:tcPr>
          <w:p w14:paraId="796FA258" w14:textId="77777777" w:rsidR="001F702A" w:rsidRDefault="00703273">
            <w:pPr>
              <w:pStyle w:val="Compact"/>
            </w:pPr>
            <w:r>
              <w:t>Security Lead</w:t>
            </w:r>
          </w:p>
        </w:tc>
        <w:tc>
          <w:tcPr>
            <w:tcW w:w="0" w:type="auto"/>
          </w:tcPr>
          <w:p w14:paraId="796FA259" w14:textId="77777777" w:rsidR="001F702A" w:rsidRDefault="001F702A">
            <w:pPr>
              <w:pStyle w:val="Compact"/>
            </w:pPr>
          </w:p>
        </w:tc>
      </w:tr>
      <w:tr w:rsidR="001F702A" w14:paraId="796FA25E" w14:textId="77777777">
        <w:tc>
          <w:tcPr>
            <w:tcW w:w="0" w:type="auto"/>
          </w:tcPr>
          <w:p w14:paraId="796FA25B" w14:textId="77777777" w:rsidR="001F702A" w:rsidRDefault="00703273">
            <w:pPr>
              <w:pStyle w:val="Compact"/>
            </w:pPr>
            <w:r>
              <w:t>George Galindo</w:t>
            </w:r>
          </w:p>
        </w:tc>
        <w:tc>
          <w:tcPr>
            <w:tcW w:w="0" w:type="auto"/>
          </w:tcPr>
          <w:p w14:paraId="796FA25C" w14:textId="77777777" w:rsidR="001F702A" w:rsidRDefault="00703273">
            <w:pPr>
              <w:pStyle w:val="Compact"/>
            </w:pPr>
            <w:r>
              <w:t>Cloud Architect — Citius Healthcare Consulting</w:t>
            </w:r>
          </w:p>
        </w:tc>
        <w:tc>
          <w:tcPr>
            <w:tcW w:w="0" w:type="auto"/>
          </w:tcPr>
          <w:p w14:paraId="796FA25D" w14:textId="77777777" w:rsidR="001F702A" w:rsidRDefault="001F702A">
            <w:pPr>
              <w:pStyle w:val="Compact"/>
            </w:pPr>
          </w:p>
        </w:tc>
      </w:tr>
      <w:tr w:rsidR="001F702A" w14:paraId="796FA262" w14:textId="77777777">
        <w:tc>
          <w:tcPr>
            <w:tcW w:w="0" w:type="auto"/>
          </w:tcPr>
          <w:p w14:paraId="796FA25F" w14:textId="47FF4807" w:rsidR="001F702A" w:rsidRDefault="00731793">
            <w:pPr>
              <w:pStyle w:val="Compact"/>
            </w:pPr>
            <w:r>
              <w:t>-</w:t>
            </w:r>
          </w:p>
        </w:tc>
        <w:tc>
          <w:tcPr>
            <w:tcW w:w="0" w:type="auto"/>
          </w:tcPr>
          <w:p w14:paraId="796FA260" w14:textId="77777777" w:rsidR="001F702A" w:rsidRDefault="00703273">
            <w:pPr>
              <w:pStyle w:val="Compact"/>
            </w:pPr>
            <w:r>
              <w:t>Migration &amp; Platform Lead (CHC)</w:t>
            </w:r>
          </w:p>
        </w:tc>
        <w:tc>
          <w:tcPr>
            <w:tcW w:w="0" w:type="auto"/>
          </w:tcPr>
          <w:p w14:paraId="796FA261" w14:textId="77777777" w:rsidR="001F702A" w:rsidRDefault="001F702A">
            <w:pPr>
              <w:pStyle w:val="Compact"/>
            </w:pPr>
          </w:p>
        </w:tc>
      </w:tr>
    </w:tbl>
    <w:p w14:paraId="796FA264" w14:textId="77777777" w:rsidR="001F702A" w:rsidRDefault="001F702A">
      <w:pPr>
        <w:pStyle w:val="Compact"/>
      </w:pPr>
    </w:p>
    <w:p w14:paraId="796FA292" w14:textId="77777777" w:rsidR="001F702A" w:rsidRDefault="001F702A">
      <w:pPr>
        <w:pStyle w:val="Compact"/>
      </w:pPr>
      <w:bookmarkStart w:id="3" w:name="evidence-standard"/>
      <w:bookmarkEnd w:id="2"/>
    </w:p>
    <w:p w14:paraId="796FA2F1" w14:textId="77777777" w:rsidR="001F702A" w:rsidRDefault="001F702A">
      <w:pPr>
        <w:pStyle w:val="Compact"/>
      </w:pPr>
    </w:p>
    <w:p w14:paraId="796FA2F2" w14:textId="77777777" w:rsidR="001F702A" w:rsidRDefault="001F702A"/>
    <w:bookmarkEnd w:id="3"/>
    <w:p w14:paraId="796FA2F4" w14:textId="77777777" w:rsidR="001F702A" w:rsidRDefault="001F702A">
      <w:pPr>
        <w:sectPr w:rsidR="001F702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620" w:gutter="0"/>
          <w:cols w:space="720"/>
          <w:titlePg/>
        </w:sectPr>
      </w:pPr>
    </w:p>
    <w:p w14:paraId="796FA325" w14:textId="2D38B5A9" w:rsidR="001F702A" w:rsidRDefault="00703273">
      <w:pPr>
        <w:pStyle w:val="Heading1"/>
        <w:pageBreakBefore/>
      </w:pPr>
      <w:bookmarkStart w:id="4" w:name="executive-summary"/>
      <w:bookmarkEnd w:id="0"/>
      <w:r>
        <w:lastRenderedPageBreak/>
        <w:t>2. Executive Summary</w:t>
      </w:r>
    </w:p>
    <w:p w14:paraId="5B1C086F" w14:textId="77777777" w:rsidR="005E6639" w:rsidRDefault="005E6639" w:rsidP="4986D35A">
      <w:pPr>
        <w:pStyle w:val="BodyText"/>
      </w:pPr>
    </w:p>
    <w:p w14:paraId="1AAAC7AC" w14:textId="17275607" w:rsidR="0DA31093" w:rsidRDefault="0DA31093" w:rsidP="4986D35A">
      <w:pPr>
        <w:pStyle w:val="BodyText"/>
        <w:rPr>
          <w:i/>
          <w:iCs/>
          <w:color w:val="000000" w:themeColor="text1"/>
        </w:rPr>
      </w:pPr>
      <w:r w:rsidRPr="00735BB8">
        <w:rPr>
          <w:i/>
          <w:iCs/>
          <w:color w:val="000000" w:themeColor="text1"/>
        </w:rPr>
        <w:t>Utility application is one wave 1</w:t>
      </w:r>
      <w:r w:rsidR="0E1103D3" w:rsidRPr="00735BB8">
        <w:rPr>
          <w:i/>
          <w:iCs/>
          <w:color w:val="000000" w:themeColor="text1"/>
        </w:rPr>
        <w:t xml:space="preserve"> – The migration scope includes eight active utility servers across the DEV, Test, and PROD environments. These servers operate primarily as shared jump bo</w:t>
      </w:r>
      <w:r w:rsidR="425A03D1" w:rsidRPr="00735BB8">
        <w:rPr>
          <w:i/>
          <w:iCs/>
          <w:color w:val="000000" w:themeColor="text1"/>
        </w:rPr>
        <w:t xml:space="preserve">xes used by support teams to install administrative tools, perform support activities, and run </w:t>
      </w:r>
      <w:r w:rsidR="00735BB8" w:rsidRPr="00735BB8">
        <w:rPr>
          <w:i/>
          <w:iCs/>
          <w:color w:val="000000" w:themeColor="text1"/>
        </w:rPr>
        <w:t>scheduled</w:t>
      </w:r>
      <w:r w:rsidR="425A03D1" w:rsidRPr="00735BB8">
        <w:rPr>
          <w:i/>
          <w:iCs/>
          <w:color w:val="000000" w:themeColor="text1"/>
        </w:rPr>
        <w:t xml:space="preserve"> jobs. The azure target will use windows server 2025 gen 2 </w:t>
      </w:r>
      <w:r w:rsidR="719C778B" w:rsidRPr="00735BB8">
        <w:rPr>
          <w:i/>
          <w:iCs/>
          <w:color w:val="000000" w:themeColor="text1"/>
        </w:rPr>
        <w:t xml:space="preserve">virtual machines, UEFI boot, standard azure </w:t>
      </w:r>
      <w:r w:rsidR="00735BB8" w:rsidRPr="00735BB8">
        <w:rPr>
          <w:i/>
          <w:iCs/>
          <w:color w:val="000000" w:themeColor="text1"/>
        </w:rPr>
        <w:t>encryption</w:t>
      </w:r>
      <w:r w:rsidR="719C778B" w:rsidRPr="00735BB8">
        <w:rPr>
          <w:i/>
          <w:iCs/>
          <w:color w:val="000000" w:themeColor="text1"/>
        </w:rPr>
        <w:t xml:space="preserve"> and storage, and azure hybrid benefit where eligible. The environment does not require static IP addresses, load balancing, or utility specific ne</w:t>
      </w:r>
      <w:r w:rsidR="33B972DC" w:rsidRPr="00735BB8">
        <w:rPr>
          <w:i/>
          <w:iCs/>
          <w:color w:val="000000" w:themeColor="text1"/>
        </w:rPr>
        <w:t xml:space="preserve">twork tunnels. The principal open items are team-specific software inventory, service and application accounts, </w:t>
      </w:r>
      <w:r w:rsidR="00735BB8" w:rsidRPr="00735BB8">
        <w:rPr>
          <w:i/>
          <w:iCs/>
          <w:color w:val="000000" w:themeColor="text1"/>
        </w:rPr>
        <w:t>certificates of</w:t>
      </w:r>
      <w:r w:rsidR="33B972DC" w:rsidRPr="00735BB8">
        <w:rPr>
          <w:i/>
          <w:iCs/>
          <w:color w:val="000000" w:themeColor="text1"/>
        </w:rPr>
        <w:t xml:space="preserve"> scheduled jobs, network access </w:t>
      </w:r>
      <w:r w:rsidR="00735BB8" w:rsidRPr="00735BB8">
        <w:rPr>
          <w:i/>
          <w:iCs/>
          <w:color w:val="000000" w:themeColor="text1"/>
        </w:rPr>
        <w:t>requirements</w:t>
      </w:r>
      <w:r w:rsidR="33B972DC" w:rsidRPr="00735BB8">
        <w:rPr>
          <w:i/>
          <w:iCs/>
          <w:color w:val="000000" w:themeColor="text1"/>
        </w:rPr>
        <w:t>, and the final disposition of the powered off legacy server LXEN</w:t>
      </w:r>
      <w:r w:rsidR="19E843F0" w:rsidRPr="00735BB8">
        <w:rPr>
          <w:i/>
          <w:iCs/>
          <w:color w:val="000000" w:themeColor="text1"/>
        </w:rPr>
        <w:t xml:space="preserve">TUTl01. </w:t>
      </w:r>
    </w:p>
    <w:p w14:paraId="4EE01492" w14:textId="77777777" w:rsidR="00735BB8" w:rsidRPr="00735BB8" w:rsidRDefault="00735BB8" w:rsidP="4986D35A">
      <w:pPr>
        <w:pStyle w:val="BodyText"/>
        <w:rPr>
          <w:i/>
          <w:iCs/>
          <w:color w:val="000000" w:themeColor="text1"/>
        </w:rPr>
      </w:pPr>
    </w:p>
    <w:p w14:paraId="796FA390" w14:textId="3BEBDFD6" w:rsidR="001F702A" w:rsidRPr="00735BB8" w:rsidRDefault="00735BB8" w:rsidP="00735BB8">
      <w:pPr>
        <w:rPr>
          <w:i/>
          <w:iCs/>
        </w:rPr>
      </w:pPr>
      <w:bookmarkStart w:id="5" w:name="application-overview"/>
      <w:bookmarkStart w:id="6" w:name="performance-baseline"/>
      <w:bookmarkEnd w:id="4"/>
      <w:r w:rsidRPr="00735BB8">
        <w:rPr>
          <w:i/>
          <w:iCs/>
        </w:rPr>
        <w:t>The future state will place the Utility servers on private Azure virtual machines within team-aligned spoke networks connected to GEHA’s existing hub and governed landing zone. Deployment will reuse GEHA’s Azure DevOps pipelines, Bicep modules, security policies, Azure Firewall, NSGs, monitoring, and Cohesity backup platform.</w:t>
      </w:r>
    </w:p>
    <w:p w14:paraId="796FA391" w14:textId="51AC32DC" w:rsidR="001F702A" w:rsidRDefault="00C05C87">
      <w:pPr>
        <w:pStyle w:val="Heading1"/>
        <w:pageBreakBefore/>
      </w:pPr>
      <w:bookmarkStart w:id="7" w:name="current-state"/>
      <w:bookmarkEnd w:id="5"/>
      <w:bookmarkEnd w:id="6"/>
      <w:r>
        <w:lastRenderedPageBreak/>
        <w:t>3. Current State</w:t>
      </w:r>
    </w:p>
    <w:p w14:paraId="1B53B1E5" w14:textId="2A7F753F" w:rsidR="318B5619" w:rsidRDefault="00735BB8" w:rsidP="4986D35A">
      <w:pPr>
        <w:pStyle w:val="BodyText"/>
      </w:pPr>
      <w:r>
        <w:t>U</w:t>
      </w:r>
      <w:r w:rsidR="281BB774">
        <w:t xml:space="preserve">tility environment </w:t>
      </w:r>
      <w:r w:rsidR="596C0D68">
        <w:t>consists</w:t>
      </w:r>
      <w:r w:rsidR="281BB774">
        <w:t xml:space="preserve"> of eight active servers across the development, test, and production environments. These servers operate primarily as shared jump boxes that various support use to install admin</w:t>
      </w:r>
      <w:r w:rsidR="6884D38C">
        <w:t xml:space="preserve">istrative tools, perform support activities, and run </w:t>
      </w:r>
      <w:r w:rsidR="5E1770DD">
        <w:t>scheduled</w:t>
      </w:r>
      <w:r w:rsidR="6884D38C">
        <w:t xml:space="preserve"> jobs that should not </w:t>
      </w:r>
      <w:r>
        <w:t>be executed</w:t>
      </w:r>
      <w:r w:rsidR="6884D38C">
        <w:t xml:space="preserve"> from </w:t>
      </w:r>
      <w:r w:rsidR="67198AD2">
        <w:t>users'</w:t>
      </w:r>
      <w:r w:rsidR="6884D38C">
        <w:t xml:space="preserve"> laptops. The utility environment does not use </w:t>
      </w:r>
      <w:r w:rsidR="04DA0FC7">
        <w:t>a load</w:t>
      </w:r>
      <w:r w:rsidR="6884D38C">
        <w:t xml:space="preserve"> balancer,</w:t>
      </w:r>
      <w:r w:rsidR="05247D6C">
        <w:t xml:space="preserve"> dedicated network tunnel, or peer connection, and it has no static IP dependency. Standard security agents are installed as required, while additional tools vary by team</w:t>
      </w:r>
      <w:r w:rsidR="0EBD0EBC">
        <w:t>.</w:t>
      </w:r>
      <w:r w:rsidR="318B5619">
        <w:br/>
      </w:r>
      <w:r w:rsidR="318B5619">
        <w:br/>
      </w:r>
      <w:r w:rsidR="3E96FC13">
        <w:t xml:space="preserve">Link- </w:t>
      </w:r>
      <w:hyperlink r:id="rId16">
        <w:r w:rsidR="3E96FC13" w:rsidRPr="513EF21B">
          <w:rPr>
            <w:rStyle w:val="Hyperlink"/>
          </w:rPr>
          <w:t>https://lucid.app/lucidchart/e84a11a1-eb65-4751-978a-82ffc74bdb82/edit?viewport_loc=-985%2C69%2C7800%2C2906%2C42U8H5I2Zcsty&amp;invitationId=inv_62a1f34e-fc33-410c-bd80-bfd3a5da28ed</w:t>
        </w:r>
      </w:hyperlink>
    </w:p>
    <w:p w14:paraId="55F7D447" w14:textId="221BEA27" w:rsidR="318B5619" w:rsidRDefault="3E96FC13" w:rsidP="513EF21B">
      <w:pPr>
        <w:pStyle w:val="AbstractTitle"/>
        <w:ind w:left="-360" w:right="5940" w:firstLine="360"/>
      </w:pPr>
      <w:r>
        <w:t xml:space="preserve"> </w:t>
      </w:r>
      <w:r>
        <w:rPr>
          <w:noProof/>
        </w:rPr>
        <w:drawing>
          <wp:inline distT="0" distB="0" distL="0" distR="0" wp14:anchorId="5327DC5A" wp14:editId="69F71C84">
            <wp:extent cx="7098674" cy="3638550"/>
            <wp:effectExtent l="0" t="0" r="0" b="0"/>
            <wp:docPr id="2099868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8504" name="Picture 2099868504"/>
                    <pic:cNvPicPr/>
                  </pic:nvPicPr>
                  <pic:blipFill>
                    <a:blip r:embed="rId17">
                      <a:extLst>
                        <a:ext uri="{28A0092B-C50C-407E-A947-70E740481C1C}">
                          <a14:useLocalDpi xmlns:a14="http://schemas.microsoft.com/office/drawing/2010/main"/>
                        </a:ext>
                      </a:extLst>
                    </a:blip>
                    <a:stretch>
                      <a:fillRect/>
                    </a:stretch>
                  </pic:blipFill>
                  <pic:spPr>
                    <a:xfrm>
                      <a:off x="0" y="0"/>
                      <a:ext cx="7110429" cy="3644575"/>
                    </a:xfrm>
                    <a:prstGeom prst="rect">
                      <a:avLst/>
                    </a:prstGeom>
                  </pic:spPr>
                </pic:pic>
              </a:graphicData>
            </a:graphic>
          </wp:inline>
        </w:drawing>
      </w:r>
      <w:r w:rsidR="00C05C87">
        <w:t>3</w:t>
      </w:r>
      <w:r w:rsidR="4054EFA1">
        <w:t>.</w:t>
      </w:r>
      <w:r w:rsidR="00C05C87">
        <w:t>1</w:t>
      </w:r>
      <w:r w:rsidR="4054EFA1">
        <w:t xml:space="preserve"> Current State </w:t>
      </w:r>
      <w:r w:rsidR="2B32ED92">
        <w:t xml:space="preserve">Diagram Flow </w:t>
      </w:r>
    </w:p>
    <w:p w14:paraId="14AA31C9" w14:textId="0E574587" w:rsidR="318B5619" w:rsidRDefault="2FAC1808" w:rsidP="513EF21B">
      <w:pPr>
        <w:pStyle w:val="Abstract"/>
      </w:pPr>
      <w:r>
        <w:t>Currently we have eight active servers across two data centers, four in Lee Summit and four in Lenexa. These are shared servers t</w:t>
      </w:r>
      <w:r w:rsidR="43A5467E">
        <w:t xml:space="preserve">hat support </w:t>
      </w:r>
      <w:r w:rsidR="2841253F">
        <w:t>teams'</w:t>
      </w:r>
      <w:r w:rsidR="43A5467E">
        <w:t xml:space="preserve"> use for administrative tools, support tools, and </w:t>
      </w:r>
      <w:r w:rsidR="35428305">
        <w:t>scheduled</w:t>
      </w:r>
      <w:r w:rsidR="43A5467E">
        <w:t xml:space="preserve"> jobs. Across both </w:t>
      </w:r>
      <w:r w:rsidR="15599391">
        <w:t>sites</w:t>
      </w:r>
      <w:r w:rsidR="43A5467E">
        <w:t xml:space="preserve">, we have one development server, two test server, and five production servers. At the top, </w:t>
      </w:r>
      <w:r w:rsidR="39D90E5E">
        <w:t>the support teams and administrators access the utility environment to carry out their work. On the left is Lee summit and the two production servers are LSUTILPRD101</w:t>
      </w:r>
      <w:r w:rsidR="1330A698">
        <w:t xml:space="preserve"> and SECAMUTLPRD101. Below them, EAUTILDEV201 is the development server and OIMST101 is the test server. The main connection shown here around LSUTILPRD101</w:t>
      </w:r>
      <w:r w:rsidR="4BC717AB">
        <w:t xml:space="preserve"> and it receives inbound </w:t>
      </w:r>
      <w:r w:rsidR="7819B0C5">
        <w:t>connections</w:t>
      </w:r>
      <w:r w:rsidR="4BC717AB">
        <w:t xml:space="preserve"> from the Remote Desktop License Server and SCCM</w:t>
      </w:r>
      <w:r w:rsidR="29C427C9">
        <w:t xml:space="preserve">. It also has </w:t>
      </w:r>
      <w:r w:rsidR="6E12672A">
        <w:t>an outbound</w:t>
      </w:r>
      <w:r w:rsidR="29C427C9">
        <w:t xml:space="preserve"> connection to Orion and </w:t>
      </w:r>
      <w:r w:rsidR="10B090EB">
        <w:t>ServiceNow</w:t>
      </w:r>
      <w:r w:rsidR="29C427C9">
        <w:t>. SCCM has another inbound connection to OIMTST101</w:t>
      </w:r>
      <w:r w:rsidR="28F03DF0">
        <w:t>. Lenexa has three production servers LXUTILPRD101, MSCOREOSPRD101 and NETBACKUPPPRD</w:t>
      </w:r>
      <w:r w:rsidR="75AB0628">
        <w:t>101, and one test Server OIMTST101. LXUTILPRD101 has an outbound connection to Citrix</w:t>
      </w:r>
      <w:r w:rsidR="50E5A9FA">
        <w:t xml:space="preserve">, NETBACKUPPRD101 </w:t>
      </w:r>
      <w:r w:rsidR="067A61EB">
        <w:t>receives</w:t>
      </w:r>
      <w:r w:rsidR="50E5A9FA">
        <w:t xml:space="preserve"> SSH connection from Ansible and the system identified as development in the document. That Server is shown in purple because it runs</w:t>
      </w:r>
      <w:r w:rsidR="1CAC302A">
        <w:t xml:space="preserve"> RHEL 9.0 and host containers. The other seven active servers run windows. As confirmed, the environment has no utility </w:t>
      </w:r>
      <w:r w:rsidR="11B34D80">
        <w:t>specific</w:t>
      </w:r>
      <w:r w:rsidR="1CAC302A">
        <w:t xml:space="preserve"> load balancer, de</w:t>
      </w:r>
      <w:r w:rsidR="747CE283">
        <w:t>dicated tunnel, Peer connection</w:t>
      </w:r>
      <w:r w:rsidR="216F6879">
        <w:t xml:space="preserve">, or static dependency. </w:t>
      </w:r>
    </w:p>
    <w:p w14:paraId="4FCF6F83" w14:textId="2D2CF8E2" w:rsidR="318B5619" w:rsidRDefault="318B5619" w:rsidP="00735BB8">
      <w:pPr>
        <w:pStyle w:val="BodyText"/>
      </w:pPr>
    </w:p>
    <w:p w14:paraId="796FA393" w14:textId="3995BA00" w:rsidR="001F702A" w:rsidRDefault="00703273" w:rsidP="4986D35A">
      <w:pPr>
        <w:pStyle w:val="Heading2"/>
        <w:pageBreakBefore/>
      </w:pPr>
      <w:bookmarkStart w:id="8" w:name="current-state-architecture-diagram"/>
      <w:r>
        <w:lastRenderedPageBreak/>
        <w:t xml:space="preserve">4.0 </w:t>
      </w:r>
      <w:r w:rsidR="504E2370">
        <w:t>Future</w:t>
      </w:r>
      <w:r>
        <w:t xml:space="preserve"> State Architecture Diagram</w:t>
      </w:r>
    </w:p>
    <w:p w14:paraId="796FA394" w14:textId="29F30A69" w:rsidR="001F702A" w:rsidRDefault="0A65C455" w:rsidP="513EF21B">
      <w:pPr>
        <w:pStyle w:val="FirstParagraph"/>
      </w:pPr>
      <w:r>
        <w:t>This diagram presents the proposed future-state architecture for the Utility workload following migration to Microsoft Azure. It shows the retained on-premises enterprise services, GEHA Azure landing</w:t>
      </w:r>
      <w:r w:rsidR="2612BE51">
        <w:t xml:space="preserve">-zone components, private network connectivity, security </w:t>
      </w:r>
      <w:r w:rsidR="2625FDD2">
        <w:t>controls, monitoring</w:t>
      </w:r>
      <w:r w:rsidR="2612BE51">
        <w:t xml:space="preserve"> </w:t>
      </w:r>
      <w:r w:rsidR="7BDBECF6">
        <w:t>services,</w:t>
      </w:r>
      <w:r w:rsidR="2612BE51">
        <w:t xml:space="preserve"> and the </w:t>
      </w:r>
      <w:r w:rsidR="7C1ED248">
        <w:t>eight-utility</w:t>
      </w:r>
      <w:r w:rsidR="2612BE51">
        <w:t xml:space="preserve"> server that will be rehosted as Azure virtual machines. The diagram also illustrates the Azure </w:t>
      </w:r>
      <w:r w:rsidR="629A2C64">
        <w:t xml:space="preserve">Migrate replication, testing, </w:t>
      </w:r>
      <w:r w:rsidR="609A831E">
        <w:t>cutover,</w:t>
      </w:r>
      <w:r w:rsidR="629A2C64">
        <w:t xml:space="preserve"> and rollback approach. Final sizing, network addressing, firewall rules, backup configuration and </w:t>
      </w:r>
      <w:r w:rsidR="2E12796B">
        <w:t>availability</w:t>
      </w:r>
      <w:r w:rsidR="629A2C64">
        <w:t xml:space="preserve"> requirements will be c</w:t>
      </w:r>
      <w:r w:rsidR="5C5125BC">
        <w:t xml:space="preserve">onfirmed during detailed design and migration validation </w:t>
      </w:r>
    </w:p>
    <w:p w14:paraId="72D5B533" w14:textId="77777777" w:rsidR="007C307A" w:rsidRPr="007C307A" w:rsidRDefault="007C307A" w:rsidP="007C307A">
      <w:pPr>
        <w:pStyle w:val="BodyText"/>
      </w:pPr>
    </w:p>
    <w:p w14:paraId="1782B15E" w14:textId="78352847" w:rsidR="4D2B3B89" w:rsidRDefault="4D2B3B89" w:rsidP="513EF21B">
      <w:pPr>
        <w:pStyle w:val="BodyText"/>
      </w:pPr>
      <w:hyperlink r:id="rId18">
        <w:r w:rsidRPr="513EF21B">
          <w:rPr>
            <w:rStyle w:val="Hyperlink"/>
          </w:rPr>
          <w:t>https://lucid.app/lucidchart/e9e5bb24-6484-423b-b7ca-559485515c07/edit?viewport_loc=-3%2C1128%2C6095%2C2271%2CaZh86zkVYh5Lc&amp;invitationId=inv_12a7bb5a-3dd9-4c7c-a9db-c44afbe9bcb4</w:t>
        </w:r>
      </w:hyperlink>
    </w:p>
    <w:p w14:paraId="12E48EFC" w14:textId="7A0178A3" w:rsidR="513EF21B" w:rsidRDefault="513EF21B" w:rsidP="513EF21B">
      <w:pPr>
        <w:pStyle w:val="BodyText"/>
      </w:pPr>
    </w:p>
    <w:p w14:paraId="0B89E778" w14:textId="7AB0F64E" w:rsidR="4D2B3B89" w:rsidRDefault="4D2B3B89" w:rsidP="513EF21B">
      <w:pPr>
        <w:pStyle w:val="BodyText"/>
      </w:pPr>
      <w:r>
        <w:rPr>
          <w:noProof/>
        </w:rPr>
        <w:drawing>
          <wp:inline distT="0" distB="0" distL="0" distR="0" wp14:anchorId="4FA01AF0" wp14:editId="1FDD91A7">
            <wp:extent cx="7007882" cy="4076700"/>
            <wp:effectExtent l="0" t="0" r="0" b="0"/>
            <wp:docPr id="1186864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64455" name="Picture 1186864455"/>
                    <pic:cNvPicPr/>
                  </pic:nvPicPr>
                  <pic:blipFill>
                    <a:blip r:embed="rId19">
                      <a:extLst>
                        <a:ext uri="{28A0092B-C50C-407E-A947-70E740481C1C}">
                          <a14:useLocalDpi xmlns:a14="http://schemas.microsoft.com/office/drawing/2010/main"/>
                        </a:ext>
                      </a:extLst>
                    </a:blip>
                    <a:stretch>
                      <a:fillRect/>
                    </a:stretch>
                  </pic:blipFill>
                  <pic:spPr>
                    <a:xfrm>
                      <a:off x="0" y="0"/>
                      <a:ext cx="7007882" cy="4076700"/>
                    </a:xfrm>
                    <a:prstGeom prst="rect">
                      <a:avLst/>
                    </a:prstGeom>
                  </pic:spPr>
                </pic:pic>
              </a:graphicData>
            </a:graphic>
          </wp:inline>
        </w:drawing>
      </w:r>
    </w:p>
    <w:p w14:paraId="796FA396" w14:textId="77777777" w:rsidR="001F702A" w:rsidRDefault="001F702A">
      <w:pPr>
        <w:pStyle w:val="Compact"/>
      </w:pPr>
    </w:p>
    <w:p w14:paraId="1F299242" w14:textId="41E0BCC1" w:rsidR="01132335" w:rsidRDefault="01132335" w:rsidP="513EF21B">
      <w:pPr>
        <w:pStyle w:val="Heading2"/>
        <w:pageBreakBefore/>
      </w:pPr>
      <w:r>
        <w:lastRenderedPageBreak/>
        <w:t>4.</w:t>
      </w:r>
      <w:r w:rsidR="6C83E18C">
        <w:t>1</w:t>
      </w:r>
      <w:r>
        <w:t xml:space="preserve"> </w:t>
      </w:r>
      <w:r w:rsidR="206E7EA7">
        <w:t>Proposed Azure Future-State Architecture and Migration Flow</w:t>
      </w:r>
    </w:p>
    <w:p w14:paraId="52D60283" w14:textId="59B2043C" w:rsidR="513EF21B" w:rsidRDefault="513EF21B" w:rsidP="513EF21B">
      <w:pPr>
        <w:pStyle w:val="Compact"/>
      </w:pPr>
    </w:p>
    <w:p w14:paraId="5F721406" w14:textId="105E08F9" w:rsidR="513EF21B" w:rsidRDefault="513EF21B" w:rsidP="513EF21B">
      <w:pPr>
        <w:pStyle w:val="Compact"/>
      </w:pPr>
    </w:p>
    <w:p w14:paraId="74B76D26" w14:textId="27299111" w:rsidR="7895225F" w:rsidRDefault="7895225F" w:rsidP="513EF21B">
      <w:pPr>
        <w:pStyle w:val="Compact"/>
      </w:pPr>
      <w:r>
        <w:t xml:space="preserve">This Future state diagram shows the proposed migration of the utility workload from the on-premises environment </w:t>
      </w:r>
      <w:r w:rsidR="11F96212">
        <w:t>into</w:t>
      </w:r>
      <w:r>
        <w:t xml:space="preserve"> the GEHA azure Landing zone. On the left are the enterprise services that will remain on</w:t>
      </w:r>
      <w:r w:rsidR="31084745">
        <w:t xml:space="preserve">-premises, including active directory, DNS, SCCM, RDS licensing, Cohesity, and operational tools such as </w:t>
      </w:r>
      <w:r w:rsidR="7871CE8F">
        <w:t>Ansible</w:t>
      </w:r>
      <w:r w:rsidR="31084745">
        <w:t xml:space="preserve">, </w:t>
      </w:r>
      <w:r w:rsidR="66DC47A1">
        <w:t>O</w:t>
      </w:r>
      <w:r w:rsidR="31084745">
        <w:t>rion, Service now, Citrix Splunk, and Rapid 7. These services wil</w:t>
      </w:r>
      <w:r w:rsidR="793E2D89">
        <w:t xml:space="preserve">l continue </w:t>
      </w:r>
      <w:r w:rsidR="00D74EBA">
        <w:t>to support</w:t>
      </w:r>
      <w:r w:rsidR="793E2D89">
        <w:t xml:space="preserve"> the workload through approved private connectivity and firewall rules. In the centre is the azure environment. It uses GEHA’s existing </w:t>
      </w:r>
      <w:r w:rsidR="330CEF97">
        <w:t>Microsoft</w:t>
      </w:r>
      <w:r w:rsidR="793E2D89">
        <w:t xml:space="preserve"> Entra tenant, lan</w:t>
      </w:r>
      <w:r w:rsidR="19D69A86">
        <w:t xml:space="preserve">ding zone governance, ExpressRoute, and Azure </w:t>
      </w:r>
      <w:r w:rsidR="01654207">
        <w:t>Firewall</w:t>
      </w:r>
      <w:r w:rsidR="19D69A86">
        <w:t xml:space="preserve"> Premium. The Utility workload will have a dedicated subscription, resource group, virtual network, and pri</w:t>
      </w:r>
      <w:r w:rsidR="44529CA2">
        <w:t>vate</w:t>
      </w:r>
      <w:r w:rsidR="19D69A86">
        <w:t xml:space="preserve"> subnet. No public Ip addresses or dire</w:t>
      </w:r>
      <w:r w:rsidR="7BB9830B">
        <w:t xml:space="preserve">ct internet access are proposed. The eight active utility servers-three on production and five </w:t>
      </w:r>
      <w:r w:rsidR="55F75653">
        <w:t>productions</w:t>
      </w:r>
      <w:r w:rsidR="7BB9830B">
        <w:t xml:space="preserve"> will initially be rehosted as Azure virtual machines. The</w:t>
      </w:r>
      <w:r w:rsidR="4A90E131">
        <w:t>ir current CPU, memory, and storage values provide the sizing baseline, with final Azure configurations confirmed during detailed design. NETBACKUPPRD101 will also be rehosted initially</w:t>
      </w:r>
      <w:r w:rsidR="689AEA40">
        <w:t>, while container replatforming may be considered later.</w:t>
      </w:r>
    </w:p>
    <w:p w14:paraId="4D8F39DB" w14:textId="17B4620C" w:rsidR="513EF21B" w:rsidRDefault="513EF21B" w:rsidP="513EF21B">
      <w:pPr>
        <w:pStyle w:val="Compact"/>
      </w:pPr>
    </w:p>
    <w:p w14:paraId="1C439834" w14:textId="4F3E145A" w:rsidR="689AEA40" w:rsidRDefault="689AEA40" w:rsidP="513EF21B">
      <w:pPr>
        <w:pStyle w:val="Compact"/>
      </w:pPr>
      <w:r>
        <w:t xml:space="preserve">At the bottom is the migration approach using azure </w:t>
      </w:r>
      <w:r w:rsidR="4B25DD05">
        <w:t>migration</w:t>
      </w:r>
      <w:r>
        <w:t xml:space="preserve"> discovery and </w:t>
      </w:r>
      <w:r w:rsidR="31768569">
        <w:t>assessment,</w:t>
      </w:r>
      <w:r>
        <w:t xml:space="preserve"> replication, isolated test migration, validation, and final cutover</w:t>
      </w:r>
      <w:r w:rsidR="3F4488F6">
        <w:t xml:space="preserve">. Testing will cover authentication, connectivity, application functionality, monitoring, backup, performance, and business acceptance. After cutover, the original servers will remain powered off but </w:t>
      </w:r>
      <w:r w:rsidR="2F699C13">
        <w:t>available</w:t>
      </w:r>
      <w:r w:rsidR="3F4488F6">
        <w:t xml:space="preserve"> during the agr</w:t>
      </w:r>
      <w:r w:rsidR="2E059EEA">
        <w:t xml:space="preserve">eed rollback period. Once Azure stability and acceptance are confirmed, the legacy servers will be </w:t>
      </w:r>
      <w:r w:rsidR="2902D232">
        <w:t>decommissioned</w:t>
      </w:r>
      <w:r w:rsidR="2E059EEA">
        <w:t xml:space="preserve"> through GEHA’s Standard process </w:t>
      </w:r>
    </w:p>
    <w:p w14:paraId="57368A75" w14:textId="25B0749F" w:rsidR="513EF21B" w:rsidRDefault="513EF21B" w:rsidP="513EF21B">
      <w:pPr>
        <w:pStyle w:val="Compact"/>
      </w:pPr>
    </w:p>
    <w:p w14:paraId="3ACD34BA" w14:textId="32C71904" w:rsidR="513EF21B" w:rsidRDefault="513EF21B" w:rsidP="513EF21B">
      <w:pPr>
        <w:pStyle w:val="Compact"/>
      </w:pPr>
    </w:p>
    <w:tbl>
      <w:tblPr>
        <w:tblStyle w:val="Table"/>
        <w:tblW w:w="5000" w:type="pct"/>
        <w:tblLook w:val="0020" w:firstRow="1" w:lastRow="0" w:firstColumn="0" w:lastColumn="0" w:noHBand="0" w:noVBand="0"/>
      </w:tblPr>
      <w:tblGrid>
        <w:gridCol w:w="969"/>
        <w:gridCol w:w="9201"/>
      </w:tblGrid>
      <w:tr w:rsidR="001F702A" w14:paraId="796FA399" w14:textId="77777777" w:rsidTr="4986D35A">
        <w:trPr>
          <w:cnfStyle w:val="100000000000" w:firstRow="1" w:lastRow="0" w:firstColumn="0" w:lastColumn="0" w:oddVBand="0" w:evenVBand="0" w:oddHBand="0" w:evenHBand="0" w:firstRowFirstColumn="0" w:firstRowLastColumn="0" w:lastRowFirstColumn="0" w:lastRowLastColumn="0"/>
          <w:tblHeader/>
        </w:trPr>
        <w:tc>
          <w:tcPr>
            <w:tcW w:w="0" w:type="auto"/>
          </w:tcPr>
          <w:p w14:paraId="796FA397" w14:textId="77777777" w:rsidR="001F702A" w:rsidRDefault="00703273">
            <w:pPr>
              <w:pStyle w:val="Compact"/>
            </w:pPr>
            <w:r>
              <w:rPr>
                <w:b/>
                <w:bCs/>
              </w:rPr>
              <w:t>Diagram Name</w:t>
            </w:r>
          </w:p>
        </w:tc>
        <w:tc>
          <w:tcPr>
            <w:tcW w:w="0" w:type="auto"/>
          </w:tcPr>
          <w:p w14:paraId="796FA398" w14:textId="476A3D7C" w:rsidR="001F702A" w:rsidRDefault="00312197" w:rsidP="4986D35A">
            <w:pPr>
              <w:pStyle w:val="Compact"/>
              <w:rPr>
                <w:i/>
                <w:iCs/>
              </w:rPr>
            </w:pPr>
            <w:r>
              <w:rPr>
                <w:i/>
                <w:iCs/>
              </w:rPr>
              <w:t xml:space="preserve"> </w:t>
            </w:r>
            <w:r w:rsidR="00D74EBA">
              <w:rPr>
                <w:i/>
                <w:iCs/>
              </w:rPr>
              <w:t>Utility</w:t>
            </w:r>
            <w:r>
              <w:rPr>
                <w:i/>
                <w:iCs/>
              </w:rPr>
              <w:t xml:space="preserve"> application </w:t>
            </w:r>
            <w:ins w:id="9" w:author="Syed Ahmed" w:date="2026-09-16T14:03:00Z" w16du:dateUtc="2026-09-16T14:03:07Z">
              <w:r w:rsidR="22F87FAA" w:rsidRPr="4986D35A">
                <w:rPr>
                  <w:i/>
                  <w:iCs/>
                </w:rPr>
                <w:t xml:space="preserve"> </w:t>
              </w:r>
            </w:ins>
          </w:p>
        </w:tc>
      </w:tr>
      <w:tr w:rsidR="001F702A" w14:paraId="796FA39C" w14:textId="77777777" w:rsidTr="4986D35A">
        <w:tc>
          <w:tcPr>
            <w:tcW w:w="0" w:type="auto"/>
          </w:tcPr>
          <w:p w14:paraId="796FA39A" w14:textId="77777777" w:rsidR="001F702A" w:rsidRDefault="00703273">
            <w:pPr>
              <w:pStyle w:val="Compact"/>
            </w:pPr>
            <w:r>
              <w:rPr>
                <w:b/>
                <w:bCs/>
              </w:rPr>
              <w:t>Description</w:t>
            </w:r>
          </w:p>
        </w:tc>
        <w:tc>
          <w:tcPr>
            <w:tcW w:w="0" w:type="auto"/>
          </w:tcPr>
          <w:p w14:paraId="76B66C3B" w14:textId="69215D78" w:rsidR="001F702A" w:rsidRPr="00312197" w:rsidRDefault="00703273" w:rsidP="4986D35A">
            <w:pPr>
              <w:pStyle w:val="Compact"/>
              <w:rPr>
                <w:i/>
                <w:iCs/>
                <w:color w:val="000000" w:themeColor="text1"/>
              </w:rPr>
            </w:pPr>
            <w:r w:rsidRPr="00D63D45">
              <w:rPr>
                <w:i/>
                <w:iCs/>
                <w:color w:val="000000" w:themeColor="text1"/>
                <w:rPrChange w:id="10" w:author="Syed Ahmed" w:date="2026-09-16T14:51:00Z" w16du:dateUtc="2026-09-16T14:51:08Z">
                  <w:rPr>
                    <w:i/>
                    <w:iCs/>
                  </w:rPr>
                </w:rPrChange>
              </w:rPr>
              <w:t>).</w:t>
            </w:r>
            <w:r w:rsidR="6FC1B796" w:rsidRPr="00312197">
              <w:rPr>
                <w:i/>
                <w:iCs/>
                <w:color w:val="000000" w:themeColor="text1"/>
              </w:rPr>
              <w:t xml:space="preserve"> The diagram shows the current utility environment, consisting of eight jum</w:t>
            </w:r>
            <w:r w:rsidR="1246657B" w:rsidRPr="00312197">
              <w:rPr>
                <w:i/>
                <w:iCs/>
                <w:color w:val="000000" w:themeColor="text1"/>
              </w:rPr>
              <w:t xml:space="preserve">p servers across the DEV, TEST, And PROD </w:t>
            </w:r>
            <w:r w:rsidR="00735BB8" w:rsidRPr="00312197">
              <w:rPr>
                <w:i/>
                <w:iCs/>
                <w:color w:val="000000" w:themeColor="text1"/>
              </w:rPr>
              <w:t>environments</w:t>
            </w:r>
            <w:r w:rsidR="1246657B" w:rsidRPr="00312197">
              <w:rPr>
                <w:i/>
                <w:iCs/>
                <w:color w:val="000000" w:themeColor="text1"/>
              </w:rPr>
              <w:t xml:space="preserve"> at the lee Summit and Lenexa Data centers, It also shows the support teams and shared enterprise services that </w:t>
            </w:r>
            <w:r w:rsidR="00735BB8" w:rsidRPr="00312197">
              <w:rPr>
                <w:i/>
                <w:iCs/>
                <w:color w:val="000000" w:themeColor="text1"/>
              </w:rPr>
              <w:t>interface</w:t>
            </w:r>
            <w:r w:rsidR="1246657B" w:rsidRPr="00312197">
              <w:rPr>
                <w:i/>
                <w:iCs/>
                <w:color w:val="000000" w:themeColor="text1"/>
              </w:rPr>
              <w:t xml:space="preserve"> with the servers, </w:t>
            </w:r>
            <w:r w:rsidR="3138EC1C" w:rsidRPr="00312197">
              <w:rPr>
                <w:i/>
                <w:iCs/>
                <w:color w:val="000000" w:themeColor="text1"/>
              </w:rPr>
              <w:t>No utility-</w:t>
            </w:r>
            <w:r w:rsidR="00735BB8" w:rsidRPr="00312197">
              <w:rPr>
                <w:i/>
                <w:iCs/>
                <w:color w:val="000000" w:themeColor="text1"/>
              </w:rPr>
              <w:t>specific</w:t>
            </w:r>
            <w:r w:rsidR="3138EC1C" w:rsidRPr="00312197">
              <w:rPr>
                <w:i/>
                <w:iCs/>
                <w:color w:val="000000" w:themeColor="text1"/>
              </w:rPr>
              <w:t xml:space="preserve"> load balancer, network tunnel, or peer connection is in use</w:t>
            </w:r>
          </w:p>
          <w:p w14:paraId="796FA39B" w14:textId="1C822775" w:rsidR="00312197" w:rsidRPr="00312197" w:rsidRDefault="00312197" w:rsidP="4986D35A">
            <w:pPr>
              <w:pStyle w:val="Compact"/>
              <w:rPr>
                <w:i/>
                <w:iCs/>
                <w:color w:val="000000" w:themeColor="text1"/>
                <w:rPrChange w:id="11" w:author="Syed Ahmed" w:date="2026-09-16T14:51:00Z">
                  <w:rPr>
                    <w:i/>
                    <w:iCs/>
                    <w:strike/>
                  </w:rPr>
                </w:rPrChange>
              </w:rPr>
            </w:pPr>
          </w:p>
        </w:tc>
      </w:tr>
      <w:tr w:rsidR="001F702A" w14:paraId="796FA39F" w14:textId="77777777" w:rsidTr="4986D35A">
        <w:tc>
          <w:tcPr>
            <w:tcW w:w="0" w:type="auto"/>
          </w:tcPr>
          <w:p w14:paraId="796FA39D" w14:textId="77777777" w:rsidR="001F702A" w:rsidRDefault="00703273">
            <w:pPr>
              <w:pStyle w:val="Compact"/>
            </w:pPr>
            <w:r>
              <w:rPr>
                <w:b/>
                <w:bCs/>
              </w:rPr>
              <w:t>Use Case</w:t>
            </w:r>
          </w:p>
        </w:tc>
        <w:tc>
          <w:tcPr>
            <w:tcW w:w="0" w:type="auto"/>
          </w:tcPr>
          <w:p w14:paraId="796FA39E" w14:textId="15F55C8B" w:rsidR="001F702A" w:rsidRPr="00312197" w:rsidRDefault="36E5524B" w:rsidP="4986D35A">
            <w:pPr>
              <w:pStyle w:val="Compact"/>
              <w:rPr>
                <w:i/>
                <w:iCs/>
                <w:color w:val="000000" w:themeColor="text1"/>
                <w:rPrChange w:id="12" w:author="Syed Ahmed" w:date="2026-09-16T14:53:00Z">
                  <w:rPr/>
                </w:rPrChange>
              </w:rPr>
            </w:pPr>
            <w:r w:rsidRPr="00312197">
              <w:rPr>
                <w:i/>
                <w:iCs/>
                <w:color w:val="000000" w:themeColor="text1"/>
              </w:rPr>
              <w:t xml:space="preserve">The diagram is used to validate the eight servers included in the utility migration scope, review existing connections and dependencies, support azure migration planning, and brief the migration and cutover teams </w:t>
            </w:r>
          </w:p>
        </w:tc>
      </w:tr>
      <w:tr w:rsidR="001F702A" w14:paraId="796FA3A5" w14:textId="77777777" w:rsidTr="4986D35A">
        <w:tc>
          <w:tcPr>
            <w:tcW w:w="0" w:type="auto"/>
          </w:tcPr>
          <w:p w14:paraId="796FA3A3" w14:textId="23D2ABB3" w:rsidR="001F702A" w:rsidRDefault="00703273">
            <w:pPr>
              <w:pStyle w:val="Compact"/>
            </w:pPr>
            <w:r>
              <w:rPr>
                <w:b/>
                <w:bCs/>
              </w:rPr>
              <w:t xml:space="preserve"> Date</w:t>
            </w:r>
          </w:p>
        </w:tc>
        <w:tc>
          <w:tcPr>
            <w:tcW w:w="0" w:type="auto"/>
          </w:tcPr>
          <w:p w14:paraId="796FA3A4" w14:textId="13DE29C3" w:rsidR="001F702A" w:rsidRPr="00312197" w:rsidRDefault="00735BB8">
            <w:pPr>
              <w:pStyle w:val="Compact"/>
              <w:rPr>
                <w:color w:val="000000" w:themeColor="text1"/>
              </w:rPr>
            </w:pPr>
            <w:r>
              <w:rPr>
                <w:color w:val="000000" w:themeColor="text1"/>
              </w:rPr>
              <w:t>10/15/2026</w:t>
            </w:r>
          </w:p>
        </w:tc>
      </w:tr>
      <w:tr w:rsidR="001F702A" w14:paraId="796FA3A8" w14:textId="77777777" w:rsidTr="4986D35A">
        <w:tc>
          <w:tcPr>
            <w:tcW w:w="0" w:type="auto"/>
          </w:tcPr>
          <w:p w14:paraId="796FA3A6" w14:textId="13321059" w:rsidR="001F702A" w:rsidRDefault="00703273">
            <w:pPr>
              <w:pStyle w:val="Compact"/>
              <w:spacing w:line="259" w:lineRule="auto"/>
              <w:pPrChange w:id="13" w:author="Syed Ahmed" w:date="2026-09-16T14:50:00Z">
                <w:pPr/>
              </w:pPrChange>
            </w:pPr>
            <w:r w:rsidRPr="4986D35A">
              <w:rPr>
                <w:b/>
                <w:bCs/>
              </w:rPr>
              <w:t>Sign-Off</w:t>
            </w:r>
          </w:p>
        </w:tc>
        <w:tc>
          <w:tcPr>
            <w:tcW w:w="0" w:type="auto"/>
          </w:tcPr>
          <w:p w14:paraId="796FA3A7" w14:textId="1EC63C7D" w:rsidR="001F702A" w:rsidRPr="00312197" w:rsidRDefault="00312197" w:rsidP="4986D35A">
            <w:pPr>
              <w:pStyle w:val="Compact"/>
              <w:rPr>
                <w:i/>
                <w:iCs/>
                <w:rPrChange w:id="14" w:author="Syed Ahmed" w:date="2026-09-16T14:50:00Z">
                  <w:rPr/>
                </w:rPrChange>
              </w:rPr>
            </w:pPr>
            <w:r>
              <w:rPr>
                <w:i/>
                <w:iCs/>
              </w:rPr>
              <w:t>Dale Gibson</w:t>
            </w:r>
          </w:p>
        </w:tc>
      </w:tr>
    </w:tbl>
    <w:p w14:paraId="576E35F5" w14:textId="77777777" w:rsidR="00312197" w:rsidRDefault="00312197">
      <w:pPr>
        <w:pStyle w:val="BodyText"/>
        <w:rPr>
          <w:b/>
          <w:bCs/>
          <w:sz w:val="15"/>
          <w:szCs w:val="15"/>
        </w:rPr>
      </w:pPr>
    </w:p>
    <w:p w14:paraId="655C7B75" w14:textId="77777777" w:rsidR="00312197" w:rsidRDefault="00312197">
      <w:pPr>
        <w:pStyle w:val="BodyText"/>
      </w:pPr>
    </w:p>
    <w:p w14:paraId="5ABFCC4F" w14:textId="5BB3FAF4" w:rsidR="513EF21B" w:rsidRDefault="513EF21B" w:rsidP="513EF21B">
      <w:pPr>
        <w:pStyle w:val="BodyText"/>
        <w:rPr>
          <w:b/>
          <w:bCs/>
          <w:sz w:val="15"/>
          <w:szCs w:val="15"/>
        </w:rPr>
      </w:pPr>
    </w:p>
    <w:p w14:paraId="03C4958F" w14:textId="18E83E90" w:rsidR="513EF21B" w:rsidRDefault="513EF21B" w:rsidP="513EF21B">
      <w:pPr>
        <w:pStyle w:val="BodyText"/>
        <w:rPr>
          <w:b/>
          <w:bCs/>
          <w:sz w:val="15"/>
          <w:szCs w:val="15"/>
        </w:rPr>
      </w:pPr>
    </w:p>
    <w:p w14:paraId="13F7C1C2" w14:textId="0B82BC43" w:rsidR="513EF21B" w:rsidRDefault="513EF21B" w:rsidP="513EF21B">
      <w:pPr>
        <w:pStyle w:val="BodyText"/>
        <w:rPr>
          <w:b/>
          <w:bCs/>
          <w:sz w:val="15"/>
          <w:szCs w:val="15"/>
        </w:rPr>
      </w:pPr>
    </w:p>
    <w:p w14:paraId="3E4CD58E" w14:textId="7B312BD6" w:rsidR="513EF21B" w:rsidRDefault="513EF21B" w:rsidP="513EF21B">
      <w:pPr>
        <w:pStyle w:val="BodyText"/>
        <w:rPr>
          <w:b/>
          <w:bCs/>
          <w:sz w:val="15"/>
          <w:szCs w:val="15"/>
        </w:rPr>
      </w:pPr>
    </w:p>
    <w:p w14:paraId="7333FE62" w14:textId="7D9EB4CC" w:rsidR="513EF21B" w:rsidRDefault="513EF21B" w:rsidP="513EF21B">
      <w:pPr>
        <w:pStyle w:val="BodyText"/>
        <w:rPr>
          <w:b/>
          <w:bCs/>
          <w:sz w:val="15"/>
          <w:szCs w:val="15"/>
        </w:rPr>
      </w:pPr>
    </w:p>
    <w:p w14:paraId="064AF7DE" w14:textId="4801B729" w:rsidR="513EF21B" w:rsidRDefault="513EF21B" w:rsidP="513EF21B">
      <w:pPr>
        <w:pStyle w:val="BodyText"/>
        <w:rPr>
          <w:b/>
          <w:bCs/>
          <w:sz w:val="15"/>
          <w:szCs w:val="15"/>
        </w:rPr>
      </w:pPr>
    </w:p>
    <w:p w14:paraId="59C359E5" w14:textId="5F960EDA" w:rsidR="513EF21B" w:rsidRDefault="513EF21B" w:rsidP="513EF21B">
      <w:pPr>
        <w:pStyle w:val="BodyText"/>
        <w:rPr>
          <w:b/>
          <w:bCs/>
          <w:sz w:val="15"/>
          <w:szCs w:val="15"/>
        </w:rPr>
      </w:pPr>
    </w:p>
    <w:p w14:paraId="680E10DD" w14:textId="4F65073C" w:rsidR="513EF21B" w:rsidRDefault="513EF21B" w:rsidP="513EF21B">
      <w:pPr>
        <w:pStyle w:val="BodyText"/>
        <w:rPr>
          <w:b/>
          <w:bCs/>
          <w:sz w:val="15"/>
          <w:szCs w:val="15"/>
        </w:rPr>
      </w:pPr>
    </w:p>
    <w:p w14:paraId="24667065" w14:textId="19EE2D7A" w:rsidR="513EF21B" w:rsidRDefault="513EF21B" w:rsidP="513EF21B">
      <w:pPr>
        <w:pStyle w:val="BodyText"/>
        <w:rPr>
          <w:b/>
          <w:bCs/>
          <w:sz w:val="15"/>
          <w:szCs w:val="15"/>
        </w:rPr>
      </w:pPr>
    </w:p>
    <w:p w14:paraId="428610C2" w14:textId="13363BB1" w:rsidR="513EF21B" w:rsidRDefault="513EF21B" w:rsidP="513EF21B">
      <w:pPr>
        <w:pStyle w:val="BodyText"/>
        <w:rPr>
          <w:b/>
          <w:bCs/>
          <w:sz w:val="15"/>
          <w:szCs w:val="15"/>
        </w:rPr>
      </w:pPr>
    </w:p>
    <w:p w14:paraId="7F7F01F9" w14:textId="566882A2" w:rsidR="513EF21B" w:rsidRDefault="513EF21B" w:rsidP="513EF21B">
      <w:pPr>
        <w:pStyle w:val="BodyText"/>
        <w:rPr>
          <w:b/>
          <w:bCs/>
          <w:sz w:val="15"/>
          <w:szCs w:val="15"/>
        </w:rPr>
      </w:pPr>
    </w:p>
    <w:p w14:paraId="20E74033" w14:textId="384F5766" w:rsidR="513EF21B" w:rsidRDefault="513EF21B" w:rsidP="513EF21B">
      <w:pPr>
        <w:pStyle w:val="BodyText"/>
        <w:rPr>
          <w:b/>
          <w:bCs/>
          <w:sz w:val="15"/>
          <w:szCs w:val="15"/>
        </w:rPr>
      </w:pPr>
    </w:p>
    <w:p w14:paraId="2F26DEB9" w14:textId="77777777" w:rsidR="00312197" w:rsidRDefault="00312197" w:rsidP="513EF21B">
      <w:pPr>
        <w:pStyle w:val="BodyText"/>
        <w:rPr>
          <w:b/>
          <w:bCs/>
          <w:sz w:val="15"/>
          <w:szCs w:val="15"/>
        </w:rPr>
      </w:pPr>
    </w:p>
    <w:p w14:paraId="54062133" w14:textId="77777777" w:rsidR="00312197" w:rsidRDefault="00312197" w:rsidP="513EF21B">
      <w:pPr>
        <w:pStyle w:val="BodyText"/>
        <w:rPr>
          <w:b/>
          <w:bCs/>
          <w:sz w:val="15"/>
          <w:szCs w:val="15"/>
        </w:rPr>
      </w:pPr>
    </w:p>
    <w:p w14:paraId="1C5EEBEA" w14:textId="77777777" w:rsidR="00312197" w:rsidRDefault="00312197" w:rsidP="513EF21B">
      <w:pPr>
        <w:pStyle w:val="BodyText"/>
        <w:rPr>
          <w:b/>
          <w:bCs/>
          <w:sz w:val="15"/>
          <w:szCs w:val="15"/>
        </w:rPr>
      </w:pPr>
    </w:p>
    <w:p w14:paraId="42B690C9" w14:textId="77777777" w:rsidR="00312197" w:rsidRDefault="00312197" w:rsidP="513EF21B">
      <w:pPr>
        <w:pStyle w:val="BodyText"/>
        <w:rPr>
          <w:b/>
          <w:bCs/>
          <w:sz w:val="15"/>
          <w:szCs w:val="15"/>
        </w:rPr>
      </w:pPr>
    </w:p>
    <w:p w14:paraId="75AB2CC2" w14:textId="77777777" w:rsidR="00312197" w:rsidRDefault="00312197" w:rsidP="513EF21B">
      <w:pPr>
        <w:pStyle w:val="BodyText"/>
        <w:rPr>
          <w:b/>
          <w:bCs/>
          <w:sz w:val="15"/>
          <w:szCs w:val="15"/>
        </w:rPr>
      </w:pPr>
    </w:p>
    <w:p w14:paraId="50672AA9" w14:textId="77777777" w:rsidR="00312197" w:rsidRDefault="00312197" w:rsidP="513EF21B">
      <w:pPr>
        <w:pStyle w:val="BodyText"/>
        <w:rPr>
          <w:b/>
          <w:bCs/>
          <w:sz w:val="15"/>
          <w:szCs w:val="15"/>
        </w:rPr>
      </w:pPr>
    </w:p>
    <w:p w14:paraId="6B339260" w14:textId="77777777" w:rsidR="00735BB8" w:rsidRDefault="00735BB8" w:rsidP="513EF21B">
      <w:pPr>
        <w:pStyle w:val="BodyText"/>
        <w:rPr>
          <w:b/>
          <w:bCs/>
          <w:sz w:val="15"/>
          <w:szCs w:val="15"/>
        </w:rPr>
      </w:pPr>
    </w:p>
    <w:p w14:paraId="39DC6AF5" w14:textId="77777777" w:rsidR="009A18CF" w:rsidRDefault="009A18CF" w:rsidP="513EF21B">
      <w:pPr>
        <w:pStyle w:val="BodyText"/>
        <w:rPr>
          <w:b/>
          <w:bCs/>
          <w:sz w:val="15"/>
          <w:szCs w:val="15"/>
        </w:rPr>
      </w:pPr>
    </w:p>
    <w:p w14:paraId="5730C312" w14:textId="5C13C69F" w:rsidR="513EF21B" w:rsidRDefault="513EF21B" w:rsidP="513EF21B">
      <w:pPr>
        <w:pStyle w:val="BodyText"/>
        <w:rPr>
          <w:b/>
          <w:bCs/>
          <w:sz w:val="15"/>
          <w:szCs w:val="15"/>
        </w:rPr>
      </w:pPr>
    </w:p>
    <w:p w14:paraId="796FA3AA" w14:textId="77777777" w:rsidR="001F702A" w:rsidRDefault="001F702A">
      <w:pPr>
        <w:pStyle w:val="Compact"/>
      </w:pPr>
    </w:p>
    <w:p w14:paraId="796FA3AB" w14:textId="361FD205" w:rsidR="001F702A" w:rsidRDefault="00703273">
      <w:pPr>
        <w:pStyle w:val="Heading2"/>
      </w:pPr>
      <w:bookmarkStart w:id="15" w:name="infrastructure-footprint"/>
      <w:bookmarkEnd w:id="8"/>
      <w:r>
        <w:lastRenderedPageBreak/>
        <w:t>4.</w:t>
      </w:r>
      <w:r w:rsidR="00C05C87">
        <w:t xml:space="preserve">2 </w:t>
      </w:r>
      <w:r>
        <w:t>Host Resource Specifications</w:t>
      </w:r>
    </w:p>
    <w:tbl>
      <w:tblPr>
        <w:tblStyle w:val="Table"/>
        <w:tblW w:w="0" w:type="auto"/>
        <w:tblLook w:val="0020" w:firstRow="1" w:lastRow="0" w:firstColumn="0" w:lastColumn="0" w:noHBand="0" w:noVBand="0"/>
      </w:tblPr>
      <w:tblGrid>
        <w:gridCol w:w="1443"/>
        <w:gridCol w:w="1353"/>
        <w:gridCol w:w="942"/>
        <w:gridCol w:w="960"/>
        <w:gridCol w:w="3197"/>
        <w:gridCol w:w="1447"/>
        <w:gridCol w:w="828"/>
      </w:tblGrid>
      <w:tr w:rsidR="513EF21B" w14:paraId="5893CE8E" w14:textId="77777777" w:rsidTr="513EF21B">
        <w:trPr>
          <w:cnfStyle w:val="100000000000" w:firstRow="1" w:lastRow="0" w:firstColumn="0" w:lastColumn="0" w:oddVBand="0" w:evenVBand="0" w:oddHBand="0" w:evenHBand="0" w:firstRowFirstColumn="0" w:firstRowLastColumn="0" w:lastRowFirstColumn="0" w:lastRowLastColumn="0"/>
          <w:trHeight w:val="300"/>
        </w:trPr>
        <w:tc>
          <w:tcPr>
            <w:tcW w:w="1443" w:type="dxa"/>
          </w:tcPr>
          <w:p w14:paraId="5D6FF4C3" w14:textId="77777777" w:rsidR="513EF21B" w:rsidRDefault="513EF21B" w:rsidP="513EF21B">
            <w:pPr>
              <w:pStyle w:val="Compact"/>
              <w:rPr>
                <w:b/>
                <w:bCs/>
              </w:rPr>
            </w:pPr>
            <w:r w:rsidRPr="513EF21B">
              <w:rPr>
                <w:b/>
                <w:bCs/>
              </w:rPr>
              <w:t>Server / Component</w:t>
            </w:r>
          </w:p>
        </w:tc>
        <w:tc>
          <w:tcPr>
            <w:tcW w:w="1776" w:type="dxa"/>
          </w:tcPr>
          <w:p w14:paraId="1455F894" w14:textId="77777777" w:rsidR="513EF21B" w:rsidRDefault="513EF21B" w:rsidP="513EF21B">
            <w:pPr>
              <w:pStyle w:val="Compact"/>
              <w:rPr>
                <w:b/>
                <w:bCs/>
              </w:rPr>
            </w:pPr>
            <w:r w:rsidRPr="513EF21B">
              <w:rPr>
                <w:b/>
                <w:bCs/>
              </w:rPr>
              <w:t>Role</w:t>
            </w:r>
          </w:p>
        </w:tc>
        <w:tc>
          <w:tcPr>
            <w:tcW w:w="1142" w:type="dxa"/>
          </w:tcPr>
          <w:p w14:paraId="06CFB6E6" w14:textId="77777777" w:rsidR="513EF21B" w:rsidRDefault="513EF21B" w:rsidP="513EF21B">
            <w:pPr>
              <w:pStyle w:val="Compact"/>
              <w:rPr>
                <w:b/>
                <w:bCs/>
              </w:rPr>
            </w:pPr>
            <w:r w:rsidRPr="513EF21B">
              <w:rPr>
                <w:b/>
                <w:bCs/>
              </w:rPr>
              <w:t>OS / Version</w:t>
            </w:r>
          </w:p>
        </w:tc>
        <w:tc>
          <w:tcPr>
            <w:tcW w:w="960" w:type="dxa"/>
          </w:tcPr>
          <w:p w14:paraId="44E9B3C9" w14:textId="77777777" w:rsidR="513EF21B" w:rsidRDefault="513EF21B" w:rsidP="513EF21B">
            <w:pPr>
              <w:pStyle w:val="Compact"/>
              <w:rPr>
                <w:b/>
                <w:bCs/>
              </w:rPr>
            </w:pPr>
            <w:r w:rsidRPr="513EF21B">
              <w:rPr>
                <w:b/>
                <w:bCs/>
              </w:rPr>
              <w:t>Environment</w:t>
            </w:r>
          </w:p>
        </w:tc>
        <w:tc>
          <w:tcPr>
            <w:tcW w:w="4620" w:type="dxa"/>
          </w:tcPr>
          <w:p w14:paraId="55E27967" w14:textId="77777777" w:rsidR="513EF21B" w:rsidRDefault="513EF21B" w:rsidP="513EF21B">
            <w:pPr>
              <w:pStyle w:val="Compact"/>
              <w:rPr>
                <w:b/>
                <w:bCs/>
              </w:rPr>
            </w:pPr>
            <w:r w:rsidRPr="513EF21B">
              <w:rPr>
                <w:b/>
                <w:bCs/>
              </w:rPr>
              <w:t>Assessment Readiness</w:t>
            </w:r>
          </w:p>
        </w:tc>
        <w:tc>
          <w:tcPr>
            <w:tcW w:w="2171" w:type="dxa"/>
          </w:tcPr>
          <w:p w14:paraId="24B8FC73" w14:textId="77777777" w:rsidR="513EF21B" w:rsidRDefault="513EF21B" w:rsidP="513EF21B">
            <w:pPr>
              <w:pStyle w:val="Compact"/>
              <w:rPr>
                <w:b/>
                <w:bCs/>
              </w:rPr>
            </w:pPr>
            <w:r w:rsidRPr="513EF21B">
              <w:rPr>
                <w:b/>
                <w:bCs/>
              </w:rPr>
              <w:t>Holds Data?</w:t>
            </w:r>
          </w:p>
        </w:tc>
        <w:tc>
          <w:tcPr>
            <w:tcW w:w="964" w:type="dxa"/>
          </w:tcPr>
          <w:p w14:paraId="02603B3C" w14:textId="77777777" w:rsidR="513EF21B" w:rsidRDefault="513EF21B" w:rsidP="513EF21B">
            <w:pPr>
              <w:pStyle w:val="Compact"/>
              <w:rPr>
                <w:b/>
                <w:bCs/>
              </w:rPr>
            </w:pPr>
            <w:r w:rsidRPr="513EF21B">
              <w:rPr>
                <w:b/>
                <w:bCs/>
              </w:rPr>
              <w:t>CMDB / Asset ID</w:t>
            </w:r>
          </w:p>
        </w:tc>
      </w:tr>
      <w:tr w:rsidR="513EF21B" w14:paraId="74028EEC" w14:textId="77777777" w:rsidTr="513EF21B">
        <w:trPr>
          <w:trHeight w:val="300"/>
        </w:trPr>
        <w:tc>
          <w:tcPr>
            <w:tcW w:w="1443" w:type="dxa"/>
          </w:tcPr>
          <w:p w14:paraId="544A25E8" w14:textId="77777777" w:rsidR="513EF21B" w:rsidRDefault="513EF21B" w:rsidP="513EF21B">
            <w:pPr>
              <w:pStyle w:val="Compact"/>
              <w:rPr>
                <w:i/>
                <w:iCs/>
              </w:rPr>
            </w:pPr>
            <w:r w:rsidRPr="513EF21B">
              <w:rPr>
                <w:i/>
                <w:iCs/>
              </w:rPr>
              <w:t>EAUTILDEV201</w:t>
            </w:r>
          </w:p>
        </w:tc>
        <w:tc>
          <w:tcPr>
            <w:tcW w:w="1776" w:type="dxa"/>
          </w:tcPr>
          <w:p w14:paraId="24890790" w14:textId="77777777" w:rsidR="513EF21B" w:rsidRDefault="513EF21B" w:rsidP="513EF21B">
            <w:pPr>
              <w:pStyle w:val="Compact"/>
              <w:rPr>
                <w:i/>
                <w:iCs/>
              </w:rPr>
            </w:pPr>
            <w:r w:rsidRPr="513EF21B">
              <w:rPr>
                <w:i/>
                <w:iCs/>
              </w:rPr>
              <w:t>Web Server</w:t>
            </w:r>
          </w:p>
        </w:tc>
        <w:tc>
          <w:tcPr>
            <w:tcW w:w="1142" w:type="dxa"/>
          </w:tcPr>
          <w:p w14:paraId="76BAF038" w14:textId="77777777" w:rsidR="513EF21B" w:rsidRDefault="513EF21B" w:rsidP="513EF21B">
            <w:pPr>
              <w:pStyle w:val="Compact"/>
              <w:rPr>
                <w:i/>
                <w:iCs/>
              </w:rPr>
            </w:pPr>
            <w:r w:rsidRPr="513EF21B">
              <w:rPr>
                <w:i/>
                <w:iCs/>
              </w:rPr>
              <w:t>Windows Server 2019 Standard</w:t>
            </w:r>
          </w:p>
        </w:tc>
        <w:tc>
          <w:tcPr>
            <w:tcW w:w="960" w:type="dxa"/>
          </w:tcPr>
          <w:p w14:paraId="10F9E17F" w14:textId="77777777" w:rsidR="513EF21B" w:rsidRDefault="513EF21B" w:rsidP="513EF21B">
            <w:pPr>
              <w:pStyle w:val="Compact"/>
              <w:rPr>
                <w:i/>
                <w:iCs/>
              </w:rPr>
            </w:pPr>
            <w:r w:rsidRPr="513EF21B">
              <w:rPr>
                <w:i/>
                <w:iCs/>
              </w:rPr>
              <w:t>DEV</w:t>
            </w:r>
          </w:p>
        </w:tc>
        <w:tc>
          <w:tcPr>
            <w:tcW w:w="4620" w:type="dxa"/>
          </w:tcPr>
          <w:p w14:paraId="493007C2" w14:textId="77777777" w:rsidR="513EF21B" w:rsidRDefault="513EF21B" w:rsidP="513EF21B">
            <w:pPr>
              <w:pStyle w:val="Compact"/>
            </w:pPr>
            <w:r w:rsidRPr="513EF21B">
              <w:t>Active; OS support ends 01-09-2029  (Source: Matilda Discovery Assessment Summary (Host Details / Instance Assessment), as-of 08-Aug-2026)</w:t>
            </w:r>
          </w:p>
        </w:tc>
        <w:tc>
          <w:tcPr>
            <w:tcW w:w="2171" w:type="dxa"/>
          </w:tcPr>
          <w:p w14:paraId="4AD6CD9E" w14:textId="77777777" w:rsidR="513EF21B" w:rsidRDefault="513EF21B" w:rsidP="513EF21B">
            <w:pPr>
              <w:pStyle w:val="Compact"/>
            </w:pPr>
            <w:r w:rsidRPr="513EF21B">
              <w:t>No</w:t>
            </w:r>
          </w:p>
        </w:tc>
        <w:tc>
          <w:tcPr>
            <w:tcW w:w="964" w:type="dxa"/>
          </w:tcPr>
          <w:p w14:paraId="2D2E3F6E" w14:textId="77777777" w:rsidR="513EF21B" w:rsidRDefault="513EF21B" w:rsidP="513EF21B">
            <w:pPr>
              <w:pStyle w:val="Compact"/>
              <w:rPr>
                <w:i/>
                <w:iCs/>
              </w:rPr>
            </w:pPr>
            <w:r w:rsidRPr="513EF21B">
              <w:rPr>
                <w:i/>
                <w:iCs/>
              </w:rPr>
              <w:t>Lee Summit</w:t>
            </w:r>
          </w:p>
        </w:tc>
      </w:tr>
      <w:tr w:rsidR="513EF21B" w14:paraId="703DDCC7" w14:textId="77777777" w:rsidTr="513EF21B">
        <w:trPr>
          <w:trHeight w:val="300"/>
        </w:trPr>
        <w:tc>
          <w:tcPr>
            <w:tcW w:w="1443" w:type="dxa"/>
          </w:tcPr>
          <w:p w14:paraId="7BF7322C" w14:textId="77777777" w:rsidR="513EF21B" w:rsidRDefault="513EF21B" w:rsidP="513EF21B">
            <w:pPr>
              <w:pStyle w:val="Compact"/>
              <w:rPr>
                <w:i/>
                <w:iCs/>
              </w:rPr>
            </w:pPr>
            <w:r w:rsidRPr="513EF21B">
              <w:rPr>
                <w:i/>
                <w:iCs/>
              </w:rPr>
              <w:t>LSUTILPRD101</w:t>
            </w:r>
          </w:p>
        </w:tc>
        <w:tc>
          <w:tcPr>
            <w:tcW w:w="1776" w:type="dxa"/>
          </w:tcPr>
          <w:p w14:paraId="7D7B20DA" w14:textId="77777777" w:rsidR="513EF21B" w:rsidRDefault="513EF21B" w:rsidP="513EF21B">
            <w:pPr>
              <w:pStyle w:val="Compact"/>
              <w:rPr>
                <w:i/>
                <w:iCs/>
              </w:rPr>
            </w:pPr>
            <w:r w:rsidRPr="513EF21B">
              <w:rPr>
                <w:i/>
                <w:iCs/>
              </w:rPr>
              <w:t>Web Server</w:t>
            </w:r>
          </w:p>
        </w:tc>
        <w:tc>
          <w:tcPr>
            <w:tcW w:w="1142" w:type="dxa"/>
          </w:tcPr>
          <w:p w14:paraId="11A5F055" w14:textId="77777777" w:rsidR="513EF21B" w:rsidRDefault="513EF21B" w:rsidP="513EF21B">
            <w:pPr>
              <w:pStyle w:val="Compact"/>
              <w:rPr>
                <w:i/>
                <w:iCs/>
              </w:rPr>
            </w:pPr>
            <w:r w:rsidRPr="513EF21B">
              <w:rPr>
                <w:i/>
                <w:iCs/>
              </w:rPr>
              <w:t>Windows Server 2019 Standard</w:t>
            </w:r>
          </w:p>
        </w:tc>
        <w:tc>
          <w:tcPr>
            <w:tcW w:w="960" w:type="dxa"/>
          </w:tcPr>
          <w:p w14:paraId="121F7BA7" w14:textId="77777777" w:rsidR="513EF21B" w:rsidRDefault="513EF21B" w:rsidP="513EF21B">
            <w:pPr>
              <w:pStyle w:val="Compact"/>
              <w:rPr>
                <w:i/>
                <w:iCs/>
              </w:rPr>
            </w:pPr>
            <w:r w:rsidRPr="513EF21B">
              <w:rPr>
                <w:i/>
                <w:iCs/>
              </w:rPr>
              <w:t>PROD</w:t>
            </w:r>
          </w:p>
        </w:tc>
        <w:tc>
          <w:tcPr>
            <w:tcW w:w="4620" w:type="dxa"/>
          </w:tcPr>
          <w:p w14:paraId="6CCE04C4" w14:textId="77777777" w:rsidR="513EF21B" w:rsidRDefault="513EF21B" w:rsidP="513EF21B">
            <w:pPr>
              <w:pStyle w:val="Compact"/>
            </w:pPr>
            <w:r w:rsidRPr="513EF21B">
              <w:t>Active; OS support ends 01-09-2029  (Source: Matilda Discovery Assessment Summary (Host Details / Instance Assessment), as-of 08-Aug-2026)</w:t>
            </w:r>
          </w:p>
        </w:tc>
        <w:tc>
          <w:tcPr>
            <w:tcW w:w="2171" w:type="dxa"/>
          </w:tcPr>
          <w:p w14:paraId="055CF051" w14:textId="77777777" w:rsidR="513EF21B" w:rsidRDefault="513EF21B" w:rsidP="513EF21B">
            <w:pPr>
              <w:pStyle w:val="Compact"/>
            </w:pPr>
            <w:r w:rsidRPr="513EF21B">
              <w:t>No</w:t>
            </w:r>
          </w:p>
        </w:tc>
        <w:tc>
          <w:tcPr>
            <w:tcW w:w="964" w:type="dxa"/>
          </w:tcPr>
          <w:p w14:paraId="47B40255" w14:textId="77777777" w:rsidR="513EF21B" w:rsidRDefault="513EF21B" w:rsidP="513EF21B">
            <w:pPr>
              <w:pStyle w:val="Compact"/>
              <w:rPr>
                <w:i/>
                <w:iCs/>
              </w:rPr>
            </w:pPr>
            <w:r w:rsidRPr="513EF21B">
              <w:rPr>
                <w:i/>
                <w:iCs/>
              </w:rPr>
              <w:t>Lee Summit</w:t>
            </w:r>
          </w:p>
        </w:tc>
      </w:tr>
      <w:tr w:rsidR="513EF21B" w14:paraId="208A1533" w14:textId="77777777" w:rsidTr="513EF21B">
        <w:trPr>
          <w:trHeight w:val="300"/>
        </w:trPr>
        <w:tc>
          <w:tcPr>
            <w:tcW w:w="1443" w:type="dxa"/>
          </w:tcPr>
          <w:p w14:paraId="09CB5212" w14:textId="77777777" w:rsidR="513EF21B" w:rsidRDefault="513EF21B" w:rsidP="513EF21B">
            <w:pPr>
              <w:pStyle w:val="Compact"/>
              <w:rPr>
                <w:i/>
                <w:iCs/>
              </w:rPr>
            </w:pPr>
            <w:r w:rsidRPr="513EF21B">
              <w:rPr>
                <w:i/>
                <w:iCs/>
              </w:rPr>
              <w:t>LXUTILPRD101</w:t>
            </w:r>
          </w:p>
        </w:tc>
        <w:tc>
          <w:tcPr>
            <w:tcW w:w="1776" w:type="dxa"/>
          </w:tcPr>
          <w:p w14:paraId="22BDCC04" w14:textId="77777777" w:rsidR="513EF21B" w:rsidRDefault="513EF21B" w:rsidP="513EF21B">
            <w:pPr>
              <w:pStyle w:val="Compact"/>
              <w:rPr>
                <w:i/>
                <w:iCs/>
              </w:rPr>
            </w:pPr>
            <w:r w:rsidRPr="513EF21B">
              <w:rPr>
                <w:i/>
                <w:iCs/>
              </w:rPr>
              <w:t>Infra</w:t>
            </w:r>
          </w:p>
        </w:tc>
        <w:tc>
          <w:tcPr>
            <w:tcW w:w="1142" w:type="dxa"/>
          </w:tcPr>
          <w:p w14:paraId="0889B756" w14:textId="77777777" w:rsidR="513EF21B" w:rsidRDefault="513EF21B" w:rsidP="513EF21B">
            <w:pPr>
              <w:pStyle w:val="Compact"/>
              <w:rPr>
                <w:i/>
                <w:iCs/>
              </w:rPr>
            </w:pPr>
            <w:r w:rsidRPr="513EF21B">
              <w:rPr>
                <w:i/>
                <w:iCs/>
              </w:rPr>
              <w:t>Windows Server 2019 Standard</w:t>
            </w:r>
          </w:p>
        </w:tc>
        <w:tc>
          <w:tcPr>
            <w:tcW w:w="960" w:type="dxa"/>
          </w:tcPr>
          <w:p w14:paraId="2425E89B" w14:textId="77777777" w:rsidR="513EF21B" w:rsidRDefault="513EF21B" w:rsidP="513EF21B">
            <w:pPr>
              <w:pStyle w:val="Compact"/>
              <w:rPr>
                <w:i/>
                <w:iCs/>
              </w:rPr>
            </w:pPr>
            <w:r w:rsidRPr="513EF21B">
              <w:rPr>
                <w:i/>
                <w:iCs/>
              </w:rPr>
              <w:t>PROD</w:t>
            </w:r>
          </w:p>
        </w:tc>
        <w:tc>
          <w:tcPr>
            <w:tcW w:w="4620" w:type="dxa"/>
          </w:tcPr>
          <w:p w14:paraId="1CA2D474" w14:textId="77777777" w:rsidR="513EF21B" w:rsidRDefault="513EF21B" w:rsidP="513EF21B">
            <w:pPr>
              <w:pStyle w:val="Compact"/>
            </w:pPr>
            <w:r w:rsidRPr="513EF21B">
              <w:t>Active; OS support ends 01-09-2029  (Source: Matilda Discovery Assessment Summary (Host Details / Instance Assessment), as-of 08-Aug-2026)</w:t>
            </w:r>
          </w:p>
        </w:tc>
        <w:tc>
          <w:tcPr>
            <w:tcW w:w="2171" w:type="dxa"/>
          </w:tcPr>
          <w:p w14:paraId="19E56933" w14:textId="77777777" w:rsidR="513EF21B" w:rsidRDefault="513EF21B" w:rsidP="513EF21B">
            <w:pPr>
              <w:pStyle w:val="Compact"/>
            </w:pPr>
            <w:r w:rsidRPr="513EF21B">
              <w:t>No</w:t>
            </w:r>
          </w:p>
        </w:tc>
        <w:tc>
          <w:tcPr>
            <w:tcW w:w="964" w:type="dxa"/>
          </w:tcPr>
          <w:p w14:paraId="37E5B7EB" w14:textId="77777777" w:rsidR="513EF21B" w:rsidRDefault="513EF21B" w:rsidP="513EF21B">
            <w:pPr>
              <w:pStyle w:val="Compact"/>
              <w:rPr>
                <w:i/>
                <w:iCs/>
              </w:rPr>
            </w:pPr>
            <w:r w:rsidRPr="513EF21B">
              <w:rPr>
                <w:i/>
                <w:iCs/>
              </w:rPr>
              <w:t>Lenexa</w:t>
            </w:r>
          </w:p>
        </w:tc>
      </w:tr>
      <w:tr w:rsidR="513EF21B" w14:paraId="782A9DF9" w14:textId="77777777" w:rsidTr="513EF21B">
        <w:trPr>
          <w:trHeight w:val="300"/>
        </w:trPr>
        <w:tc>
          <w:tcPr>
            <w:tcW w:w="1443" w:type="dxa"/>
          </w:tcPr>
          <w:p w14:paraId="6DEBF028" w14:textId="77777777" w:rsidR="513EF21B" w:rsidRDefault="513EF21B" w:rsidP="513EF21B">
            <w:pPr>
              <w:pStyle w:val="Compact"/>
              <w:rPr>
                <w:i/>
                <w:iCs/>
              </w:rPr>
            </w:pPr>
            <w:r w:rsidRPr="513EF21B">
              <w:rPr>
                <w:i/>
                <w:iCs/>
              </w:rPr>
              <w:t>MSCOREOSPRD101</w:t>
            </w:r>
          </w:p>
        </w:tc>
        <w:tc>
          <w:tcPr>
            <w:tcW w:w="1776" w:type="dxa"/>
          </w:tcPr>
          <w:p w14:paraId="38EF49C8" w14:textId="77777777" w:rsidR="513EF21B" w:rsidRDefault="513EF21B" w:rsidP="513EF21B">
            <w:pPr>
              <w:pStyle w:val="Compact"/>
              <w:rPr>
                <w:i/>
                <w:iCs/>
              </w:rPr>
            </w:pPr>
            <w:r w:rsidRPr="513EF21B">
              <w:rPr>
                <w:i/>
                <w:iCs/>
              </w:rPr>
              <w:t>Infra</w:t>
            </w:r>
          </w:p>
        </w:tc>
        <w:tc>
          <w:tcPr>
            <w:tcW w:w="1142" w:type="dxa"/>
          </w:tcPr>
          <w:p w14:paraId="5C2297BA" w14:textId="77777777" w:rsidR="513EF21B" w:rsidRDefault="513EF21B" w:rsidP="513EF21B">
            <w:pPr>
              <w:pStyle w:val="Compact"/>
              <w:rPr>
                <w:i/>
                <w:iCs/>
              </w:rPr>
            </w:pPr>
            <w:r w:rsidRPr="513EF21B">
              <w:rPr>
                <w:i/>
                <w:iCs/>
              </w:rPr>
              <w:t>Windows Server 2025 Standard</w:t>
            </w:r>
          </w:p>
        </w:tc>
        <w:tc>
          <w:tcPr>
            <w:tcW w:w="960" w:type="dxa"/>
          </w:tcPr>
          <w:p w14:paraId="124E7CBE" w14:textId="77777777" w:rsidR="513EF21B" w:rsidRDefault="513EF21B" w:rsidP="513EF21B">
            <w:pPr>
              <w:pStyle w:val="Compact"/>
              <w:rPr>
                <w:i/>
                <w:iCs/>
              </w:rPr>
            </w:pPr>
            <w:r w:rsidRPr="513EF21B">
              <w:rPr>
                <w:i/>
                <w:iCs/>
              </w:rPr>
              <w:t>PROD</w:t>
            </w:r>
          </w:p>
        </w:tc>
        <w:tc>
          <w:tcPr>
            <w:tcW w:w="4620" w:type="dxa"/>
          </w:tcPr>
          <w:p w14:paraId="0341E929" w14:textId="77777777" w:rsidR="513EF21B" w:rsidRDefault="513EF21B" w:rsidP="513EF21B">
            <w:pPr>
              <w:pStyle w:val="Compact"/>
            </w:pPr>
            <w:r w:rsidRPr="513EF21B">
              <w:t>Active; OS support ends 10-15-2034  (Source: Matilda Discovery Assessment Summary (Host Details / Instance Assessment), as-of 08-Aug-2026)</w:t>
            </w:r>
          </w:p>
        </w:tc>
        <w:tc>
          <w:tcPr>
            <w:tcW w:w="2171" w:type="dxa"/>
          </w:tcPr>
          <w:p w14:paraId="597D5DD8" w14:textId="77777777" w:rsidR="513EF21B" w:rsidRDefault="513EF21B" w:rsidP="513EF21B">
            <w:pPr>
              <w:pStyle w:val="Compact"/>
            </w:pPr>
            <w:r w:rsidRPr="513EF21B">
              <w:t>No</w:t>
            </w:r>
          </w:p>
        </w:tc>
        <w:tc>
          <w:tcPr>
            <w:tcW w:w="964" w:type="dxa"/>
          </w:tcPr>
          <w:p w14:paraId="6B707E18" w14:textId="77777777" w:rsidR="513EF21B" w:rsidRDefault="513EF21B" w:rsidP="513EF21B">
            <w:pPr>
              <w:pStyle w:val="Compact"/>
              <w:rPr>
                <w:i/>
                <w:iCs/>
              </w:rPr>
            </w:pPr>
            <w:r w:rsidRPr="513EF21B">
              <w:rPr>
                <w:i/>
                <w:iCs/>
              </w:rPr>
              <w:t>Lenexa</w:t>
            </w:r>
          </w:p>
        </w:tc>
      </w:tr>
      <w:tr w:rsidR="513EF21B" w14:paraId="78D5FBCB" w14:textId="77777777" w:rsidTr="513EF21B">
        <w:trPr>
          <w:trHeight w:val="300"/>
        </w:trPr>
        <w:tc>
          <w:tcPr>
            <w:tcW w:w="1443" w:type="dxa"/>
          </w:tcPr>
          <w:p w14:paraId="00BD8DF4" w14:textId="77777777" w:rsidR="513EF21B" w:rsidRDefault="513EF21B" w:rsidP="513EF21B">
            <w:pPr>
              <w:pStyle w:val="Compact"/>
              <w:rPr>
                <w:i/>
                <w:iCs/>
              </w:rPr>
            </w:pPr>
            <w:r w:rsidRPr="513EF21B">
              <w:rPr>
                <w:i/>
                <w:iCs/>
              </w:rPr>
              <w:t>NETBACKUPPRD101</w:t>
            </w:r>
          </w:p>
        </w:tc>
        <w:tc>
          <w:tcPr>
            <w:tcW w:w="1776" w:type="dxa"/>
          </w:tcPr>
          <w:p w14:paraId="75293555" w14:textId="77777777" w:rsidR="513EF21B" w:rsidRDefault="513EF21B" w:rsidP="513EF21B">
            <w:pPr>
              <w:pStyle w:val="Compact"/>
              <w:rPr>
                <w:i/>
                <w:iCs/>
              </w:rPr>
            </w:pPr>
            <w:r w:rsidRPr="513EF21B">
              <w:rPr>
                <w:i/>
                <w:iCs/>
              </w:rPr>
              <w:t>Container</w:t>
            </w:r>
          </w:p>
        </w:tc>
        <w:tc>
          <w:tcPr>
            <w:tcW w:w="1142" w:type="dxa"/>
          </w:tcPr>
          <w:p w14:paraId="78D5AD0E" w14:textId="77777777" w:rsidR="513EF21B" w:rsidRDefault="513EF21B" w:rsidP="513EF21B">
            <w:pPr>
              <w:pStyle w:val="Compact"/>
              <w:rPr>
                <w:i/>
                <w:iCs/>
              </w:rPr>
            </w:pPr>
            <w:r w:rsidRPr="513EF21B">
              <w:rPr>
                <w:i/>
                <w:iCs/>
              </w:rPr>
              <w:t>RHEL 9.0</w:t>
            </w:r>
          </w:p>
        </w:tc>
        <w:tc>
          <w:tcPr>
            <w:tcW w:w="960" w:type="dxa"/>
          </w:tcPr>
          <w:p w14:paraId="4FE8251E" w14:textId="77777777" w:rsidR="513EF21B" w:rsidRDefault="513EF21B" w:rsidP="513EF21B">
            <w:pPr>
              <w:pStyle w:val="Compact"/>
              <w:rPr>
                <w:i/>
                <w:iCs/>
              </w:rPr>
            </w:pPr>
            <w:r w:rsidRPr="513EF21B">
              <w:rPr>
                <w:i/>
                <w:iCs/>
              </w:rPr>
              <w:t>PROD</w:t>
            </w:r>
          </w:p>
        </w:tc>
        <w:tc>
          <w:tcPr>
            <w:tcW w:w="4620" w:type="dxa"/>
          </w:tcPr>
          <w:p w14:paraId="7E7C14E0" w14:textId="77777777" w:rsidR="513EF21B" w:rsidRDefault="513EF21B" w:rsidP="513EF21B">
            <w:pPr>
              <w:pStyle w:val="Compact"/>
            </w:pPr>
            <w:r w:rsidRPr="513EF21B">
              <w:t>Active; OS support ends 05-31-2035  (Source: Matilda Discovery Assessment Summary (Host Details / Instance Assessment), as-of 08-Aug-2026)</w:t>
            </w:r>
          </w:p>
        </w:tc>
        <w:tc>
          <w:tcPr>
            <w:tcW w:w="2171" w:type="dxa"/>
          </w:tcPr>
          <w:p w14:paraId="3EF02DE7" w14:textId="77777777" w:rsidR="513EF21B" w:rsidRDefault="513EF21B" w:rsidP="513EF21B">
            <w:pPr>
              <w:pStyle w:val="Compact"/>
            </w:pPr>
            <w:r w:rsidRPr="513EF21B">
              <w:t>No</w:t>
            </w:r>
          </w:p>
        </w:tc>
        <w:tc>
          <w:tcPr>
            <w:tcW w:w="964" w:type="dxa"/>
          </w:tcPr>
          <w:p w14:paraId="776D2A63" w14:textId="77777777" w:rsidR="513EF21B" w:rsidRDefault="513EF21B" w:rsidP="513EF21B">
            <w:pPr>
              <w:pStyle w:val="Compact"/>
              <w:rPr>
                <w:i/>
                <w:iCs/>
              </w:rPr>
            </w:pPr>
            <w:r w:rsidRPr="513EF21B">
              <w:rPr>
                <w:i/>
                <w:iCs/>
              </w:rPr>
              <w:t>Lenexa</w:t>
            </w:r>
          </w:p>
        </w:tc>
      </w:tr>
      <w:tr w:rsidR="513EF21B" w14:paraId="3B9B1185" w14:textId="77777777" w:rsidTr="513EF21B">
        <w:trPr>
          <w:trHeight w:val="300"/>
        </w:trPr>
        <w:tc>
          <w:tcPr>
            <w:tcW w:w="1443" w:type="dxa"/>
          </w:tcPr>
          <w:p w14:paraId="16350F07" w14:textId="77777777" w:rsidR="513EF21B" w:rsidRDefault="513EF21B" w:rsidP="513EF21B">
            <w:pPr>
              <w:pStyle w:val="Compact"/>
              <w:rPr>
                <w:i/>
                <w:iCs/>
              </w:rPr>
            </w:pPr>
            <w:r w:rsidRPr="513EF21B">
              <w:rPr>
                <w:i/>
                <w:iCs/>
              </w:rPr>
              <w:t>OIMTST101</w:t>
            </w:r>
          </w:p>
        </w:tc>
        <w:tc>
          <w:tcPr>
            <w:tcW w:w="1776" w:type="dxa"/>
          </w:tcPr>
          <w:p w14:paraId="014A3B9B" w14:textId="77777777" w:rsidR="513EF21B" w:rsidRDefault="513EF21B" w:rsidP="513EF21B">
            <w:pPr>
              <w:pStyle w:val="Compact"/>
              <w:rPr>
                <w:i/>
                <w:iCs/>
              </w:rPr>
            </w:pPr>
            <w:r w:rsidRPr="513EF21B">
              <w:rPr>
                <w:i/>
                <w:iCs/>
              </w:rPr>
              <w:t>Infra</w:t>
            </w:r>
          </w:p>
        </w:tc>
        <w:tc>
          <w:tcPr>
            <w:tcW w:w="1142" w:type="dxa"/>
          </w:tcPr>
          <w:p w14:paraId="7E922F39" w14:textId="77777777" w:rsidR="513EF21B" w:rsidRDefault="513EF21B" w:rsidP="513EF21B">
            <w:pPr>
              <w:pStyle w:val="Compact"/>
              <w:rPr>
                <w:i/>
                <w:iCs/>
              </w:rPr>
            </w:pPr>
            <w:r w:rsidRPr="513EF21B">
              <w:rPr>
                <w:i/>
                <w:iCs/>
              </w:rPr>
              <w:t>Windows Server 2019 Standard</w:t>
            </w:r>
          </w:p>
        </w:tc>
        <w:tc>
          <w:tcPr>
            <w:tcW w:w="960" w:type="dxa"/>
          </w:tcPr>
          <w:p w14:paraId="7B92E225" w14:textId="77777777" w:rsidR="513EF21B" w:rsidRDefault="513EF21B" w:rsidP="513EF21B">
            <w:pPr>
              <w:pStyle w:val="Compact"/>
              <w:rPr>
                <w:i/>
                <w:iCs/>
              </w:rPr>
            </w:pPr>
            <w:r w:rsidRPr="513EF21B">
              <w:rPr>
                <w:i/>
                <w:iCs/>
              </w:rPr>
              <w:t>TEST</w:t>
            </w:r>
          </w:p>
        </w:tc>
        <w:tc>
          <w:tcPr>
            <w:tcW w:w="4620" w:type="dxa"/>
          </w:tcPr>
          <w:p w14:paraId="18B00BD6" w14:textId="77777777" w:rsidR="513EF21B" w:rsidRDefault="513EF21B" w:rsidP="513EF21B">
            <w:pPr>
              <w:pStyle w:val="Compact"/>
            </w:pPr>
            <w:r w:rsidRPr="513EF21B">
              <w:t>Active; OS support ends 01-09-2029  (Source: Matilda Discovery Assessment Summary (Host Details / Instance Assessment), as-of 08-Aug-2026)</w:t>
            </w:r>
          </w:p>
        </w:tc>
        <w:tc>
          <w:tcPr>
            <w:tcW w:w="2171" w:type="dxa"/>
          </w:tcPr>
          <w:p w14:paraId="61BB46C7" w14:textId="77777777" w:rsidR="513EF21B" w:rsidRDefault="513EF21B" w:rsidP="513EF21B">
            <w:pPr>
              <w:pStyle w:val="Compact"/>
            </w:pPr>
            <w:r w:rsidRPr="513EF21B">
              <w:t>No</w:t>
            </w:r>
          </w:p>
        </w:tc>
        <w:tc>
          <w:tcPr>
            <w:tcW w:w="964" w:type="dxa"/>
          </w:tcPr>
          <w:p w14:paraId="68E4ADD9" w14:textId="77777777" w:rsidR="513EF21B" w:rsidRDefault="513EF21B" w:rsidP="513EF21B">
            <w:pPr>
              <w:pStyle w:val="Compact"/>
              <w:rPr>
                <w:i/>
                <w:iCs/>
              </w:rPr>
            </w:pPr>
            <w:r w:rsidRPr="513EF21B">
              <w:rPr>
                <w:i/>
                <w:iCs/>
              </w:rPr>
              <w:t>Lee Summit</w:t>
            </w:r>
          </w:p>
        </w:tc>
      </w:tr>
      <w:tr w:rsidR="513EF21B" w14:paraId="32A4F039" w14:textId="77777777" w:rsidTr="513EF21B">
        <w:trPr>
          <w:trHeight w:val="300"/>
        </w:trPr>
        <w:tc>
          <w:tcPr>
            <w:tcW w:w="1443" w:type="dxa"/>
          </w:tcPr>
          <w:p w14:paraId="0F0D2B93" w14:textId="77777777" w:rsidR="513EF21B" w:rsidRDefault="513EF21B" w:rsidP="513EF21B">
            <w:pPr>
              <w:pStyle w:val="Compact"/>
              <w:rPr>
                <w:i/>
                <w:iCs/>
              </w:rPr>
            </w:pPr>
            <w:r w:rsidRPr="513EF21B">
              <w:rPr>
                <w:i/>
                <w:iCs/>
              </w:rPr>
              <w:t>OIMTST102</w:t>
            </w:r>
          </w:p>
        </w:tc>
        <w:tc>
          <w:tcPr>
            <w:tcW w:w="1776" w:type="dxa"/>
          </w:tcPr>
          <w:p w14:paraId="66E51646" w14:textId="77777777" w:rsidR="513EF21B" w:rsidRDefault="513EF21B" w:rsidP="513EF21B">
            <w:pPr>
              <w:pStyle w:val="Compact"/>
              <w:rPr>
                <w:i/>
                <w:iCs/>
              </w:rPr>
            </w:pPr>
            <w:r w:rsidRPr="513EF21B">
              <w:rPr>
                <w:i/>
                <w:iCs/>
              </w:rPr>
              <w:t>Infra</w:t>
            </w:r>
          </w:p>
        </w:tc>
        <w:tc>
          <w:tcPr>
            <w:tcW w:w="1142" w:type="dxa"/>
          </w:tcPr>
          <w:p w14:paraId="40C140D5" w14:textId="77777777" w:rsidR="513EF21B" w:rsidRDefault="513EF21B" w:rsidP="513EF21B">
            <w:pPr>
              <w:pStyle w:val="Compact"/>
              <w:rPr>
                <w:i/>
                <w:iCs/>
              </w:rPr>
            </w:pPr>
            <w:r w:rsidRPr="513EF21B">
              <w:rPr>
                <w:i/>
                <w:iCs/>
              </w:rPr>
              <w:t>Windows Server 2019 Standard</w:t>
            </w:r>
          </w:p>
        </w:tc>
        <w:tc>
          <w:tcPr>
            <w:tcW w:w="960" w:type="dxa"/>
          </w:tcPr>
          <w:p w14:paraId="4471E5E6" w14:textId="77777777" w:rsidR="513EF21B" w:rsidRDefault="513EF21B" w:rsidP="513EF21B">
            <w:pPr>
              <w:pStyle w:val="Compact"/>
              <w:rPr>
                <w:i/>
                <w:iCs/>
              </w:rPr>
            </w:pPr>
            <w:r w:rsidRPr="513EF21B">
              <w:rPr>
                <w:i/>
                <w:iCs/>
              </w:rPr>
              <w:t>TEST</w:t>
            </w:r>
          </w:p>
        </w:tc>
        <w:tc>
          <w:tcPr>
            <w:tcW w:w="4620" w:type="dxa"/>
          </w:tcPr>
          <w:p w14:paraId="60FB38AB" w14:textId="77777777" w:rsidR="513EF21B" w:rsidRDefault="513EF21B" w:rsidP="513EF21B">
            <w:pPr>
              <w:pStyle w:val="Compact"/>
            </w:pPr>
            <w:r w:rsidRPr="513EF21B">
              <w:t>Active; OS support ends 01-09-2029  (Source: Matilda Discovery Assessment Summary (Host Details / Instance Assessment), as-of 08-Aug-2026)</w:t>
            </w:r>
          </w:p>
        </w:tc>
        <w:tc>
          <w:tcPr>
            <w:tcW w:w="2171" w:type="dxa"/>
          </w:tcPr>
          <w:p w14:paraId="123C8EF7" w14:textId="77777777" w:rsidR="513EF21B" w:rsidRDefault="513EF21B" w:rsidP="513EF21B">
            <w:pPr>
              <w:pStyle w:val="Compact"/>
            </w:pPr>
            <w:r w:rsidRPr="513EF21B">
              <w:t>No</w:t>
            </w:r>
          </w:p>
        </w:tc>
        <w:tc>
          <w:tcPr>
            <w:tcW w:w="964" w:type="dxa"/>
          </w:tcPr>
          <w:p w14:paraId="05634A7F" w14:textId="77777777" w:rsidR="513EF21B" w:rsidRDefault="513EF21B" w:rsidP="513EF21B">
            <w:pPr>
              <w:pStyle w:val="Compact"/>
              <w:rPr>
                <w:i/>
                <w:iCs/>
              </w:rPr>
            </w:pPr>
            <w:r w:rsidRPr="513EF21B">
              <w:rPr>
                <w:i/>
                <w:iCs/>
              </w:rPr>
              <w:t>Lenexa</w:t>
            </w:r>
          </w:p>
        </w:tc>
      </w:tr>
      <w:tr w:rsidR="513EF21B" w14:paraId="1779B66E" w14:textId="77777777" w:rsidTr="513EF21B">
        <w:trPr>
          <w:trHeight w:val="300"/>
        </w:trPr>
        <w:tc>
          <w:tcPr>
            <w:tcW w:w="1443" w:type="dxa"/>
          </w:tcPr>
          <w:p w14:paraId="35FC2C50" w14:textId="77777777" w:rsidR="513EF21B" w:rsidRDefault="513EF21B" w:rsidP="513EF21B">
            <w:pPr>
              <w:pStyle w:val="Compact"/>
              <w:rPr>
                <w:i/>
                <w:iCs/>
              </w:rPr>
            </w:pPr>
            <w:r w:rsidRPr="513EF21B">
              <w:rPr>
                <w:i/>
                <w:iCs/>
              </w:rPr>
              <w:t>SECADMUTLPRD101</w:t>
            </w:r>
          </w:p>
        </w:tc>
        <w:tc>
          <w:tcPr>
            <w:tcW w:w="1776" w:type="dxa"/>
          </w:tcPr>
          <w:p w14:paraId="0F01B4E5" w14:textId="77777777" w:rsidR="513EF21B" w:rsidRDefault="513EF21B" w:rsidP="513EF21B">
            <w:pPr>
              <w:pStyle w:val="Compact"/>
              <w:rPr>
                <w:i/>
                <w:iCs/>
              </w:rPr>
            </w:pPr>
            <w:r w:rsidRPr="513EF21B">
              <w:rPr>
                <w:i/>
                <w:iCs/>
              </w:rPr>
              <w:t>Infra</w:t>
            </w:r>
          </w:p>
        </w:tc>
        <w:tc>
          <w:tcPr>
            <w:tcW w:w="1142" w:type="dxa"/>
          </w:tcPr>
          <w:p w14:paraId="65213B0A" w14:textId="77777777" w:rsidR="513EF21B" w:rsidRDefault="513EF21B" w:rsidP="513EF21B">
            <w:pPr>
              <w:pStyle w:val="Compact"/>
              <w:rPr>
                <w:i/>
                <w:iCs/>
              </w:rPr>
            </w:pPr>
            <w:r w:rsidRPr="513EF21B">
              <w:rPr>
                <w:i/>
                <w:iCs/>
              </w:rPr>
              <w:t>Windows Server 2022 Standard</w:t>
            </w:r>
          </w:p>
        </w:tc>
        <w:tc>
          <w:tcPr>
            <w:tcW w:w="960" w:type="dxa"/>
          </w:tcPr>
          <w:p w14:paraId="6A60AB1E" w14:textId="77777777" w:rsidR="513EF21B" w:rsidRDefault="513EF21B" w:rsidP="513EF21B">
            <w:pPr>
              <w:pStyle w:val="Compact"/>
              <w:rPr>
                <w:i/>
                <w:iCs/>
              </w:rPr>
            </w:pPr>
            <w:r w:rsidRPr="513EF21B">
              <w:rPr>
                <w:i/>
                <w:iCs/>
              </w:rPr>
              <w:t>PROD</w:t>
            </w:r>
          </w:p>
        </w:tc>
        <w:tc>
          <w:tcPr>
            <w:tcW w:w="4620" w:type="dxa"/>
          </w:tcPr>
          <w:p w14:paraId="1230EB88" w14:textId="77777777" w:rsidR="513EF21B" w:rsidRDefault="513EF21B" w:rsidP="513EF21B">
            <w:pPr>
              <w:pStyle w:val="Compact"/>
            </w:pPr>
            <w:r w:rsidRPr="513EF21B">
              <w:t>Active; OS support ends 10-15-2031  (Source: Matilda Discovery Assessment Summary (Host Details / Instance Assessment), as-of 08-Aug-2026)</w:t>
            </w:r>
          </w:p>
        </w:tc>
        <w:tc>
          <w:tcPr>
            <w:tcW w:w="2171" w:type="dxa"/>
          </w:tcPr>
          <w:p w14:paraId="40CD8552" w14:textId="77777777" w:rsidR="513EF21B" w:rsidRDefault="513EF21B" w:rsidP="513EF21B">
            <w:pPr>
              <w:pStyle w:val="Compact"/>
            </w:pPr>
            <w:r w:rsidRPr="513EF21B">
              <w:t>No</w:t>
            </w:r>
          </w:p>
        </w:tc>
        <w:tc>
          <w:tcPr>
            <w:tcW w:w="964" w:type="dxa"/>
          </w:tcPr>
          <w:p w14:paraId="38970521" w14:textId="77777777" w:rsidR="513EF21B" w:rsidRDefault="513EF21B" w:rsidP="513EF21B">
            <w:pPr>
              <w:pStyle w:val="Compact"/>
              <w:rPr>
                <w:i/>
                <w:iCs/>
              </w:rPr>
            </w:pPr>
            <w:r w:rsidRPr="513EF21B">
              <w:rPr>
                <w:i/>
                <w:iCs/>
              </w:rPr>
              <w:t>Lee Summit</w:t>
            </w:r>
          </w:p>
        </w:tc>
      </w:tr>
      <w:tr w:rsidR="513EF21B" w14:paraId="4C7D1E88" w14:textId="77777777" w:rsidTr="513EF21B">
        <w:trPr>
          <w:trHeight w:val="300"/>
        </w:trPr>
        <w:tc>
          <w:tcPr>
            <w:tcW w:w="1443" w:type="dxa"/>
          </w:tcPr>
          <w:p w14:paraId="42BE32A1" w14:textId="77777777" w:rsidR="513EF21B" w:rsidRDefault="513EF21B" w:rsidP="513EF21B">
            <w:pPr>
              <w:pStyle w:val="Compact"/>
              <w:rPr>
                <w:i/>
                <w:iCs/>
              </w:rPr>
            </w:pPr>
            <w:r w:rsidRPr="513EF21B">
              <w:rPr>
                <w:i/>
                <w:iCs/>
              </w:rPr>
              <w:t>LXENTUTL01</w:t>
            </w:r>
          </w:p>
        </w:tc>
        <w:tc>
          <w:tcPr>
            <w:tcW w:w="1776" w:type="dxa"/>
          </w:tcPr>
          <w:p w14:paraId="7C9B6C45" w14:textId="77777777" w:rsidR="513EF21B" w:rsidRDefault="513EF21B" w:rsidP="513EF21B">
            <w:pPr>
              <w:pStyle w:val="Compact"/>
              <w:rPr>
                <w:i/>
                <w:iCs/>
              </w:rPr>
            </w:pPr>
            <w:r w:rsidRPr="513EF21B">
              <w:rPr>
                <w:i/>
                <w:iCs/>
              </w:rPr>
              <w:t>Legacy EA Utility Server — unmapped, disposition required</w:t>
            </w:r>
          </w:p>
        </w:tc>
        <w:tc>
          <w:tcPr>
            <w:tcW w:w="1142" w:type="dxa"/>
          </w:tcPr>
          <w:p w14:paraId="125F3A41" w14:textId="77777777" w:rsidR="513EF21B" w:rsidRDefault="513EF21B" w:rsidP="513EF21B">
            <w:pPr>
              <w:pStyle w:val="Compact"/>
              <w:rPr>
                <w:i/>
                <w:iCs/>
              </w:rPr>
            </w:pPr>
            <w:r w:rsidRPr="513EF21B">
              <w:rPr>
                <w:i/>
                <w:iCs/>
              </w:rPr>
              <w:t>Windows Server 2012 (64-bit)</w:t>
            </w:r>
          </w:p>
        </w:tc>
        <w:tc>
          <w:tcPr>
            <w:tcW w:w="960" w:type="dxa"/>
          </w:tcPr>
          <w:p w14:paraId="1F119AA6" w14:textId="77777777" w:rsidR="513EF21B" w:rsidRDefault="513EF21B" w:rsidP="513EF21B">
            <w:pPr>
              <w:pStyle w:val="Compact"/>
              <w:rPr>
                <w:i/>
                <w:iCs/>
              </w:rPr>
            </w:pPr>
            <w:r w:rsidRPr="513EF21B">
              <w:rPr>
                <w:i/>
                <w:iCs/>
              </w:rPr>
              <w:t>Legacy</w:t>
            </w:r>
          </w:p>
        </w:tc>
        <w:tc>
          <w:tcPr>
            <w:tcW w:w="4620" w:type="dxa"/>
          </w:tcPr>
          <w:p w14:paraId="3930E583" w14:textId="1EFBB3AC" w:rsidR="513EF21B" w:rsidRDefault="00735BB8" w:rsidP="513EF21B">
            <w:pPr>
              <w:pStyle w:val="Compact"/>
            </w:pPr>
            <w:r w:rsidRPr="513EF21B">
              <w:t>powered Off</w:t>
            </w:r>
            <w:r w:rsidR="513EF21B" w:rsidRPr="513EF21B">
              <w:t>; vCenter annotation "Owner: EA Engineers EA Utility Server"  (Evidenced — Server_VM_Inventory, LX tab row 191). Unmapped in Matilda and absent from prior revisions of this playbook. Retire-or-ignore ruling required (register W3-UTIL-2).</w:t>
            </w:r>
          </w:p>
        </w:tc>
        <w:tc>
          <w:tcPr>
            <w:tcW w:w="2171" w:type="dxa"/>
          </w:tcPr>
          <w:p w14:paraId="5C9E48C7" w14:textId="48FD0272" w:rsidR="513EF21B" w:rsidRDefault="00735BB8" w:rsidP="513EF21B">
            <w:pPr>
              <w:pStyle w:val="Compact"/>
            </w:pPr>
            <w:r>
              <w:t xml:space="preserve">Retired </w:t>
            </w:r>
          </w:p>
        </w:tc>
        <w:tc>
          <w:tcPr>
            <w:tcW w:w="964" w:type="dxa"/>
          </w:tcPr>
          <w:p w14:paraId="474B8B31" w14:textId="77777777" w:rsidR="513EF21B" w:rsidRDefault="513EF21B" w:rsidP="513EF21B">
            <w:pPr>
              <w:pStyle w:val="Compact"/>
              <w:rPr>
                <w:i/>
                <w:iCs/>
              </w:rPr>
            </w:pPr>
            <w:r w:rsidRPr="513EF21B">
              <w:rPr>
                <w:i/>
                <w:iCs/>
              </w:rPr>
              <w:t>Lenexa (vCenter LX tab)</w:t>
            </w:r>
          </w:p>
        </w:tc>
      </w:tr>
    </w:tbl>
    <w:p w14:paraId="6F96E59E" w14:textId="77777777" w:rsidR="00735BB8" w:rsidRDefault="00735BB8" w:rsidP="00312197">
      <w:pPr>
        <w:pStyle w:val="BodyText"/>
        <w:rPr>
          <w:b/>
          <w:bCs/>
          <w:sz w:val="16"/>
          <w:szCs w:val="16"/>
        </w:rPr>
      </w:pPr>
    </w:p>
    <w:p w14:paraId="43F28245" w14:textId="77777777" w:rsidR="00735BB8" w:rsidRDefault="00735BB8" w:rsidP="00312197">
      <w:pPr>
        <w:pStyle w:val="BodyText"/>
        <w:rPr>
          <w:b/>
          <w:bCs/>
          <w:sz w:val="16"/>
          <w:szCs w:val="16"/>
        </w:rPr>
      </w:pPr>
    </w:p>
    <w:p w14:paraId="424118EE" w14:textId="77777777" w:rsidR="00735BB8" w:rsidRDefault="00735BB8" w:rsidP="00312197">
      <w:pPr>
        <w:pStyle w:val="BodyText"/>
        <w:rPr>
          <w:b/>
          <w:bCs/>
          <w:sz w:val="16"/>
          <w:szCs w:val="16"/>
        </w:rPr>
      </w:pPr>
    </w:p>
    <w:p w14:paraId="2D54AE6D" w14:textId="77777777" w:rsidR="00735BB8" w:rsidRDefault="00735BB8" w:rsidP="00312197">
      <w:pPr>
        <w:pStyle w:val="BodyText"/>
        <w:rPr>
          <w:b/>
          <w:bCs/>
          <w:sz w:val="16"/>
          <w:szCs w:val="16"/>
        </w:rPr>
      </w:pPr>
    </w:p>
    <w:p w14:paraId="37E0A8A5" w14:textId="77777777" w:rsidR="00735BB8" w:rsidRDefault="00735BB8" w:rsidP="00312197">
      <w:pPr>
        <w:pStyle w:val="BodyText"/>
        <w:rPr>
          <w:b/>
          <w:bCs/>
          <w:sz w:val="16"/>
          <w:szCs w:val="16"/>
        </w:rPr>
      </w:pPr>
    </w:p>
    <w:p w14:paraId="1D854B0C" w14:textId="77777777" w:rsidR="00735BB8" w:rsidRDefault="00735BB8" w:rsidP="00312197">
      <w:pPr>
        <w:pStyle w:val="BodyText"/>
        <w:rPr>
          <w:b/>
          <w:bCs/>
          <w:sz w:val="16"/>
          <w:szCs w:val="16"/>
        </w:rPr>
      </w:pPr>
    </w:p>
    <w:p w14:paraId="255F9ABB" w14:textId="77777777" w:rsidR="00735BB8" w:rsidRDefault="00735BB8" w:rsidP="00312197">
      <w:pPr>
        <w:pStyle w:val="BodyText"/>
        <w:rPr>
          <w:b/>
          <w:bCs/>
          <w:sz w:val="16"/>
          <w:szCs w:val="16"/>
        </w:rPr>
      </w:pPr>
    </w:p>
    <w:p w14:paraId="58533EFA" w14:textId="77777777" w:rsidR="00735BB8" w:rsidRDefault="00735BB8" w:rsidP="00312197">
      <w:pPr>
        <w:pStyle w:val="BodyText"/>
        <w:rPr>
          <w:b/>
          <w:bCs/>
          <w:sz w:val="16"/>
          <w:szCs w:val="16"/>
        </w:rPr>
      </w:pPr>
    </w:p>
    <w:p w14:paraId="0746225A" w14:textId="77777777" w:rsidR="00735BB8" w:rsidRDefault="00735BB8" w:rsidP="00312197">
      <w:pPr>
        <w:pStyle w:val="BodyText"/>
        <w:rPr>
          <w:b/>
          <w:bCs/>
          <w:sz w:val="16"/>
          <w:szCs w:val="16"/>
        </w:rPr>
      </w:pPr>
    </w:p>
    <w:p w14:paraId="30CAB834" w14:textId="77777777" w:rsidR="00735BB8" w:rsidRDefault="00735BB8" w:rsidP="00312197">
      <w:pPr>
        <w:pStyle w:val="BodyText"/>
        <w:rPr>
          <w:b/>
          <w:bCs/>
          <w:sz w:val="16"/>
          <w:szCs w:val="16"/>
        </w:rPr>
      </w:pPr>
    </w:p>
    <w:p w14:paraId="3F9BEACB" w14:textId="77777777" w:rsidR="00735BB8" w:rsidRDefault="00735BB8" w:rsidP="00312197">
      <w:pPr>
        <w:pStyle w:val="BodyText"/>
        <w:rPr>
          <w:b/>
          <w:bCs/>
          <w:sz w:val="16"/>
          <w:szCs w:val="16"/>
        </w:rPr>
      </w:pPr>
    </w:p>
    <w:p w14:paraId="069FB5B0" w14:textId="77777777" w:rsidR="00735BB8" w:rsidRDefault="00735BB8" w:rsidP="00312197">
      <w:pPr>
        <w:pStyle w:val="BodyText"/>
        <w:rPr>
          <w:b/>
          <w:bCs/>
          <w:sz w:val="16"/>
          <w:szCs w:val="16"/>
        </w:rPr>
      </w:pPr>
    </w:p>
    <w:p w14:paraId="6E1AE1AD" w14:textId="77777777" w:rsidR="00735BB8" w:rsidRDefault="00735BB8" w:rsidP="00312197">
      <w:pPr>
        <w:pStyle w:val="BodyText"/>
        <w:rPr>
          <w:b/>
          <w:bCs/>
          <w:sz w:val="16"/>
          <w:szCs w:val="16"/>
        </w:rPr>
      </w:pPr>
    </w:p>
    <w:p w14:paraId="658DB506" w14:textId="77777777" w:rsidR="00735BB8" w:rsidRDefault="00735BB8" w:rsidP="00312197">
      <w:pPr>
        <w:pStyle w:val="BodyText"/>
        <w:rPr>
          <w:b/>
          <w:bCs/>
          <w:sz w:val="16"/>
          <w:szCs w:val="16"/>
        </w:rPr>
      </w:pPr>
    </w:p>
    <w:p w14:paraId="644756BF" w14:textId="77777777" w:rsidR="00735BB8" w:rsidRDefault="00735BB8" w:rsidP="00312197">
      <w:pPr>
        <w:pStyle w:val="BodyText"/>
        <w:rPr>
          <w:b/>
          <w:bCs/>
          <w:sz w:val="16"/>
          <w:szCs w:val="16"/>
        </w:rPr>
      </w:pPr>
    </w:p>
    <w:p w14:paraId="3593B017" w14:textId="77777777" w:rsidR="00735BB8" w:rsidRDefault="00735BB8" w:rsidP="00312197">
      <w:pPr>
        <w:pStyle w:val="BodyText"/>
        <w:rPr>
          <w:b/>
          <w:bCs/>
          <w:sz w:val="16"/>
          <w:szCs w:val="16"/>
        </w:rPr>
      </w:pPr>
    </w:p>
    <w:p w14:paraId="4591B74F" w14:textId="77777777" w:rsidR="00735BB8" w:rsidRDefault="00735BB8" w:rsidP="00312197">
      <w:pPr>
        <w:pStyle w:val="BodyText"/>
        <w:rPr>
          <w:b/>
          <w:bCs/>
          <w:sz w:val="16"/>
          <w:szCs w:val="16"/>
        </w:rPr>
      </w:pPr>
    </w:p>
    <w:p w14:paraId="02323462" w14:textId="1AB944E9" w:rsidR="00735BB8" w:rsidRDefault="00735BB8" w:rsidP="00735BB8">
      <w:pPr>
        <w:pStyle w:val="Heading2"/>
      </w:pPr>
      <w:r>
        <w:t>4.</w:t>
      </w:r>
      <w:r w:rsidR="00C05C87">
        <w:t>3</w:t>
      </w:r>
      <w:r>
        <w:t xml:space="preserve"> Sizing &amp; Utilization Baseline </w:t>
      </w:r>
    </w:p>
    <w:tbl>
      <w:tblPr>
        <w:tblStyle w:val="Table"/>
        <w:tblW w:w="5271" w:type="pct"/>
        <w:tblLook w:val="0020" w:firstRow="1" w:lastRow="0" w:firstColumn="0" w:lastColumn="0" w:noHBand="0" w:noVBand="0"/>
      </w:tblPr>
      <w:tblGrid>
        <w:gridCol w:w="1505"/>
        <w:gridCol w:w="1187"/>
        <w:gridCol w:w="1371"/>
        <w:gridCol w:w="1902"/>
        <w:gridCol w:w="1105"/>
        <w:gridCol w:w="1437"/>
        <w:gridCol w:w="2087"/>
        <w:gridCol w:w="127"/>
      </w:tblGrid>
      <w:tr w:rsidR="00735BB8" w14:paraId="2CDB1802" w14:textId="77777777" w:rsidTr="00C816C3">
        <w:trPr>
          <w:gridAfter w:val="1"/>
          <w:cnfStyle w:val="100000000000" w:firstRow="1" w:lastRow="0" w:firstColumn="0" w:lastColumn="0" w:oddVBand="0" w:evenVBand="0" w:oddHBand="0" w:evenHBand="0" w:firstRowFirstColumn="0" w:firstRowLastColumn="0" w:lastRowFirstColumn="0" w:lastRowLastColumn="0"/>
          <w:trHeight w:val="499"/>
          <w:tblHeader/>
        </w:trPr>
        <w:tc>
          <w:tcPr>
            <w:tcW w:w="0" w:type="auto"/>
          </w:tcPr>
          <w:p w14:paraId="42FB7CB4" w14:textId="77777777" w:rsidR="00735BB8" w:rsidRDefault="00735BB8" w:rsidP="00C816C3">
            <w:pPr>
              <w:pStyle w:val="Compact"/>
            </w:pPr>
            <w:r>
              <w:rPr>
                <w:b/>
                <w:bCs/>
              </w:rPr>
              <w:t>Server</w:t>
            </w:r>
          </w:p>
        </w:tc>
        <w:tc>
          <w:tcPr>
            <w:tcW w:w="0" w:type="auto"/>
          </w:tcPr>
          <w:p w14:paraId="44EBE872" w14:textId="77777777" w:rsidR="00735BB8" w:rsidRDefault="00735BB8" w:rsidP="00C816C3">
            <w:pPr>
              <w:pStyle w:val="Compact"/>
            </w:pPr>
            <w:r>
              <w:rPr>
                <w:b/>
                <w:bCs/>
              </w:rPr>
              <w:t>vCPU Allocated</w:t>
            </w:r>
          </w:p>
        </w:tc>
        <w:tc>
          <w:tcPr>
            <w:tcW w:w="0" w:type="auto"/>
          </w:tcPr>
          <w:p w14:paraId="29413C33" w14:textId="77777777" w:rsidR="00735BB8" w:rsidRDefault="00735BB8" w:rsidP="00C816C3">
            <w:pPr>
              <w:pStyle w:val="Compact"/>
            </w:pPr>
            <w:r>
              <w:rPr>
                <w:b/>
                <w:bCs/>
              </w:rPr>
              <w:t>Memory Allocated</w:t>
            </w:r>
          </w:p>
        </w:tc>
        <w:tc>
          <w:tcPr>
            <w:tcW w:w="0" w:type="auto"/>
          </w:tcPr>
          <w:p w14:paraId="46AF41C0" w14:textId="77777777" w:rsidR="00735BB8" w:rsidRDefault="00735BB8" w:rsidP="00C816C3">
            <w:pPr>
              <w:pStyle w:val="Compact"/>
            </w:pPr>
            <w:r>
              <w:rPr>
                <w:b/>
                <w:bCs/>
              </w:rPr>
              <w:t>Disks (Count / Size / Type)</w:t>
            </w:r>
          </w:p>
        </w:tc>
        <w:tc>
          <w:tcPr>
            <w:tcW w:w="0" w:type="auto"/>
          </w:tcPr>
          <w:p w14:paraId="4C7A38B1" w14:textId="77777777" w:rsidR="00735BB8" w:rsidRDefault="00735BB8" w:rsidP="00C816C3">
            <w:pPr>
              <w:pStyle w:val="Compact"/>
            </w:pPr>
            <w:r>
              <w:rPr>
                <w:b/>
                <w:bCs/>
              </w:rPr>
              <w:t>Peak CPU %</w:t>
            </w:r>
          </w:p>
        </w:tc>
        <w:tc>
          <w:tcPr>
            <w:tcW w:w="0" w:type="auto"/>
          </w:tcPr>
          <w:p w14:paraId="07DDC542" w14:textId="77777777" w:rsidR="00735BB8" w:rsidRDefault="00735BB8" w:rsidP="00C816C3">
            <w:pPr>
              <w:pStyle w:val="Compact"/>
            </w:pPr>
            <w:r>
              <w:rPr>
                <w:b/>
                <w:bCs/>
              </w:rPr>
              <w:t>Peak Memory %</w:t>
            </w:r>
          </w:p>
        </w:tc>
        <w:tc>
          <w:tcPr>
            <w:tcW w:w="0" w:type="auto"/>
          </w:tcPr>
          <w:p w14:paraId="61E5181E" w14:textId="77777777" w:rsidR="00735BB8" w:rsidRDefault="00735BB8" w:rsidP="00C816C3">
            <w:pPr>
              <w:pStyle w:val="Compact"/>
            </w:pPr>
            <w:r>
              <w:rPr>
                <w:b/>
                <w:bCs/>
              </w:rPr>
              <w:t>Peak IOPS / Throughput</w:t>
            </w:r>
          </w:p>
        </w:tc>
      </w:tr>
      <w:tr w:rsidR="00735BB8" w14:paraId="7AA45B7D" w14:textId="77777777" w:rsidTr="00C816C3">
        <w:trPr>
          <w:gridAfter w:val="1"/>
          <w:trHeight w:val="499"/>
        </w:trPr>
        <w:tc>
          <w:tcPr>
            <w:tcW w:w="0" w:type="auto"/>
          </w:tcPr>
          <w:p w14:paraId="6C34C7C9" w14:textId="77777777" w:rsidR="00735BB8" w:rsidRDefault="00735BB8" w:rsidP="00C816C3">
            <w:pPr>
              <w:pStyle w:val="Compact"/>
            </w:pPr>
            <w:r>
              <w:rPr>
                <w:i/>
                <w:iCs/>
              </w:rPr>
              <w:t>EAUTILDEV201</w:t>
            </w:r>
          </w:p>
        </w:tc>
        <w:tc>
          <w:tcPr>
            <w:tcW w:w="0" w:type="auto"/>
          </w:tcPr>
          <w:p w14:paraId="3FE159AA" w14:textId="77777777" w:rsidR="00735BB8" w:rsidRDefault="00735BB8" w:rsidP="00C816C3">
            <w:pPr>
              <w:pStyle w:val="Compact"/>
            </w:pPr>
            <w:r>
              <w:rPr>
                <w:i/>
                <w:iCs/>
              </w:rPr>
              <w:t>2</w:t>
            </w:r>
          </w:p>
        </w:tc>
        <w:tc>
          <w:tcPr>
            <w:tcW w:w="0" w:type="auto"/>
          </w:tcPr>
          <w:p w14:paraId="43399B1C" w14:textId="77777777" w:rsidR="00735BB8" w:rsidRDefault="00735BB8" w:rsidP="00C816C3">
            <w:pPr>
              <w:pStyle w:val="Compact"/>
            </w:pPr>
            <w:r>
              <w:rPr>
                <w:i/>
                <w:iCs/>
              </w:rPr>
              <w:t>8 GB</w:t>
            </w:r>
          </w:p>
        </w:tc>
        <w:tc>
          <w:tcPr>
            <w:tcW w:w="0" w:type="auto"/>
          </w:tcPr>
          <w:p w14:paraId="14005E89" w14:textId="77777777" w:rsidR="00735BB8" w:rsidRDefault="00735BB8" w:rsidP="00C816C3">
            <w:pPr>
              <w:pStyle w:val="Compact"/>
            </w:pPr>
            <w:r>
              <w:rPr>
                <w:i/>
                <w:iCs/>
              </w:rPr>
              <w:t>2 disks / 210 GB</w:t>
            </w:r>
          </w:p>
        </w:tc>
        <w:tc>
          <w:tcPr>
            <w:tcW w:w="0" w:type="auto"/>
          </w:tcPr>
          <w:p w14:paraId="6D376DAE" w14:textId="77777777" w:rsidR="00735BB8" w:rsidRDefault="00735BB8" w:rsidP="00C816C3">
            <w:pPr>
              <w:pStyle w:val="Compact"/>
            </w:pPr>
            <w:r>
              <w:rPr>
                <w:i/>
                <w:iCs/>
              </w:rPr>
              <w:t>Low% average</w:t>
            </w:r>
          </w:p>
        </w:tc>
        <w:tc>
          <w:tcPr>
            <w:tcW w:w="0" w:type="auto"/>
          </w:tcPr>
          <w:p w14:paraId="0277AA18" w14:textId="77777777" w:rsidR="00735BB8" w:rsidRDefault="00735BB8" w:rsidP="00C816C3">
            <w:pPr>
              <w:pStyle w:val="Compact"/>
            </w:pPr>
            <w:r>
              <w:rPr>
                <w:i/>
                <w:iCs/>
              </w:rPr>
              <w:t>Moderate% average</w:t>
            </w:r>
          </w:p>
        </w:tc>
        <w:tc>
          <w:tcPr>
            <w:tcW w:w="0" w:type="auto"/>
          </w:tcPr>
          <w:p w14:paraId="43C51430" w14:textId="77777777" w:rsidR="00735BB8" w:rsidRDefault="00735BB8" w:rsidP="00C816C3">
            <w:pPr>
              <w:pStyle w:val="Compact"/>
            </w:pPr>
            <w:r>
              <w:rPr>
                <w:i/>
                <w:iCs/>
              </w:rPr>
              <w:t>Moderate% storage utilization</w:t>
            </w:r>
          </w:p>
        </w:tc>
      </w:tr>
      <w:tr w:rsidR="00735BB8" w14:paraId="61E63884" w14:textId="77777777" w:rsidTr="00C816C3">
        <w:trPr>
          <w:gridAfter w:val="1"/>
          <w:trHeight w:val="499"/>
        </w:trPr>
        <w:tc>
          <w:tcPr>
            <w:tcW w:w="0" w:type="auto"/>
          </w:tcPr>
          <w:p w14:paraId="0E56CA64" w14:textId="77777777" w:rsidR="00735BB8" w:rsidRDefault="00735BB8" w:rsidP="00C816C3">
            <w:pPr>
              <w:pStyle w:val="Compact"/>
            </w:pPr>
            <w:r>
              <w:rPr>
                <w:i/>
                <w:iCs/>
              </w:rPr>
              <w:t>LSUTILPRD101</w:t>
            </w:r>
          </w:p>
        </w:tc>
        <w:tc>
          <w:tcPr>
            <w:tcW w:w="0" w:type="auto"/>
          </w:tcPr>
          <w:p w14:paraId="329F1B19" w14:textId="77777777" w:rsidR="00735BB8" w:rsidRDefault="00735BB8" w:rsidP="00C816C3">
            <w:pPr>
              <w:pStyle w:val="Compact"/>
            </w:pPr>
            <w:r>
              <w:rPr>
                <w:i/>
                <w:iCs/>
              </w:rPr>
              <w:t>4</w:t>
            </w:r>
          </w:p>
        </w:tc>
        <w:tc>
          <w:tcPr>
            <w:tcW w:w="0" w:type="auto"/>
          </w:tcPr>
          <w:p w14:paraId="1CDF4D79" w14:textId="77777777" w:rsidR="00735BB8" w:rsidRDefault="00735BB8" w:rsidP="00C816C3">
            <w:pPr>
              <w:pStyle w:val="Compact"/>
            </w:pPr>
            <w:r>
              <w:rPr>
                <w:i/>
                <w:iCs/>
              </w:rPr>
              <w:t>32 GB</w:t>
            </w:r>
          </w:p>
        </w:tc>
        <w:tc>
          <w:tcPr>
            <w:tcW w:w="0" w:type="auto"/>
          </w:tcPr>
          <w:p w14:paraId="3DABE80F" w14:textId="77777777" w:rsidR="00735BB8" w:rsidRDefault="00735BB8" w:rsidP="00C816C3">
            <w:pPr>
              <w:pStyle w:val="Compact"/>
            </w:pPr>
            <w:r>
              <w:rPr>
                <w:i/>
                <w:iCs/>
              </w:rPr>
              <w:t>2 disks / 550 GB</w:t>
            </w:r>
          </w:p>
        </w:tc>
        <w:tc>
          <w:tcPr>
            <w:tcW w:w="0" w:type="auto"/>
          </w:tcPr>
          <w:p w14:paraId="06F25DC5" w14:textId="77777777" w:rsidR="00735BB8" w:rsidRDefault="00735BB8" w:rsidP="00C816C3">
            <w:pPr>
              <w:pStyle w:val="Compact"/>
            </w:pPr>
            <w:r>
              <w:rPr>
                <w:i/>
                <w:iCs/>
              </w:rPr>
              <w:t>Low% average</w:t>
            </w:r>
          </w:p>
        </w:tc>
        <w:tc>
          <w:tcPr>
            <w:tcW w:w="0" w:type="auto"/>
          </w:tcPr>
          <w:p w14:paraId="1B040BA3" w14:textId="77777777" w:rsidR="00735BB8" w:rsidRDefault="00735BB8" w:rsidP="00C816C3">
            <w:pPr>
              <w:pStyle w:val="Compact"/>
            </w:pPr>
            <w:r>
              <w:rPr>
                <w:i/>
                <w:iCs/>
              </w:rPr>
              <w:t>Moderate% average</w:t>
            </w:r>
          </w:p>
        </w:tc>
        <w:tc>
          <w:tcPr>
            <w:tcW w:w="0" w:type="auto"/>
          </w:tcPr>
          <w:p w14:paraId="053F211E" w14:textId="77777777" w:rsidR="00735BB8" w:rsidRDefault="00735BB8" w:rsidP="00C816C3">
            <w:pPr>
              <w:pStyle w:val="Compact"/>
            </w:pPr>
            <w:r>
              <w:rPr>
                <w:i/>
                <w:iCs/>
              </w:rPr>
              <w:t>Low% storage utilization</w:t>
            </w:r>
          </w:p>
        </w:tc>
      </w:tr>
      <w:tr w:rsidR="00735BB8" w14:paraId="6C6D1322" w14:textId="77777777" w:rsidTr="00C816C3">
        <w:trPr>
          <w:gridAfter w:val="1"/>
          <w:trHeight w:val="499"/>
        </w:trPr>
        <w:tc>
          <w:tcPr>
            <w:tcW w:w="0" w:type="auto"/>
          </w:tcPr>
          <w:p w14:paraId="5812F7C5" w14:textId="77777777" w:rsidR="00735BB8" w:rsidRDefault="00735BB8" w:rsidP="00C816C3">
            <w:pPr>
              <w:pStyle w:val="Compact"/>
            </w:pPr>
            <w:r>
              <w:rPr>
                <w:i/>
                <w:iCs/>
              </w:rPr>
              <w:t>LXUTILPRD101</w:t>
            </w:r>
          </w:p>
        </w:tc>
        <w:tc>
          <w:tcPr>
            <w:tcW w:w="0" w:type="auto"/>
          </w:tcPr>
          <w:p w14:paraId="6AB815E8" w14:textId="77777777" w:rsidR="00735BB8" w:rsidRDefault="00735BB8" w:rsidP="00C816C3">
            <w:pPr>
              <w:pStyle w:val="Compact"/>
            </w:pPr>
            <w:r>
              <w:rPr>
                <w:i/>
                <w:iCs/>
              </w:rPr>
              <w:t>4</w:t>
            </w:r>
          </w:p>
        </w:tc>
        <w:tc>
          <w:tcPr>
            <w:tcW w:w="0" w:type="auto"/>
          </w:tcPr>
          <w:p w14:paraId="332D6137" w14:textId="77777777" w:rsidR="00735BB8" w:rsidRDefault="00735BB8" w:rsidP="00C816C3">
            <w:pPr>
              <w:pStyle w:val="Compact"/>
            </w:pPr>
            <w:r>
              <w:rPr>
                <w:i/>
                <w:iCs/>
              </w:rPr>
              <w:t>32 GB</w:t>
            </w:r>
          </w:p>
        </w:tc>
        <w:tc>
          <w:tcPr>
            <w:tcW w:w="0" w:type="auto"/>
          </w:tcPr>
          <w:p w14:paraId="6EF73F16" w14:textId="77777777" w:rsidR="00735BB8" w:rsidRDefault="00735BB8" w:rsidP="00C816C3">
            <w:pPr>
              <w:pStyle w:val="Compact"/>
            </w:pPr>
            <w:r>
              <w:rPr>
                <w:i/>
                <w:iCs/>
              </w:rPr>
              <w:t>2 disks / 280 GB</w:t>
            </w:r>
          </w:p>
        </w:tc>
        <w:tc>
          <w:tcPr>
            <w:tcW w:w="0" w:type="auto"/>
          </w:tcPr>
          <w:p w14:paraId="1E3C3378" w14:textId="77777777" w:rsidR="00735BB8" w:rsidRDefault="00735BB8" w:rsidP="00C816C3">
            <w:pPr>
              <w:pStyle w:val="Compact"/>
            </w:pPr>
            <w:r>
              <w:rPr>
                <w:i/>
                <w:iCs/>
              </w:rPr>
              <w:t>Low% average</w:t>
            </w:r>
          </w:p>
        </w:tc>
        <w:tc>
          <w:tcPr>
            <w:tcW w:w="0" w:type="auto"/>
          </w:tcPr>
          <w:p w14:paraId="068F3B78" w14:textId="77777777" w:rsidR="00735BB8" w:rsidRDefault="00735BB8" w:rsidP="00C816C3">
            <w:pPr>
              <w:pStyle w:val="Compact"/>
            </w:pPr>
            <w:r>
              <w:rPr>
                <w:i/>
                <w:iCs/>
              </w:rPr>
              <w:t>Low% average</w:t>
            </w:r>
          </w:p>
        </w:tc>
        <w:tc>
          <w:tcPr>
            <w:tcW w:w="0" w:type="auto"/>
          </w:tcPr>
          <w:p w14:paraId="3FE918E6" w14:textId="77777777" w:rsidR="00735BB8" w:rsidRDefault="00735BB8" w:rsidP="00C816C3">
            <w:pPr>
              <w:pStyle w:val="Compact"/>
            </w:pPr>
            <w:r>
              <w:rPr>
                <w:i/>
                <w:iCs/>
              </w:rPr>
              <w:t>Low% storage utilization</w:t>
            </w:r>
          </w:p>
        </w:tc>
      </w:tr>
      <w:tr w:rsidR="00735BB8" w14:paraId="0A164567" w14:textId="77777777" w:rsidTr="00C816C3">
        <w:trPr>
          <w:gridAfter w:val="1"/>
          <w:trHeight w:val="499"/>
        </w:trPr>
        <w:tc>
          <w:tcPr>
            <w:tcW w:w="0" w:type="auto"/>
          </w:tcPr>
          <w:p w14:paraId="2F83E88D" w14:textId="77777777" w:rsidR="00735BB8" w:rsidRDefault="00735BB8" w:rsidP="00C816C3">
            <w:pPr>
              <w:pStyle w:val="Compact"/>
            </w:pPr>
            <w:r>
              <w:rPr>
                <w:i/>
                <w:iCs/>
              </w:rPr>
              <w:t>MSCOREOSPRD101</w:t>
            </w:r>
          </w:p>
        </w:tc>
        <w:tc>
          <w:tcPr>
            <w:tcW w:w="0" w:type="auto"/>
          </w:tcPr>
          <w:p w14:paraId="727D43F5" w14:textId="77777777" w:rsidR="00735BB8" w:rsidRDefault="00735BB8" w:rsidP="00C816C3">
            <w:pPr>
              <w:pStyle w:val="Compact"/>
            </w:pPr>
            <w:r>
              <w:rPr>
                <w:i/>
                <w:iCs/>
              </w:rPr>
              <w:t>2</w:t>
            </w:r>
          </w:p>
        </w:tc>
        <w:tc>
          <w:tcPr>
            <w:tcW w:w="0" w:type="auto"/>
          </w:tcPr>
          <w:p w14:paraId="4AA50CEF" w14:textId="77777777" w:rsidR="00735BB8" w:rsidRDefault="00735BB8" w:rsidP="00C816C3">
            <w:pPr>
              <w:pStyle w:val="Compact"/>
            </w:pPr>
            <w:r>
              <w:rPr>
                <w:i/>
                <w:iCs/>
              </w:rPr>
              <w:t>4 GB</w:t>
            </w:r>
          </w:p>
        </w:tc>
        <w:tc>
          <w:tcPr>
            <w:tcW w:w="0" w:type="auto"/>
          </w:tcPr>
          <w:p w14:paraId="38EDFB46" w14:textId="77777777" w:rsidR="00735BB8" w:rsidRDefault="00735BB8" w:rsidP="00C816C3">
            <w:pPr>
              <w:pStyle w:val="Compact"/>
            </w:pPr>
            <w:r>
              <w:rPr>
                <w:i/>
                <w:iCs/>
              </w:rPr>
              <w:t>1 disks / 40 GB</w:t>
            </w:r>
          </w:p>
        </w:tc>
        <w:tc>
          <w:tcPr>
            <w:tcW w:w="0" w:type="auto"/>
          </w:tcPr>
          <w:p w14:paraId="1CCD8D17" w14:textId="77777777" w:rsidR="00735BB8" w:rsidRDefault="00735BB8" w:rsidP="00C816C3">
            <w:pPr>
              <w:pStyle w:val="Compact"/>
            </w:pPr>
            <w:r>
              <w:rPr>
                <w:i/>
                <w:iCs/>
              </w:rPr>
              <w:t>High% average</w:t>
            </w:r>
          </w:p>
        </w:tc>
        <w:tc>
          <w:tcPr>
            <w:tcW w:w="0" w:type="auto"/>
          </w:tcPr>
          <w:p w14:paraId="14AA6AF9" w14:textId="77777777" w:rsidR="00735BB8" w:rsidRDefault="00735BB8" w:rsidP="00C816C3">
            <w:pPr>
              <w:pStyle w:val="Compact"/>
            </w:pPr>
            <w:r>
              <w:rPr>
                <w:i/>
                <w:iCs/>
              </w:rPr>
              <w:t>Moderate% average</w:t>
            </w:r>
          </w:p>
        </w:tc>
        <w:tc>
          <w:tcPr>
            <w:tcW w:w="0" w:type="auto"/>
          </w:tcPr>
          <w:p w14:paraId="68D68E19" w14:textId="77777777" w:rsidR="00735BB8" w:rsidRDefault="00735BB8" w:rsidP="00C816C3">
            <w:pPr>
              <w:pStyle w:val="Compact"/>
            </w:pPr>
            <w:r>
              <w:rPr>
                <w:i/>
                <w:iCs/>
              </w:rPr>
              <w:t>Moderate% storage utilization</w:t>
            </w:r>
          </w:p>
        </w:tc>
      </w:tr>
      <w:tr w:rsidR="00735BB8" w14:paraId="73843E95" w14:textId="77777777" w:rsidTr="00C816C3">
        <w:trPr>
          <w:gridAfter w:val="1"/>
          <w:trHeight w:val="499"/>
        </w:trPr>
        <w:tc>
          <w:tcPr>
            <w:tcW w:w="0" w:type="auto"/>
          </w:tcPr>
          <w:p w14:paraId="13713E9D" w14:textId="77777777" w:rsidR="00735BB8" w:rsidRDefault="00735BB8" w:rsidP="00C816C3">
            <w:pPr>
              <w:pStyle w:val="Compact"/>
            </w:pPr>
            <w:r>
              <w:rPr>
                <w:i/>
                <w:iCs/>
              </w:rPr>
              <w:t>NETBACKUPPRD101</w:t>
            </w:r>
          </w:p>
        </w:tc>
        <w:tc>
          <w:tcPr>
            <w:tcW w:w="0" w:type="auto"/>
          </w:tcPr>
          <w:p w14:paraId="7A7BB75E" w14:textId="77777777" w:rsidR="00735BB8" w:rsidRDefault="00735BB8" w:rsidP="00C816C3">
            <w:pPr>
              <w:pStyle w:val="Compact"/>
            </w:pPr>
            <w:r>
              <w:rPr>
                <w:i/>
                <w:iCs/>
              </w:rPr>
              <w:t>4</w:t>
            </w:r>
          </w:p>
        </w:tc>
        <w:tc>
          <w:tcPr>
            <w:tcW w:w="0" w:type="auto"/>
          </w:tcPr>
          <w:p w14:paraId="77368309" w14:textId="77777777" w:rsidR="00735BB8" w:rsidRDefault="00735BB8" w:rsidP="00C816C3">
            <w:pPr>
              <w:pStyle w:val="Compact"/>
            </w:pPr>
            <w:r>
              <w:rPr>
                <w:i/>
                <w:iCs/>
              </w:rPr>
              <w:t>16 GB</w:t>
            </w:r>
          </w:p>
        </w:tc>
        <w:tc>
          <w:tcPr>
            <w:tcW w:w="0" w:type="auto"/>
          </w:tcPr>
          <w:p w14:paraId="014DF413" w14:textId="77777777" w:rsidR="00735BB8" w:rsidRDefault="00735BB8" w:rsidP="00C816C3">
            <w:pPr>
              <w:pStyle w:val="Compact"/>
            </w:pPr>
            <w:r>
              <w:rPr>
                <w:i/>
                <w:iCs/>
              </w:rPr>
              <w:t>2 disks / 1330 GB</w:t>
            </w:r>
          </w:p>
        </w:tc>
        <w:tc>
          <w:tcPr>
            <w:tcW w:w="0" w:type="auto"/>
          </w:tcPr>
          <w:p w14:paraId="26991D7F" w14:textId="77777777" w:rsidR="00735BB8" w:rsidRDefault="00735BB8" w:rsidP="00C816C3">
            <w:pPr>
              <w:pStyle w:val="Compact"/>
            </w:pPr>
            <w:r>
              <w:rPr>
                <w:i/>
                <w:iCs/>
              </w:rPr>
              <w:t>Low% average</w:t>
            </w:r>
          </w:p>
        </w:tc>
        <w:tc>
          <w:tcPr>
            <w:tcW w:w="0" w:type="auto"/>
          </w:tcPr>
          <w:p w14:paraId="5B0D6B80" w14:textId="77777777" w:rsidR="00735BB8" w:rsidRDefault="00735BB8" w:rsidP="00C816C3">
            <w:pPr>
              <w:pStyle w:val="Compact"/>
            </w:pPr>
            <w:r>
              <w:rPr>
                <w:i/>
                <w:iCs/>
              </w:rPr>
              <w:t>Low% average</w:t>
            </w:r>
          </w:p>
        </w:tc>
        <w:tc>
          <w:tcPr>
            <w:tcW w:w="0" w:type="auto"/>
          </w:tcPr>
          <w:p w14:paraId="2CE1F517" w14:textId="77777777" w:rsidR="00735BB8" w:rsidRDefault="00735BB8" w:rsidP="00C816C3">
            <w:pPr>
              <w:pStyle w:val="Compact"/>
            </w:pPr>
            <w:r>
              <w:rPr>
                <w:i/>
                <w:iCs/>
              </w:rPr>
              <w:t>High% storage utilization</w:t>
            </w:r>
          </w:p>
        </w:tc>
      </w:tr>
      <w:tr w:rsidR="00735BB8" w14:paraId="06181652" w14:textId="77777777" w:rsidTr="00C816C3">
        <w:trPr>
          <w:gridAfter w:val="1"/>
          <w:trHeight w:val="499"/>
        </w:trPr>
        <w:tc>
          <w:tcPr>
            <w:tcW w:w="0" w:type="auto"/>
          </w:tcPr>
          <w:p w14:paraId="3361C20E" w14:textId="77777777" w:rsidR="00735BB8" w:rsidRDefault="00735BB8" w:rsidP="00C816C3">
            <w:pPr>
              <w:pStyle w:val="Compact"/>
            </w:pPr>
            <w:r>
              <w:rPr>
                <w:i/>
                <w:iCs/>
              </w:rPr>
              <w:t>OIMTST101</w:t>
            </w:r>
          </w:p>
        </w:tc>
        <w:tc>
          <w:tcPr>
            <w:tcW w:w="0" w:type="auto"/>
          </w:tcPr>
          <w:p w14:paraId="485E6A87" w14:textId="77777777" w:rsidR="00735BB8" w:rsidRDefault="00735BB8" w:rsidP="00C816C3">
            <w:pPr>
              <w:pStyle w:val="Compact"/>
            </w:pPr>
            <w:r>
              <w:rPr>
                <w:i/>
                <w:iCs/>
              </w:rPr>
              <w:t>4</w:t>
            </w:r>
          </w:p>
        </w:tc>
        <w:tc>
          <w:tcPr>
            <w:tcW w:w="0" w:type="auto"/>
          </w:tcPr>
          <w:p w14:paraId="692995E8" w14:textId="77777777" w:rsidR="00735BB8" w:rsidRDefault="00735BB8" w:rsidP="00C816C3">
            <w:pPr>
              <w:pStyle w:val="Compact"/>
            </w:pPr>
            <w:r>
              <w:rPr>
                <w:i/>
                <w:iCs/>
              </w:rPr>
              <w:t>8 GB</w:t>
            </w:r>
          </w:p>
        </w:tc>
        <w:tc>
          <w:tcPr>
            <w:tcW w:w="0" w:type="auto"/>
          </w:tcPr>
          <w:p w14:paraId="7B68CF74" w14:textId="77777777" w:rsidR="00735BB8" w:rsidRDefault="00735BB8" w:rsidP="00C816C3">
            <w:pPr>
              <w:pStyle w:val="Compact"/>
            </w:pPr>
            <w:r>
              <w:rPr>
                <w:i/>
                <w:iCs/>
              </w:rPr>
              <w:t>1 disks / 80 GB</w:t>
            </w:r>
          </w:p>
        </w:tc>
        <w:tc>
          <w:tcPr>
            <w:tcW w:w="0" w:type="auto"/>
          </w:tcPr>
          <w:p w14:paraId="7EEB7DBD" w14:textId="77777777" w:rsidR="00735BB8" w:rsidRDefault="00735BB8" w:rsidP="00C816C3">
            <w:pPr>
              <w:pStyle w:val="Compact"/>
            </w:pPr>
            <w:r>
              <w:rPr>
                <w:i/>
                <w:iCs/>
              </w:rPr>
              <w:t>Low% average</w:t>
            </w:r>
          </w:p>
        </w:tc>
        <w:tc>
          <w:tcPr>
            <w:tcW w:w="0" w:type="auto"/>
          </w:tcPr>
          <w:p w14:paraId="2B43AB61" w14:textId="77777777" w:rsidR="00735BB8" w:rsidRDefault="00735BB8" w:rsidP="00C816C3">
            <w:pPr>
              <w:pStyle w:val="Compact"/>
            </w:pPr>
            <w:r>
              <w:rPr>
                <w:i/>
                <w:iCs/>
              </w:rPr>
              <w:t>Moderate% average</w:t>
            </w:r>
          </w:p>
        </w:tc>
        <w:tc>
          <w:tcPr>
            <w:tcW w:w="0" w:type="auto"/>
          </w:tcPr>
          <w:p w14:paraId="5E127B7B" w14:textId="77777777" w:rsidR="00735BB8" w:rsidRDefault="00735BB8" w:rsidP="00C816C3">
            <w:pPr>
              <w:pStyle w:val="Compact"/>
            </w:pPr>
            <w:r>
              <w:rPr>
                <w:i/>
                <w:iCs/>
              </w:rPr>
              <w:t>High% storage utilization</w:t>
            </w:r>
          </w:p>
        </w:tc>
      </w:tr>
      <w:tr w:rsidR="00735BB8" w14:paraId="11ED08A7" w14:textId="77777777" w:rsidTr="00C816C3">
        <w:trPr>
          <w:trHeight w:val="512"/>
        </w:trPr>
        <w:tc>
          <w:tcPr>
            <w:tcW w:w="0" w:type="auto"/>
          </w:tcPr>
          <w:p w14:paraId="651D0C32" w14:textId="77777777" w:rsidR="00735BB8" w:rsidRDefault="00735BB8" w:rsidP="00C816C3">
            <w:pPr>
              <w:pStyle w:val="Compact"/>
            </w:pPr>
            <w:r>
              <w:rPr>
                <w:i/>
                <w:iCs/>
              </w:rPr>
              <w:t>OIMTST102</w:t>
            </w:r>
          </w:p>
        </w:tc>
        <w:tc>
          <w:tcPr>
            <w:tcW w:w="0" w:type="auto"/>
          </w:tcPr>
          <w:p w14:paraId="2669D426" w14:textId="77777777" w:rsidR="00735BB8" w:rsidRDefault="00735BB8" w:rsidP="00C816C3">
            <w:pPr>
              <w:pStyle w:val="Compact"/>
            </w:pPr>
            <w:r>
              <w:rPr>
                <w:i/>
                <w:iCs/>
              </w:rPr>
              <w:t>2</w:t>
            </w:r>
          </w:p>
        </w:tc>
        <w:tc>
          <w:tcPr>
            <w:tcW w:w="0" w:type="auto"/>
          </w:tcPr>
          <w:p w14:paraId="44FC848E" w14:textId="77777777" w:rsidR="00735BB8" w:rsidRDefault="00735BB8" w:rsidP="00C816C3">
            <w:pPr>
              <w:pStyle w:val="Compact"/>
            </w:pPr>
            <w:r>
              <w:rPr>
                <w:i/>
                <w:iCs/>
              </w:rPr>
              <w:t>8 GB</w:t>
            </w:r>
          </w:p>
        </w:tc>
        <w:tc>
          <w:tcPr>
            <w:tcW w:w="0" w:type="auto"/>
          </w:tcPr>
          <w:p w14:paraId="267611C1" w14:textId="77777777" w:rsidR="00735BB8" w:rsidRDefault="00735BB8" w:rsidP="00C816C3">
            <w:pPr>
              <w:pStyle w:val="Compact"/>
            </w:pPr>
            <w:r>
              <w:rPr>
                <w:i/>
                <w:iCs/>
              </w:rPr>
              <w:t>1 disks / 80 GB</w:t>
            </w:r>
          </w:p>
        </w:tc>
        <w:tc>
          <w:tcPr>
            <w:tcW w:w="0" w:type="auto"/>
          </w:tcPr>
          <w:p w14:paraId="1A93EE9C" w14:textId="77777777" w:rsidR="00735BB8" w:rsidRDefault="00735BB8" w:rsidP="00C816C3">
            <w:pPr>
              <w:pStyle w:val="Compact"/>
            </w:pPr>
            <w:r>
              <w:rPr>
                <w:i/>
                <w:iCs/>
              </w:rPr>
              <w:t>Low% average</w:t>
            </w:r>
          </w:p>
        </w:tc>
        <w:tc>
          <w:tcPr>
            <w:tcW w:w="0" w:type="auto"/>
          </w:tcPr>
          <w:p w14:paraId="383593D0" w14:textId="77777777" w:rsidR="00735BB8" w:rsidRDefault="00735BB8" w:rsidP="00C816C3">
            <w:pPr>
              <w:pStyle w:val="Compact"/>
            </w:pPr>
            <w:r>
              <w:rPr>
                <w:i/>
                <w:iCs/>
              </w:rPr>
              <w:t>Moderate% average</w:t>
            </w:r>
          </w:p>
        </w:tc>
        <w:tc>
          <w:tcPr>
            <w:tcW w:w="0" w:type="auto"/>
          </w:tcPr>
          <w:p w14:paraId="7A7474CA" w14:textId="77777777" w:rsidR="00735BB8" w:rsidRDefault="00735BB8" w:rsidP="00C816C3">
            <w:pPr>
              <w:pStyle w:val="Compact"/>
            </w:pPr>
            <w:r>
              <w:rPr>
                <w:i/>
                <w:iCs/>
              </w:rPr>
              <w:t>High% storage utilization</w:t>
            </w:r>
          </w:p>
        </w:tc>
        <w:tc>
          <w:tcPr>
            <w:tcW w:w="0" w:type="auto"/>
          </w:tcPr>
          <w:p w14:paraId="60B16E9B" w14:textId="77777777" w:rsidR="00735BB8" w:rsidRDefault="00735BB8" w:rsidP="00C816C3">
            <w:pPr>
              <w:pStyle w:val="Compact"/>
              <w:rPr>
                <w:i/>
                <w:iCs/>
                <w:strike/>
                <w:rPrChange w:id="16" w:author="Syed Ahmed" w:date="2026-09-16T14:49:00Z">
                  <w:rPr/>
                </w:rPrChange>
              </w:rPr>
            </w:pPr>
          </w:p>
        </w:tc>
      </w:tr>
      <w:tr w:rsidR="00735BB8" w14:paraId="5022297C" w14:textId="77777777" w:rsidTr="00C816C3">
        <w:trPr>
          <w:trHeight w:val="499"/>
        </w:trPr>
        <w:tc>
          <w:tcPr>
            <w:tcW w:w="0" w:type="auto"/>
          </w:tcPr>
          <w:p w14:paraId="4D71A810" w14:textId="77777777" w:rsidR="00735BB8" w:rsidRDefault="00735BB8" w:rsidP="00C816C3">
            <w:pPr>
              <w:pStyle w:val="Compact"/>
            </w:pPr>
            <w:r>
              <w:rPr>
                <w:i/>
                <w:iCs/>
              </w:rPr>
              <w:t>SECADMUTLPRD101</w:t>
            </w:r>
          </w:p>
        </w:tc>
        <w:tc>
          <w:tcPr>
            <w:tcW w:w="0" w:type="auto"/>
          </w:tcPr>
          <w:p w14:paraId="1C494CE6" w14:textId="77777777" w:rsidR="00735BB8" w:rsidRDefault="00735BB8" w:rsidP="00C816C3">
            <w:pPr>
              <w:pStyle w:val="Compact"/>
            </w:pPr>
            <w:r>
              <w:rPr>
                <w:i/>
                <w:iCs/>
              </w:rPr>
              <w:t>2</w:t>
            </w:r>
          </w:p>
        </w:tc>
        <w:tc>
          <w:tcPr>
            <w:tcW w:w="0" w:type="auto"/>
          </w:tcPr>
          <w:p w14:paraId="4317DA4A" w14:textId="77777777" w:rsidR="00735BB8" w:rsidRDefault="00735BB8" w:rsidP="00C816C3">
            <w:pPr>
              <w:pStyle w:val="Compact"/>
            </w:pPr>
            <w:r>
              <w:rPr>
                <w:i/>
                <w:iCs/>
              </w:rPr>
              <w:t>32 GB</w:t>
            </w:r>
          </w:p>
        </w:tc>
        <w:tc>
          <w:tcPr>
            <w:tcW w:w="0" w:type="auto"/>
          </w:tcPr>
          <w:p w14:paraId="051E0E58" w14:textId="77777777" w:rsidR="00735BB8" w:rsidRDefault="00735BB8" w:rsidP="00C816C3">
            <w:pPr>
              <w:pStyle w:val="Compact"/>
            </w:pPr>
            <w:r>
              <w:rPr>
                <w:i/>
                <w:iCs/>
              </w:rPr>
              <w:t>1 disks / 100 GB</w:t>
            </w:r>
          </w:p>
        </w:tc>
        <w:tc>
          <w:tcPr>
            <w:tcW w:w="0" w:type="auto"/>
          </w:tcPr>
          <w:p w14:paraId="6D19080E" w14:textId="77777777" w:rsidR="00735BB8" w:rsidRDefault="00735BB8" w:rsidP="00C816C3">
            <w:pPr>
              <w:pStyle w:val="Compact"/>
            </w:pPr>
            <w:r>
              <w:rPr>
                <w:i/>
                <w:iCs/>
              </w:rPr>
              <w:t>Low% average</w:t>
            </w:r>
          </w:p>
        </w:tc>
        <w:tc>
          <w:tcPr>
            <w:tcW w:w="0" w:type="auto"/>
          </w:tcPr>
          <w:p w14:paraId="7456E2DD" w14:textId="77777777" w:rsidR="00735BB8" w:rsidRDefault="00735BB8" w:rsidP="00C816C3">
            <w:pPr>
              <w:pStyle w:val="Compact"/>
            </w:pPr>
            <w:r>
              <w:rPr>
                <w:i/>
                <w:iCs/>
              </w:rPr>
              <w:t>Moderate% average</w:t>
            </w:r>
          </w:p>
        </w:tc>
        <w:tc>
          <w:tcPr>
            <w:tcW w:w="0" w:type="auto"/>
          </w:tcPr>
          <w:p w14:paraId="444A3A23" w14:textId="77777777" w:rsidR="00735BB8" w:rsidRDefault="00735BB8" w:rsidP="00C816C3">
            <w:pPr>
              <w:pStyle w:val="Compact"/>
            </w:pPr>
            <w:r>
              <w:rPr>
                <w:i/>
                <w:iCs/>
              </w:rPr>
              <w:t>High% storage utilization</w:t>
            </w:r>
          </w:p>
        </w:tc>
        <w:tc>
          <w:tcPr>
            <w:tcW w:w="0" w:type="auto"/>
          </w:tcPr>
          <w:p w14:paraId="6EA5224F" w14:textId="77777777" w:rsidR="00735BB8" w:rsidRDefault="00735BB8" w:rsidP="00C816C3">
            <w:pPr>
              <w:pStyle w:val="Compact"/>
              <w:rPr>
                <w:i/>
                <w:iCs/>
                <w:strike/>
                <w:rPrChange w:id="17" w:author="Syed Ahmed" w:date="2026-09-16T14:49:00Z">
                  <w:rPr/>
                </w:rPrChange>
              </w:rPr>
            </w:pPr>
          </w:p>
        </w:tc>
      </w:tr>
    </w:tbl>
    <w:p w14:paraId="796FA3AC" w14:textId="513235AD" w:rsidR="00735BB8" w:rsidRPr="00312197" w:rsidRDefault="00735BB8" w:rsidP="00312197">
      <w:pPr>
        <w:pStyle w:val="BodyText"/>
        <w:rPr>
          <w:b/>
          <w:bCs/>
          <w:sz w:val="16"/>
          <w:szCs w:val="16"/>
        </w:rPr>
        <w:sectPr w:rsidR="00735BB8" w:rsidRPr="00312197">
          <w:headerReference w:type="default" r:id="rId20"/>
          <w:footerReference w:type="default" r:id="rId21"/>
          <w:pgSz w:w="12240" w:h="15840"/>
          <w:pgMar w:top="1440" w:right="1440" w:bottom="1440" w:left="630" w:header="720" w:footer="620" w:gutter="0"/>
          <w:cols w:space="720"/>
        </w:sectPr>
      </w:pPr>
    </w:p>
    <w:p w14:paraId="00B9285D" w14:textId="0CA173BF" w:rsidR="00DD6E75" w:rsidRPr="00DD6E75" w:rsidRDefault="00DD6E75" w:rsidP="00DD6E75">
      <w:pPr>
        <w:pStyle w:val="Heading2"/>
      </w:pPr>
      <w:r w:rsidRPr="00DD6E75">
        <w:lastRenderedPageBreak/>
        <w:t>4.</w:t>
      </w:r>
      <w:r w:rsidR="00C05C87">
        <w:t>4</w:t>
      </w:r>
      <w:r w:rsidRPr="00DD6E75">
        <w:t xml:space="preserve"> Network</w:t>
      </w:r>
    </w:p>
    <w:p w14:paraId="03DB9B25" w14:textId="44E62936" w:rsidR="00DD6E75" w:rsidRDefault="00DD6E75" w:rsidP="00DD6E75">
      <w:pPr>
        <w:pStyle w:val="Compact"/>
        <w:rPr>
          <w:rFonts w:asciiTheme="minorHAnsi" w:hAnsiTheme="minorHAnsi" w:cstheme="minorBidi"/>
          <w:sz w:val="19"/>
          <w:szCs w:val="19"/>
        </w:rPr>
      </w:pPr>
      <w:r w:rsidRPr="00DD6E75">
        <w:rPr>
          <w:rFonts w:asciiTheme="minorHAnsi" w:hAnsiTheme="minorHAnsi" w:cstheme="minorBidi"/>
          <w:sz w:val="19"/>
          <w:szCs w:val="19"/>
        </w:rPr>
        <w:t>The Utility servers are administrative jump boxes accessed directly through RDP. Utility does not use a load balancer, shared virtual IP address, shared application URL, or dedicated Utility VPN. On-premises users connect through the existing ExpressRoute path, while remote users connect through Zscaler. No static-IP dependency has been confirmed.</w:t>
      </w:r>
    </w:p>
    <w:p w14:paraId="0F3149AB" w14:textId="77777777" w:rsidR="00395319" w:rsidRDefault="00395319" w:rsidP="00DD6E75">
      <w:pPr>
        <w:pStyle w:val="Compact"/>
        <w:rPr>
          <w:sz w:val="19"/>
          <w:szCs w:val="19"/>
        </w:rPr>
      </w:pPr>
    </w:p>
    <w:p w14:paraId="72A83858" w14:textId="77777777" w:rsidR="00395319" w:rsidRPr="00DD6E75" w:rsidRDefault="00395319" w:rsidP="00DD6E75">
      <w:pPr>
        <w:pStyle w:val="Compact"/>
      </w:pPr>
    </w:p>
    <w:tbl>
      <w:tblPr>
        <w:tblStyle w:val="Table"/>
        <w:tblW w:w="5000" w:type="pct"/>
        <w:tblLook w:val="0020" w:firstRow="1" w:lastRow="0" w:firstColumn="0" w:lastColumn="0" w:noHBand="0" w:noVBand="0"/>
      </w:tblPr>
      <w:tblGrid>
        <w:gridCol w:w="1520"/>
        <w:gridCol w:w="11440"/>
      </w:tblGrid>
      <w:tr w:rsidR="00DD6E75" w:rsidRPr="00DD6E75" w14:paraId="00E2074E" w14:textId="77777777" w:rsidTr="00C816C3">
        <w:trPr>
          <w:cnfStyle w:val="100000000000" w:firstRow="1" w:lastRow="0" w:firstColumn="0" w:lastColumn="0" w:oddVBand="0" w:evenVBand="0" w:oddHBand="0" w:evenHBand="0" w:firstRowFirstColumn="0" w:firstRowLastColumn="0" w:lastRowFirstColumn="0" w:lastRowLastColumn="0"/>
          <w:tblHeader/>
        </w:trPr>
        <w:tc>
          <w:tcPr>
            <w:tcW w:w="0" w:type="auto"/>
          </w:tcPr>
          <w:p w14:paraId="1ADB9D0E" w14:textId="77777777" w:rsidR="00DD6E75" w:rsidRPr="00DD6E75" w:rsidRDefault="00DD6E75" w:rsidP="00C816C3">
            <w:pPr>
              <w:pStyle w:val="Compact"/>
              <w:rPr>
                <w:b/>
                <w:bCs/>
                <w:rPrChange w:id="18" w:author="Syed Ahmed" w:date="2026-09-16T14:47:00Z">
                  <w:rPr/>
                </w:rPrChange>
              </w:rPr>
            </w:pPr>
            <w:r w:rsidRPr="00DD6E75">
              <w:rPr>
                <w:b/>
                <w:bCs/>
              </w:rPr>
              <w:t>DNS Records</w:t>
            </w:r>
          </w:p>
        </w:tc>
        <w:tc>
          <w:tcPr>
            <w:tcW w:w="0" w:type="auto"/>
          </w:tcPr>
          <w:p w14:paraId="7624E7EB" w14:textId="58DEA78F" w:rsidR="00DD6E75" w:rsidRPr="00DD6E75" w:rsidRDefault="00DD6E75" w:rsidP="00C816C3">
            <w:pPr>
              <w:pStyle w:val="Compact"/>
              <w:rPr>
                <w:i/>
                <w:iCs/>
                <w:rPrChange w:id="19" w:author="Syed Ahmed" w:date="2026-09-16T14:47:00Z">
                  <w:rPr/>
                </w:rPrChange>
              </w:rPr>
            </w:pPr>
            <w:r w:rsidRPr="00DD6E75">
              <w:rPr>
                <w:i/>
                <w:iCs/>
              </w:rPr>
              <w:t>Individual server DNS records must be identified and validated. Utility does not have a shared application DNS name.</w:t>
            </w:r>
          </w:p>
        </w:tc>
      </w:tr>
      <w:tr w:rsidR="00DD6E75" w:rsidRPr="00DD6E75" w14:paraId="26882C19" w14:textId="77777777" w:rsidTr="00C816C3">
        <w:tc>
          <w:tcPr>
            <w:tcW w:w="0" w:type="auto"/>
          </w:tcPr>
          <w:p w14:paraId="7A3EE238" w14:textId="77777777" w:rsidR="00DD6E75" w:rsidRPr="00DD6E75" w:rsidRDefault="00DD6E75" w:rsidP="00C816C3">
            <w:pPr>
              <w:pStyle w:val="Compact"/>
              <w:rPr>
                <w:b/>
                <w:bCs/>
                <w:rPrChange w:id="20" w:author="Syed Ahmed" w:date="2026-09-16T14:47:00Z">
                  <w:rPr/>
                </w:rPrChange>
              </w:rPr>
            </w:pPr>
            <w:r w:rsidRPr="00DD6E75">
              <w:rPr>
                <w:b/>
                <w:bCs/>
              </w:rPr>
              <w:t>Firewall Rules to Remove</w:t>
            </w:r>
          </w:p>
        </w:tc>
        <w:tc>
          <w:tcPr>
            <w:tcW w:w="0" w:type="auto"/>
          </w:tcPr>
          <w:p w14:paraId="597988F6" w14:textId="4D15535A" w:rsidR="00DD6E75" w:rsidRPr="00DD6E75" w:rsidRDefault="00DD6E75" w:rsidP="00C816C3">
            <w:pPr>
              <w:pStyle w:val="Compact"/>
              <w:rPr>
                <w:i/>
                <w:iCs/>
                <w:rPrChange w:id="21" w:author="Syed Ahmed" w:date="2026-09-16T14:47:00Z">
                  <w:rPr/>
                </w:rPrChange>
              </w:rPr>
            </w:pPr>
            <w:r w:rsidRPr="00DD6E75">
              <w:rPr>
                <w:i/>
                <w:iCs/>
              </w:rPr>
              <w:t>Network access requirements vary by support team because different administrative tools are installed on each server. Required traffic includes RDP, SMB, and, where applicable, SQL ports 1433 and 1434. Discovery also observed ports 443, 9998, 135, 389, and 8089. The final source, destination, port, protocol, and direction matrix has not yet been confirmed.</w:t>
            </w:r>
          </w:p>
        </w:tc>
      </w:tr>
      <w:tr w:rsidR="00DD6E75" w:rsidRPr="00DD6E75" w14:paraId="5B2C2283" w14:textId="77777777" w:rsidTr="00DD6E75">
        <w:trPr>
          <w:trHeight w:val="315"/>
        </w:trPr>
        <w:tc>
          <w:tcPr>
            <w:tcW w:w="0" w:type="auto"/>
          </w:tcPr>
          <w:p w14:paraId="51106FAE" w14:textId="77777777" w:rsidR="00DD6E75" w:rsidRPr="00DD6E75" w:rsidRDefault="00DD6E75" w:rsidP="00C816C3">
            <w:pPr>
              <w:pStyle w:val="Compact"/>
              <w:rPr>
                <w:b/>
                <w:bCs/>
                <w:rPrChange w:id="22" w:author="Syed Ahmed" w:date="2026-09-16T14:47:00Z">
                  <w:rPr/>
                </w:rPrChange>
              </w:rPr>
            </w:pPr>
            <w:r w:rsidRPr="00DD6E75">
              <w:rPr>
                <w:b/>
                <w:bCs/>
              </w:rPr>
              <w:t>External / Partner Connectivity</w:t>
            </w:r>
          </w:p>
        </w:tc>
        <w:tc>
          <w:tcPr>
            <w:tcW w:w="0" w:type="auto"/>
          </w:tcPr>
          <w:p w14:paraId="22F27A95" w14:textId="77777777" w:rsidR="00DD6E75" w:rsidRDefault="00DD6E75" w:rsidP="00C816C3">
            <w:pPr>
              <w:pStyle w:val="Compact"/>
              <w:rPr>
                <w:i/>
                <w:iCs/>
              </w:rPr>
            </w:pPr>
            <w:r w:rsidRPr="00DD6E75">
              <w:rPr>
                <w:i/>
                <w:iCs/>
              </w:rPr>
              <w:t>No external or partner connectivity has been confirmed for Utility.</w:t>
            </w:r>
          </w:p>
          <w:p w14:paraId="405800CD" w14:textId="77777777" w:rsidR="00395319" w:rsidRDefault="00395319" w:rsidP="00C816C3">
            <w:pPr>
              <w:pStyle w:val="Compact"/>
              <w:rPr>
                <w:i/>
                <w:iCs/>
              </w:rPr>
            </w:pPr>
          </w:p>
          <w:p w14:paraId="70ECDEFF" w14:textId="77777777" w:rsidR="00395319" w:rsidRDefault="00395319" w:rsidP="00C816C3">
            <w:pPr>
              <w:pStyle w:val="Compact"/>
              <w:rPr>
                <w:i/>
                <w:iCs/>
              </w:rPr>
            </w:pPr>
          </w:p>
          <w:p w14:paraId="406FEF83" w14:textId="77777777" w:rsidR="00395319" w:rsidRDefault="00395319" w:rsidP="00C816C3">
            <w:pPr>
              <w:pStyle w:val="Compact"/>
              <w:rPr>
                <w:i/>
                <w:iCs/>
              </w:rPr>
            </w:pPr>
          </w:p>
          <w:p w14:paraId="569B2B73" w14:textId="77777777" w:rsidR="00395319" w:rsidRDefault="00395319" w:rsidP="00C816C3">
            <w:pPr>
              <w:pStyle w:val="Compact"/>
              <w:rPr>
                <w:i/>
                <w:iCs/>
              </w:rPr>
            </w:pPr>
          </w:p>
          <w:p w14:paraId="7E9953AD" w14:textId="2F1A0AEE" w:rsidR="00395319" w:rsidRPr="00DD6E75" w:rsidRDefault="00395319" w:rsidP="00C816C3">
            <w:pPr>
              <w:pStyle w:val="Compact"/>
              <w:rPr>
                <w:i/>
                <w:iCs/>
                <w:rPrChange w:id="23" w:author="Syed Ahmed" w:date="2026-09-16T14:47:00Z">
                  <w:rPr/>
                </w:rPrChange>
              </w:rPr>
            </w:pPr>
          </w:p>
        </w:tc>
      </w:tr>
    </w:tbl>
    <w:p w14:paraId="2CF33EFD" w14:textId="28B8682A" w:rsidR="00DD6E75" w:rsidRDefault="00DD6E75" w:rsidP="00DD6E75">
      <w:pPr>
        <w:pStyle w:val="Heading3"/>
      </w:pPr>
      <w:r>
        <w:t>4.</w:t>
      </w:r>
      <w:r w:rsidR="00C05C87">
        <w:t>5</w:t>
      </w:r>
      <w:r>
        <w:t xml:space="preserve"> VPN &amp; Remote Connectivity</w:t>
      </w:r>
    </w:p>
    <w:p w14:paraId="0AC44688" w14:textId="4AD8E539" w:rsidR="00DD6E75" w:rsidRDefault="00DD6E75">
      <w:pPr>
        <w:pStyle w:val="FirstParagraph"/>
        <w:spacing w:line="259" w:lineRule="auto"/>
        <w:pPrChange w:id="24" w:author="Syed Ahmed" w:date="2026-09-16T14:46:00Z">
          <w:pPr>
            <w:pStyle w:val="FirstParagraph"/>
          </w:pPr>
        </w:pPrChange>
      </w:pPr>
      <w:r>
        <w:t>Utility Remote access and site-to-site connectivity are treated separately here because they behave differently after a move to Azure. Remote access requirements change rather than disappear, and the answer depends on the connectivity model chosen in the target design, including whether traffic to Azure endpoints is forced back through the corporate tunnel — a frequent and avoidable cause of post-cutover performance complaints. Site-to-site tunnels are jointly owned with external organizations, so their encryption domains, authentication material and far-end contacts are recorded with the lead time each partner's change process requires. Where this application was the only reason a population held VPN access, that access is reviewed rather than left in place.</w:t>
      </w:r>
    </w:p>
    <w:p w14:paraId="26D281FC" w14:textId="77777777" w:rsidR="00DD6E75" w:rsidRDefault="00DD6E75" w:rsidP="00DD6E75">
      <w:pPr>
        <w:pStyle w:val="Compact"/>
      </w:pPr>
    </w:p>
    <w:tbl>
      <w:tblPr>
        <w:tblStyle w:val="Table"/>
        <w:tblW w:w="5000" w:type="pct"/>
        <w:tblLook w:val="0020" w:firstRow="1" w:lastRow="0" w:firstColumn="0" w:lastColumn="0" w:noHBand="0" w:noVBand="0"/>
      </w:tblPr>
      <w:tblGrid>
        <w:gridCol w:w="2864"/>
        <w:gridCol w:w="10096"/>
      </w:tblGrid>
      <w:tr w:rsidR="00DD6E75" w14:paraId="5F3C97A8" w14:textId="77777777" w:rsidTr="00C816C3">
        <w:trPr>
          <w:cnfStyle w:val="100000000000" w:firstRow="1" w:lastRow="0" w:firstColumn="0" w:lastColumn="0" w:oddVBand="0" w:evenVBand="0" w:oddHBand="0" w:evenHBand="0" w:firstRowFirstColumn="0" w:firstRowLastColumn="0" w:lastRowFirstColumn="0" w:lastRowLastColumn="0"/>
          <w:tblHeader/>
        </w:trPr>
        <w:tc>
          <w:tcPr>
            <w:tcW w:w="0" w:type="auto"/>
          </w:tcPr>
          <w:p w14:paraId="74D16B53" w14:textId="77777777" w:rsidR="00DD6E75" w:rsidRDefault="00DD6E75" w:rsidP="00C816C3">
            <w:pPr>
              <w:pStyle w:val="Compact"/>
            </w:pPr>
            <w:r>
              <w:rPr>
                <w:b/>
                <w:bCs/>
              </w:rPr>
              <w:t>Is Remote Access VPN Required to Reach the Application?</w:t>
            </w:r>
          </w:p>
        </w:tc>
        <w:tc>
          <w:tcPr>
            <w:tcW w:w="0" w:type="auto"/>
          </w:tcPr>
          <w:p w14:paraId="210F33A2" w14:textId="7D9EFB40" w:rsidR="00DD6E75" w:rsidRDefault="00DD6E75" w:rsidP="00C816C3">
            <w:pPr>
              <w:pStyle w:val="Compact"/>
            </w:pPr>
            <w:r>
              <w:t>No</w:t>
            </w:r>
          </w:p>
        </w:tc>
      </w:tr>
      <w:tr w:rsidR="00DD6E75" w14:paraId="5676BEAA" w14:textId="77777777" w:rsidTr="00C816C3">
        <w:tc>
          <w:tcPr>
            <w:tcW w:w="0" w:type="auto"/>
          </w:tcPr>
          <w:p w14:paraId="3292DEA6" w14:textId="77777777" w:rsidR="00DD6E75" w:rsidRDefault="00DD6E75" w:rsidP="00C816C3">
            <w:pPr>
              <w:pStyle w:val="Compact"/>
            </w:pPr>
            <w:r>
              <w:rPr>
                <w:b/>
                <w:bCs/>
              </w:rPr>
              <w:t>Solution &amp; Client</w:t>
            </w:r>
          </w:p>
        </w:tc>
        <w:tc>
          <w:tcPr>
            <w:tcW w:w="0" w:type="auto"/>
          </w:tcPr>
          <w:p w14:paraId="47745F3F" w14:textId="5F54085F" w:rsidR="00DD6E75" w:rsidRDefault="00DD6E75" w:rsidP="00C816C3">
            <w:pPr>
              <w:pStyle w:val="Compact"/>
            </w:pPr>
            <w:r w:rsidRPr="00DD6E75">
              <w:rPr>
                <w:i/>
                <w:iCs/>
              </w:rPr>
              <w:t>Zscaler for remote access</w:t>
            </w:r>
          </w:p>
        </w:tc>
      </w:tr>
      <w:tr w:rsidR="00DD6E75" w14:paraId="089B977B" w14:textId="77777777" w:rsidTr="00C816C3">
        <w:tc>
          <w:tcPr>
            <w:tcW w:w="0" w:type="auto"/>
          </w:tcPr>
          <w:p w14:paraId="247D643D" w14:textId="77777777" w:rsidR="00DD6E75" w:rsidRDefault="00DD6E75" w:rsidP="00C816C3">
            <w:pPr>
              <w:pStyle w:val="Compact"/>
            </w:pPr>
            <w:r>
              <w:rPr>
                <w:b/>
                <w:bCs/>
              </w:rPr>
              <w:t>Concentrator / Gateway</w:t>
            </w:r>
          </w:p>
        </w:tc>
        <w:tc>
          <w:tcPr>
            <w:tcW w:w="0" w:type="auto"/>
          </w:tcPr>
          <w:p w14:paraId="797B41E3" w14:textId="77777777" w:rsidR="00DD6E75" w:rsidRDefault="00DD6E75" w:rsidP="00C816C3">
            <w:pPr>
              <w:pStyle w:val="Compact"/>
            </w:pPr>
            <w:r>
              <w:rPr>
                <w:i/>
                <w:iCs/>
              </w:rPr>
              <w:t>Not yet provided — Device or service terminating the connection, and the team that owns it. Not on file in the evidence pack (searched per the Appendix B source-exhaustion note, 26-Aug-2026); requested from GEHA (Appendix B; register W3-UTIL).</w:t>
            </w:r>
          </w:p>
        </w:tc>
      </w:tr>
      <w:tr w:rsidR="00DD6E75" w14:paraId="0931CA42" w14:textId="77777777" w:rsidTr="00C816C3">
        <w:tc>
          <w:tcPr>
            <w:tcW w:w="0" w:type="auto"/>
          </w:tcPr>
          <w:p w14:paraId="540F0075" w14:textId="77777777" w:rsidR="00DD6E75" w:rsidRDefault="00DD6E75" w:rsidP="00C816C3">
            <w:pPr>
              <w:pStyle w:val="Compact"/>
            </w:pPr>
            <w:r>
              <w:rPr>
                <w:b/>
                <w:bCs/>
              </w:rPr>
              <w:t>Authentication to the VPN</w:t>
            </w:r>
          </w:p>
        </w:tc>
        <w:tc>
          <w:tcPr>
            <w:tcW w:w="0" w:type="auto"/>
          </w:tcPr>
          <w:p w14:paraId="5E9159E0" w14:textId="4D3C04B8" w:rsidR="00DD6E75" w:rsidRDefault="00DD6E75" w:rsidP="00C816C3">
            <w:pPr>
              <w:pStyle w:val="Compact"/>
            </w:pPr>
            <w:r w:rsidRPr="00DD6E75">
              <w:rPr>
                <w:i/>
                <w:iCs/>
              </w:rPr>
              <w:t>no Utility-specific VPN gateway</w:t>
            </w:r>
          </w:p>
        </w:tc>
      </w:tr>
      <w:tr w:rsidR="00DD6E75" w14:paraId="1D97EFD9" w14:textId="77777777" w:rsidTr="00C816C3">
        <w:tc>
          <w:tcPr>
            <w:tcW w:w="0" w:type="auto"/>
          </w:tcPr>
          <w:p w14:paraId="5628FE52" w14:textId="77777777" w:rsidR="00DD6E75" w:rsidRDefault="00DD6E75" w:rsidP="00C816C3">
            <w:pPr>
              <w:pStyle w:val="Compact"/>
            </w:pPr>
            <w:r>
              <w:rPr>
                <w:b/>
                <w:bCs/>
              </w:rPr>
              <w:t>Split Tunnel Behavior</w:t>
            </w:r>
          </w:p>
        </w:tc>
        <w:tc>
          <w:tcPr>
            <w:tcW w:w="0" w:type="auto"/>
          </w:tcPr>
          <w:p w14:paraId="7DB18067" w14:textId="0D890CD4" w:rsidR="00DD6E75" w:rsidRDefault="00DD6E75" w:rsidP="00C816C3">
            <w:pPr>
              <w:pStyle w:val="Compact"/>
            </w:pPr>
            <w:r w:rsidRPr="00DD6E75">
              <w:t>Not applicable to Utility</w:t>
            </w:r>
          </w:p>
        </w:tc>
      </w:tr>
      <w:tr w:rsidR="00DD6E75" w14:paraId="2449AED0" w14:textId="77777777" w:rsidTr="00C816C3">
        <w:tc>
          <w:tcPr>
            <w:tcW w:w="0" w:type="auto"/>
          </w:tcPr>
          <w:p w14:paraId="30A30F18" w14:textId="77777777" w:rsidR="00DD6E75" w:rsidRDefault="00DD6E75" w:rsidP="00C816C3">
            <w:pPr>
              <w:pStyle w:val="Compact"/>
            </w:pPr>
            <w:r>
              <w:rPr>
                <w:b/>
                <w:bCs/>
              </w:rPr>
              <w:t>Still Required After Cutover?</w:t>
            </w:r>
          </w:p>
        </w:tc>
        <w:tc>
          <w:tcPr>
            <w:tcW w:w="0" w:type="auto"/>
          </w:tcPr>
          <w:p w14:paraId="7A86E69B" w14:textId="5F362FD6" w:rsidR="00DD6E75" w:rsidRDefault="00DD6E75" w:rsidP="00C816C3">
            <w:pPr>
              <w:pStyle w:val="Compact"/>
            </w:pPr>
            <w:r>
              <w:t>☐ Yes ☐ No ☐ Only for other applications —E</w:t>
            </w:r>
            <w:r w:rsidRPr="00DD6E75">
              <w:t>pressRoute for on-premises access and Zscaler for remote access</w:t>
            </w:r>
          </w:p>
        </w:tc>
      </w:tr>
    </w:tbl>
    <w:p w14:paraId="39C4279F" w14:textId="77777777" w:rsidR="00DD6E75" w:rsidRDefault="00DD6E75" w:rsidP="00DD6E75">
      <w:pPr>
        <w:pStyle w:val="BodyText"/>
      </w:pPr>
      <w:r>
        <w:rPr>
          <w:b/>
          <w:bCs/>
          <w:sz w:val="15"/>
          <w:szCs w:val="15"/>
        </w:rPr>
        <w:t>Table 4.6.1a — Remote Access VPN</w:t>
      </w:r>
    </w:p>
    <w:p w14:paraId="3530D23C" w14:textId="77777777" w:rsidR="00DD6E75" w:rsidRDefault="00DD6E75" w:rsidP="00DD6E75">
      <w:pPr>
        <w:pStyle w:val="Compact"/>
      </w:pPr>
    </w:p>
    <w:p w14:paraId="2CFE089D" w14:textId="77777777" w:rsidR="00DD6E75" w:rsidRDefault="00DD6E75" w:rsidP="00DD6E75">
      <w:pPr>
        <w:pStyle w:val="BodyText"/>
      </w:pPr>
      <w:r>
        <w:t>Each site-to-site tunnel is registered individually because changes at the far end are outside GEHA's control and run to the partner's timetable, not the program's. The register records what traffic the tunnel carries, its encryption domain, the device terminating it, the authentication material and its expiry, and a named contact at the far end together with their required notice period. Tunnels shared with other applications are identified explicitly so they are not retired alongside this one. Each tunnel resolves to retirement, retention or modification, and that disposition is agreed with the partner before the cutover window opens.</w:t>
      </w:r>
    </w:p>
    <w:p w14:paraId="796FA3FE" w14:textId="05469B1C" w:rsidR="001F702A" w:rsidRDefault="001F702A">
      <w:pPr>
        <w:sectPr w:rsidR="001F702A">
          <w:headerReference w:type="default" r:id="rId22"/>
          <w:footerReference w:type="default" r:id="rId23"/>
          <w:pgSz w:w="15840" w:h="12240" w:orient="landscape"/>
          <w:pgMar w:top="1440" w:right="1440" w:bottom="1440" w:left="1440" w:header="720" w:footer="620" w:gutter="0"/>
          <w:cols w:space="720"/>
        </w:sectPr>
      </w:pPr>
    </w:p>
    <w:p w14:paraId="6CBE7483" w14:textId="7946611A" w:rsidR="001F702A" w:rsidRDefault="00DD6E75" w:rsidP="00DD6E75">
      <w:pPr>
        <w:pStyle w:val="Heading3"/>
      </w:pPr>
      <w:bookmarkStart w:id="25" w:name="sizing-utilization-baseline"/>
      <w:r>
        <w:lastRenderedPageBreak/>
        <w:t xml:space="preserve">4.6 Integration and Dependencies </w:t>
      </w:r>
    </w:p>
    <w:p w14:paraId="4F93E3EA" w14:textId="498FFD22" w:rsidR="00BE7583" w:rsidRPr="00BE7583" w:rsidRDefault="00BE7583" w:rsidP="00BE7583">
      <w:pPr>
        <w:pStyle w:val="BodyText"/>
      </w:pPr>
      <w:r w:rsidRPr="00BE7583">
        <w:t>Utility servers connect to several GEHA enterprise services for administration, monitoring, automation, licensing, and support. The connections below were observed in the current environment. They identify systems that must remain reachable after migration but do not represent the final firewall-rule matrix</w:t>
      </w:r>
    </w:p>
    <w:p w14:paraId="518A859B" w14:textId="77777777" w:rsidR="00DD6E75" w:rsidRDefault="00DD6E75" w:rsidP="00DD6E75">
      <w:pPr>
        <w:pStyle w:val="BodyText"/>
      </w:pPr>
    </w:p>
    <w:p w14:paraId="1650FAF4" w14:textId="77777777" w:rsidR="00DD6E75" w:rsidRPr="00DD6E75" w:rsidRDefault="00DD6E75" w:rsidP="00DD6E75">
      <w:pPr>
        <w:pStyle w:val="BodyText"/>
      </w:pPr>
    </w:p>
    <w:tbl>
      <w:tblPr>
        <w:tblStyle w:val="Table"/>
        <w:tblW w:w="5000" w:type="pct"/>
        <w:tblLook w:val="0020" w:firstRow="1" w:lastRow="0" w:firstColumn="0" w:lastColumn="0" w:noHBand="0" w:noVBand="0"/>
      </w:tblPr>
      <w:tblGrid>
        <w:gridCol w:w="1952"/>
        <w:gridCol w:w="758"/>
        <w:gridCol w:w="2162"/>
        <w:gridCol w:w="1173"/>
        <w:gridCol w:w="2547"/>
        <w:gridCol w:w="768"/>
      </w:tblGrid>
      <w:tr w:rsidR="00DD6E75" w14:paraId="7C71D4CF" w14:textId="77777777" w:rsidTr="00C816C3">
        <w:trPr>
          <w:cnfStyle w:val="100000000000" w:firstRow="1" w:lastRow="0" w:firstColumn="0" w:lastColumn="0" w:oddVBand="0" w:evenVBand="0" w:oddHBand="0" w:evenHBand="0" w:firstRowFirstColumn="0" w:firstRowLastColumn="0" w:lastRowFirstColumn="0" w:lastRowLastColumn="0"/>
          <w:tblHeader/>
        </w:trPr>
        <w:tc>
          <w:tcPr>
            <w:tcW w:w="0" w:type="auto"/>
          </w:tcPr>
          <w:p w14:paraId="199F26BB" w14:textId="77777777" w:rsidR="00DD6E75" w:rsidRDefault="00DD6E75" w:rsidP="00C816C3">
            <w:pPr>
              <w:pStyle w:val="Compact"/>
            </w:pPr>
            <w:r>
              <w:rPr>
                <w:b/>
                <w:bCs/>
              </w:rPr>
              <w:t>System</w:t>
            </w:r>
          </w:p>
        </w:tc>
        <w:tc>
          <w:tcPr>
            <w:tcW w:w="0" w:type="auto"/>
          </w:tcPr>
          <w:p w14:paraId="099D96C6" w14:textId="77777777" w:rsidR="00DD6E75" w:rsidRDefault="00DD6E75" w:rsidP="00C816C3">
            <w:pPr>
              <w:pStyle w:val="Compact"/>
            </w:pPr>
            <w:r>
              <w:rPr>
                <w:b/>
                <w:bCs/>
              </w:rPr>
              <w:t>Direction</w:t>
            </w:r>
          </w:p>
        </w:tc>
        <w:tc>
          <w:tcPr>
            <w:tcW w:w="0" w:type="auto"/>
          </w:tcPr>
          <w:p w14:paraId="7DADDE4D" w14:textId="77777777" w:rsidR="00DD6E75" w:rsidRDefault="00DD6E75" w:rsidP="00C816C3">
            <w:pPr>
              <w:pStyle w:val="Compact"/>
            </w:pPr>
            <w:r>
              <w:rPr>
                <w:b/>
                <w:bCs/>
              </w:rPr>
              <w:t>Protocol / Method</w:t>
            </w:r>
          </w:p>
        </w:tc>
        <w:tc>
          <w:tcPr>
            <w:tcW w:w="0" w:type="auto"/>
          </w:tcPr>
          <w:p w14:paraId="12362EE8" w14:textId="77777777" w:rsidR="00DD6E75" w:rsidRDefault="00DD6E75" w:rsidP="00C816C3">
            <w:pPr>
              <w:pStyle w:val="Compact"/>
            </w:pPr>
            <w:r>
              <w:rPr>
                <w:b/>
                <w:bCs/>
              </w:rPr>
              <w:t>Frequency</w:t>
            </w:r>
          </w:p>
        </w:tc>
        <w:tc>
          <w:tcPr>
            <w:tcW w:w="0" w:type="auto"/>
          </w:tcPr>
          <w:p w14:paraId="43B2225E" w14:textId="77777777" w:rsidR="00DD6E75" w:rsidRDefault="00DD6E75" w:rsidP="00C816C3">
            <w:pPr>
              <w:pStyle w:val="Compact"/>
            </w:pPr>
            <w:r>
              <w:rPr>
                <w:b/>
                <w:bCs/>
              </w:rPr>
              <w:t>Owning Team (Far Side)</w:t>
            </w:r>
          </w:p>
        </w:tc>
        <w:tc>
          <w:tcPr>
            <w:tcW w:w="0" w:type="auto"/>
          </w:tcPr>
          <w:p w14:paraId="23DD50CF" w14:textId="77777777" w:rsidR="00DD6E75" w:rsidRDefault="00DD6E75" w:rsidP="00C816C3">
            <w:pPr>
              <w:pStyle w:val="Compact"/>
            </w:pPr>
            <w:r>
              <w:rPr>
                <w:b/>
                <w:bCs/>
              </w:rPr>
              <w:t>Criticality</w:t>
            </w:r>
          </w:p>
        </w:tc>
      </w:tr>
      <w:tr w:rsidR="00DD6E75" w14:paraId="3E37148C" w14:textId="77777777" w:rsidTr="00C816C3">
        <w:tc>
          <w:tcPr>
            <w:tcW w:w="0" w:type="auto"/>
          </w:tcPr>
          <w:p w14:paraId="35FE1192" w14:textId="77777777" w:rsidR="00DD6E75" w:rsidRDefault="00DD6E75" w:rsidP="00C816C3">
            <w:pPr>
              <w:pStyle w:val="Compact"/>
            </w:pPr>
            <w:r>
              <w:rPr>
                <w:i/>
                <w:iCs/>
              </w:rPr>
              <w:t>ORION</w:t>
            </w:r>
          </w:p>
        </w:tc>
        <w:tc>
          <w:tcPr>
            <w:tcW w:w="0" w:type="auto"/>
          </w:tcPr>
          <w:p w14:paraId="6EF4D7FE" w14:textId="77777777" w:rsidR="00DD6E75" w:rsidRDefault="00DD6E75" w:rsidP="00C816C3">
            <w:pPr>
              <w:pStyle w:val="Compact"/>
            </w:pPr>
            <w:r>
              <w:rPr>
                <w:i/>
                <w:iCs/>
              </w:rPr>
              <w:t>Outbound</w:t>
            </w:r>
          </w:p>
        </w:tc>
        <w:tc>
          <w:tcPr>
            <w:tcW w:w="0" w:type="auto"/>
          </w:tcPr>
          <w:p w14:paraId="420F0FD4" w14:textId="77777777" w:rsidR="00DD6E75" w:rsidRDefault="00DD6E75" w:rsidP="00C816C3">
            <w:pPr>
              <w:pStyle w:val="Compact"/>
            </w:pPr>
            <w:r>
              <w:rPr>
                <w:i/>
                <w:iCs/>
              </w:rPr>
              <w:t>observed on ports 49847… (svchost)</w:t>
            </w:r>
          </w:p>
        </w:tc>
        <w:tc>
          <w:tcPr>
            <w:tcW w:w="0" w:type="auto"/>
          </w:tcPr>
          <w:p w14:paraId="56DF08DD" w14:textId="77777777" w:rsidR="00DD6E75" w:rsidRDefault="00DD6E75" w:rsidP="00C816C3">
            <w:pPr>
              <w:pStyle w:val="Compact"/>
            </w:pPr>
            <w:r>
              <w:rPr>
                <w:i/>
                <w:iCs/>
              </w:rPr>
              <w:t>83 connection rows</w:t>
            </w:r>
          </w:p>
        </w:tc>
        <w:tc>
          <w:tcPr>
            <w:tcW w:w="0" w:type="auto"/>
          </w:tcPr>
          <w:p w14:paraId="4563DFC0" w14:textId="332DBD5F" w:rsidR="00DD6E75" w:rsidRDefault="00BE7583" w:rsidP="00C816C3">
            <w:pPr>
              <w:pStyle w:val="Compact"/>
              <w:rPr>
                <w:i/>
                <w:iCs/>
                <w:strike/>
                <w:rPrChange w:id="26" w:author="Syed Ahmed" w:date="2026-09-16T14:16:00Z">
                  <w:rPr/>
                </w:rPrChange>
              </w:rPr>
            </w:pPr>
            <w:r>
              <w:rPr>
                <w:i/>
                <w:iCs/>
                <w:strike/>
              </w:rPr>
              <w:t>-</w:t>
            </w:r>
          </w:p>
        </w:tc>
        <w:tc>
          <w:tcPr>
            <w:tcW w:w="0" w:type="auto"/>
          </w:tcPr>
          <w:p w14:paraId="238B9DF2" w14:textId="77777777" w:rsidR="00DD6E75" w:rsidRDefault="00DD6E75" w:rsidP="00C816C3">
            <w:pPr>
              <w:pStyle w:val="Compact"/>
            </w:pPr>
            <w:r>
              <w:rPr>
                <w:i/>
                <w:iCs/>
              </w:rPr>
              <w:t>Low</w:t>
            </w:r>
          </w:p>
        </w:tc>
      </w:tr>
      <w:tr w:rsidR="00DD6E75" w14:paraId="030AC5EE" w14:textId="77777777" w:rsidTr="00C816C3">
        <w:tc>
          <w:tcPr>
            <w:tcW w:w="0" w:type="auto"/>
          </w:tcPr>
          <w:p w14:paraId="621C0B36" w14:textId="77777777" w:rsidR="00DD6E75" w:rsidRDefault="00DD6E75" w:rsidP="00C816C3">
            <w:pPr>
              <w:pStyle w:val="Compact"/>
            </w:pPr>
            <w:r>
              <w:rPr>
                <w:i/>
                <w:iCs/>
              </w:rPr>
              <w:t>SCCM</w:t>
            </w:r>
          </w:p>
        </w:tc>
        <w:tc>
          <w:tcPr>
            <w:tcW w:w="0" w:type="auto"/>
          </w:tcPr>
          <w:p w14:paraId="68E6F3FA" w14:textId="77777777" w:rsidR="00DD6E75" w:rsidRDefault="00DD6E75" w:rsidP="00C816C3">
            <w:pPr>
              <w:pStyle w:val="Compact"/>
            </w:pPr>
            <w:r>
              <w:rPr>
                <w:i/>
                <w:iCs/>
              </w:rPr>
              <w:t>Inbound</w:t>
            </w:r>
          </w:p>
        </w:tc>
        <w:tc>
          <w:tcPr>
            <w:tcW w:w="0" w:type="auto"/>
          </w:tcPr>
          <w:p w14:paraId="7F2AA418" w14:textId="77777777" w:rsidR="00DD6E75" w:rsidRDefault="00DD6E75" w:rsidP="00C816C3">
            <w:pPr>
              <w:pStyle w:val="Compact"/>
            </w:pPr>
            <w:r>
              <w:rPr>
                <w:i/>
                <w:iCs/>
              </w:rPr>
              <w:t>observed on ports 60640… (dllhost)</w:t>
            </w:r>
          </w:p>
        </w:tc>
        <w:tc>
          <w:tcPr>
            <w:tcW w:w="0" w:type="auto"/>
          </w:tcPr>
          <w:p w14:paraId="21E62A9A" w14:textId="77777777" w:rsidR="00DD6E75" w:rsidRDefault="00DD6E75" w:rsidP="00C816C3">
            <w:pPr>
              <w:pStyle w:val="Compact"/>
            </w:pPr>
            <w:r>
              <w:rPr>
                <w:i/>
                <w:iCs/>
              </w:rPr>
              <w:t>7 connection rows</w:t>
            </w:r>
          </w:p>
        </w:tc>
        <w:tc>
          <w:tcPr>
            <w:tcW w:w="0" w:type="auto"/>
          </w:tcPr>
          <w:p w14:paraId="15FD0F6B" w14:textId="6CF5D067" w:rsidR="00DD6E75" w:rsidRDefault="00BE7583" w:rsidP="00C816C3">
            <w:pPr>
              <w:pStyle w:val="Compact"/>
              <w:rPr>
                <w:i/>
                <w:iCs/>
                <w:strike/>
                <w:rPrChange w:id="27" w:author="Syed Ahmed" w:date="2026-09-16T14:16:00Z">
                  <w:rPr/>
                </w:rPrChange>
              </w:rPr>
            </w:pPr>
            <w:r>
              <w:rPr>
                <w:i/>
                <w:iCs/>
                <w:strike/>
              </w:rPr>
              <w:t>-</w:t>
            </w:r>
          </w:p>
        </w:tc>
        <w:tc>
          <w:tcPr>
            <w:tcW w:w="0" w:type="auto"/>
          </w:tcPr>
          <w:p w14:paraId="28453B90" w14:textId="77777777" w:rsidR="00DD6E75" w:rsidRDefault="00DD6E75" w:rsidP="00C816C3">
            <w:pPr>
              <w:pStyle w:val="Compact"/>
            </w:pPr>
            <w:r>
              <w:rPr>
                <w:i/>
                <w:iCs/>
              </w:rPr>
              <w:t>Low</w:t>
            </w:r>
          </w:p>
        </w:tc>
      </w:tr>
      <w:tr w:rsidR="00DD6E75" w14:paraId="460CF4D1" w14:textId="77777777" w:rsidTr="00C816C3">
        <w:tc>
          <w:tcPr>
            <w:tcW w:w="0" w:type="auto"/>
          </w:tcPr>
          <w:p w14:paraId="4F57DAEE" w14:textId="77777777" w:rsidR="00DD6E75" w:rsidRDefault="00DD6E75" w:rsidP="00C816C3">
            <w:pPr>
              <w:pStyle w:val="Compact"/>
            </w:pPr>
            <w:r>
              <w:rPr>
                <w:i/>
                <w:iCs/>
              </w:rPr>
              <w:t>REMOTE DESKTOP LICENSE SERVER</w:t>
            </w:r>
          </w:p>
        </w:tc>
        <w:tc>
          <w:tcPr>
            <w:tcW w:w="0" w:type="auto"/>
          </w:tcPr>
          <w:p w14:paraId="7876C163" w14:textId="77777777" w:rsidR="00DD6E75" w:rsidRDefault="00DD6E75" w:rsidP="00C816C3">
            <w:pPr>
              <w:pStyle w:val="Compact"/>
            </w:pPr>
            <w:r>
              <w:rPr>
                <w:i/>
                <w:iCs/>
              </w:rPr>
              <w:t>Inbound</w:t>
            </w:r>
          </w:p>
        </w:tc>
        <w:tc>
          <w:tcPr>
            <w:tcW w:w="0" w:type="auto"/>
          </w:tcPr>
          <w:p w14:paraId="7EE5FD81" w14:textId="77777777" w:rsidR="00DD6E75" w:rsidRDefault="00DD6E75" w:rsidP="00C816C3">
            <w:pPr>
              <w:pStyle w:val="Compact"/>
            </w:pPr>
            <w:r>
              <w:rPr>
                <w:i/>
                <w:iCs/>
              </w:rPr>
              <w:t>observed on ports 64365… (svchost)</w:t>
            </w:r>
          </w:p>
        </w:tc>
        <w:tc>
          <w:tcPr>
            <w:tcW w:w="0" w:type="auto"/>
          </w:tcPr>
          <w:p w14:paraId="583B3885" w14:textId="77777777" w:rsidR="00DD6E75" w:rsidRDefault="00DD6E75" w:rsidP="00C816C3">
            <w:pPr>
              <w:pStyle w:val="Compact"/>
            </w:pPr>
            <w:r>
              <w:rPr>
                <w:i/>
                <w:iCs/>
              </w:rPr>
              <w:t>2 connection rows</w:t>
            </w:r>
          </w:p>
        </w:tc>
        <w:tc>
          <w:tcPr>
            <w:tcW w:w="0" w:type="auto"/>
          </w:tcPr>
          <w:p w14:paraId="72F42D7D" w14:textId="6335D782" w:rsidR="00DD6E75" w:rsidRDefault="00BE7583" w:rsidP="00C816C3">
            <w:pPr>
              <w:pStyle w:val="Compact"/>
              <w:rPr>
                <w:i/>
                <w:iCs/>
                <w:strike/>
                <w:rPrChange w:id="28" w:author="Syed Ahmed" w:date="2026-09-16T14:16:00Z">
                  <w:rPr/>
                </w:rPrChange>
              </w:rPr>
            </w:pPr>
            <w:r>
              <w:rPr>
                <w:i/>
                <w:iCs/>
                <w:strike/>
              </w:rPr>
              <w:t>-</w:t>
            </w:r>
          </w:p>
        </w:tc>
        <w:tc>
          <w:tcPr>
            <w:tcW w:w="0" w:type="auto"/>
          </w:tcPr>
          <w:p w14:paraId="1C821930" w14:textId="77777777" w:rsidR="00DD6E75" w:rsidRDefault="00DD6E75" w:rsidP="00C816C3">
            <w:pPr>
              <w:pStyle w:val="Compact"/>
            </w:pPr>
            <w:r>
              <w:rPr>
                <w:i/>
                <w:iCs/>
              </w:rPr>
              <w:t>Low</w:t>
            </w:r>
          </w:p>
        </w:tc>
      </w:tr>
      <w:tr w:rsidR="00DD6E75" w14:paraId="1F96CC34" w14:textId="77777777" w:rsidTr="00C816C3">
        <w:tc>
          <w:tcPr>
            <w:tcW w:w="0" w:type="auto"/>
          </w:tcPr>
          <w:p w14:paraId="7A18E078" w14:textId="77777777" w:rsidR="00DD6E75" w:rsidRDefault="00DD6E75" w:rsidP="00C816C3">
            <w:pPr>
              <w:pStyle w:val="Compact"/>
            </w:pPr>
            <w:r>
              <w:rPr>
                <w:i/>
                <w:iCs/>
              </w:rPr>
              <w:t>SERVICENOW</w:t>
            </w:r>
          </w:p>
        </w:tc>
        <w:tc>
          <w:tcPr>
            <w:tcW w:w="0" w:type="auto"/>
          </w:tcPr>
          <w:p w14:paraId="2768670A" w14:textId="77777777" w:rsidR="00DD6E75" w:rsidRDefault="00DD6E75" w:rsidP="00C816C3">
            <w:pPr>
              <w:pStyle w:val="Compact"/>
            </w:pPr>
            <w:r>
              <w:rPr>
                <w:i/>
                <w:iCs/>
              </w:rPr>
              <w:t>Outbound</w:t>
            </w:r>
          </w:p>
        </w:tc>
        <w:tc>
          <w:tcPr>
            <w:tcW w:w="0" w:type="auto"/>
          </w:tcPr>
          <w:p w14:paraId="6B459F74" w14:textId="77777777" w:rsidR="00DD6E75" w:rsidRDefault="00DD6E75" w:rsidP="00C816C3">
            <w:pPr>
              <w:pStyle w:val="Compact"/>
            </w:pPr>
            <w:r>
              <w:rPr>
                <w:i/>
                <w:iCs/>
              </w:rPr>
              <w:t>observed on ports 63634… (svchost)</w:t>
            </w:r>
          </w:p>
        </w:tc>
        <w:tc>
          <w:tcPr>
            <w:tcW w:w="0" w:type="auto"/>
          </w:tcPr>
          <w:p w14:paraId="69032783" w14:textId="77777777" w:rsidR="00DD6E75" w:rsidRDefault="00DD6E75" w:rsidP="00C816C3">
            <w:pPr>
              <w:pStyle w:val="Compact"/>
            </w:pPr>
            <w:r>
              <w:rPr>
                <w:i/>
                <w:iCs/>
              </w:rPr>
              <w:t>2 connection rows</w:t>
            </w:r>
          </w:p>
        </w:tc>
        <w:tc>
          <w:tcPr>
            <w:tcW w:w="0" w:type="auto"/>
          </w:tcPr>
          <w:p w14:paraId="390FCEE4" w14:textId="540D8413" w:rsidR="00DD6E75" w:rsidRDefault="00BE7583" w:rsidP="00C816C3">
            <w:pPr>
              <w:pStyle w:val="Compact"/>
              <w:rPr>
                <w:i/>
                <w:iCs/>
                <w:strike/>
                <w:rPrChange w:id="29" w:author="Syed Ahmed" w:date="2026-09-16T14:16:00Z">
                  <w:rPr/>
                </w:rPrChange>
              </w:rPr>
            </w:pPr>
            <w:r>
              <w:rPr>
                <w:i/>
                <w:iCs/>
                <w:strike/>
              </w:rPr>
              <w:t>-</w:t>
            </w:r>
          </w:p>
        </w:tc>
        <w:tc>
          <w:tcPr>
            <w:tcW w:w="0" w:type="auto"/>
          </w:tcPr>
          <w:p w14:paraId="2E80D5CC" w14:textId="77777777" w:rsidR="00DD6E75" w:rsidRDefault="00DD6E75" w:rsidP="00C816C3">
            <w:pPr>
              <w:pStyle w:val="Compact"/>
            </w:pPr>
            <w:r>
              <w:rPr>
                <w:i/>
                <w:iCs/>
              </w:rPr>
              <w:t>Low</w:t>
            </w:r>
          </w:p>
        </w:tc>
      </w:tr>
      <w:tr w:rsidR="00DD6E75" w14:paraId="539EE468" w14:textId="77777777" w:rsidTr="00C816C3">
        <w:tc>
          <w:tcPr>
            <w:tcW w:w="0" w:type="auto"/>
          </w:tcPr>
          <w:p w14:paraId="7724993D" w14:textId="77777777" w:rsidR="00DD6E75" w:rsidRDefault="00DD6E75" w:rsidP="00C816C3">
            <w:pPr>
              <w:pStyle w:val="Compact"/>
            </w:pPr>
            <w:r>
              <w:rPr>
                <w:i/>
                <w:iCs/>
              </w:rPr>
              <w:t>ANSIBLE</w:t>
            </w:r>
          </w:p>
        </w:tc>
        <w:tc>
          <w:tcPr>
            <w:tcW w:w="0" w:type="auto"/>
          </w:tcPr>
          <w:p w14:paraId="5217BBC2" w14:textId="77777777" w:rsidR="00DD6E75" w:rsidRDefault="00DD6E75" w:rsidP="00C816C3">
            <w:pPr>
              <w:pStyle w:val="Compact"/>
            </w:pPr>
            <w:r>
              <w:rPr>
                <w:i/>
                <w:iCs/>
              </w:rPr>
              <w:t>Inbound</w:t>
            </w:r>
          </w:p>
        </w:tc>
        <w:tc>
          <w:tcPr>
            <w:tcW w:w="0" w:type="auto"/>
          </w:tcPr>
          <w:p w14:paraId="738AF264" w14:textId="77777777" w:rsidR="00DD6E75" w:rsidRDefault="00DD6E75" w:rsidP="00C816C3">
            <w:pPr>
              <w:pStyle w:val="Compact"/>
            </w:pPr>
            <w:r>
              <w:rPr>
                <w:i/>
                <w:iCs/>
              </w:rPr>
              <w:t>observed on ports 55586… (sshd:)</w:t>
            </w:r>
          </w:p>
        </w:tc>
        <w:tc>
          <w:tcPr>
            <w:tcW w:w="0" w:type="auto"/>
          </w:tcPr>
          <w:p w14:paraId="3481DC44" w14:textId="77777777" w:rsidR="00DD6E75" w:rsidRDefault="00DD6E75" w:rsidP="00C816C3">
            <w:pPr>
              <w:pStyle w:val="Compact"/>
            </w:pPr>
            <w:r>
              <w:rPr>
                <w:i/>
                <w:iCs/>
              </w:rPr>
              <w:t>2 connection rows</w:t>
            </w:r>
          </w:p>
        </w:tc>
        <w:tc>
          <w:tcPr>
            <w:tcW w:w="0" w:type="auto"/>
          </w:tcPr>
          <w:p w14:paraId="74EBF2F1" w14:textId="3B05E56D" w:rsidR="00DD6E75" w:rsidRDefault="00BE7583" w:rsidP="00C816C3">
            <w:pPr>
              <w:pStyle w:val="Compact"/>
              <w:rPr>
                <w:i/>
                <w:iCs/>
                <w:strike/>
                <w:rPrChange w:id="30" w:author="Syed Ahmed" w:date="2026-09-16T14:16:00Z">
                  <w:rPr/>
                </w:rPrChange>
              </w:rPr>
            </w:pPr>
            <w:r>
              <w:rPr>
                <w:i/>
                <w:iCs/>
                <w:strike/>
              </w:rPr>
              <w:t>-</w:t>
            </w:r>
          </w:p>
        </w:tc>
        <w:tc>
          <w:tcPr>
            <w:tcW w:w="0" w:type="auto"/>
          </w:tcPr>
          <w:p w14:paraId="1AD40A61" w14:textId="77777777" w:rsidR="00DD6E75" w:rsidRDefault="00DD6E75" w:rsidP="00C816C3">
            <w:pPr>
              <w:pStyle w:val="Compact"/>
            </w:pPr>
            <w:r>
              <w:rPr>
                <w:i/>
                <w:iCs/>
              </w:rPr>
              <w:t>Low</w:t>
            </w:r>
          </w:p>
        </w:tc>
      </w:tr>
      <w:tr w:rsidR="00DD6E75" w14:paraId="2FDA4193" w14:textId="77777777" w:rsidTr="00C816C3">
        <w:tc>
          <w:tcPr>
            <w:tcW w:w="0" w:type="auto"/>
          </w:tcPr>
          <w:p w14:paraId="11AD5A54" w14:textId="77777777" w:rsidR="00DD6E75" w:rsidRDefault="00DD6E75" w:rsidP="00C816C3">
            <w:pPr>
              <w:pStyle w:val="Compact"/>
            </w:pPr>
            <w:r>
              <w:rPr>
                <w:i/>
                <w:iCs/>
              </w:rPr>
              <w:t>DEVELOPMENT</w:t>
            </w:r>
          </w:p>
        </w:tc>
        <w:tc>
          <w:tcPr>
            <w:tcW w:w="0" w:type="auto"/>
          </w:tcPr>
          <w:p w14:paraId="426EF53F" w14:textId="77777777" w:rsidR="00DD6E75" w:rsidRDefault="00DD6E75" w:rsidP="00C816C3">
            <w:pPr>
              <w:pStyle w:val="Compact"/>
            </w:pPr>
            <w:r>
              <w:rPr>
                <w:i/>
                <w:iCs/>
              </w:rPr>
              <w:t>Inbound</w:t>
            </w:r>
          </w:p>
        </w:tc>
        <w:tc>
          <w:tcPr>
            <w:tcW w:w="0" w:type="auto"/>
          </w:tcPr>
          <w:p w14:paraId="35C35C96" w14:textId="77777777" w:rsidR="00DD6E75" w:rsidRDefault="00DD6E75" w:rsidP="00C816C3">
            <w:pPr>
              <w:pStyle w:val="Compact"/>
            </w:pPr>
            <w:r>
              <w:rPr>
                <w:i/>
                <w:iCs/>
              </w:rPr>
              <w:t>observed on ports random/none… (sshd:)</w:t>
            </w:r>
          </w:p>
        </w:tc>
        <w:tc>
          <w:tcPr>
            <w:tcW w:w="0" w:type="auto"/>
          </w:tcPr>
          <w:p w14:paraId="22C3B325" w14:textId="77777777" w:rsidR="00DD6E75" w:rsidRDefault="00DD6E75" w:rsidP="00C816C3">
            <w:pPr>
              <w:pStyle w:val="Compact"/>
            </w:pPr>
            <w:r>
              <w:rPr>
                <w:i/>
                <w:iCs/>
              </w:rPr>
              <w:t>1 connection rows</w:t>
            </w:r>
          </w:p>
        </w:tc>
        <w:tc>
          <w:tcPr>
            <w:tcW w:w="0" w:type="auto"/>
          </w:tcPr>
          <w:p w14:paraId="48BC6550" w14:textId="56499B86" w:rsidR="00DD6E75" w:rsidRDefault="00BE7583" w:rsidP="00C816C3">
            <w:pPr>
              <w:pStyle w:val="Compact"/>
              <w:rPr>
                <w:i/>
                <w:iCs/>
                <w:strike/>
                <w:rPrChange w:id="31" w:author="Syed Ahmed" w:date="2026-09-16T14:16:00Z">
                  <w:rPr/>
                </w:rPrChange>
              </w:rPr>
            </w:pPr>
            <w:r>
              <w:rPr>
                <w:i/>
                <w:iCs/>
                <w:strike/>
              </w:rPr>
              <w:t>-</w:t>
            </w:r>
          </w:p>
        </w:tc>
        <w:tc>
          <w:tcPr>
            <w:tcW w:w="0" w:type="auto"/>
          </w:tcPr>
          <w:p w14:paraId="7E8783DA" w14:textId="77777777" w:rsidR="00DD6E75" w:rsidRDefault="00DD6E75" w:rsidP="00C816C3">
            <w:pPr>
              <w:pStyle w:val="Compact"/>
            </w:pPr>
            <w:r>
              <w:rPr>
                <w:i/>
                <w:iCs/>
              </w:rPr>
              <w:t>Low</w:t>
            </w:r>
          </w:p>
        </w:tc>
      </w:tr>
      <w:tr w:rsidR="00DD6E75" w14:paraId="70A8AB9E" w14:textId="77777777" w:rsidTr="00C816C3">
        <w:tc>
          <w:tcPr>
            <w:tcW w:w="0" w:type="auto"/>
          </w:tcPr>
          <w:p w14:paraId="63127626" w14:textId="77777777" w:rsidR="00DD6E75" w:rsidRDefault="00DD6E75" w:rsidP="00C816C3">
            <w:pPr>
              <w:pStyle w:val="Compact"/>
            </w:pPr>
            <w:r>
              <w:rPr>
                <w:i/>
                <w:iCs/>
              </w:rPr>
              <w:t>CITRIX</w:t>
            </w:r>
          </w:p>
        </w:tc>
        <w:tc>
          <w:tcPr>
            <w:tcW w:w="0" w:type="auto"/>
          </w:tcPr>
          <w:p w14:paraId="564B7029" w14:textId="77777777" w:rsidR="00DD6E75" w:rsidRDefault="00DD6E75" w:rsidP="00C816C3">
            <w:pPr>
              <w:pStyle w:val="Compact"/>
            </w:pPr>
            <w:r>
              <w:rPr>
                <w:i/>
                <w:iCs/>
              </w:rPr>
              <w:t>Outbound</w:t>
            </w:r>
          </w:p>
        </w:tc>
        <w:tc>
          <w:tcPr>
            <w:tcW w:w="0" w:type="auto"/>
          </w:tcPr>
          <w:p w14:paraId="271AC55D" w14:textId="77777777" w:rsidR="00DD6E75" w:rsidRDefault="00DD6E75" w:rsidP="00C816C3">
            <w:pPr>
              <w:pStyle w:val="Compact"/>
            </w:pPr>
            <w:r>
              <w:rPr>
                <w:i/>
                <w:iCs/>
              </w:rPr>
              <w:t>observed on ports 59417… (svchost)</w:t>
            </w:r>
          </w:p>
        </w:tc>
        <w:tc>
          <w:tcPr>
            <w:tcW w:w="0" w:type="auto"/>
          </w:tcPr>
          <w:p w14:paraId="49124CE9" w14:textId="77777777" w:rsidR="00DD6E75" w:rsidRDefault="00DD6E75" w:rsidP="00C816C3">
            <w:pPr>
              <w:pStyle w:val="Compact"/>
            </w:pPr>
            <w:r>
              <w:rPr>
                <w:i/>
                <w:iCs/>
              </w:rPr>
              <w:t>1 connection rows</w:t>
            </w:r>
          </w:p>
        </w:tc>
        <w:tc>
          <w:tcPr>
            <w:tcW w:w="0" w:type="auto"/>
          </w:tcPr>
          <w:p w14:paraId="5E1D7576" w14:textId="6379B538" w:rsidR="00DD6E75" w:rsidRDefault="00DD6E75" w:rsidP="00C816C3">
            <w:pPr>
              <w:pStyle w:val="Compact"/>
              <w:rPr>
                <w:i/>
                <w:iCs/>
                <w:rPrChange w:id="32" w:author="Syed Ahmed" w:date="2026-09-16T14:45:00Z">
                  <w:rPr/>
                </w:rPrChange>
              </w:rPr>
            </w:pPr>
            <w:r w:rsidRPr="4986D35A">
              <w:rPr>
                <w:i/>
                <w:iCs/>
                <w:strike/>
                <w:rPrChange w:id="33" w:author="Syed Ahmed" w:date="2026-09-16T14:16:00Z" w16du:dateUtc="2026-09-16T14:16:16Z">
                  <w:rPr>
                    <w:i/>
                    <w:iCs/>
                  </w:rPr>
                </w:rPrChange>
              </w:rPr>
              <w:t>).</w:t>
            </w:r>
            <w:r w:rsidRPr="4986D35A">
              <w:rPr>
                <w:i/>
                <w:iCs/>
              </w:rPr>
              <w:t>Different teams on this application to be determined</w:t>
            </w:r>
          </w:p>
        </w:tc>
        <w:tc>
          <w:tcPr>
            <w:tcW w:w="0" w:type="auto"/>
          </w:tcPr>
          <w:p w14:paraId="2B302282" w14:textId="77777777" w:rsidR="00DD6E75" w:rsidRDefault="00DD6E75" w:rsidP="00C816C3">
            <w:pPr>
              <w:pStyle w:val="Compact"/>
            </w:pPr>
            <w:r>
              <w:rPr>
                <w:i/>
                <w:iCs/>
              </w:rPr>
              <w:t>Low</w:t>
            </w:r>
          </w:p>
        </w:tc>
      </w:tr>
    </w:tbl>
    <w:p w14:paraId="3C58115E" w14:textId="77777777" w:rsidR="00DD6E75" w:rsidRDefault="00DD6E75" w:rsidP="00DD6E75">
      <w:pPr>
        <w:pStyle w:val="BodyText"/>
      </w:pPr>
    </w:p>
    <w:p w14:paraId="7AEBB845" w14:textId="77777777" w:rsidR="00BE7583" w:rsidRDefault="00BE7583" w:rsidP="00DD6E75">
      <w:pPr>
        <w:pStyle w:val="BodyText"/>
      </w:pPr>
    </w:p>
    <w:p w14:paraId="33DC977C" w14:textId="7EF24E60" w:rsidR="00BE7583" w:rsidRDefault="00BE7583" w:rsidP="00BE7583">
      <w:pPr>
        <w:pStyle w:val="Heading2"/>
      </w:pPr>
      <w:r>
        <w:t>4.</w:t>
      </w:r>
      <w:r w:rsidR="00C05C87">
        <w:t>7</w:t>
      </w:r>
      <w:r>
        <w:t xml:space="preserve"> Data Classification</w:t>
      </w:r>
    </w:p>
    <w:p w14:paraId="5B762854" w14:textId="380F23FE" w:rsidR="00BE7583" w:rsidRDefault="00395319" w:rsidP="00BE7583">
      <w:pPr>
        <w:pStyle w:val="Compact"/>
        <w:rPr>
          <w:rFonts w:asciiTheme="minorHAnsi" w:hAnsiTheme="minorHAnsi" w:cstheme="minorBidi"/>
          <w:sz w:val="19"/>
          <w:szCs w:val="19"/>
        </w:rPr>
      </w:pPr>
      <w:r w:rsidRPr="00395319">
        <w:rPr>
          <w:rFonts w:asciiTheme="minorHAnsi" w:hAnsiTheme="minorHAnsi" w:cstheme="minorBidi"/>
          <w:sz w:val="19"/>
          <w:szCs w:val="19"/>
        </w:rPr>
        <w:t>The Utility servers are administrative jump boxes used by support teams to install management tools, perform support activities, and run scheduled jobs. They are not intended to store application or business data. No PII, PHI, or PCI data has been identified on the Utility servers.</w:t>
      </w:r>
    </w:p>
    <w:p w14:paraId="1DC0D1B1" w14:textId="77777777" w:rsidR="00395319" w:rsidRDefault="00395319" w:rsidP="00BE7583">
      <w:pPr>
        <w:pStyle w:val="Compact"/>
      </w:pPr>
    </w:p>
    <w:p w14:paraId="74E9DFEA" w14:textId="77777777" w:rsidR="00395319" w:rsidRDefault="00395319" w:rsidP="00BE7583">
      <w:pPr>
        <w:pStyle w:val="Compact"/>
      </w:pPr>
    </w:p>
    <w:tbl>
      <w:tblPr>
        <w:tblStyle w:val="Table"/>
        <w:tblW w:w="5000" w:type="pct"/>
        <w:tblLook w:val="0020" w:firstRow="1" w:lastRow="0" w:firstColumn="0" w:lastColumn="0" w:noHBand="0" w:noVBand="0"/>
      </w:tblPr>
      <w:tblGrid>
        <w:gridCol w:w="1914"/>
        <w:gridCol w:w="7446"/>
      </w:tblGrid>
      <w:tr w:rsidR="00BE7583" w14:paraId="00812664" w14:textId="77777777" w:rsidTr="00C816C3">
        <w:trPr>
          <w:cnfStyle w:val="100000000000" w:firstRow="1" w:lastRow="0" w:firstColumn="0" w:lastColumn="0" w:oddVBand="0" w:evenVBand="0" w:oddHBand="0" w:evenHBand="0" w:firstRowFirstColumn="0" w:firstRowLastColumn="0" w:lastRowFirstColumn="0" w:lastRowLastColumn="0"/>
          <w:tblHeader/>
        </w:trPr>
        <w:tc>
          <w:tcPr>
            <w:tcW w:w="0" w:type="auto"/>
          </w:tcPr>
          <w:p w14:paraId="5EF5F641" w14:textId="77777777" w:rsidR="00BE7583" w:rsidRDefault="00BE7583" w:rsidP="00C816C3">
            <w:pPr>
              <w:pStyle w:val="Compact"/>
            </w:pPr>
            <w:r>
              <w:rPr>
                <w:b/>
                <w:bCs/>
              </w:rPr>
              <w:t>Data Sensitivity</w:t>
            </w:r>
          </w:p>
        </w:tc>
        <w:tc>
          <w:tcPr>
            <w:tcW w:w="0" w:type="auto"/>
          </w:tcPr>
          <w:p w14:paraId="1CF5105B" w14:textId="77777777" w:rsidR="00BE7583" w:rsidRDefault="00BE7583" w:rsidP="00C816C3">
            <w:pPr>
              <w:pStyle w:val="Compact"/>
              <w:rPr>
                <w:i/>
                <w:iCs/>
                <w:rPrChange w:id="34" w:author="Syed Ahmed" w:date="2026-09-16T14:18:00Z">
                  <w:rPr>
                    <w:i/>
                    <w:iCs/>
                    <w:strike/>
                  </w:rPr>
                </w:rPrChange>
              </w:rPr>
            </w:pPr>
            <w:r w:rsidRPr="4986D35A">
              <w:rPr>
                <w:i/>
                <w:iCs/>
              </w:rPr>
              <w:t xml:space="preserve">internal </w:t>
            </w:r>
          </w:p>
        </w:tc>
      </w:tr>
      <w:tr w:rsidR="00BE7583" w14:paraId="67206F7B" w14:textId="77777777" w:rsidTr="00C816C3">
        <w:tc>
          <w:tcPr>
            <w:tcW w:w="0" w:type="auto"/>
          </w:tcPr>
          <w:p w14:paraId="75AA67B2" w14:textId="77777777" w:rsidR="00BE7583" w:rsidRDefault="00BE7583" w:rsidP="00C816C3">
            <w:pPr>
              <w:pStyle w:val="Compact"/>
            </w:pPr>
            <w:r>
              <w:rPr>
                <w:b/>
                <w:bCs/>
              </w:rPr>
              <w:t>PII / PHI / PCI Present</w:t>
            </w:r>
          </w:p>
        </w:tc>
        <w:tc>
          <w:tcPr>
            <w:tcW w:w="0" w:type="auto"/>
          </w:tcPr>
          <w:p w14:paraId="25591FA9" w14:textId="77777777" w:rsidR="00BE7583" w:rsidRDefault="00BE7583" w:rsidP="00C816C3">
            <w:pPr>
              <w:pStyle w:val="Compact"/>
              <w:rPr>
                <w:i/>
                <w:iCs/>
              </w:rPr>
            </w:pPr>
            <w:r w:rsidRPr="4986D35A">
              <w:rPr>
                <w:i/>
                <w:iCs/>
              </w:rPr>
              <w:t>NO – utility servers are jump boxes and are not intended to store application or business data</w:t>
            </w:r>
          </w:p>
        </w:tc>
      </w:tr>
    </w:tbl>
    <w:p w14:paraId="6261C0C3" w14:textId="77777777" w:rsidR="00BE7583" w:rsidRDefault="00BE7583" w:rsidP="00BE7583">
      <w:pPr>
        <w:pStyle w:val="Compact"/>
      </w:pPr>
    </w:p>
    <w:p w14:paraId="5B2CD513" w14:textId="77777777" w:rsidR="00BE7583" w:rsidRDefault="00BE7583" w:rsidP="00BE7583">
      <w:pPr>
        <w:pStyle w:val="Compact"/>
      </w:pPr>
    </w:p>
    <w:p w14:paraId="61F72ABE" w14:textId="77777777" w:rsidR="00BE7583" w:rsidRDefault="00BE7583" w:rsidP="00BE7583">
      <w:pPr>
        <w:pStyle w:val="Compact"/>
      </w:pPr>
    </w:p>
    <w:p w14:paraId="7D0CAC84" w14:textId="77777777" w:rsidR="00C05C87" w:rsidRDefault="00C05C87" w:rsidP="00BE7583">
      <w:pPr>
        <w:pStyle w:val="Compact"/>
      </w:pPr>
    </w:p>
    <w:p w14:paraId="622FA9FE" w14:textId="6C9A13BC" w:rsidR="00BE7583" w:rsidRDefault="00C05C87" w:rsidP="00BE7583">
      <w:pPr>
        <w:pStyle w:val="Heading2"/>
      </w:pPr>
      <w:r>
        <w:t>4</w:t>
      </w:r>
      <w:r w:rsidR="00BE7583">
        <w:t>.</w:t>
      </w:r>
      <w:r>
        <w:t>8</w:t>
      </w:r>
      <w:r w:rsidR="00BE7583">
        <w:t xml:space="preserve"> Migration Strategy</w:t>
      </w:r>
    </w:p>
    <w:p w14:paraId="698B3C8F" w14:textId="2BB8B834" w:rsidR="00BE7583" w:rsidRDefault="00395319" w:rsidP="00BE7583">
      <w:pPr>
        <w:pStyle w:val="Compact"/>
        <w:rPr>
          <w:rFonts w:asciiTheme="minorHAnsi" w:hAnsiTheme="minorHAnsi" w:cstheme="minorBidi"/>
          <w:sz w:val="19"/>
          <w:szCs w:val="19"/>
        </w:rPr>
      </w:pPr>
      <w:r w:rsidRPr="00395319">
        <w:rPr>
          <w:rFonts w:asciiTheme="minorHAnsi" w:hAnsiTheme="minorHAnsi" w:cstheme="minorBidi"/>
          <w:sz w:val="19"/>
          <w:szCs w:val="19"/>
        </w:rPr>
        <w:t>The confirmed migration strategy for Utility is to rehost the eight active servers as Azure virtual machines. This is an infrastructure migration; the servers will continue to function as administrative jump boxes, and no application redesign is planned. LXENTUTL01 is powered off, is excluded from the migration scope, and will be retired.</w:t>
      </w:r>
    </w:p>
    <w:p w14:paraId="76713D8B" w14:textId="77777777" w:rsidR="00395319" w:rsidRDefault="00395319" w:rsidP="00BE7583">
      <w:pPr>
        <w:pStyle w:val="Compact"/>
      </w:pPr>
    </w:p>
    <w:tbl>
      <w:tblPr>
        <w:tblStyle w:val="Table"/>
        <w:tblW w:w="2409" w:type="pct"/>
        <w:tblLook w:val="0020" w:firstRow="1" w:lastRow="0" w:firstColumn="0" w:lastColumn="0" w:noHBand="0" w:noVBand="0"/>
      </w:tblPr>
      <w:tblGrid>
        <w:gridCol w:w="2448"/>
        <w:gridCol w:w="882"/>
        <w:gridCol w:w="1180"/>
      </w:tblGrid>
      <w:tr w:rsidR="00395319" w14:paraId="2DBBFE8D" w14:textId="77777777" w:rsidTr="00395319">
        <w:trPr>
          <w:cnfStyle w:val="100000000000" w:firstRow="1" w:lastRow="0" w:firstColumn="0" w:lastColumn="0" w:oddVBand="0" w:evenVBand="0" w:oddHBand="0" w:evenHBand="0" w:firstRowFirstColumn="0" w:firstRowLastColumn="0" w:lastRowFirstColumn="0" w:lastRowLastColumn="0"/>
          <w:tblHeader/>
        </w:trPr>
        <w:tc>
          <w:tcPr>
            <w:tcW w:w="0" w:type="auto"/>
          </w:tcPr>
          <w:p w14:paraId="1D9F2519" w14:textId="77777777" w:rsidR="00395319" w:rsidRDefault="00395319" w:rsidP="00C816C3">
            <w:pPr>
              <w:pStyle w:val="Compact"/>
            </w:pPr>
            <w:r>
              <w:rPr>
                <w:b/>
                <w:bCs/>
              </w:rPr>
              <w:t>Component</w:t>
            </w:r>
          </w:p>
        </w:tc>
        <w:tc>
          <w:tcPr>
            <w:tcW w:w="978" w:type="pct"/>
          </w:tcPr>
          <w:p w14:paraId="7D5F002D" w14:textId="77777777" w:rsidR="00395319" w:rsidRDefault="00395319" w:rsidP="00C816C3">
            <w:pPr>
              <w:pStyle w:val="Compact"/>
            </w:pPr>
            <w:r>
              <w:rPr>
                <w:b/>
                <w:bCs/>
              </w:rPr>
              <w:t>Strategy</w:t>
            </w:r>
          </w:p>
        </w:tc>
        <w:tc>
          <w:tcPr>
            <w:tcW w:w="1308" w:type="pct"/>
          </w:tcPr>
          <w:p w14:paraId="4096C538" w14:textId="77777777" w:rsidR="00395319" w:rsidRDefault="00395319" w:rsidP="00C816C3">
            <w:pPr>
              <w:pStyle w:val="Compact"/>
            </w:pPr>
            <w:r>
              <w:rPr>
                <w:b/>
                <w:bCs/>
              </w:rPr>
              <w:t>Target Service</w:t>
            </w:r>
          </w:p>
        </w:tc>
      </w:tr>
      <w:tr w:rsidR="00395319" w14:paraId="253FAE25" w14:textId="77777777" w:rsidTr="00395319">
        <w:tc>
          <w:tcPr>
            <w:tcW w:w="0" w:type="auto"/>
          </w:tcPr>
          <w:p w14:paraId="7B614F97" w14:textId="77777777" w:rsidR="00395319" w:rsidRDefault="00395319" w:rsidP="00C816C3">
            <w:pPr>
              <w:pStyle w:val="Compact"/>
              <w:rPr>
                <w:i/>
                <w:iCs/>
              </w:rPr>
            </w:pPr>
            <w:r w:rsidRPr="00395319">
              <w:rPr>
                <w:i/>
                <w:iCs/>
              </w:rPr>
              <w:t>Active Utility servers</w:t>
            </w:r>
          </w:p>
          <w:p w14:paraId="619A6DD0" w14:textId="77777777" w:rsidR="00395319" w:rsidRDefault="00395319" w:rsidP="00C816C3">
            <w:pPr>
              <w:pStyle w:val="Compact"/>
            </w:pPr>
            <w:r w:rsidRPr="00395319">
              <w:t>NETBACKUPPRD101 container workload</w:t>
            </w:r>
          </w:p>
          <w:p w14:paraId="20213A65" w14:textId="29D6B43D" w:rsidR="00395319" w:rsidRDefault="00395319" w:rsidP="00C816C3">
            <w:pPr>
              <w:pStyle w:val="Compact"/>
            </w:pPr>
            <w:r w:rsidRPr="00395319">
              <w:t>LXENTUTL01</w:t>
            </w:r>
          </w:p>
        </w:tc>
        <w:tc>
          <w:tcPr>
            <w:tcW w:w="978" w:type="pct"/>
          </w:tcPr>
          <w:p w14:paraId="23ACB1A2" w14:textId="77777777" w:rsidR="00395319" w:rsidRDefault="00395319" w:rsidP="00C816C3">
            <w:pPr>
              <w:pStyle w:val="Compact"/>
            </w:pPr>
            <w:r>
              <w:t>Rehost</w:t>
            </w:r>
          </w:p>
          <w:p w14:paraId="127CBF1B" w14:textId="77777777" w:rsidR="00395319" w:rsidRDefault="00395319" w:rsidP="00C816C3">
            <w:pPr>
              <w:pStyle w:val="Compact"/>
            </w:pPr>
            <w:r w:rsidRPr="00395319">
              <w:t>Rehost or replatform</w:t>
            </w:r>
          </w:p>
          <w:p w14:paraId="35C9FFFF" w14:textId="35A9933D" w:rsidR="00395319" w:rsidRDefault="00395319" w:rsidP="00C816C3">
            <w:pPr>
              <w:pStyle w:val="Compact"/>
            </w:pPr>
            <w:r>
              <w:t xml:space="preserve">Retire </w:t>
            </w:r>
          </w:p>
        </w:tc>
        <w:tc>
          <w:tcPr>
            <w:tcW w:w="1308" w:type="pct"/>
          </w:tcPr>
          <w:p w14:paraId="7E1DD281" w14:textId="77777777" w:rsidR="00395319" w:rsidRDefault="00395319" w:rsidP="00C816C3">
            <w:pPr>
              <w:pStyle w:val="Compact"/>
              <w:rPr>
                <w:i/>
                <w:iCs/>
              </w:rPr>
            </w:pPr>
            <w:r w:rsidRPr="00395319">
              <w:rPr>
                <w:i/>
                <w:iCs/>
              </w:rPr>
              <w:t>Azure virtual machines</w:t>
            </w:r>
          </w:p>
          <w:p w14:paraId="216EA22B" w14:textId="56044D7F" w:rsidR="00395319" w:rsidRDefault="00395319" w:rsidP="00C816C3">
            <w:pPr>
              <w:pStyle w:val="Compact"/>
            </w:pPr>
            <w:r>
              <w:rPr>
                <w:i/>
                <w:iCs/>
              </w:rPr>
              <w:t xml:space="preserve"> </w:t>
            </w:r>
          </w:p>
        </w:tc>
      </w:tr>
    </w:tbl>
    <w:p w14:paraId="3F4B5590" w14:textId="77777777" w:rsidR="00BE7583" w:rsidRDefault="00BE7583" w:rsidP="00BE7583">
      <w:pPr>
        <w:pStyle w:val="Compact"/>
      </w:pPr>
    </w:p>
    <w:p w14:paraId="1B09C2B7" w14:textId="77777777" w:rsidR="00C05C87" w:rsidRDefault="00C05C87" w:rsidP="00BE7583">
      <w:pPr>
        <w:pStyle w:val="Compact"/>
      </w:pPr>
    </w:p>
    <w:p w14:paraId="1CA66222" w14:textId="77777777" w:rsidR="00C05C87" w:rsidRDefault="00C05C87" w:rsidP="00BE7583">
      <w:pPr>
        <w:pStyle w:val="Compact"/>
      </w:pPr>
    </w:p>
    <w:p w14:paraId="08606094" w14:textId="77777777" w:rsidR="00C05C87" w:rsidRDefault="00C05C87" w:rsidP="00BE7583">
      <w:pPr>
        <w:pStyle w:val="Compact"/>
      </w:pPr>
    </w:p>
    <w:p w14:paraId="7F2913E4" w14:textId="77777777" w:rsidR="00C05C87" w:rsidRDefault="00C05C87" w:rsidP="00BE7583">
      <w:pPr>
        <w:pStyle w:val="Compact"/>
      </w:pPr>
    </w:p>
    <w:p w14:paraId="50782A12" w14:textId="77777777" w:rsidR="00C05C87" w:rsidRDefault="00C05C87" w:rsidP="00BE7583">
      <w:pPr>
        <w:pStyle w:val="Compact"/>
      </w:pPr>
    </w:p>
    <w:p w14:paraId="7990D4A8" w14:textId="77777777" w:rsidR="00C05C87" w:rsidRDefault="00C05C87" w:rsidP="00BE7583">
      <w:pPr>
        <w:pStyle w:val="Compact"/>
      </w:pPr>
    </w:p>
    <w:p w14:paraId="2E74F59E" w14:textId="77777777" w:rsidR="00C05C87" w:rsidRDefault="00C05C87" w:rsidP="00BE7583">
      <w:pPr>
        <w:pStyle w:val="Compact"/>
      </w:pPr>
    </w:p>
    <w:p w14:paraId="481E4B7B" w14:textId="0C4E281D" w:rsidR="00BE7583" w:rsidRDefault="00C05C87" w:rsidP="00BE7583">
      <w:pPr>
        <w:pStyle w:val="Heading2"/>
      </w:pPr>
      <w:r>
        <w:lastRenderedPageBreak/>
        <w:t>4.9</w:t>
      </w:r>
      <w:r w:rsidR="00BE7583">
        <w:t xml:space="preserve"> Landing Zone Placement</w:t>
      </w:r>
    </w:p>
    <w:p w14:paraId="4D42832D" w14:textId="77777777" w:rsidR="00BE7583" w:rsidRDefault="00BE7583" w:rsidP="00BE7583">
      <w:pPr>
        <w:pStyle w:val="FirstParagraph"/>
      </w:pPr>
      <w:r>
        <w:t>Landing zone placement records where this workload deploys and, just as importantly, what it inherits by deploying there. The management group, subscription, resource groups, region and paired region are captured together with the naming and tagging standards the workload must satisfy. Inherited policy is called out explicitly because it constrains deployments in ways invisible to the application team and is a frequent cause of failures that appear inexplicable at build time. Quota, SKU and zone availability in the target region are confirmed before design sign-off rather than discovered on the day of deployment.</w:t>
      </w:r>
    </w:p>
    <w:p w14:paraId="0BAF38DB" w14:textId="77777777" w:rsidR="00BE7583" w:rsidRDefault="00BE7583" w:rsidP="00BE7583">
      <w:pPr>
        <w:pStyle w:val="Compact"/>
      </w:pPr>
    </w:p>
    <w:tbl>
      <w:tblPr>
        <w:tblStyle w:val="Table"/>
        <w:tblW w:w="5000" w:type="pct"/>
        <w:tblLook w:val="0020" w:firstRow="1" w:lastRow="0" w:firstColumn="0" w:lastColumn="0" w:noHBand="0" w:noVBand="0"/>
      </w:tblPr>
      <w:tblGrid>
        <w:gridCol w:w="1927"/>
        <w:gridCol w:w="7433"/>
      </w:tblGrid>
      <w:tr w:rsidR="00BE7583" w14:paraId="3B7B11B2" w14:textId="77777777" w:rsidTr="00C816C3">
        <w:trPr>
          <w:cnfStyle w:val="100000000000" w:firstRow="1" w:lastRow="0" w:firstColumn="0" w:lastColumn="0" w:oddVBand="0" w:evenVBand="0" w:oddHBand="0" w:evenHBand="0" w:firstRowFirstColumn="0" w:firstRowLastColumn="0" w:lastRowFirstColumn="0" w:lastRowLastColumn="0"/>
          <w:tblHeader/>
        </w:trPr>
        <w:tc>
          <w:tcPr>
            <w:tcW w:w="0" w:type="auto"/>
          </w:tcPr>
          <w:p w14:paraId="5C24E56D" w14:textId="77777777" w:rsidR="00BE7583" w:rsidRDefault="00BE7583" w:rsidP="00C816C3">
            <w:pPr>
              <w:pStyle w:val="Compact"/>
            </w:pPr>
            <w:r>
              <w:rPr>
                <w:b/>
                <w:bCs/>
              </w:rPr>
              <w:t>Management Group</w:t>
            </w:r>
          </w:p>
        </w:tc>
        <w:tc>
          <w:tcPr>
            <w:tcW w:w="0" w:type="auto"/>
          </w:tcPr>
          <w:p w14:paraId="0E826576" w14:textId="27FAD7B1" w:rsidR="00BE7583" w:rsidRDefault="00395319" w:rsidP="00C816C3">
            <w:pPr>
              <w:pStyle w:val="Compact"/>
            </w:pPr>
            <w:r>
              <w:rPr>
                <w:i/>
                <w:iCs/>
              </w:rPr>
              <w:t xml:space="preserve">To be determined </w:t>
            </w:r>
          </w:p>
        </w:tc>
      </w:tr>
      <w:tr w:rsidR="00BE7583" w14:paraId="6FAA77EE" w14:textId="77777777" w:rsidTr="00C816C3">
        <w:tc>
          <w:tcPr>
            <w:tcW w:w="0" w:type="auto"/>
          </w:tcPr>
          <w:p w14:paraId="7B62AB7C" w14:textId="77777777" w:rsidR="00BE7583" w:rsidRDefault="00BE7583" w:rsidP="00C816C3">
            <w:pPr>
              <w:pStyle w:val="Compact"/>
            </w:pPr>
            <w:r>
              <w:rPr>
                <w:b/>
                <w:bCs/>
              </w:rPr>
              <w:t>Subscription Name &amp; ID</w:t>
            </w:r>
          </w:p>
        </w:tc>
        <w:tc>
          <w:tcPr>
            <w:tcW w:w="0" w:type="auto"/>
          </w:tcPr>
          <w:p w14:paraId="13599B60" w14:textId="19426972" w:rsidR="00BE7583" w:rsidRDefault="00395319" w:rsidP="00C816C3">
            <w:pPr>
              <w:pStyle w:val="Compact"/>
            </w:pPr>
            <w:r w:rsidRPr="00395319">
              <w:rPr>
                <w:b/>
                <w:bCs/>
                <w:i/>
                <w:iCs/>
              </w:rPr>
              <w:t>Proposed, not final:</w:t>
            </w:r>
            <w:r w:rsidRPr="00395319">
              <w:rPr>
                <w:i/>
                <w:iCs/>
              </w:rPr>
              <w:t xml:space="preserve"> Resources will be separated by owning team. Cloud and Platform Services may have one subscription, with other teams using their respective subscriptions.</w:t>
            </w:r>
          </w:p>
        </w:tc>
      </w:tr>
      <w:tr w:rsidR="00BE7583" w14:paraId="16D0F877" w14:textId="77777777" w:rsidTr="00C816C3">
        <w:tc>
          <w:tcPr>
            <w:tcW w:w="0" w:type="auto"/>
          </w:tcPr>
          <w:p w14:paraId="79C7DF4B" w14:textId="77777777" w:rsidR="00BE7583" w:rsidRDefault="00BE7583" w:rsidP="00C816C3">
            <w:pPr>
              <w:pStyle w:val="Compact"/>
            </w:pPr>
            <w:r>
              <w:rPr>
                <w:b/>
                <w:bCs/>
              </w:rPr>
              <w:t>Resource Groups</w:t>
            </w:r>
          </w:p>
        </w:tc>
        <w:tc>
          <w:tcPr>
            <w:tcW w:w="0" w:type="auto"/>
          </w:tcPr>
          <w:p w14:paraId="329F14B0" w14:textId="77777777" w:rsidR="00BE7583" w:rsidRDefault="00BE7583" w:rsidP="00C816C3">
            <w:pPr>
              <w:pStyle w:val="Compact"/>
              <w:rPr>
                <w:i/>
                <w:iCs/>
              </w:rPr>
            </w:pPr>
            <w:r>
              <w:rPr>
                <w:i/>
                <w:iCs/>
              </w:rPr>
              <w:t xml:space="preserve">Not yet provided </w:t>
            </w:r>
          </w:p>
          <w:p w14:paraId="03CE2794" w14:textId="2D402AFB" w:rsidR="00395319" w:rsidRDefault="00395319" w:rsidP="00C816C3">
            <w:pPr>
              <w:pStyle w:val="Compact"/>
            </w:pPr>
          </w:p>
        </w:tc>
      </w:tr>
      <w:tr w:rsidR="00BE7583" w14:paraId="323A3348" w14:textId="77777777" w:rsidTr="00C816C3">
        <w:tc>
          <w:tcPr>
            <w:tcW w:w="0" w:type="auto"/>
          </w:tcPr>
          <w:p w14:paraId="69D89A56" w14:textId="77777777" w:rsidR="00BE7583" w:rsidRDefault="00BE7583" w:rsidP="00C816C3">
            <w:pPr>
              <w:pStyle w:val="Compact"/>
            </w:pPr>
            <w:r>
              <w:rPr>
                <w:b/>
                <w:bCs/>
              </w:rPr>
              <w:t>Primary Region &amp; Paired Region</w:t>
            </w:r>
          </w:p>
        </w:tc>
        <w:tc>
          <w:tcPr>
            <w:tcW w:w="0" w:type="auto"/>
          </w:tcPr>
          <w:p w14:paraId="63F33659" w14:textId="77777777" w:rsidR="00BE7583" w:rsidRDefault="00395319" w:rsidP="00C816C3">
            <w:pPr>
              <w:pStyle w:val="Compact"/>
              <w:rPr>
                <w:i/>
                <w:iCs/>
              </w:rPr>
            </w:pPr>
            <w:r>
              <w:rPr>
                <w:i/>
                <w:iCs/>
              </w:rPr>
              <w:t>Not yet provided</w:t>
            </w:r>
          </w:p>
          <w:p w14:paraId="2BA0E79A" w14:textId="77777777" w:rsidR="00395319" w:rsidRDefault="00395319" w:rsidP="00C816C3">
            <w:pPr>
              <w:pStyle w:val="Compact"/>
            </w:pPr>
          </w:p>
          <w:p w14:paraId="35A5BC6B" w14:textId="3C4802F3" w:rsidR="00395319" w:rsidRDefault="00395319" w:rsidP="00C816C3">
            <w:pPr>
              <w:pStyle w:val="Compact"/>
            </w:pPr>
          </w:p>
        </w:tc>
      </w:tr>
      <w:tr w:rsidR="00BE7583" w14:paraId="16FF71AD" w14:textId="77777777" w:rsidTr="00C816C3">
        <w:tc>
          <w:tcPr>
            <w:tcW w:w="0" w:type="auto"/>
          </w:tcPr>
          <w:p w14:paraId="7DCE25E6" w14:textId="77777777" w:rsidR="00BE7583" w:rsidRDefault="00BE7583" w:rsidP="00C816C3">
            <w:pPr>
              <w:pStyle w:val="Compact"/>
            </w:pPr>
            <w:r>
              <w:rPr>
                <w:b/>
                <w:bCs/>
              </w:rPr>
              <w:t>Naming Standard</w:t>
            </w:r>
          </w:p>
        </w:tc>
        <w:tc>
          <w:tcPr>
            <w:tcW w:w="0" w:type="auto"/>
          </w:tcPr>
          <w:p w14:paraId="53E3C41B" w14:textId="77777777" w:rsidR="00BE7583" w:rsidRDefault="00BE7583" w:rsidP="00C816C3">
            <w:pPr>
              <w:pStyle w:val="Compact"/>
              <w:rPr>
                <w:i/>
                <w:iCs/>
              </w:rPr>
            </w:pPr>
            <w:r>
              <w:rPr>
                <w:i/>
                <w:iCs/>
              </w:rPr>
              <w:t xml:space="preserve"> </w:t>
            </w:r>
            <w:r w:rsidR="00395319" w:rsidRPr="00395319">
              <w:rPr>
                <w:i/>
                <w:iCs/>
              </w:rPr>
              <w:t>GEHA has a documented naming standard and agreed to share it. The actual naming values are still pending.</w:t>
            </w:r>
          </w:p>
          <w:p w14:paraId="6890D31A" w14:textId="104A1DE7" w:rsidR="00395319" w:rsidRDefault="00395319" w:rsidP="00C816C3">
            <w:pPr>
              <w:pStyle w:val="Compact"/>
            </w:pPr>
          </w:p>
        </w:tc>
      </w:tr>
      <w:tr w:rsidR="00BE7583" w14:paraId="008DE1DA" w14:textId="77777777" w:rsidTr="00C816C3">
        <w:tc>
          <w:tcPr>
            <w:tcW w:w="0" w:type="auto"/>
          </w:tcPr>
          <w:p w14:paraId="7619DA96" w14:textId="77777777" w:rsidR="00BE7583" w:rsidRDefault="00BE7583" w:rsidP="00C816C3">
            <w:pPr>
              <w:pStyle w:val="Compact"/>
              <w:rPr>
                <w:b/>
                <w:bCs/>
              </w:rPr>
            </w:pPr>
            <w:r>
              <w:rPr>
                <w:b/>
                <w:bCs/>
              </w:rPr>
              <w:t>Tagging Requirements</w:t>
            </w:r>
          </w:p>
          <w:p w14:paraId="60B8BC88" w14:textId="77777777" w:rsidR="00395319" w:rsidRDefault="00395319" w:rsidP="00C816C3">
            <w:pPr>
              <w:pStyle w:val="Compact"/>
            </w:pPr>
          </w:p>
        </w:tc>
        <w:tc>
          <w:tcPr>
            <w:tcW w:w="0" w:type="auto"/>
          </w:tcPr>
          <w:p w14:paraId="2A25A093" w14:textId="4ED1CD12" w:rsidR="00BE7583" w:rsidRPr="00395319" w:rsidRDefault="00BE7583" w:rsidP="00C816C3">
            <w:pPr>
              <w:pStyle w:val="Compact"/>
              <w:rPr>
                <w:i/>
                <w:iCs/>
              </w:rPr>
            </w:pPr>
            <w:r>
              <w:rPr>
                <w:i/>
                <w:iCs/>
              </w:rPr>
              <w:t>Not yet provided —</w:t>
            </w:r>
          </w:p>
        </w:tc>
      </w:tr>
      <w:tr w:rsidR="00BE7583" w14:paraId="521E7851" w14:textId="77777777" w:rsidTr="00C816C3">
        <w:tc>
          <w:tcPr>
            <w:tcW w:w="0" w:type="auto"/>
          </w:tcPr>
          <w:p w14:paraId="5E1E0F62" w14:textId="77777777" w:rsidR="00BE7583" w:rsidRDefault="00BE7583" w:rsidP="00C816C3">
            <w:pPr>
              <w:pStyle w:val="Compact"/>
            </w:pPr>
            <w:r>
              <w:rPr>
                <w:b/>
                <w:bCs/>
              </w:rPr>
              <w:t>Inherited Policy Assignments</w:t>
            </w:r>
          </w:p>
        </w:tc>
        <w:tc>
          <w:tcPr>
            <w:tcW w:w="0" w:type="auto"/>
          </w:tcPr>
          <w:p w14:paraId="7BEF05A0" w14:textId="77777777" w:rsidR="00395319" w:rsidRDefault="00395319" w:rsidP="00C816C3">
            <w:pPr>
              <w:pStyle w:val="Compact"/>
              <w:rPr>
                <w:i/>
                <w:iCs/>
              </w:rPr>
            </w:pPr>
          </w:p>
          <w:p w14:paraId="1C6A4B72" w14:textId="77777777" w:rsidR="00395319" w:rsidRDefault="00BE7583" w:rsidP="00395319">
            <w:pPr>
              <w:pStyle w:val="Compact"/>
              <w:rPr>
                <w:i/>
                <w:iCs/>
              </w:rPr>
            </w:pPr>
            <w:r>
              <w:rPr>
                <w:i/>
                <w:iCs/>
              </w:rPr>
              <w:t xml:space="preserve">42 policy assignments exist in the tenant and will apply at the scope this workload lands in.  </w:t>
            </w:r>
          </w:p>
          <w:p w14:paraId="4240FC5E" w14:textId="6B04295C" w:rsidR="00395319" w:rsidRDefault="00395319" w:rsidP="00395319">
            <w:pPr>
              <w:pStyle w:val="Compact"/>
            </w:pPr>
          </w:p>
        </w:tc>
      </w:tr>
      <w:tr w:rsidR="00BE7583" w14:paraId="2D8EF59C" w14:textId="77777777" w:rsidTr="00C816C3">
        <w:tc>
          <w:tcPr>
            <w:tcW w:w="0" w:type="auto"/>
          </w:tcPr>
          <w:p w14:paraId="75FA90EA" w14:textId="77777777" w:rsidR="00BE7583" w:rsidRDefault="00BE7583" w:rsidP="00C816C3">
            <w:pPr>
              <w:pStyle w:val="Compact"/>
            </w:pPr>
            <w:r>
              <w:rPr>
                <w:b/>
                <w:bCs/>
              </w:rPr>
              <w:t>Policy Exemptions Required</w:t>
            </w:r>
          </w:p>
        </w:tc>
        <w:tc>
          <w:tcPr>
            <w:tcW w:w="0" w:type="auto"/>
          </w:tcPr>
          <w:p w14:paraId="44B355F8" w14:textId="4F3D7A4C" w:rsidR="00BE7583" w:rsidRDefault="00BE7583" w:rsidP="00C816C3">
            <w:pPr>
              <w:pStyle w:val="Compact"/>
              <w:rPr>
                <w:i/>
                <w:iCs/>
              </w:rPr>
            </w:pPr>
            <w:r>
              <w:rPr>
                <w:i/>
                <w:iCs/>
              </w:rPr>
              <w:t xml:space="preserve">Not yet </w:t>
            </w:r>
            <w:r w:rsidR="001A6ADF">
              <w:rPr>
                <w:i/>
                <w:iCs/>
              </w:rPr>
              <w:t>provided)</w:t>
            </w:r>
          </w:p>
          <w:p w14:paraId="28966AE1" w14:textId="77777777" w:rsidR="00395319" w:rsidRDefault="00395319" w:rsidP="00C816C3">
            <w:pPr>
              <w:pStyle w:val="Compact"/>
            </w:pPr>
          </w:p>
        </w:tc>
      </w:tr>
      <w:tr w:rsidR="00BE7583" w14:paraId="6D02EC62" w14:textId="77777777" w:rsidTr="00C816C3">
        <w:tc>
          <w:tcPr>
            <w:tcW w:w="0" w:type="auto"/>
          </w:tcPr>
          <w:p w14:paraId="60711A2B" w14:textId="77777777" w:rsidR="00BE7583" w:rsidRDefault="00BE7583" w:rsidP="00C816C3">
            <w:pPr>
              <w:pStyle w:val="Compact"/>
            </w:pPr>
            <w:r>
              <w:rPr>
                <w:b/>
                <w:bCs/>
              </w:rPr>
              <w:t>RBAC Scope for the Workload Team</w:t>
            </w:r>
          </w:p>
        </w:tc>
        <w:tc>
          <w:tcPr>
            <w:tcW w:w="0" w:type="auto"/>
          </w:tcPr>
          <w:p w14:paraId="2CD7B9EB" w14:textId="18FEA7FD" w:rsidR="00BE7583" w:rsidRDefault="00395319" w:rsidP="00C816C3">
            <w:pPr>
              <w:pStyle w:val="Compact"/>
              <w:rPr>
                <w:i/>
                <w:iCs/>
              </w:rPr>
            </w:pPr>
            <w:r w:rsidRPr="00395319">
              <w:rPr>
                <w:i/>
                <w:iCs/>
              </w:rPr>
              <w:t>The migration team can contribute to GEHA’s existing repositories after working sessions with the platform team. Exact Azure roles and access still require confirmation.</w:t>
            </w:r>
          </w:p>
          <w:p w14:paraId="6E05BBCF" w14:textId="77777777" w:rsidR="00395319" w:rsidRDefault="00395319" w:rsidP="00C816C3">
            <w:pPr>
              <w:pStyle w:val="Compact"/>
            </w:pPr>
          </w:p>
        </w:tc>
      </w:tr>
      <w:tr w:rsidR="00BE7583" w14:paraId="2A2ED3CA" w14:textId="77777777" w:rsidTr="00C816C3">
        <w:tc>
          <w:tcPr>
            <w:tcW w:w="0" w:type="auto"/>
          </w:tcPr>
          <w:p w14:paraId="243352EE" w14:textId="77777777" w:rsidR="00BE7583" w:rsidRDefault="00BE7583" w:rsidP="00C816C3">
            <w:pPr>
              <w:pStyle w:val="Compact"/>
            </w:pPr>
            <w:r>
              <w:rPr>
                <w:b/>
                <w:bCs/>
              </w:rPr>
              <w:t>Quota &amp; Capacity Confirmation</w:t>
            </w:r>
          </w:p>
        </w:tc>
        <w:tc>
          <w:tcPr>
            <w:tcW w:w="0" w:type="auto"/>
          </w:tcPr>
          <w:p w14:paraId="60013A84" w14:textId="193F7E6E" w:rsidR="00BE7583" w:rsidRDefault="00BE7583" w:rsidP="00C816C3">
            <w:pPr>
              <w:pStyle w:val="Compact"/>
            </w:pPr>
            <w:r>
              <w:rPr>
                <w:i/>
                <w:iCs/>
              </w:rPr>
              <w:t xml:space="preserve">Not yet provided </w:t>
            </w:r>
          </w:p>
        </w:tc>
      </w:tr>
    </w:tbl>
    <w:p w14:paraId="5A281D25" w14:textId="002F88BE" w:rsidR="00BE7583" w:rsidRDefault="00BE7583" w:rsidP="00BE7583">
      <w:pPr>
        <w:pStyle w:val="BodyText"/>
        <w:rPr>
          <w:b/>
          <w:bCs/>
          <w:strike/>
          <w:sz w:val="15"/>
          <w:szCs w:val="15"/>
          <w:rPrChange w:id="35" w:author="Syed Ahmed" w:date="2026-09-16T14:29:00Z">
            <w:rPr/>
          </w:rPrChange>
        </w:rPr>
      </w:pPr>
    </w:p>
    <w:p w14:paraId="38B28672" w14:textId="77777777" w:rsidR="00BE7583" w:rsidRPr="00DD6E75" w:rsidRDefault="00BE7583" w:rsidP="00DD6E75">
      <w:pPr>
        <w:pStyle w:val="BodyText"/>
      </w:pPr>
    </w:p>
    <w:p w14:paraId="796FA401" w14:textId="45D0B681" w:rsidR="00DD6E75" w:rsidRPr="00DD6E75" w:rsidRDefault="00DD6E75" w:rsidP="00DD6E75">
      <w:pPr>
        <w:pStyle w:val="BodyText"/>
        <w:sectPr w:rsidR="00DD6E75" w:rsidRPr="00DD6E75">
          <w:headerReference w:type="default" r:id="rId24"/>
          <w:footerReference w:type="default" r:id="rId25"/>
          <w:pgSz w:w="12240" w:h="15840"/>
          <w:pgMar w:top="1440" w:right="1440" w:bottom="1440" w:left="1440" w:header="720" w:footer="620" w:gutter="0"/>
          <w:cols w:space="720"/>
        </w:sectPr>
      </w:pPr>
    </w:p>
    <w:p w14:paraId="796FA799" w14:textId="47D96492" w:rsidR="001F702A" w:rsidRDefault="00703273">
      <w:pPr>
        <w:pStyle w:val="Heading2"/>
      </w:pPr>
      <w:bookmarkStart w:id="36" w:name="network-1"/>
      <w:bookmarkStart w:id="37" w:name="target-state"/>
      <w:bookmarkEnd w:id="7"/>
      <w:bookmarkEnd w:id="15"/>
      <w:bookmarkEnd w:id="25"/>
      <w:r>
        <w:lastRenderedPageBreak/>
        <w:t>5</w:t>
      </w:r>
      <w:r w:rsidR="00C05C87">
        <w:t xml:space="preserve">.0 </w:t>
      </w:r>
      <w:r w:rsidR="00630768">
        <w:t xml:space="preserve">Proposed Azure </w:t>
      </w:r>
      <w:r>
        <w:t>Network</w:t>
      </w:r>
      <w:r w:rsidR="00630768">
        <w:t xml:space="preserve"> Design </w:t>
      </w:r>
    </w:p>
    <w:p w14:paraId="796FA79B" w14:textId="11C65F5C" w:rsidR="001F702A" w:rsidRPr="00630768" w:rsidRDefault="00630768" w:rsidP="4986D35A">
      <w:pPr>
        <w:pStyle w:val="BodyText"/>
        <w:rPr>
          <w:i/>
          <w:iCs/>
          <w:rPrChange w:id="38" w:author="Syed Ahmed" w:date="2026-09-16T14:29:00Z">
            <w:rPr/>
          </w:rPrChange>
        </w:rPr>
      </w:pPr>
      <w:r w:rsidRPr="00630768">
        <w:t>The Utility servers will be deployed within the approved GEHA Azure virtual network and subnet. The servers do not require static IP addresses, load balancing, or Utility-specific tunnels or peer connections. Connectivity will be limited to administrative access and required enterprise services, including Active Directory, DNS, security agents, monitoring, patching, and team-specific tools.</w:t>
      </w:r>
      <w:r w:rsidRPr="00630768">
        <w:rPr>
          <w:i/>
          <w:iCs/>
        </w:rPr>
        <w:t xml:space="preserve"> On-premises connectivity to the Utility servers will use GEHA’s existing ExpressRoute connection, while remote users will access the environment through Zscaler. Authorized support teams will connect directly to their assigned servers through RDP, with administrative tools installed locally on each server. Utility does not use a shared application URL or virtual IP address. Azure Firewall and NSG rules will be required for each team, including RDP, SMB, and SQL ports 1433 and 1434 where applicable. The final source, destination, port, protocol, and direction requirements must be confirmed with each server owner.</w:t>
      </w:r>
    </w:p>
    <w:p w14:paraId="796FA79C" w14:textId="77777777" w:rsidR="001F702A" w:rsidRDefault="001F702A">
      <w:pPr>
        <w:pStyle w:val="Compact"/>
      </w:pPr>
    </w:p>
    <w:tbl>
      <w:tblPr>
        <w:tblStyle w:val="Table"/>
        <w:tblW w:w="5000" w:type="pct"/>
        <w:tblLook w:val="0020" w:firstRow="1" w:lastRow="0" w:firstColumn="0" w:lastColumn="0" w:noHBand="0" w:noVBand="0"/>
      </w:tblPr>
      <w:tblGrid>
        <w:gridCol w:w="2477"/>
        <w:gridCol w:w="6883"/>
      </w:tblGrid>
      <w:tr w:rsidR="001F702A" w14:paraId="796FA79F" w14:textId="77777777" w:rsidTr="4986D35A">
        <w:trPr>
          <w:cnfStyle w:val="100000000000" w:firstRow="1" w:lastRow="0" w:firstColumn="0" w:lastColumn="0" w:oddVBand="0" w:evenVBand="0" w:oddHBand="0" w:evenHBand="0" w:firstRowFirstColumn="0" w:firstRowLastColumn="0" w:lastRowFirstColumn="0" w:lastRowLastColumn="0"/>
          <w:tblHeader/>
        </w:trPr>
        <w:tc>
          <w:tcPr>
            <w:tcW w:w="0" w:type="auto"/>
          </w:tcPr>
          <w:p w14:paraId="796FA79D" w14:textId="77777777" w:rsidR="001F702A" w:rsidRPr="00D74EBA" w:rsidRDefault="00703273" w:rsidP="4986D35A">
            <w:pPr>
              <w:pStyle w:val="Compact"/>
              <w:rPr>
                <w:b/>
                <w:bCs/>
                <w:rPrChange w:id="39" w:author="Syed Ahmed" w:date="2026-09-16T14:45:00Z">
                  <w:rPr/>
                </w:rPrChange>
              </w:rPr>
            </w:pPr>
            <w:r w:rsidRPr="00D74EBA">
              <w:rPr>
                <w:b/>
                <w:bCs/>
              </w:rPr>
              <w:t>Virtual Network &amp; Subnets</w:t>
            </w:r>
          </w:p>
        </w:tc>
        <w:tc>
          <w:tcPr>
            <w:tcW w:w="0" w:type="auto"/>
          </w:tcPr>
          <w:p w14:paraId="796FA79E" w14:textId="5241F42A" w:rsidR="001F702A" w:rsidRPr="00D74EBA" w:rsidRDefault="00630768" w:rsidP="4986D35A">
            <w:pPr>
              <w:pStyle w:val="Compact"/>
              <w:rPr>
                <w:i/>
                <w:iCs/>
                <w:rPrChange w:id="40" w:author="Syed Ahmed" w:date="2026-09-16T14:45:00Z">
                  <w:rPr/>
                </w:rPrChange>
              </w:rPr>
            </w:pPr>
            <w:r w:rsidRPr="00630768">
              <w:rPr>
                <w:i/>
                <w:iCs/>
              </w:rPr>
              <w:t>Utility will use the approved GEHA Azure virtual network and subnet. The spoke will connect to the existing Azure hub. Exact VNet, subnet names, and CIDR ranges are not yet documented.</w:t>
            </w:r>
          </w:p>
        </w:tc>
      </w:tr>
      <w:tr w:rsidR="001F702A" w14:paraId="796FA7A2" w14:textId="77777777" w:rsidTr="4986D35A">
        <w:tc>
          <w:tcPr>
            <w:tcW w:w="0" w:type="auto"/>
          </w:tcPr>
          <w:p w14:paraId="796FA7A0" w14:textId="77777777" w:rsidR="001F702A" w:rsidRPr="00D74EBA" w:rsidRDefault="00703273" w:rsidP="4986D35A">
            <w:pPr>
              <w:pStyle w:val="Compact"/>
              <w:rPr>
                <w:b/>
                <w:bCs/>
                <w:rPrChange w:id="41" w:author="Syed Ahmed" w:date="2026-09-16T14:45:00Z">
                  <w:rPr/>
                </w:rPrChange>
              </w:rPr>
            </w:pPr>
            <w:r w:rsidRPr="00D74EBA">
              <w:rPr>
                <w:b/>
                <w:bCs/>
              </w:rPr>
              <w:t>IP Addressing</w:t>
            </w:r>
          </w:p>
        </w:tc>
        <w:tc>
          <w:tcPr>
            <w:tcW w:w="0" w:type="auto"/>
          </w:tcPr>
          <w:p w14:paraId="17CD3305" w14:textId="77777777" w:rsidR="001F702A" w:rsidRDefault="00630768" w:rsidP="4986D35A">
            <w:pPr>
              <w:pStyle w:val="Compact"/>
              <w:rPr>
                <w:i/>
                <w:iCs/>
              </w:rPr>
            </w:pPr>
            <w:r w:rsidRPr="00630768">
              <w:rPr>
                <w:i/>
                <w:iCs/>
              </w:rPr>
              <w:t>Static IP addresses are not required. The servers will use private IP addresses. Exact assignments are not yet documented.</w:t>
            </w:r>
          </w:p>
          <w:p w14:paraId="796FA7A1" w14:textId="396518B9" w:rsidR="00630768" w:rsidRPr="00D74EBA" w:rsidRDefault="00630768" w:rsidP="4986D35A">
            <w:pPr>
              <w:pStyle w:val="Compact"/>
              <w:rPr>
                <w:i/>
                <w:iCs/>
                <w:rPrChange w:id="42" w:author="Syed Ahmed" w:date="2026-09-16T14:45:00Z">
                  <w:rPr/>
                </w:rPrChange>
              </w:rPr>
            </w:pPr>
          </w:p>
        </w:tc>
      </w:tr>
      <w:tr w:rsidR="001F702A" w14:paraId="796FA7A5" w14:textId="77777777" w:rsidTr="4986D35A">
        <w:tc>
          <w:tcPr>
            <w:tcW w:w="0" w:type="auto"/>
          </w:tcPr>
          <w:p w14:paraId="796FA7A3" w14:textId="77777777" w:rsidR="001F702A" w:rsidRPr="00D74EBA" w:rsidRDefault="00703273" w:rsidP="4986D35A">
            <w:pPr>
              <w:pStyle w:val="Compact"/>
              <w:rPr>
                <w:b/>
                <w:bCs/>
                <w:rPrChange w:id="43" w:author="Syed Ahmed" w:date="2026-09-16T14:45:00Z">
                  <w:rPr/>
                </w:rPrChange>
              </w:rPr>
            </w:pPr>
            <w:r w:rsidRPr="00D74EBA">
              <w:rPr>
                <w:b/>
                <w:bCs/>
              </w:rPr>
              <w:t>Connectivity to On-Premises</w:t>
            </w:r>
          </w:p>
        </w:tc>
        <w:tc>
          <w:tcPr>
            <w:tcW w:w="0" w:type="auto"/>
          </w:tcPr>
          <w:p w14:paraId="796FA7A4" w14:textId="4C3B9219" w:rsidR="001F702A" w:rsidRPr="00D74EBA" w:rsidRDefault="00630768" w:rsidP="4986D35A">
            <w:pPr>
              <w:pStyle w:val="Compact"/>
            </w:pPr>
            <w:r w:rsidRPr="00630768">
              <w:t>Existing GEHA ExpressRoute connectivity. Remote-user access will use Zscaler.</w:t>
            </w:r>
          </w:p>
        </w:tc>
      </w:tr>
      <w:tr w:rsidR="001F702A" w14:paraId="796FA7A8" w14:textId="77777777" w:rsidTr="4986D35A">
        <w:tc>
          <w:tcPr>
            <w:tcW w:w="0" w:type="auto"/>
          </w:tcPr>
          <w:p w14:paraId="796FA7A6" w14:textId="77777777" w:rsidR="001F702A" w:rsidRPr="00D74EBA" w:rsidRDefault="00703273" w:rsidP="4986D35A">
            <w:pPr>
              <w:pStyle w:val="Compact"/>
              <w:rPr>
                <w:b/>
                <w:bCs/>
                <w:rPrChange w:id="44" w:author="Syed Ahmed" w:date="2026-09-16T14:45:00Z">
                  <w:rPr/>
                </w:rPrChange>
              </w:rPr>
            </w:pPr>
            <w:r w:rsidRPr="00D74EBA">
              <w:rPr>
                <w:b/>
                <w:bCs/>
              </w:rPr>
              <w:t>Hub / Spoke Peering</w:t>
            </w:r>
          </w:p>
        </w:tc>
        <w:tc>
          <w:tcPr>
            <w:tcW w:w="0" w:type="auto"/>
          </w:tcPr>
          <w:p w14:paraId="60E24877" w14:textId="77777777" w:rsidR="001F702A" w:rsidRDefault="00630768" w:rsidP="4986D35A">
            <w:pPr>
              <w:pStyle w:val="Compact"/>
              <w:rPr>
                <w:i/>
                <w:iCs/>
              </w:rPr>
            </w:pPr>
            <w:r w:rsidRPr="00630768">
              <w:rPr>
                <w:i/>
                <w:iCs/>
              </w:rPr>
              <w:t>he Utility spoke will connect to GEHA’s existing Azure hub. Exact peering configuration is managed through the established landing-zone process.</w:t>
            </w:r>
          </w:p>
          <w:p w14:paraId="796FA7A7" w14:textId="21FB03D6" w:rsidR="00630768" w:rsidRPr="00D74EBA" w:rsidRDefault="00630768" w:rsidP="4986D35A">
            <w:pPr>
              <w:pStyle w:val="Compact"/>
              <w:rPr>
                <w:i/>
                <w:iCs/>
                <w:rPrChange w:id="45" w:author="Syed Ahmed" w:date="2026-09-16T14:45:00Z">
                  <w:rPr/>
                </w:rPrChange>
              </w:rPr>
            </w:pPr>
          </w:p>
        </w:tc>
      </w:tr>
      <w:tr w:rsidR="001F702A" w14:paraId="796FA7AB" w14:textId="77777777" w:rsidTr="4986D35A">
        <w:tc>
          <w:tcPr>
            <w:tcW w:w="0" w:type="auto"/>
          </w:tcPr>
          <w:p w14:paraId="796FA7A9" w14:textId="77777777" w:rsidR="001F702A" w:rsidRPr="00D74EBA" w:rsidRDefault="00703273" w:rsidP="4986D35A">
            <w:pPr>
              <w:pStyle w:val="Compact"/>
              <w:rPr>
                <w:b/>
                <w:bCs/>
                <w:rPrChange w:id="46" w:author="Syed Ahmed" w:date="2026-09-16T14:45:00Z">
                  <w:rPr/>
                </w:rPrChange>
              </w:rPr>
            </w:pPr>
            <w:r w:rsidRPr="00D74EBA">
              <w:rPr>
                <w:b/>
                <w:bCs/>
              </w:rPr>
              <w:t>Network Security Groups &amp; Application Security Groups</w:t>
            </w:r>
          </w:p>
        </w:tc>
        <w:tc>
          <w:tcPr>
            <w:tcW w:w="0" w:type="auto"/>
          </w:tcPr>
          <w:p w14:paraId="796FA7AA" w14:textId="1F64EE88" w:rsidR="001F702A" w:rsidRPr="00D74EBA" w:rsidRDefault="00630768" w:rsidP="4986D35A">
            <w:pPr>
              <w:pStyle w:val="Compact"/>
              <w:rPr>
                <w:i/>
                <w:iCs/>
                <w:rPrChange w:id="47" w:author="Syed Ahmed" w:date="2026-09-16T14:45:00Z">
                  <w:rPr/>
                </w:rPrChange>
              </w:rPr>
            </w:pPr>
            <w:r w:rsidRPr="00630768">
              <w:rPr>
                <w:i/>
                <w:iCs/>
              </w:rPr>
              <w:t>NSGs are required, but the final rules were not confirmed</w:t>
            </w:r>
          </w:p>
        </w:tc>
      </w:tr>
      <w:tr w:rsidR="00630768" w14:paraId="7C1E0E72" w14:textId="77777777" w:rsidTr="4986D35A">
        <w:tc>
          <w:tcPr>
            <w:tcW w:w="0" w:type="auto"/>
          </w:tcPr>
          <w:p w14:paraId="7FE5F7C0" w14:textId="77777777" w:rsidR="00630768" w:rsidRDefault="00630768" w:rsidP="4986D35A">
            <w:pPr>
              <w:pStyle w:val="Compact"/>
              <w:rPr>
                <w:b/>
                <w:bCs/>
              </w:rPr>
            </w:pPr>
          </w:p>
          <w:p w14:paraId="3166FF9F" w14:textId="77777777" w:rsidR="00630768" w:rsidRPr="00D74EBA" w:rsidRDefault="00630768" w:rsidP="4986D35A">
            <w:pPr>
              <w:pStyle w:val="Compact"/>
              <w:rPr>
                <w:b/>
                <w:bCs/>
              </w:rPr>
            </w:pPr>
          </w:p>
        </w:tc>
        <w:tc>
          <w:tcPr>
            <w:tcW w:w="0" w:type="auto"/>
          </w:tcPr>
          <w:p w14:paraId="57694237" w14:textId="77777777" w:rsidR="00630768" w:rsidRPr="00D74EBA" w:rsidRDefault="00630768" w:rsidP="4986D35A">
            <w:pPr>
              <w:pStyle w:val="Compact"/>
              <w:rPr>
                <w:i/>
                <w:iCs/>
              </w:rPr>
            </w:pPr>
          </w:p>
        </w:tc>
      </w:tr>
      <w:tr w:rsidR="001F702A" w14:paraId="796FA7AE" w14:textId="77777777" w:rsidTr="4986D35A">
        <w:tc>
          <w:tcPr>
            <w:tcW w:w="0" w:type="auto"/>
          </w:tcPr>
          <w:p w14:paraId="796FA7AC" w14:textId="77777777" w:rsidR="001F702A" w:rsidRPr="00D74EBA" w:rsidRDefault="00703273" w:rsidP="4986D35A">
            <w:pPr>
              <w:pStyle w:val="Compact"/>
              <w:rPr>
                <w:b/>
                <w:bCs/>
                <w:rPrChange w:id="48" w:author="Syed Ahmed" w:date="2026-09-16T14:45:00Z">
                  <w:rPr/>
                </w:rPrChange>
              </w:rPr>
            </w:pPr>
            <w:r w:rsidRPr="00D74EBA">
              <w:rPr>
                <w:b/>
                <w:bCs/>
              </w:rPr>
              <w:t>Route Tables &amp; Forced Tunnelling</w:t>
            </w:r>
          </w:p>
        </w:tc>
        <w:tc>
          <w:tcPr>
            <w:tcW w:w="0" w:type="auto"/>
          </w:tcPr>
          <w:p w14:paraId="689193D1" w14:textId="77777777" w:rsidR="00630768" w:rsidRDefault="00703273" w:rsidP="00630768">
            <w:pPr>
              <w:pStyle w:val="Compact"/>
              <w:rPr>
                <w:i/>
                <w:iCs/>
              </w:rPr>
            </w:pPr>
            <w:r w:rsidRPr="00D74EBA">
              <w:rPr>
                <w:i/>
                <w:iCs/>
              </w:rPr>
              <w:t xml:space="preserve">Not yet provided </w:t>
            </w:r>
          </w:p>
          <w:p w14:paraId="4A0673E4" w14:textId="77777777" w:rsidR="00630768" w:rsidRDefault="00630768" w:rsidP="00630768">
            <w:pPr>
              <w:pStyle w:val="Compact"/>
              <w:rPr>
                <w:i/>
                <w:iCs/>
              </w:rPr>
            </w:pPr>
          </w:p>
          <w:p w14:paraId="796FA7AD" w14:textId="127EF171" w:rsidR="00630768" w:rsidRPr="00D74EBA" w:rsidRDefault="00630768" w:rsidP="00630768">
            <w:pPr>
              <w:pStyle w:val="Compact"/>
              <w:rPr>
                <w:i/>
                <w:iCs/>
                <w:rPrChange w:id="49" w:author="Syed Ahmed" w:date="2026-09-16T14:45:00Z">
                  <w:rPr/>
                </w:rPrChange>
              </w:rPr>
            </w:pPr>
          </w:p>
        </w:tc>
      </w:tr>
      <w:tr w:rsidR="001F702A" w14:paraId="796FA7B1" w14:textId="77777777" w:rsidTr="4986D35A">
        <w:tc>
          <w:tcPr>
            <w:tcW w:w="0" w:type="auto"/>
          </w:tcPr>
          <w:p w14:paraId="796FA7AF" w14:textId="77777777" w:rsidR="001F702A" w:rsidRPr="00D74EBA" w:rsidRDefault="00703273" w:rsidP="4986D35A">
            <w:pPr>
              <w:pStyle w:val="Compact"/>
              <w:rPr>
                <w:b/>
                <w:bCs/>
                <w:rPrChange w:id="50" w:author="Syed Ahmed" w:date="2026-09-16T14:45:00Z">
                  <w:rPr/>
                </w:rPrChange>
              </w:rPr>
            </w:pPr>
            <w:r w:rsidRPr="00D74EBA">
              <w:rPr>
                <w:b/>
                <w:bCs/>
              </w:rPr>
              <w:t>Firewall / Egress Control</w:t>
            </w:r>
          </w:p>
        </w:tc>
        <w:tc>
          <w:tcPr>
            <w:tcW w:w="0" w:type="auto"/>
          </w:tcPr>
          <w:p w14:paraId="3752762C" w14:textId="456AD94F" w:rsidR="001F702A" w:rsidRDefault="00630768" w:rsidP="4986D35A">
            <w:pPr>
              <w:pStyle w:val="Compact"/>
              <w:rPr>
                <w:i/>
                <w:iCs/>
              </w:rPr>
            </w:pPr>
            <w:r w:rsidRPr="00630768">
              <w:rPr>
                <w:i/>
                <w:iCs/>
              </w:rPr>
              <w:t>Utility traffic will use GEHA’s existing Azure Firewall controls. Team-specific firewall rules still need to be confirmed.</w:t>
            </w:r>
          </w:p>
          <w:p w14:paraId="796FA7B0" w14:textId="77777777" w:rsidR="00630768" w:rsidRPr="00D74EBA" w:rsidRDefault="00630768" w:rsidP="4986D35A">
            <w:pPr>
              <w:pStyle w:val="Compact"/>
              <w:rPr>
                <w:i/>
                <w:iCs/>
                <w:rPrChange w:id="51" w:author="Syed Ahmed" w:date="2026-09-16T14:45:00Z">
                  <w:rPr/>
                </w:rPrChange>
              </w:rPr>
            </w:pPr>
          </w:p>
        </w:tc>
      </w:tr>
      <w:tr w:rsidR="001F702A" w14:paraId="796FA7B4" w14:textId="77777777" w:rsidTr="4986D35A">
        <w:tc>
          <w:tcPr>
            <w:tcW w:w="0" w:type="auto"/>
          </w:tcPr>
          <w:p w14:paraId="796FA7B2" w14:textId="77777777" w:rsidR="001F702A" w:rsidRPr="00D74EBA" w:rsidRDefault="00703273" w:rsidP="4986D35A">
            <w:pPr>
              <w:pStyle w:val="Compact"/>
              <w:rPr>
                <w:b/>
                <w:bCs/>
                <w:rPrChange w:id="52" w:author="Syed Ahmed" w:date="2026-09-16T14:45:00Z">
                  <w:rPr/>
                </w:rPrChange>
              </w:rPr>
            </w:pPr>
            <w:r w:rsidRPr="00D74EBA">
              <w:rPr>
                <w:b/>
                <w:bCs/>
              </w:rPr>
              <w:t>Private Endpoints &amp; Private DNS</w:t>
            </w:r>
          </w:p>
        </w:tc>
        <w:tc>
          <w:tcPr>
            <w:tcW w:w="0" w:type="auto"/>
          </w:tcPr>
          <w:p w14:paraId="2EBF84C0" w14:textId="023DCDC2" w:rsidR="001F702A" w:rsidRDefault="00630768" w:rsidP="4986D35A">
            <w:pPr>
              <w:pStyle w:val="Compact"/>
              <w:rPr>
                <w:i/>
                <w:iCs/>
              </w:rPr>
            </w:pPr>
            <w:r w:rsidRPr="00630768">
              <w:rPr>
                <w:i/>
                <w:iCs/>
              </w:rPr>
              <w:t>Not applicable to the current VM-only Utility design. No PaaS services were identifie</w:t>
            </w:r>
          </w:p>
          <w:p w14:paraId="796FA7B3" w14:textId="77777777" w:rsidR="00630768" w:rsidRPr="00D74EBA" w:rsidRDefault="00630768" w:rsidP="4986D35A">
            <w:pPr>
              <w:pStyle w:val="Compact"/>
              <w:rPr>
                <w:i/>
                <w:iCs/>
                <w:rPrChange w:id="53" w:author="Syed Ahmed" w:date="2026-09-16T14:45:00Z">
                  <w:rPr/>
                </w:rPrChange>
              </w:rPr>
            </w:pPr>
          </w:p>
        </w:tc>
      </w:tr>
      <w:tr w:rsidR="001F702A" w14:paraId="796FA7B7" w14:textId="77777777" w:rsidTr="4986D35A">
        <w:tc>
          <w:tcPr>
            <w:tcW w:w="0" w:type="auto"/>
          </w:tcPr>
          <w:p w14:paraId="796FA7B5" w14:textId="77777777" w:rsidR="001F702A" w:rsidRPr="00D74EBA" w:rsidRDefault="00703273" w:rsidP="4986D35A">
            <w:pPr>
              <w:pStyle w:val="Compact"/>
              <w:rPr>
                <w:b/>
                <w:bCs/>
                <w:rPrChange w:id="54" w:author="Syed Ahmed" w:date="2026-09-16T14:45:00Z">
                  <w:rPr/>
                </w:rPrChange>
              </w:rPr>
            </w:pPr>
            <w:r w:rsidRPr="00D74EBA">
              <w:rPr>
                <w:b/>
                <w:bCs/>
              </w:rPr>
              <w:t>Load Balancing</w:t>
            </w:r>
          </w:p>
        </w:tc>
        <w:tc>
          <w:tcPr>
            <w:tcW w:w="0" w:type="auto"/>
          </w:tcPr>
          <w:p w14:paraId="42323F94" w14:textId="77777777" w:rsidR="001F702A" w:rsidRDefault="00630768" w:rsidP="4986D35A">
            <w:pPr>
              <w:pStyle w:val="Compact"/>
              <w:rPr>
                <w:i/>
                <w:iCs/>
              </w:rPr>
            </w:pPr>
            <w:r>
              <w:rPr>
                <w:i/>
                <w:iCs/>
              </w:rPr>
              <w:t xml:space="preserve">No load balancer </w:t>
            </w:r>
          </w:p>
          <w:p w14:paraId="796FA7B6" w14:textId="253B5A10" w:rsidR="00630768" w:rsidRPr="00D74EBA" w:rsidRDefault="00630768" w:rsidP="4986D35A">
            <w:pPr>
              <w:pStyle w:val="Compact"/>
              <w:rPr>
                <w:i/>
                <w:iCs/>
                <w:rPrChange w:id="55" w:author="Syed Ahmed" w:date="2026-09-16T14:45:00Z">
                  <w:rPr/>
                </w:rPrChange>
              </w:rPr>
            </w:pPr>
          </w:p>
        </w:tc>
      </w:tr>
      <w:tr w:rsidR="001F702A" w14:paraId="796FA7BA" w14:textId="77777777" w:rsidTr="4986D35A">
        <w:tc>
          <w:tcPr>
            <w:tcW w:w="0" w:type="auto"/>
          </w:tcPr>
          <w:p w14:paraId="796FA7B8" w14:textId="77777777" w:rsidR="001F702A" w:rsidRPr="00D74EBA" w:rsidRDefault="00703273" w:rsidP="4986D35A">
            <w:pPr>
              <w:pStyle w:val="Compact"/>
              <w:rPr>
                <w:b/>
                <w:bCs/>
                <w:rPrChange w:id="56" w:author="Syed Ahmed" w:date="2026-09-16T14:45:00Z">
                  <w:rPr/>
                </w:rPrChange>
              </w:rPr>
            </w:pPr>
            <w:r w:rsidRPr="00D74EBA">
              <w:rPr>
                <w:b/>
                <w:bCs/>
              </w:rPr>
              <w:t>Web Application Firewall</w:t>
            </w:r>
          </w:p>
        </w:tc>
        <w:tc>
          <w:tcPr>
            <w:tcW w:w="0" w:type="auto"/>
          </w:tcPr>
          <w:p w14:paraId="36EC105D" w14:textId="0200FCAE" w:rsidR="001F702A" w:rsidRDefault="00630768" w:rsidP="4986D35A">
            <w:pPr>
              <w:pStyle w:val="Compact"/>
              <w:rPr>
                <w:i/>
                <w:iCs/>
              </w:rPr>
            </w:pPr>
            <w:r w:rsidRPr="00630768">
              <w:rPr>
                <w:i/>
                <w:iCs/>
              </w:rPr>
              <w:t>Not applicable. Utility does not provide a web application endpoint.</w:t>
            </w:r>
            <w:r w:rsidRPr="00D74EBA">
              <w:rPr>
                <w:i/>
                <w:iCs/>
              </w:rPr>
              <w:t>.</w:t>
            </w:r>
          </w:p>
          <w:p w14:paraId="796FA7B9" w14:textId="77777777" w:rsidR="00630768" w:rsidRPr="00D74EBA" w:rsidRDefault="00630768" w:rsidP="4986D35A">
            <w:pPr>
              <w:pStyle w:val="Compact"/>
              <w:rPr>
                <w:i/>
                <w:iCs/>
                <w:rPrChange w:id="57" w:author="Syed Ahmed" w:date="2026-09-16T14:45:00Z">
                  <w:rPr/>
                </w:rPrChange>
              </w:rPr>
            </w:pPr>
          </w:p>
        </w:tc>
      </w:tr>
      <w:tr w:rsidR="001F702A" w14:paraId="796FA7BD" w14:textId="77777777" w:rsidTr="4986D35A">
        <w:tc>
          <w:tcPr>
            <w:tcW w:w="0" w:type="auto"/>
          </w:tcPr>
          <w:p w14:paraId="796FA7BB" w14:textId="77777777" w:rsidR="001F702A" w:rsidRPr="00D74EBA" w:rsidRDefault="00703273" w:rsidP="4986D35A">
            <w:pPr>
              <w:pStyle w:val="Compact"/>
              <w:rPr>
                <w:b/>
                <w:bCs/>
                <w:rPrChange w:id="58" w:author="Syed Ahmed" w:date="2026-09-16T14:45:00Z">
                  <w:rPr/>
                </w:rPrChange>
              </w:rPr>
            </w:pPr>
            <w:r w:rsidRPr="00D74EBA">
              <w:rPr>
                <w:b/>
                <w:bCs/>
              </w:rPr>
              <w:t>DNS Records</w:t>
            </w:r>
          </w:p>
        </w:tc>
        <w:tc>
          <w:tcPr>
            <w:tcW w:w="0" w:type="auto"/>
          </w:tcPr>
          <w:p w14:paraId="3A4EAB78" w14:textId="117B6BD2" w:rsidR="001F702A" w:rsidRDefault="00630768" w:rsidP="4986D35A">
            <w:pPr>
              <w:pStyle w:val="Compact"/>
              <w:rPr>
                <w:i/>
                <w:iCs/>
              </w:rPr>
            </w:pPr>
            <w:r>
              <w:rPr>
                <w:i/>
                <w:iCs/>
              </w:rPr>
              <w:t>I</w:t>
            </w:r>
            <w:r w:rsidRPr="00630768">
              <w:rPr>
                <w:i/>
                <w:iCs/>
              </w:rPr>
              <w:t>ndividual server DNS records are required. Utility does not use a shared application FQDN. Exact records and TTL values still need confirmation.</w:t>
            </w:r>
          </w:p>
          <w:p w14:paraId="796FA7BC" w14:textId="77777777" w:rsidR="00630768" w:rsidRPr="00D74EBA" w:rsidRDefault="00630768" w:rsidP="4986D35A">
            <w:pPr>
              <w:pStyle w:val="Compact"/>
              <w:rPr>
                <w:i/>
                <w:iCs/>
                <w:rPrChange w:id="59" w:author="Syed Ahmed" w:date="2026-09-16T14:45:00Z">
                  <w:rPr/>
                </w:rPrChange>
              </w:rPr>
            </w:pPr>
          </w:p>
        </w:tc>
      </w:tr>
      <w:tr w:rsidR="001F702A" w14:paraId="796FA7C0" w14:textId="77777777" w:rsidTr="4986D35A">
        <w:tc>
          <w:tcPr>
            <w:tcW w:w="0" w:type="auto"/>
          </w:tcPr>
          <w:p w14:paraId="796FA7BE" w14:textId="77777777" w:rsidR="001F702A" w:rsidRPr="00D74EBA" w:rsidRDefault="00703273" w:rsidP="4986D35A">
            <w:pPr>
              <w:pStyle w:val="Compact"/>
              <w:rPr>
                <w:b/>
                <w:bCs/>
                <w:rPrChange w:id="60" w:author="Syed Ahmed" w:date="2026-09-16T14:45:00Z">
                  <w:rPr/>
                </w:rPrChange>
              </w:rPr>
            </w:pPr>
            <w:r w:rsidRPr="00D74EBA">
              <w:rPr>
                <w:b/>
                <w:bCs/>
              </w:rPr>
              <w:t>Certificates</w:t>
            </w:r>
          </w:p>
        </w:tc>
        <w:tc>
          <w:tcPr>
            <w:tcW w:w="0" w:type="auto"/>
          </w:tcPr>
          <w:p w14:paraId="796FA7BF" w14:textId="3F24AA38" w:rsidR="001F702A" w:rsidRPr="00D74EBA" w:rsidRDefault="00630768" w:rsidP="4986D35A">
            <w:pPr>
              <w:pStyle w:val="Compact"/>
              <w:rPr>
                <w:i/>
                <w:iCs/>
                <w:rPrChange w:id="61" w:author="Syed Ahmed" w:date="2026-09-16T14:45:00Z">
                  <w:rPr/>
                </w:rPrChange>
              </w:rPr>
            </w:pPr>
            <w:r>
              <w:rPr>
                <w:i/>
                <w:iCs/>
              </w:rPr>
              <w:t xml:space="preserve">No Utility- Specific certificate requirement has been identified </w:t>
            </w:r>
          </w:p>
        </w:tc>
      </w:tr>
    </w:tbl>
    <w:p w14:paraId="796FA7C1" w14:textId="77777777" w:rsidR="001F702A" w:rsidRDefault="00703273">
      <w:pPr>
        <w:pStyle w:val="BodyText"/>
        <w:rPr>
          <w:b/>
          <w:bCs/>
          <w:sz w:val="15"/>
          <w:szCs w:val="15"/>
        </w:rPr>
      </w:pPr>
      <w:r>
        <w:rPr>
          <w:b/>
          <w:bCs/>
          <w:sz w:val="15"/>
          <w:szCs w:val="15"/>
        </w:rPr>
        <w:t>Table 5.6 — Network</w:t>
      </w:r>
    </w:p>
    <w:p w14:paraId="67927FBA" w14:textId="77777777" w:rsidR="00C05C87" w:rsidRDefault="00C05C87">
      <w:pPr>
        <w:pStyle w:val="BodyText"/>
        <w:rPr>
          <w:b/>
          <w:bCs/>
          <w:sz w:val="15"/>
          <w:szCs w:val="15"/>
        </w:rPr>
      </w:pPr>
    </w:p>
    <w:p w14:paraId="4AF2B5F8" w14:textId="77777777" w:rsidR="00C05C87" w:rsidRDefault="00C05C87">
      <w:pPr>
        <w:pStyle w:val="BodyText"/>
        <w:rPr>
          <w:b/>
          <w:bCs/>
          <w:sz w:val="15"/>
          <w:szCs w:val="15"/>
        </w:rPr>
      </w:pPr>
    </w:p>
    <w:p w14:paraId="15B4229D" w14:textId="77777777" w:rsidR="00C05C87" w:rsidRDefault="00C05C87">
      <w:pPr>
        <w:pStyle w:val="BodyText"/>
        <w:rPr>
          <w:b/>
          <w:bCs/>
          <w:sz w:val="15"/>
          <w:szCs w:val="15"/>
        </w:rPr>
      </w:pPr>
    </w:p>
    <w:p w14:paraId="1834F264" w14:textId="77777777" w:rsidR="00C05C87" w:rsidRDefault="00C05C87">
      <w:pPr>
        <w:pStyle w:val="BodyText"/>
        <w:rPr>
          <w:b/>
          <w:bCs/>
          <w:sz w:val="15"/>
          <w:szCs w:val="15"/>
        </w:rPr>
      </w:pPr>
    </w:p>
    <w:p w14:paraId="6FAFCED2" w14:textId="77777777" w:rsidR="00C05C87" w:rsidRDefault="00C05C87">
      <w:pPr>
        <w:pStyle w:val="BodyText"/>
        <w:rPr>
          <w:b/>
          <w:bCs/>
          <w:sz w:val="15"/>
          <w:szCs w:val="15"/>
        </w:rPr>
      </w:pPr>
    </w:p>
    <w:p w14:paraId="55D2D6E1" w14:textId="77777777" w:rsidR="00C05C87" w:rsidRDefault="00C05C87">
      <w:pPr>
        <w:pStyle w:val="BodyText"/>
        <w:rPr>
          <w:b/>
          <w:bCs/>
          <w:sz w:val="15"/>
          <w:szCs w:val="15"/>
        </w:rPr>
      </w:pPr>
    </w:p>
    <w:p w14:paraId="0DF4ABC3" w14:textId="77777777" w:rsidR="00C05C87" w:rsidRDefault="00C05C87">
      <w:pPr>
        <w:pStyle w:val="BodyText"/>
        <w:rPr>
          <w:b/>
          <w:bCs/>
          <w:sz w:val="15"/>
          <w:szCs w:val="15"/>
        </w:rPr>
      </w:pPr>
    </w:p>
    <w:p w14:paraId="53EB624F" w14:textId="77777777" w:rsidR="00C05C87" w:rsidRDefault="00C05C87">
      <w:pPr>
        <w:pStyle w:val="BodyText"/>
        <w:rPr>
          <w:b/>
          <w:bCs/>
          <w:sz w:val="15"/>
          <w:szCs w:val="15"/>
        </w:rPr>
      </w:pPr>
    </w:p>
    <w:p w14:paraId="242FC68B" w14:textId="77777777" w:rsidR="00C05C87" w:rsidRDefault="00C05C87">
      <w:pPr>
        <w:pStyle w:val="BodyText"/>
        <w:rPr>
          <w:b/>
          <w:bCs/>
          <w:sz w:val="15"/>
          <w:szCs w:val="15"/>
        </w:rPr>
      </w:pPr>
    </w:p>
    <w:p w14:paraId="6090B414" w14:textId="77777777" w:rsidR="00C05C87" w:rsidRDefault="00C05C87">
      <w:pPr>
        <w:pStyle w:val="BodyText"/>
        <w:rPr>
          <w:b/>
          <w:bCs/>
          <w:sz w:val="15"/>
          <w:szCs w:val="15"/>
        </w:rPr>
      </w:pPr>
    </w:p>
    <w:p w14:paraId="767A5143" w14:textId="77777777" w:rsidR="00C05C87" w:rsidRDefault="00C05C87">
      <w:pPr>
        <w:pStyle w:val="BodyText"/>
        <w:rPr>
          <w:b/>
          <w:bCs/>
          <w:sz w:val="15"/>
          <w:szCs w:val="15"/>
        </w:rPr>
      </w:pPr>
    </w:p>
    <w:p w14:paraId="26B9A12E" w14:textId="77777777" w:rsidR="00C05C87" w:rsidRDefault="00C05C87">
      <w:pPr>
        <w:pStyle w:val="BodyText"/>
        <w:rPr>
          <w:b/>
          <w:bCs/>
          <w:sz w:val="15"/>
          <w:szCs w:val="15"/>
        </w:rPr>
      </w:pPr>
    </w:p>
    <w:p w14:paraId="796FA7E6" w14:textId="3EAEDDDD" w:rsidR="001F702A" w:rsidRDefault="00703273">
      <w:pPr>
        <w:pStyle w:val="Heading2"/>
      </w:pPr>
      <w:bookmarkStart w:id="62" w:name="security-compliance"/>
      <w:bookmarkEnd w:id="36"/>
      <w:r>
        <w:lastRenderedPageBreak/>
        <w:t>5.</w:t>
      </w:r>
      <w:r w:rsidR="00C05C87">
        <w:t xml:space="preserve">1 </w:t>
      </w:r>
      <w:r>
        <w:t>Security &amp; Compliance</w:t>
      </w:r>
    </w:p>
    <w:p w14:paraId="796FA7E8" w14:textId="10E15F3F" w:rsidR="001F702A" w:rsidRDefault="00630768">
      <w:pPr>
        <w:pStyle w:val="Compact"/>
        <w:rPr>
          <w:rFonts w:asciiTheme="minorHAnsi" w:hAnsiTheme="minorHAnsi" w:cstheme="minorBidi"/>
          <w:sz w:val="19"/>
          <w:szCs w:val="19"/>
        </w:rPr>
      </w:pPr>
      <w:r w:rsidRPr="00630768">
        <w:rPr>
          <w:rFonts w:asciiTheme="minorHAnsi" w:hAnsiTheme="minorHAnsi" w:cstheme="minorBidi"/>
          <w:sz w:val="19"/>
          <w:szCs w:val="19"/>
        </w:rPr>
        <w:t>Utility will inherit GEHA’s existing Azure landing-zone security policies and controls. Network traffic will be protected by Azure Firewall and NSGs, and the servers will use GEHA-approved security, monitoring, and patching agents. The Utility servers are classified as internal and are not intended to store application or business data. No PII, PHI, or PCI data has been identified.</w:t>
      </w:r>
    </w:p>
    <w:p w14:paraId="6D4D06E0" w14:textId="77777777" w:rsidR="00630768" w:rsidRDefault="00630768">
      <w:pPr>
        <w:pStyle w:val="Compact"/>
      </w:pPr>
    </w:p>
    <w:p w14:paraId="087C3C24" w14:textId="77777777" w:rsidR="00630768" w:rsidRDefault="00630768">
      <w:pPr>
        <w:pStyle w:val="Compact"/>
      </w:pPr>
    </w:p>
    <w:p w14:paraId="46FF030A" w14:textId="77777777" w:rsidR="00630768" w:rsidRDefault="00630768">
      <w:pPr>
        <w:pStyle w:val="Compact"/>
      </w:pPr>
    </w:p>
    <w:tbl>
      <w:tblPr>
        <w:tblStyle w:val="Table"/>
        <w:tblW w:w="5000" w:type="pct"/>
        <w:tblLook w:val="0020" w:firstRow="1" w:lastRow="0" w:firstColumn="0" w:lastColumn="0" w:noHBand="0" w:noVBand="0"/>
      </w:tblPr>
      <w:tblGrid>
        <w:gridCol w:w="1567"/>
        <w:gridCol w:w="7793"/>
      </w:tblGrid>
      <w:tr w:rsidR="001F702A" w14:paraId="796FA7EB" w14:textId="77777777" w:rsidTr="001F702A">
        <w:trPr>
          <w:cnfStyle w:val="100000000000" w:firstRow="1" w:lastRow="0" w:firstColumn="0" w:lastColumn="0" w:oddVBand="0" w:evenVBand="0" w:oddHBand="0" w:evenHBand="0" w:firstRowFirstColumn="0" w:firstRowLastColumn="0" w:lastRowFirstColumn="0" w:lastRowLastColumn="0"/>
          <w:tblHeader/>
        </w:trPr>
        <w:tc>
          <w:tcPr>
            <w:tcW w:w="0" w:type="auto"/>
          </w:tcPr>
          <w:p w14:paraId="0BE497F6" w14:textId="77777777" w:rsidR="001F702A" w:rsidRDefault="00703273">
            <w:pPr>
              <w:pStyle w:val="Compact"/>
              <w:rPr>
                <w:b/>
                <w:bCs/>
              </w:rPr>
            </w:pPr>
            <w:r>
              <w:rPr>
                <w:b/>
                <w:bCs/>
              </w:rPr>
              <w:t>Cloud Security Posture Tooling</w:t>
            </w:r>
          </w:p>
          <w:p w14:paraId="796FA7E9" w14:textId="77777777" w:rsidR="00630768" w:rsidRDefault="00630768">
            <w:pPr>
              <w:pStyle w:val="Compact"/>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8"/>
            </w:tblGrid>
            <w:tr w:rsidR="00630768" w:rsidRPr="00630768" w14:paraId="4DF95F96" w14:textId="77777777">
              <w:trPr>
                <w:tblCellSpacing w:w="15" w:type="dxa"/>
              </w:trPr>
              <w:tc>
                <w:tcPr>
                  <w:tcW w:w="0" w:type="auto"/>
                  <w:vAlign w:val="center"/>
                  <w:hideMark/>
                </w:tcPr>
                <w:p w14:paraId="0BA181B3" w14:textId="77777777" w:rsidR="00630768" w:rsidRPr="00630768" w:rsidRDefault="00630768" w:rsidP="00630768">
                  <w:pPr>
                    <w:pStyle w:val="Compact"/>
                    <w:rPr>
                      <w:i/>
                      <w:iCs/>
                    </w:rPr>
                  </w:pPr>
                  <w:r w:rsidRPr="00630768">
                    <w:rPr>
                      <w:i/>
                      <w:iCs/>
                    </w:rPr>
                    <w:t>Existing GEHA Azure policies, Azure Firewall, and NSGs will apply.</w:t>
                  </w:r>
                </w:p>
              </w:tc>
            </w:tr>
          </w:tbl>
          <w:p w14:paraId="72D4EC4A" w14:textId="77777777" w:rsidR="00630768" w:rsidRPr="00630768" w:rsidRDefault="00630768" w:rsidP="00630768">
            <w:pPr>
              <w:pStyle w:val="Compact"/>
              <w:rPr>
                <w:i/>
                <w:iCs/>
                <w:vanish/>
              </w:rPr>
            </w:pPr>
          </w:p>
          <w:p w14:paraId="796FA7EA" w14:textId="0ADBCE2A" w:rsidR="001F702A" w:rsidRDefault="00703273">
            <w:pPr>
              <w:pStyle w:val="Compact"/>
            </w:pPr>
            <w:r>
              <w:rPr>
                <w:i/>
                <w:iCs/>
              </w:rPr>
              <w:t xml:space="preserve"> </w:t>
            </w:r>
          </w:p>
        </w:tc>
      </w:tr>
      <w:tr w:rsidR="001F702A" w14:paraId="796FA7EE" w14:textId="77777777">
        <w:tc>
          <w:tcPr>
            <w:tcW w:w="0" w:type="auto"/>
          </w:tcPr>
          <w:p w14:paraId="4C6E0937" w14:textId="77777777" w:rsidR="00630768" w:rsidRDefault="00703273">
            <w:pPr>
              <w:pStyle w:val="Compact"/>
              <w:rPr>
                <w:b/>
                <w:bCs/>
              </w:rPr>
            </w:pPr>
            <w:r>
              <w:rPr>
                <w:b/>
                <w:bCs/>
              </w:rPr>
              <w:t xml:space="preserve">Endpoint </w:t>
            </w:r>
          </w:p>
          <w:p w14:paraId="1AE5CABF" w14:textId="77777777" w:rsidR="001F702A" w:rsidRDefault="00703273">
            <w:pPr>
              <w:pStyle w:val="Compact"/>
              <w:rPr>
                <w:b/>
                <w:bCs/>
              </w:rPr>
            </w:pPr>
            <w:r>
              <w:rPr>
                <w:b/>
                <w:bCs/>
              </w:rPr>
              <w:t>Protection</w:t>
            </w:r>
          </w:p>
          <w:p w14:paraId="17D8BDB7" w14:textId="77777777" w:rsidR="00630768" w:rsidRDefault="00630768">
            <w:pPr>
              <w:pStyle w:val="Compact"/>
              <w:rPr>
                <w:b/>
                <w:bCs/>
              </w:rPr>
            </w:pPr>
          </w:p>
          <w:p w14:paraId="796FA7EC" w14:textId="42262534" w:rsidR="00630768" w:rsidRDefault="00630768">
            <w:pPr>
              <w:pStyle w:val="Compact"/>
            </w:pPr>
          </w:p>
        </w:tc>
        <w:tc>
          <w:tcPr>
            <w:tcW w:w="0" w:type="auto"/>
          </w:tcPr>
          <w:p w14:paraId="796FA7ED" w14:textId="77777777" w:rsidR="001F702A" w:rsidRDefault="00703273">
            <w:pPr>
              <w:pStyle w:val="Compact"/>
            </w:pPr>
            <w:r>
              <w:rPr>
                <w:i/>
                <w:iCs/>
              </w:rPr>
              <w:t>Not yet provided — Product on the target servers, and how it is deployed. Not on file in the evidence pack (searched per the Appendix B source-exhaustion note, 26-Aug-2026); requested from GEHA (Appendix B; register W3-UTIL).</w:t>
            </w:r>
          </w:p>
        </w:tc>
      </w:tr>
      <w:tr w:rsidR="001F702A" w14:paraId="796FA7F1" w14:textId="77777777">
        <w:tc>
          <w:tcPr>
            <w:tcW w:w="0" w:type="auto"/>
          </w:tcPr>
          <w:p w14:paraId="796FA7EF" w14:textId="77777777" w:rsidR="001F702A" w:rsidRDefault="00703273">
            <w:pPr>
              <w:pStyle w:val="Compact"/>
            </w:pPr>
            <w:r>
              <w:rPr>
                <w:b/>
                <w:bCs/>
              </w:rPr>
              <w:t>Encryption at Rest</w:t>
            </w:r>
          </w:p>
        </w:tc>
        <w:tc>
          <w:tcPr>
            <w:tcW w:w="0" w:type="auto"/>
          </w:tcPr>
          <w:p w14:paraId="6448F64A" w14:textId="051A1D9A" w:rsidR="001F702A" w:rsidRDefault="00354992">
            <w:pPr>
              <w:pStyle w:val="Compact"/>
            </w:pPr>
            <w:r w:rsidRPr="00354992">
              <w:t>Standard Azure storage encryption will apply.</w:t>
            </w:r>
          </w:p>
          <w:p w14:paraId="272AEC51" w14:textId="77777777" w:rsidR="00354992" w:rsidRDefault="00354992">
            <w:pPr>
              <w:pStyle w:val="Compact"/>
            </w:pPr>
          </w:p>
          <w:p w14:paraId="796FA7F0" w14:textId="77777777" w:rsidR="00354992" w:rsidRDefault="00354992">
            <w:pPr>
              <w:pStyle w:val="Compact"/>
            </w:pPr>
          </w:p>
        </w:tc>
      </w:tr>
      <w:tr w:rsidR="001F702A" w14:paraId="796FA7F4" w14:textId="77777777">
        <w:tc>
          <w:tcPr>
            <w:tcW w:w="0" w:type="auto"/>
          </w:tcPr>
          <w:p w14:paraId="796FA7F2" w14:textId="77777777" w:rsidR="001F702A" w:rsidRDefault="00703273">
            <w:pPr>
              <w:pStyle w:val="Compact"/>
            </w:pPr>
            <w:r>
              <w:rPr>
                <w:b/>
                <w:bCs/>
              </w:rPr>
              <w:t>Encryption in Transit</w:t>
            </w:r>
          </w:p>
        </w:tc>
        <w:tc>
          <w:tcPr>
            <w:tcW w:w="0" w:type="auto"/>
          </w:tcPr>
          <w:p w14:paraId="7C142DF1" w14:textId="3F9FC197" w:rsidR="001F702A" w:rsidRDefault="00354992">
            <w:pPr>
              <w:pStyle w:val="Compact"/>
              <w:rPr>
                <w:i/>
                <w:iCs/>
              </w:rPr>
            </w:pPr>
            <w:r>
              <w:rPr>
                <w:i/>
                <w:iCs/>
              </w:rPr>
              <w:t>e</w:t>
            </w:r>
            <w:r w:rsidRPr="00354992">
              <w:rPr>
                <w:i/>
                <w:iCs/>
              </w:rPr>
              <w:t>xisting GEHA secure network paths, including ExpressRoute and Zscaler, will be used.</w:t>
            </w:r>
          </w:p>
          <w:p w14:paraId="2B794F30" w14:textId="77777777" w:rsidR="00354992" w:rsidRDefault="00354992">
            <w:pPr>
              <w:pStyle w:val="Compact"/>
              <w:rPr>
                <w:i/>
                <w:iCs/>
              </w:rPr>
            </w:pPr>
          </w:p>
          <w:p w14:paraId="796FA7F3" w14:textId="77777777" w:rsidR="00354992" w:rsidRDefault="00354992">
            <w:pPr>
              <w:pStyle w:val="Compact"/>
            </w:pPr>
          </w:p>
        </w:tc>
      </w:tr>
      <w:tr w:rsidR="001F702A" w14:paraId="796FA7F7" w14:textId="77777777">
        <w:tc>
          <w:tcPr>
            <w:tcW w:w="0" w:type="auto"/>
          </w:tcPr>
          <w:p w14:paraId="60D21078" w14:textId="03DC2D67" w:rsidR="00354992" w:rsidRDefault="00703273">
            <w:pPr>
              <w:pStyle w:val="Compact"/>
              <w:rPr>
                <w:b/>
                <w:bCs/>
              </w:rPr>
            </w:pPr>
            <w:r>
              <w:rPr>
                <w:b/>
                <w:bCs/>
              </w:rPr>
              <w:t xml:space="preserve">Security Log </w:t>
            </w:r>
          </w:p>
          <w:p w14:paraId="796FA7F5" w14:textId="75CEA8A7" w:rsidR="001F702A" w:rsidRDefault="00703273">
            <w:pPr>
              <w:pStyle w:val="Compact"/>
            </w:pPr>
            <w:r>
              <w:rPr>
                <w:b/>
                <w:bCs/>
              </w:rPr>
              <w:t>Collection</w:t>
            </w:r>
          </w:p>
        </w:tc>
        <w:tc>
          <w:tcPr>
            <w:tcW w:w="0" w:type="auto"/>
          </w:tcPr>
          <w:p w14:paraId="0B857323" w14:textId="7C620D19" w:rsidR="001F702A" w:rsidRDefault="00354992">
            <w:pPr>
              <w:pStyle w:val="Compact"/>
              <w:rPr>
                <w:i/>
                <w:iCs/>
              </w:rPr>
            </w:pPr>
            <w:r w:rsidRPr="00354992">
              <w:rPr>
                <w:i/>
                <w:iCs/>
              </w:rPr>
              <w:t>Monitoring and security agents are required. The final logging destination needs confirmation.</w:t>
            </w:r>
          </w:p>
          <w:p w14:paraId="4BDBBC1A" w14:textId="77777777" w:rsidR="00354992" w:rsidRDefault="00354992">
            <w:pPr>
              <w:pStyle w:val="Compact"/>
            </w:pPr>
          </w:p>
          <w:p w14:paraId="796FA7F6" w14:textId="77777777" w:rsidR="00354992" w:rsidRDefault="00354992">
            <w:pPr>
              <w:pStyle w:val="Compact"/>
            </w:pPr>
          </w:p>
        </w:tc>
      </w:tr>
      <w:tr w:rsidR="001F702A" w14:paraId="796FA7FA" w14:textId="77777777">
        <w:tc>
          <w:tcPr>
            <w:tcW w:w="0" w:type="auto"/>
          </w:tcPr>
          <w:p w14:paraId="796FA7F8" w14:textId="77777777" w:rsidR="001F702A" w:rsidRDefault="00703273">
            <w:pPr>
              <w:pStyle w:val="Compact"/>
            </w:pPr>
            <w:r>
              <w:rPr>
                <w:b/>
                <w:bCs/>
              </w:rPr>
              <w:t>Vulnerability Management</w:t>
            </w:r>
          </w:p>
        </w:tc>
        <w:tc>
          <w:tcPr>
            <w:tcW w:w="0" w:type="auto"/>
          </w:tcPr>
          <w:p w14:paraId="772B15E1" w14:textId="1731489C" w:rsidR="001F702A" w:rsidRDefault="00354992">
            <w:pPr>
              <w:pStyle w:val="Compact"/>
              <w:rPr>
                <w:i/>
                <w:iCs/>
              </w:rPr>
            </w:pPr>
            <w:r>
              <w:rPr>
                <w:i/>
                <w:iCs/>
              </w:rPr>
              <w:t>T</w:t>
            </w:r>
            <w:r w:rsidRPr="00354992">
              <w:rPr>
                <w:i/>
                <w:iCs/>
              </w:rPr>
              <w:t>he GEHA standard will apply; the scanning tool and remediation process need confirmation.</w:t>
            </w:r>
          </w:p>
          <w:p w14:paraId="71636CDB" w14:textId="77777777" w:rsidR="00354992" w:rsidRDefault="00354992">
            <w:pPr>
              <w:pStyle w:val="Compact"/>
              <w:rPr>
                <w:i/>
                <w:iCs/>
              </w:rPr>
            </w:pPr>
          </w:p>
          <w:p w14:paraId="796FA7F9" w14:textId="77777777" w:rsidR="00354992" w:rsidRDefault="00354992">
            <w:pPr>
              <w:pStyle w:val="Compact"/>
            </w:pPr>
          </w:p>
        </w:tc>
      </w:tr>
      <w:tr w:rsidR="001F702A" w14:paraId="796FA7FD" w14:textId="77777777">
        <w:tc>
          <w:tcPr>
            <w:tcW w:w="0" w:type="auto"/>
          </w:tcPr>
          <w:p w14:paraId="796FA7FB" w14:textId="77777777" w:rsidR="001F702A" w:rsidRDefault="00703273">
            <w:pPr>
              <w:pStyle w:val="Compact"/>
            </w:pPr>
            <w:r>
              <w:rPr>
                <w:b/>
                <w:bCs/>
              </w:rPr>
              <w:t>Patching Approach</w:t>
            </w:r>
          </w:p>
        </w:tc>
        <w:tc>
          <w:tcPr>
            <w:tcW w:w="0" w:type="auto"/>
          </w:tcPr>
          <w:p w14:paraId="454E1574" w14:textId="2358A6E5" w:rsidR="001F702A" w:rsidRDefault="00354992">
            <w:pPr>
              <w:pStyle w:val="Compact"/>
              <w:rPr>
                <w:i/>
                <w:iCs/>
              </w:rPr>
            </w:pPr>
            <w:r w:rsidRPr="00354992">
              <w:rPr>
                <w:i/>
                <w:iCs/>
              </w:rPr>
              <w:t>The GEHA standard patching process will apply; the maintenance schedule needs confirmation.</w:t>
            </w:r>
          </w:p>
          <w:p w14:paraId="796FA7FC" w14:textId="77777777" w:rsidR="00354992" w:rsidRDefault="00354992">
            <w:pPr>
              <w:pStyle w:val="Compact"/>
            </w:pPr>
          </w:p>
        </w:tc>
      </w:tr>
      <w:tr w:rsidR="001F702A" w14:paraId="796FA800" w14:textId="77777777">
        <w:tc>
          <w:tcPr>
            <w:tcW w:w="0" w:type="auto"/>
          </w:tcPr>
          <w:p w14:paraId="796FA7FE" w14:textId="77777777" w:rsidR="001F702A" w:rsidRDefault="00703273">
            <w:pPr>
              <w:pStyle w:val="Compact"/>
            </w:pPr>
            <w:r>
              <w:rPr>
                <w:b/>
                <w:bCs/>
              </w:rPr>
              <w:t>Compliance Obligations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tblGrid>
            <w:tr w:rsidR="00354992" w:rsidRPr="00354992" w14:paraId="765C890B" w14:textId="77777777">
              <w:trPr>
                <w:tblCellSpacing w:w="15" w:type="dxa"/>
              </w:trPr>
              <w:tc>
                <w:tcPr>
                  <w:tcW w:w="0" w:type="auto"/>
                  <w:vAlign w:val="center"/>
                  <w:hideMark/>
                </w:tcPr>
                <w:p w14:paraId="34212386" w14:textId="77777777" w:rsidR="00354992" w:rsidRPr="00354992" w:rsidRDefault="00354992" w:rsidP="00354992">
                  <w:pPr>
                    <w:pStyle w:val="Compact"/>
                  </w:pPr>
                  <w:r w:rsidRPr="00354992">
                    <w:t>Internal classification; no PII, PHI, or PCI data has been identified.</w:t>
                  </w:r>
                </w:p>
              </w:tc>
            </w:tr>
          </w:tbl>
          <w:p w14:paraId="57026222" w14:textId="77777777" w:rsidR="00354992" w:rsidRPr="00354992" w:rsidRDefault="00354992" w:rsidP="00354992">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4992" w:rsidRPr="00354992" w14:paraId="4AAA11E3" w14:textId="77777777">
              <w:trPr>
                <w:tblCellSpacing w:w="15" w:type="dxa"/>
              </w:trPr>
              <w:tc>
                <w:tcPr>
                  <w:tcW w:w="0" w:type="auto"/>
                  <w:vAlign w:val="center"/>
                  <w:hideMark/>
                </w:tcPr>
                <w:p w14:paraId="117B8500" w14:textId="77777777" w:rsidR="00354992" w:rsidRPr="00354992" w:rsidRDefault="00354992" w:rsidP="00354992">
                  <w:pPr>
                    <w:pStyle w:val="Compact"/>
                  </w:pPr>
                </w:p>
              </w:tc>
            </w:tr>
          </w:tbl>
          <w:p w14:paraId="796FA7FF" w14:textId="2720D4F8" w:rsidR="00354992" w:rsidRDefault="00354992" w:rsidP="00354992">
            <w:pPr>
              <w:pStyle w:val="Compact"/>
            </w:pPr>
          </w:p>
        </w:tc>
      </w:tr>
      <w:tr w:rsidR="001F702A" w14:paraId="796FA803" w14:textId="77777777" w:rsidTr="00354992">
        <w:trPr>
          <w:trHeight w:val="666"/>
        </w:trPr>
        <w:tc>
          <w:tcPr>
            <w:tcW w:w="0" w:type="auto"/>
          </w:tcPr>
          <w:p w14:paraId="796FA801" w14:textId="77777777" w:rsidR="001F702A" w:rsidRDefault="00703273">
            <w:pPr>
              <w:pStyle w:val="Compact"/>
            </w:pPr>
            <w:r>
              <w:rPr>
                <w:b/>
                <w:bCs/>
              </w:rPr>
              <w:t>Data Residency Confirmation</w:t>
            </w:r>
          </w:p>
        </w:tc>
        <w:tc>
          <w:tcPr>
            <w:tcW w:w="0" w:type="auto"/>
          </w:tcPr>
          <w:p w14:paraId="796FA802" w14:textId="707796F0" w:rsidR="001F702A" w:rsidRDefault="00354992">
            <w:pPr>
              <w:pStyle w:val="Compact"/>
            </w:pPr>
            <w:r>
              <w:t xml:space="preserve">The Azure region and backup location still need confirmation </w:t>
            </w:r>
          </w:p>
        </w:tc>
      </w:tr>
    </w:tbl>
    <w:p w14:paraId="796FA804" w14:textId="77777777" w:rsidR="001F702A" w:rsidRDefault="00703273">
      <w:pPr>
        <w:pStyle w:val="BodyText"/>
      </w:pPr>
      <w:r>
        <w:rPr>
          <w:b/>
          <w:bCs/>
          <w:sz w:val="15"/>
          <w:szCs w:val="15"/>
        </w:rPr>
        <w:t>Table 5.8 — Security &amp; Compliance</w:t>
      </w:r>
    </w:p>
    <w:p w14:paraId="796FA805" w14:textId="77777777" w:rsidR="001F702A" w:rsidRDefault="001F702A">
      <w:pPr>
        <w:pStyle w:val="Compact"/>
      </w:pPr>
    </w:p>
    <w:p w14:paraId="796FA83C" w14:textId="77777777" w:rsidR="001F702A" w:rsidRDefault="001F702A">
      <w:pPr>
        <w:pStyle w:val="Compact"/>
      </w:pPr>
      <w:bookmarkStart w:id="63" w:name="monitoring-operations"/>
      <w:bookmarkEnd w:id="62"/>
    </w:p>
    <w:p w14:paraId="796FA856" w14:textId="77777777" w:rsidR="001F702A" w:rsidRDefault="001F702A">
      <w:pPr>
        <w:pStyle w:val="Compact"/>
      </w:pPr>
      <w:bookmarkStart w:id="64" w:name="cost-licensing"/>
      <w:bookmarkEnd w:id="63"/>
    </w:p>
    <w:p w14:paraId="796FA870" w14:textId="77777777" w:rsidR="001F702A" w:rsidRDefault="001F702A">
      <w:pPr>
        <w:sectPr w:rsidR="001F702A">
          <w:headerReference w:type="default" r:id="rId26"/>
          <w:footerReference w:type="default" r:id="rId27"/>
          <w:pgSz w:w="12240" w:h="15840"/>
          <w:pgMar w:top="1440" w:right="1440" w:bottom="1440" w:left="1440" w:header="720" w:footer="620" w:gutter="0"/>
          <w:cols w:space="720"/>
        </w:sectPr>
      </w:pPr>
      <w:bookmarkStart w:id="65" w:name="hardcoded-values-configuration-changes"/>
      <w:bookmarkEnd w:id="64"/>
    </w:p>
    <w:p w14:paraId="796FAB55" w14:textId="77777777" w:rsidR="001F702A" w:rsidRDefault="001F702A">
      <w:pPr>
        <w:pStyle w:val="Compact"/>
      </w:pPr>
      <w:bookmarkStart w:id="66" w:name="reconciliation-acceptance"/>
      <w:bookmarkStart w:id="67" w:name="cutover-runbook"/>
      <w:bookmarkEnd w:id="37"/>
      <w:bookmarkEnd w:id="65"/>
    </w:p>
    <w:p w14:paraId="796FAB56" w14:textId="65C92267" w:rsidR="001F702A" w:rsidRDefault="00C05C87">
      <w:pPr>
        <w:pStyle w:val="Heading2"/>
      </w:pPr>
      <w:bookmarkStart w:id="68" w:name="rollback"/>
      <w:bookmarkEnd w:id="66"/>
      <w:r>
        <w:t>6.0 Rollback</w:t>
      </w:r>
    </w:p>
    <w:p w14:paraId="7D698AA2" w14:textId="1E121A6D" w:rsidR="00354992" w:rsidRDefault="00354992" w:rsidP="00354992">
      <w:pPr>
        <w:pStyle w:val="FirstParagraph"/>
      </w:pPr>
      <w:r>
        <w:t>The on-premises Utility servers will remain intact and available until the Azure servers have passed connectivity, access, security, monitoring, backup, and owner-validation testing. If a critical issue prevents the Azure servers from supporting administrative activities, the Azure Utility servers will be stopped, and users will be directed back to the on-premises servers.</w:t>
      </w:r>
    </w:p>
    <w:p w14:paraId="54F87365" w14:textId="77777777" w:rsidR="00354992" w:rsidRDefault="00354992" w:rsidP="00354992">
      <w:pPr>
        <w:pStyle w:val="FirstParagraph"/>
      </w:pPr>
    </w:p>
    <w:p w14:paraId="796FAB57" w14:textId="5A6FBDFC" w:rsidR="001F702A" w:rsidRDefault="00354992" w:rsidP="00354992">
      <w:pPr>
        <w:pStyle w:val="FirstParagraph"/>
      </w:pPr>
      <w:r>
        <w:t>Rollback activities will include restoring the original DNS and firewall configuration, confirming RDP access to the on-premises servers, and validating the required administrative tools and enterprise-service connections. Because the Utility servers are not intended to store application or business data, no business-data synchronization is expected. Any configuration changes made after the Azure cutover must be documented and reapplied if rollback occurs. The rollback decision deadline and source-server retention period still require approval.</w:t>
      </w:r>
    </w:p>
    <w:p w14:paraId="796FACC6" w14:textId="77777777" w:rsidR="001F702A" w:rsidRDefault="001F702A" w:rsidP="4986D35A">
      <w:pPr>
        <w:pStyle w:val="Compact"/>
        <w:rPr>
          <w:strike/>
          <w:rPrChange w:id="69" w:author="Syed Ahmed" w:date="2026-09-16T14:41:00Z">
            <w:rPr/>
          </w:rPrChange>
        </w:rPr>
      </w:pPr>
      <w:bookmarkStart w:id="70" w:name="Xf2d73fefe0a7269d37ef3874f1e6e3b8d04a29a"/>
      <w:bookmarkStart w:id="71" w:name="dependencies"/>
      <w:bookmarkEnd w:id="67"/>
      <w:bookmarkEnd w:id="68"/>
    </w:p>
    <w:p w14:paraId="796FAD79" w14:textId="77777777" w:rsidR="001F702A" w:rsidRDefault="001F702A">
      <w:pPr>
        <w:pStyle w:val="Compact"/>
      </w:pPr>
      <w:bookmarkStart w:id="72" w:name="timeline-milestones"/>
      <w:bookmarkStart w:id="73" w:name="effort-duration-record"/>
      <w:bookmarkEnd w:id="70"/>
      <w:bookmarkEnd w:id="71"/>
    </w:p>
    <w:p w14:paraId="796FAD7A" w14:textId="28A08FE4" w:rsidR="001F702A" w:rsidRDefault="00C05C87">
      <w:pPr>
        <w:pStyle w:val="Heading1"/>
      </w:pPr>
      <w:bookmarkStart w:id="74" w:name="sign-off"/>
      <w:bookmarkEnd w:id="72"/>
      <w:bookmarkEnd w:id="73"/>
      <w:r>
        <w:t>6.1  Sign-Off</w:t>
      </w:r>
    </w:p>
    <w:p w14:paraId="796FAD7B" w14:textId="77777777" w:rsidR="001F702A" w:rsidRDefault="00703273">
      <w:pPr>
        <w:pStyle w:val="FirstParagraph"/>
      </w:pPr>
      <w:r>
        <w:t>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approved for execution as written. Signatures are obtained before the go/no-go gate rather than retrospectively. A playbook signed on this basis is the authority under which the cutover proceeds.</w:t>
      </w:r>
    </w:p>
    <w:p w14:paraId="796FAD7C" w14:textId="77777777" w:rsidR="001F702A" w:rsidRDefault="00703273">
      <w:pPr>
        <w:pStyle w:val="BodyText"/>
      </w:pPr>
      <w:r>
        <w:t>By signing below, stakeholders confirm that the target design, cutover plan and rollback position documented in this playbook are approved for execution.</w:t>
      </w:r>
    </w:p>
    <w:p w14:paraId="2A543757" w14:textId="77777777" w:rsidR="001A6ADF" w:rsidRDefault="00C05C87">
      <w:pPr>
        <w:pStyle w:val="BodyText"/>
      </w:pPr>
      <w:commentRangeStart w:id="75"/>
      <w:commentRangeEnd w:id="75"/>
      <w:r>
        <w:rPr>
          <w:rStyle w:val="CommentReference"/>
          <w:sz w:val="19"/>
          <w:szCs w:val="19"/>
        </w:rPr>
        <w:commentReference w:id="75"/>
      </w:r>
    </w:p>
    <w:p w14:paraId="796FAD7D" w14:textId="77777777" w:rsidR="001F702A" w:rsidRDefault="001F702A">
      <w:pPr>
        <w:pStyle w:val="Compact"/>
      </w:pPr>
    </w:p>
    <w:tbl>
      <w:tblPr>
        <w:tblStyle w:val="Table"/>
        <w:tblW w:w="0" w:type="auto"/>
        <w:tblLook w:val="0020" w:firstRow="1" w:lastRow="0" w:firstColumn="0" w:lastColumn="0" w:noHBand="0" w:noVBand="0"/>
      </w:tblPr>
      <w:tblGrid>
        <w:gridCol w:w="3028"/>
        <w:gridCol w:w="1770"/>
        <w:gridCol w:w="430"/>
      </w:tblGrid>
      <w:tr w:rsidR="001F702A" w14:paraId="796FAD81" w14:textId="77777777" w:rsidTr="001F702A">
        <w:trPr>
          <w:cnfStyle w:val="100000000000" w:firstRow="1" w:lastRow="0" w:firstColumn="0" w:lastColumn="0" w:oddVBand="0" w:evenVBand="0" w:oddHBand="0" w:evenHBand="0" w:firstRowFirstColumn="0" w:firstRowLastColumn="0" w:lastRowFirstColumn="0" w:lastRowLastColumn="0"/>
          <w:tblHeader/>
        </w:trPr>
        <w:tc>
          <w:tcPr>
            <w:tcW w:w="0" w:type="auto"/>
          </w:tcPr>
          <w:p w14:paraId="796FAD7E" w14:textId="77777777" w:rsidR="001F702A" w:rsidRDefault="00703273">
            <w:pPr>
              <w:pStyle w:val="Compact"/>
            </w:pPr>
            <w:r>
              <w:rPr>
                <w:b/>
                <w:bCs/>
              </w:rPr>
              <w:t>Name</w:t>
            </w:r>
          </w:p>
        </w:tc>
        <w:tc>
          <w:tcPr>
            <w:tcW w:w="0" w:type="auto"/>
          </w:tcPr>
          <w:p w14:paraId="796FAD7F" w14:textId="77777777" w:rsidR="001F702A" w:rsidRDefault="00703273">
            <w:pPr>
              <w:pStyle w:val="Compact"/>
            </w:pPr>
            <w:r>
              <w:rPr>
                <w:b/>
                <w:bCs/>
              </w:rPr>
              <w:t>Role</w:t>
            </w:r>
          </w:p>
        </w:tc>
        <w:tc>
          <w:tcPr>
            <w:tcW w:w="0" w:type="auto"/>
          </w:tcPr>
          <w:p w14:paraId="796FAD80" w14:textId="77777777" w:rsidR="001F702A" w:rsidRDefault="00703273">
            <w:pPr>
              <w:pStyle w:val="Compact"/>
            </w:pPr>
            <w:r>
              <w:rPr>
                <w:b/>
                <w:bCs/>
              </w:rPr>
              <w:t>Date</w:t>
            </w:r>
          </w:p>
        </w:tc>
      </w:tr>
      <w:tr w:rsidR="001F702A" w14:paraId="796FAD85" w14:textId="77777777">
        <w:tc>
          <w:tcPr>
            <w:tcW w:w="0" w:type="auto"/>
          </w:tcPr>
          <w:p w14:paraId="796FAD82" w14:textId="251D8194" w:rsidR="001F702A" w:rsidRDefault="00354992">
            <w:pPr>
              <w:pStyle w:val="Compact"/>
            </w:pPr>
            <w:r>
              <w:t>-</w:t>
            </w:r>
          </w:p>
        </w:tc>
        <w:tc>
          <w:tcPr>
            <w:tcW w:w="0" w:type="auto"/>
          </w:tcPr>
          <w:p w14:paraId="796FAD83" w14:textId="77777777" w:rsidR="001F702A" w:rsidRDefault="00703273">
            <w:pPr>
              <w:pStyle w:val="Compact"/>
            </w:pPr>
            <w:r>
              <w:rPr>
                <w:i/>
                <w:iCs/>
              </w:rPr>
              <w:t>Application Owner</w:t>
            </w:r>
          </w:p>
        </w:tc>
        <w:tc>
          <w:tcPr>
            <w:tcW w:w="0" w:type="auto"/>
          </w:tcPr>
          <w:p w14:paraId="796FAD84" w14:textId="77777777" w:rsidR="001F702A" w:rsidRDefault="001F702A">
            <w:pPr>
              <w:pStyle w:val="Compact"/>
            </w:pPr>
          </w:p>
        </w:tc>
      </w:tr>
      <w:tr w:rsidR="001F702A" w14:paraId="796FAD89" w14:textId="77777777">
        <w:tc>
          <w:tcPr>
            <w:tcW w:w="0" w:type="auto"/>
          </w:tcPr>
          <w:p w14:paraId="796FAD86" w14:textId="295B3F64" w:rsidR="001F702A" w:rsidRDefault="00354992">
            <w:pPr>
              <w:pStyle w:val="Compact"/>
            </w:pPr>
            <w:r>
              <w:t>-</w:t>
            </w:r>
          </w:p>
        </w:tc>
        <w:tc>
          <w:tcPr>
            <w:tcW w:w="0" w:type="auto"/>
          </w:tcPr>
          <w:p w14:paraId="796FAD87" w14:textId="77777777" w:rsidR="001F702A" w:rsidRDefault="00703273">
            <w:pPr>
              <w:pStyle w:val="Compact"/>
            </w:pPr>
            <w:r>
              <w:rPr>
                <w:i/>
                <w:iCs/>
              </w:rPr>
              <w:t>Migration / Technical Lead</w:t>
            </w:r>
          </w:p>
        </w:tc>
        <w:tc>
          <w:tcPr>
            <w:tcW w:w="0" w:type="auto"/>
          </w:tcPr>
          <w:p w14:paraId="796FAD88" w14:textId="77777777" w:rsidR="001F702A" w:rsidRDefault="001F702A">
            <w:pPr>
              <w:pStyle w:val="Compact"/>
            </w:pPr>
          </w:p>
        </w:tc>
      </w:tr>
      <w:tr w:rsidR="001F702A" w14:paraId="796FAD8D" w14:textId="77777777">
        <w:tc>
          <w:tcPr>
            <w:tcW w:w="0" w:type="auto"/>
          </w:tcPr>
          <w:p w14:paraId="796FAD8A" w14:textId="77777777" w:rsidR="001F702A" w:rsidRDefault="00703273">
            <w:pPr>
              <w:pStyle w:val="Compact"/>
            </w:pPr>
            <w:r>
              <w:rPr>
                <w:i/>
                <w:iCs/>
              </w:rPr>
              <w:t>George Galindo — Cloud Architect, CitiusTech</w:t>
            </w:r>
          </w:p>
        </w:tc>
        <w:tc>
          <w:tcPr>
            <w:tcW w:w="0" w:type="auto"/>
          </w:tcPr>
          <w:p w14:paraId="796FAD8B" w14:textId="77777777" w:rsidR="001F702A" w:rsidRDefault="00703273">
            <w:pPr>
              <w:pStyle w:val="Compact"/>
            </w:pPr>
            <w:r>
              <w:rPr>
                <w:i/>
                <w:iCs/>
              </w:rPr>
              <w:t>Platform / Cloud Lead</w:t>
            </w:r>
          </w:p>
        </w:tc>
        <w:tc>
          <w:tcPr>
            <w:tcW w:w="0" w:type="auto"/>
          </w:tcPr>
          <w:p w14:paraId="796FAD8C" w14:textId="77777777" w:rsidR="001F702A" w:rsidRDefault="001F702A">
            <w:pPr>
              <w:pStyle w:val="Compact"/>
            </w:pPr>
          </w:p>
        </w:tc>
      </w:tr>
      <w:tr w:rsidR="001F702A" w14:paraId="796FAD91" w14:textId="77777777">
        <w:tc>
          <w:tcPr>
            <w:tcW w:w="0" w:type="auto"/>
          </w:tcPr>
          <w:p w14:paraId="796FAD8E" w14:textId="2F2E46C9" w:rsidR="001F702A" w:rsidRDefault="00354992">
            <w:pPr>
              <w:pStyle w:val="Compact"/>
            </w:pPr>
            <w:r>
              <w:t>-</w:t>
            </w:r>
          </w:p>
        </w:tc>
        <w:tc>
          <w:tcPr>
            <w:tcW w:w="0" w:type="auto"/>
          </w:tcPr>
          <w:p w14:paraId="796FAD8F" w14:textId="77777777" w:rsidR="001F702A" w:rsidRDefault="00703273">
            <w:pPr>
              <w:pStyle w:val="Compact"/>
            </w:pPr>
            <w:r>
              <w:rPr>
                <w:i/>
                <w:iCs/>
              </w:rPr>
              <w:t>Security</w:t>
            </w:r>
          </w:p>
        </w:tc>
        <w:tc>
          <w:tcPr>
            <w:tcW w:w="0" w:type="auto"/>
          </w:tcPr>
          <w:p w14:paraId="796FAD90" w14:textId="77777777" w:rsidR="001F702A" w:rsidRDefault="001F702A">
            <w:pPr>
              <w:pStyle w:val="Compact"/>
            </w:pPr>
          </w:p>
        </w:tc>
      </w:tr>
    </w:tbl>
    <w:p w14:paraId="46929EF3" w14:textId="77777777" w:rsidR="00354992" w:rsidRDefault="00354992">
      <w:pPr>
        <w:pStyle w:val="Compact"/>
        <w:rPr>
          <w:i/>
          <w:iCs/>
        </w:rPr>
        <w:sectPr w:rsidR="00354992">
          <w:headerReference w:type="default" r:id="rId32"/>
          <w:footerReference w:type="default" r:id="rId33"/>
          <w:pgSz w:w="12240" w:h="15840"/>
          <w:pgMar w:top="1440" w:right="1440" w:bottom="1440" w:left="1440" w:header="720" w:footer="620" w:gutter="0"/>
          <w:cols w:space="720"/>
        </w:sectPr>
      </w:pPr>
    </w:p>
    <w:tbl>
      <w:tblPr>
        <w:tblStyle w:val="Table"/>
        <w:tblW w:w="0" w:type="auto"/>
        <w:tblLook w:val="0020" w:firstRow="1" w:lastRow="0" w:firstColumn="0" w:lastColumn="0" w:noHBand="0" w:noVBand="0"/>
      </w:tblPr>
      <w:tblGrid>
        <w:gridCol w:w="2765"/>
        <w:gridCol w:w="1708"/>
        <w:gridCol w:w="122"/>
      </w:tblGrid>
      <w:tr w:rsidR="001F702A" w14:paraId="796FAD9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6FAD92" w14:textId="04B24877" w:rsidR="001F702A" w:rsidRDefault="00703273">
            <w:pPr>
              <w:pStyle w:val="Compact"/>
            </w:pPr>
            <w:r>
              <w:rPr>
                <w:i/>
                <w:iCs/>
              </w:rPr>
              <w:t>Christy Ammel (DBA / Production Control</w:t>
            </w:r>
            <w:r w:rsidR="00354992">
              <w:rPr>
                <w:i/>
                <w:iCs/>
              </w:rPr>
              <w:t>)</w:t>
            </w:r>
          </w:p>
        </w:tc>
        <w:tc>
          <w:tcPr>
            <w:tcW w:w="0" w:type="auto"/>
          </w:tcPr>
          <w:p w14:paraId="796FAD93" w14:textId="77777777" w:rsidR="001F702A" w:rsidRDefault="00703273">
            <w:pPr>
              <w:pStyle w:val="Compact"/>
            </w:pPr>
            <w:r>
              <w:rPr>
                <w:i/>
                <w:iCs/>
              </w:rPr>
              <w:t>DBA / Production Control</w:t>
            </w:r>
          </w:p>
        </w:tc>
        <w:tc>
          <w:tcPr>
            <w:tcW w:w="0" w:type="auto"/>
          </w:tcPr>
          <w:p w14:paraId="796FAD94" w14:textId="77777777" w:rsidR="001F702A" w:rsidRDefault="001F702A">
            <w:pPr>
              <w:pStyle w:val="Compact"/>
            </w:pPr>
          </w:p>
        </w:tc>
      </w:tr>
      <w:tr w:rsidR="001F702A" w14:paraId="796FAD99" w14:textId="77777777">
        <w:tc>
          <w:tcPr>
            <w:tcW w:w="0" w:type="auto"/>
          </w:tcPr>
          <w:p w14:paraId="796FAD96" w14:textId="0129794D" w:rsidR="001F702A" w:rsidRDefault="001F702A">
            <w:pPr>
              <w:pStyle w:val="Compact"/>
            </w:pPr>
          </w:p>
        </w:tc>
        <w:tc>
          <w:tcPr>
            <w:tcW w:w="0" w:type="auto"/>
          </w:tcPr>
          <w:p w14:paraId="796FAD97" w14:textId="77777777" w:rsidR="001F702A" w:rsidRDefault="00703273">
            <w:pPr>
              <w:pStyle w:val="Compact"/>
            </w:pPr>
            <w:r>
              <w:rPr>
                <w:i/>
                <w:iCs/>
              </w:rPr>
              <w:t>Network</w:t>
            </w:r>
          </w:p>
        </w:tc>
        <w:tc>
          <w:tcPr>
            <w:tcW w:w="0" w:type="auto"/>
          </w:tcPr>
          <w:p w14:paraId="796FAD98" w14:textId="77777777" w:rsidR="001F702A" w:rsidRDefault="001F702A">
            <w:pPr>
              <w:pStyle w:val="Compact"/>
            </w:pPr>
          </w:p>
        </w:tc>
      </w:tr>
    </w:tbl>
    <w:p w14:paraId="796FAD9A" w14:textId="77777777" w:rsidR="001F702A" w:rsidRDefault="00703273">
      <w:pPr>
        <w:pStyle w:val="BodyText"/>
      </w:pPr>
      <w:r>
        <w:rPr>
          <w:b/>
          <w:bCs/>
          <w:sz w:val="15"/>
          <w:szCs w:val="15"/>
        </w:rPr>
        <w:t>Table 12 — Sign-Off</w:t>
      </w:r>
    </w:p>
    <w:p w14:paraId="796FAD9B" w14:textId="77777777" w:rsidR="001F702A" w:rsidRDefault="001F702A" w:rsidP="4986D35A">
      <w:pPr>
        <w:pStyle w:val="Compact"/>
        <w:rPr>
          <w:strike/>
          <w:rPrChange w:id="76" w:author="Syed Ahmed" w:date="2026-09-16T14:40:00Z">
            <w:rPr/>
          </w:rPrChange>
        </w:rPr>
      </w:pPr>
    </w:p>
    <w:bookmarkEnd w:id="74"/>
    <w:p w14:paraId="796FADB6" w14:textId="309268C8" w:rsidR="001F702A" w:rsidRDefault="001F702A" w:rsidP="4986D35A">
      <w:pPr>
        <w:pStyle w:val="Compact"/>
        <w:rPr>
          <w:strike/>
          <w:rPrChange w:id="77" w:author="Syed Ahmed" w:date="2026-09-16T14:39:00Z">
            <w:rPr/>
          </w:rPrChange>
        </w:rPr>
      </w:pPr>
    </w:p>
    <w:sectPr w:rsidR="001F702A" w:rsidSect="00354992">
      <w:type w:val="continuous"/>
      <w:pgSz w:w="12240" w:h="15840"/>
      <w:pgMar w:top="1440" w:right="1440" w:bottom="1440" w:left="1440" w:header="720" w:footer="6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Syed Ahmed" w:date="2026-09-16T09:40:00Z" w:initials="SA">
    <w:p w14:paraId="1AFB698D" w14:textId="1A4A8D5A" w:rsidR="00CC65B9" w:rsidRDefault="00703273">
      <w:r>
        <w:annotationRef/>
      </w:r>
      <w:r w:rsidRPr="60C7ADC1">
        <w:t xml:space="preserve">Sign Off information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B6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E2785" w16cex:dateUtc="2026-09-16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B698D" w16cid:durableId="727E27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8710" w14:textId="77777777" w:rsidR="008168BD" w:rsidRDefault="008168BD">
      <w:pPr>
        <w:spacing w:after="0"/>
      </w:pPr>
      <w:r>
        <w:separator/>
      </w:r>
    </w:p>
  </w:endnote>
  <w:endnote w:type="continuationSeparator" w:id="0">
    <w:p w14:paraId="30B0FEAE" w14:textId="77777777" w:rsidR="008168BD" w:rsidRDefault="008168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F98D" w14:textId="77777777" w:rsidR="00EB7D55" w:rsidRDefault="00EB7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BA"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BB" w14:textId="7BC29011"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EC60B9">
      <w:rPr>
        <w:noProof/>
        <w:sz w:val="14"/>
      </w:rPr>
      <w:t>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EC60B9">
      <w:rPr>
        <w:noProof/>
        <w:sz w:val="14"/>
      </w:rPr>
      <w:t>3</w:t>
    </w:r>
    <w:r>
      <w:rPr>
        <w:sz w:val="14"/>
      </w:rPr>
      <w:fldChar w:fldCharType="end"/>
    </w:r>
    <w:r>
      <w:tab/>
    </w:r>
    <w:r>
      <w:rPr>
        <w:sz w:val="15"/>
        <w:szCs w:val="15"/>
      </w:rPr>
      <w:t>13-Aug-2026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BD"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BE" w14:textId="3657A91D"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EC60B9">
      <w:rPr>
        <w:noProof/>
        <w:sz w:val="14"/>
      </w:rPr>
      <w:t>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EC60B9">
      <w:rPr>
        <w:noProof/>
        <w:sz w:val="14"/>
      </w:rPr>
      <w:t>2</w:t>
    </w:r>
    <w:r>
      <w:rPr>
        <w:sz w:val="14"/>
      </w:rPr>
      <w:fldChar w:fldCharType="end"/>
    </w:r>
    <w:r>
      <w:tab/>
    </w:r>
    <w:r>
      <w:rPr>
        <w:sz w:val="15"/>
        <w:szCs w:val="15"/>
      </w:rPr>
      <w:t>13-Aug-2026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3"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C4" w14:textId="710FD204"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312197">
      <w:rPr>
        <w:noProof/>
        <w:sz w:val="14"/>
      </w:rPr>
      <w:t>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312197">
      <w:rPr>
        <w:noProof/>
        <w:sz w:val="14"/>
      </w:rPr>
      <w:t>8</w:t>
    </w:r>
    <w:r>
      <w:rPr>
        <w:sz w:val="14"/>
      </w:rPr>
      <w:fldChar w:fldCharType="end"/>
    </w:r>
    <w:r>
      <w:tab/>
    </w:r>
    <w:r>
      <w:rPr>
        <w:sz w:val="15"/>
        <w:szCs w:val="15"/>
      </w:rPr>
      <w:t>13-Aug-2026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6"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C7" w14:textId="67B88C8E"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312197">
      <w:rPr>
        <w:noProof/>
        <w:sz w:val="14"/>
      </w:rPr>
      <w:t>15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312197">
      <w:rPr>
        <w:noProof/>
        <w:sz w:val="14"/>
      </w:rPr>
      <w:t>16</w:t>
    </w:r>
    <w:r>
      <w:rPr>
        <w:sz w:val="14"/>
      </w:rPr>
      <w:fldChar w:fldCharType="end"/>
    </w:r>
    <w:r>
      <w:tab/>
    </w:r>
    <w:r>
      <w:rPr>
        <w:sz w:val="15"/>
        <w:szCs w:val="15"/>
      </w:rPr>
      <w:t>13-Aug-2026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9"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CA" w14:textId="00F04C3F"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312197">
      <w:rPr>
        <w:noProof/>
        <w:sz w:val="14"/>
      </w:rPr>
      <w:t>16</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312197">
      <w:rPr>
        <w:noProof/>
        <w:sz w:val="14"/>
      </w:rPr>
      <w:t>17</w:t>
    </w:r>
    <w:r>
      <w:rPr>
        <w:sz w:val="14"/>
      </w:rPr>
      <w:fldChar w:fldCharType="end"/>
    </w:r>
    <w:r>
      <w:tab/>
    </w:r>
    <w:r>
      <w:rPr>
        <w:sz w:val="15"/>
        <w:szCs w:val="15"/>
      </w:rPr>
      <w:t>13-Aug-2026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E1"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DE2" w14:textId="0DC367ED"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312197">
      <w:rPr>
        <w:noProof/>
        <w:sz w:val="14"/>
      </w:rPr>
      <w:t>31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312197">
      <w:rPr>
        <w:noProof/>
        <w:sz w:val="14"/>
      </w:rPr>
      <w:t>32</w:t>
    </w:r>
    <w:r>
      <w:rPr>
        <w:sz w:val="14"/>
      </w:rPr>
      <w:fldChar w:fldCharType="end"/>
    </w:r>
    <w:r>
      <w:tab/>
    </w:r>
    <w:r>
      <w:rPr>
        <w:sz w:val="15"/>
        <w:szCs w:val="15"/>
      </w:rPr>
      <w:t>13-Aug-2026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FF" w14:textId="77777777" w:rsidR="001F702A" w:rsidRDefault="00703273">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796FAE00" w14:textId="236C6EE6" w:rsidR="001F702A" w:rsidRDefault="00703273">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312197">
      <w:rPr>
        <w:noProof/>
        <w:sz w:val="14"/>
      </w:rPr>
      <w:t>55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312197">
      <w:rPr>
        <w:noProof/>
        <w:sz w:val="14"/>
      </w:rPr>
      <w:t>56</w:t>
    </w:r>
    <w:r>
      <w:rPr>
        <w:sz w:val="14"/>
      </w:rPr>
      <w:fldChar w:fldCharType="end"/>
    </w:r>
    <w:r>
      <w:tab/>
    </w:r>
    <w:r>
      <w:rPr>
        <w:sz w:val="15"/>
        <w:szCs w:val="15"/>
      </w:rPr>
      <w:t>13-Aug-2026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3EDC6" w14:textId="77777777" w:rsidR="008168BD" w:rsidRDefault="008168BD">
      <w:r>
        <w:separator/>
      </w:r>
    </w:p>
  </w:footnote>
  <w:footnote w:type="continuationSeparator" w:id="0">
    <w:p w14:paraId="42732D42" w14:textId="77777777" w:rsidR="008168BD" w:rsidRDefault="00816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F77E" w14:textId="77777777" w:rsidR="00EB7D55" w:rsidRDefault="00EB7D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B9"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BC" w14:textId="77777777" w:rsidR="001F702A" w:rsidRDefault="001F702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2"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5"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C8"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E0"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ADFE" w14:textId="77777777" w:rsidR="001F702A" w:rsidRDefault="00703273">
    <w:pPr>
      <w:pBdr>
        <w:bottom w:val="single" w:sz="8" w:space="4" w:color="1F3864"/>
      </w:pBdr>
      <w:tabs>
        <w:tab w:val="right" w:pos="9360"/>
      </w:tabs>
      <w:spacing w:after="120"/>
    </w:pPr>
    <w:r>
      <w:rPr>
        <w:b/>
        <w:color w:val="1F3864"/>
        <w:sz w:val="18"/>
      </w:rPr>
      <w:t>Utility — Application Migration Playbook v0.3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44D6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0748C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AD919F8"/>
    <w:multiLevelType w:val="hybridMultilevel"/>
    <w:tmpl w:val="DA242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1696691">
    <w:abstractNumId w:val="0"/>
  </w:num>
  <w:num w:numId="2" w16cid:durableId="746459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31246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ed Ahmed">
    <w15:presenceInfo w15:providerId="AD" w15:userId="S::syed.ahmed@citiustech.com::c3852d60-d050-45c2-8ad9-aea3f9d33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2A"/>
    <w:rsid w:val="0006699C"/>
    <w:rsid w:val="001A6ADF"/>
    <w:rsid w:val="001F702A"/>
    <w:rsid w:val="00312197"/>
    <w:rsid w:val="00354992"/>
    <w:rsid w:val="00395319"/>
    <w:rsid w:val="004252B1"/>
    <w:rsid w:val="004D565F"/>
    <w:rsid w:val="005E6639"/>
    <w:rsid w:val="00630768"/>
    <w:rsid w:val="00703273"/>
    <w:rsid w:val="00731793"/>
    <w:rsid w:val="0073578D"/>
    <w:rsid w:val="00735BB8"/>
    <w:rsid w:val="007827B6"/>
    <w:rsid w:val="007C307A"/>
    <w:rsid w:val="008168BD"/>
    <w:rsid w:val="00940430"/>
    <w:rsid w:val="00951A13"/>
    <w:rsid w:val="00970CD0"/>
    <w:rsid w:val="009A18CF"/>
    <w:rsid w:val="00AF389A"/>
    <w:rsid w:val="00BE7583"/>
    <w:rsid w:val="00C05C87"/>
    <w:rsid w:val="00CC65B9"/>
    <w:rsid w:val="00D63D45"/>
    <w:rsid w:val="00D74EBA"/>
    <w:rsid w:val="00DD6E75"/>
    <w:rsid w:val="00DEFAFB"/>
    <w:rsid w:val="00E544F0"/>
    <w:rsid w:val="00EB7D55"/>
    <w:rsid w:val="00EC60B9"/>
    <w:rsid w:val="00F2313C"/>
    <w:rsid w:val="00FB589F"/>
    <w:rsid w:val="01132335"/>
    <w:rsid w:val="01654207"/>
    <w:rsid w:val="01805DF1"/>
    <w:rsid w:val="01CA5BE6"/>
    <w:rsid w:val="01DD6CF3"/>
    <w:rsid w:val="0350B5E5"/>
    <w:rsid w:val="03F59FB1"/>
    <w:rsid w:val="0409A74D"/>
    <w:rsid w:val="04BF4307"/>
    <w:rsid w:val="04DA0FC7"/>
    <w:rsid w:val="05247D6C"/>
    <w:rsid w:val="06608520"/>
    <w:rsid w:val="067A61EB"/>
    <w:rsid w:val="07A631BE"/>
    <w:rsid w:val="080EFED2"/>
    <w:rsid w:val="082B8D1D"/>
    <w:rsid w:val="0922525A"/>
    <w:rsid w:val="09FB8A56"/>
    <w:rsid w:val="0A65C455"/>
    <w:rsid w:val="0B8A4EF1"/>
    <w:rsid w:val="0D6E3511"/>
    <w:rsid w:val="0DA31093"/>
    <w:rsid w:val="0E1103D3"/>
    <w:rsid w:val="0E59F901"/>
    <w:rsid w:val="0EAA0A6D"/>
    <w:rsid w:val="0EBD0EBC"/>
    <w:rsid w:val="0ED4780F"/>
    <w:rsid w:val="0F69A510"/>
    <w:rsid w:val="0F7823ED"/>
    <w:rsid w:val="0FA9FA70"/>
    <w:rsid w:val="0FBB1DAD"/>
    <w:rsid w:val="0FE3AAD9"/>
    <w:rsid w:val="0FF03681"/>
    <w:rsid w:val="104E136F"/>
    <w:rsid w:val="1053D5CE"/>
    <w:rsid w:val="10B090EB"/>
    <w:rsid w:val="10FFF323"/>
    <w:rsid w:val="11B34D80"/>
    <w:rsid w:val="11F96212"/>
    <w:rsid w:val="1246657B"/>
    <w:rsid w:val="12590C96"/>
    <w:rsid w:val="1330A698"/>
    <w:rsid w:val="137444E0"/>
    <w:rsid w:val="144A3664"/>
    <w:rsid w:val="149CBFC6"/>
    <w:rsid w:val="14B83DB8"/>
    <w:rsid w:val="14CC3E1A"/>
    <w:rsid w:val="154658E3"/>
    <w:rsid w:val="15599391"/>
    <w:rsid w:val="15C883A5"/>
    <w:rsid w:val="161E1CAB"/>
    <w:rsid w:val="1717B1F5"/>
    <w:rsid w:val="17B524F9"/>
    <w:rsid w:val="17FBB86C"/>
    <w:rsid w:val="180C6D2F"/>
    <w:rsid w:val="18782530"/>
    <w:rsid w:val="19049D7F"/>
    <w:rsid w:val="1920BC57"/>
    <w:rsid w:val="194861DF"/>
    <w:rsid w:val="19D69A86"/>
    <w:rsid w:val="19E843F0"/>
    <w:rsid w:val="1AC69523"/>
    <w:rsid w:val="1AD8828D"/>
    <w:rsid w:val="1BDCA6DA"/>
    <w:rsid w:val="1C00CC1F"/>
    <w:rsid w:val="1CAC302A"/>
    <w:rsid w:val="1CF43883"/>
    <w:rsid w:val="1CFA0BFA"/>
    <w:rsid w:val="1D6D359B"/>
    <w:rsid w:val="1DCFFBFB"/>
    <w:rsid w:val="1F6928AC"/>
    <w:rsid w:val="1F83DC9E"/>
    <w:rsid w:val="202A95A6"/>
    <w:rsid w:val="20485BF2"/>
    <w:rsid w:val="206E7EA7"/>
    <w:rsid w:val="2149DE25"/>
    <w:rsid w:val="216F6879"/>
    <w:rsid w:val="226215F9"/>
    <w:rsid w:val="228DA03D"/>
    <w:rsid w:val="22F87FAA"/>
    <w:rsid w:val="231C7F01"/>
    <w:rsid w:val="23E7C00C"/>
    <w:rsid w:val="24100B39"/>
    <w:rsid w:val="2449A860"/>
    <w:rsid w:val="249AF7F5"/>
    <w:rsid w:val="24EE7D87"/>
    <w:rsid w:val="24F3C09F"/>
    <w:rsid w:val="2522B05C"/>
    <w:rsid w:val="2579BBD3"/>
    <w:rsid w:val="2612BE51"/>
    <w:rsid w:val="2625FDD2"/>
    <w:rsid w:val="2628A181"/>
    <w:rsid w:val="269C2ACA"/>
    <w:rsid w:val="269FD07A"/>
    <w:rsid w:val="26D46F46"/>
    <w:rsid w:val="2704F9E6"/>
    <w:rsid w:val="276CD466"/>
    <w:rsid w:val="276FCCA9"/>
    <w:rsid w:val="280B646F"/>
    <w:rsid w:val="281BB774"/>
    <w:rsid w:val="2841253F"/>
    <w:rsid w:val="286744E3"/>
    <w:rsid w:val="28F03DF0"/>
    <w:rsid w:val="2902D232"/>
    <w:rsid w:val="29C427C9"/>
    <w:rsid w:val="29E0909D"/>
    <w:rsid w:val="2A0A37B3"/>
    <w:rsid w:val="2A9CFDB9"/>
    <w:rsid w:val="2ACC1E3E"/>
    <w:rsid w:val="2B32ED92"/>
    <w:rsid w:val="2B3BEBDD"/>
    <w:rsid w:val="2D107044"/>
    <w:rsid w:val="2DDC4A0B"/>
    <w:rsid w:val="2DE677F8"/>
    <w:rsid w:val="2E059EEA"/>
    <w:rsid w:val="2E12796B"/>
    <w:rsid w:val="2F212072"/>
    <w:rsid w:val="2F5D029E"/>
    <w:rsid w:val="2F699C13"/>
    <w:rsid w:val="2FAC1808"/>
    <w:rsid w:val="30C7400E"/>
    <w:rsid w:val="31084745"/>
    <w:rsid w:val="3138EC1C"/>
    <w:rsid w:val="31768569"/>
    <w:rsid w:val="3180EFAD"/>
    <w:rsid w:val="318B5619"/>
    <w:rsid w:val="32871E29"/>
    <w:rsid w:val="32935041"/>
    <w:rsid w:val="32AB95CE"/>
    <w:rsid w:val="32C51816"/>
    <w:rsid w:val="32E10C8E"/>
    <w:rsid w:val="330CEF97"/>
    <w:rsid w:val="336FA02A"/>
    <w:rsid w:val="339341B4"/>
    <w:rsid w:val="33B972DC"/>
    <w:rsid w:val="33CBDD96"/>
    <w:rsid w:val="34E1590C"/>
    <w:rsid w:val="35428305"/>
    <w:rsid w:val="35A17269"/>
    <w:rsid w:val="3660BB49"/>
    <w:rsid w:val="368933C6"/>
    <w:rsid w:val="36B4F8BC"/>
    <w:rsid w:val="36E5524B"/>
    <w:rsid w:val="37FA2FAA"/>
    <w:rsid w:val="3885FF63"/>
    <w:rsid w:val="39B63EB0"/>
    <w:rsid w:val="39D90E5E"/>
    <w:rsid w:val="39F1646E"/>
    <w:rsid w:val="3A749B40"/>
    <w:rsid w:val="3A9C3D47"/>
    <w:rsid w:val="3AA8E18A"/>
    <w:rsid w:val="3B0EA250"/>
    <w:rsid w:val="3B93A3F7"/>
    <w:rsid w:val="3C66CB56"/>
    <w:rsid w:val="3CE2FE42"/>
    <w:rsid w:val="3D7D222C"/>
    <w:rsid w:val="3D9B6875"/>
    <w:rsid w:val="3D9E32CB"/>
    <w:rsid w:val="3E3007F0"/>
    <w:rsid w:val="3E87C72B"/>
    <w:rsid w:val="3E96FC13"/>
    <w:rsid w:val="3EE04708"/>
    <w:rsid w:val="3F4488F6"/>
    <w:rsid w:val="3F65C31A"/>
    <w:rsid w:val="404668F0"/>
    <w:rsid w:val="4054EFA1"/>
    <w:rsid w:val="40F586BC"/>
    <w:rsid w:val="40FE9CE6"/>
    <w:rsid w:val="41286340"/>
    <w:rsid w:val="41C2368B"/>
    <w:rsid w:val="41F1E22B"/>
    <w:rsid w:val="425A03D1"/>
    <w:rsid w:val="42F3814B"/>
    <w:rsid w:val="439C1259"/>
    <w:rsid w:val="43A5467E"/>
    <w:rsid w:val="441AF935"/>
    <w:rsid w:val="4421D08A"/>
    <w:rsid w:val="44529CA2"/>
    <w:rsid w:val="455E3A15"/>
    <w:rsid w:val="466DA359"/>
    <w:rsid w:val="467CD83B"/>
    <w:rsid w:val="46DAE646"/>
    <w:rsid w:val="473BE255"/>
    <w:rsid w:val="473F75BC"/>
    <w:rsid w:val="474C3EC9"/>
    <w:rsid w:val="481BC19B"/>
    <w:rsid w:val="49113BD0"/>
    <w:rsid w:val="4986D35A"/>
    <w:rsid w:val="49A75A05"/>
    <w:rsid w:val="4A2941CA"/>
    <w:rsid w:val="4A577206"/>
    <w:rsid w:val="4A63D6E9"/>
    <w:rsid w:val="4A90E131"/>
    <w:rsid w:val="4B25DD05"/>
    <w:rsid w:val="4BC717AB"/>
    <w:rsid w:val="4BE6448F"/>
    <w:rsid w:val="4C5B5E3A"/>
    <w:rsid w:val="4D2B3B89"/>
    <w:rsid w:val="4D3A31C6"/>
    <w:rsid w:val="4D74E7AB"/>
    <w:rsid w:val="4DA6D720"/>
    <w:rsid w:val="4DF292FF"/>
    <w:rsid w:val="4FCAD4BC"/>
    <w:rsid w:val="501338C6"/>
    <w:rsid w:val="504E2370"/>
    <w:rsid w:val="505ABE63"/>
    <w:rsid w:val="506915B2"/>
    <w:rsid w:val="50E5A9FA"/>
    <w:rsid w:val="513EF21B"/>
    <w:rsid w:val="517C1654"/>
    <w:rsid w:val="518E943D"/>
    <w:rsid w:val="51A9BD46"/>
    <w:rsid w:val="53B8434E"/>
    <w:rsid w:val="53C58223"/>
    <w:rsid w:val="53FC0ECF"/>
    <w:rsid w:val="54938B34"/>
    <w:rsid w:val="550EE173"/>
    <w:rsid w:val="5570BEED"/>
    <w:rsid w:val="55EA0FFD"/>
    <w:rsid w:val="55F75653"/>
    <w:rsid w:val="5776D479"/>
    <w:rsid w:val="5779DBBC"/>
    <w:rsid w:val="57BD72FF"/>
    <w:rsid w:val="57EA3338"/>
    <w:rsid w:val="596C0D68"/>
    <w:rsid w:val="598537C5"/>
    <w:rsid w:val="59BF8C33"/>
    <w:rsid w:val="5AB869F1"/>
    <w:rsid w:val="5B3212D7"/>
    <w:rsid w:val="5B4BE8E3"/>
    <w:rsid w:val="5C476B70"/>
    <w:rsid w:val="5C4A327E"/>
    <w:rsid w:val="5C5125BC"/>
    <w:rsid w:val="5C86EAA3"/>
    <w:rsid w:val="5CBF48BD"/>
    <w:rsid w:val="5E14E073"/>
    <w:rsid w:val="5E1770DD"/>
    <w:rsid w:val="5F1D5A7E"/>
    <w:rsid w:val="5FA3E181"/>
    <w:rsid w:val="602C6756"/>
    <w:rsid w:val="6034C97D"/>
    <w:rsid w:val="609A831E"/>
    <w:rsid w:val="60AA2EC1"/>
    <w:rsid w:val="6180F6B9"/>
    <w:rsid w:val="61AAEF78"/>
    <w:rsid w:val="629A2C64"/>
    <w:rsid w:val="62FE4C46"/>
    <w:rsid w:val="6332CE21"/>
    <w:rsid w:val="63B735E8"/>
    <w:rsid w:val="63C7C1D2"/>
    <w:rsid w:val="64D2C851"/>
    <w:rsid w:val="658D4695"/>
    <w:rsid w:val="66266394"/>
    <w:rsid w:val="6653DF7A"/>
    <w:rsid w:val="66870C5D"/>
    <w:rsid w:val="66DC47A1"/>
    <w:rsid w:val="67198AD2"/>
    <w:rsid w:val="674338E2"/>
    <w:rsid w:val="6757E079"/>
    <w:rsid w:val="67EC67BD"/>
    <w:rsid w:val="6843C114"/>
    <w:rsid w:val="6884D38C"/>
    <w:rsid w:val="689993D1"/>
    <w:rsid w:val="689AEA40"/>
    <w:rsid w:val="68A4EE43"/>
    <w:rsid w:val="68BD6556"/>
    <w:rsid w:val="68F19A8A"/>
    <w:rsid w:val="6982196A"/>
    <w:rsid w:val="69949D43"/>
    <w:rsid w:val="69C51503"/>
    <w:rsid w:val="6A7025D8"/>
    <w:rsid w:val="6BB01DAB"/>
    <w:rsid w:val="6C463B9D"/>
    <w:rsid w:val="6C7F0254"/>
    <w:rsid w:val="6C83E18C"/>
    <w:rsid w:val="6CBC455D"/>
    <w:rsid w:val="6CC52302"/>
    <w:rsid w:val="6D50EB44"/>
    <w:rsid w:val="6DB0863F"/>
    <w:rsid w:val="6E12672A"/>
    <w:rsid w:val="6E1B1209"/>
    <w:rsid w:val="6E7A41D5"/>
    <w:rsid w:val="6EB54670"/>
    <w:rsid w:val="6F2201DF"/>
    <w:rsid w:val="6FC1B796"/>
    <w:rsid w:val="7013B450"/>
    <w:rsid w:val="7046A97B"/>
    <w:rsid w:val="719C778B"/>
    <w:rsid w:val="71A97914"/>
    <w:rsid w:val="71E09786"/>
    <w:rsid w:val="72552CB1"/>
    <w:rsid w:val="73AC1BF6"/>
    <w:rsid w:val="742D0ED1"/>
    <w:rsid w:val="747CE283"/>
    <w:rsid w:val="748B9216"/>
    <w:rsid w:val="74CCD3E5"/>
    <w:rsid w:val="750637B4"/>
    <w:rsid w:val="75AB0628"/>
    <w:rsid w:val="78121762"/>
    <w:rsid w:val="7819B0C5"/>
    <w:rsid w:val="7861FEEE"/>
    <w:rsid w:val="786CF215"/>
    <w:rsid w:val="7871CE8F"/>
    <w:rsid w:val="7895225F"/>
    <w:rsid w:val="793E2D89"/>
    <w:rsid w:val="7A5BD4A6"/>
    <w:rsid w:val="7A810BF1"/>
    <w:rsid w:val="7BB9830B"/>
    <w:rsid w:val="7BDBECF6"/>
    <w:rsid w:val="7C1ED248"/>
    <w:rsid w:val="7CA6F55A"/>
    <w:rsid w:val="7D1E71A9"/>
    <w:rsid w:val="7D2B453B"/>
    <w:rsid w:val="7EAFE259"/>
    <w:rsid w:val="7F0A2688"/>
    <w:rsid w:val="7FAF7245"/>
    <w:rsid w:val="7FC1AE65"/>
    <w:rsid w:val="7FED4C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A1E7"/>
  <w15:docId w15:val="{7D127A6C-B36C-445D-BD1F-97DB92E8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2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12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12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12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12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12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12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90" w:after="9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Header">
    <w:name w:val="header"/>
    <w:basedOn w:val="Normal"/>
    <w:link w:val="HeaderChar"/>
    <w:rsid w:val="00EB7D55"/>
    <w:pPr>
      <w:tabs>
        <w:tab w:val="center" w:pos="4680"/>
        <w:tab w:val="right" w:pos="9360"/>
      </w:tabs>
      <w:spacing w:after="0"/>
    </w:pPr>
  </w:style>
  <w:style w:type="character" w:customStyle="1" w:styleId="HeaderChar">
    <w:name w:val="Header Char"/>
    <w:basedOn w:val="DefaultParagraphFont"/>
    <w:link w:val="Header"/>
    <w:rsid w:val="00EB7D55"/>
  </w:style>
  <w:style w:type="paragraph" w:styleId="Footer">
    <w:name w:val="footer"/>
    <w:basedOn w:val="Normal"/>
    <w:link w:val="FooterChar"/>
    <w:rsid w:val="00EB7D55"/>
    <w:pPr>
      <w:tabs>
        <w:tab w:val="center" w:pos="4680"/>
        <w:tab w:val="right" w:pos="9360"/>
      </w:tabs>
      <w:spacing w:after="0"/>
    </w:pPr>
  </w:style>
  <w:style w:type="character" w:customStyle="1" w:styleId="FooterChar">
    <w:name w:val="Footer Char"/>
    <w:basedOn w:val="DefaultParagraphFont"/>
    <w:link w:val="Footer"/>
    <w:rsid w:val="00EB7D55"/>
  </w:style>
  <w:style w:type="character" w:styleId="BookTitle">
    <w:name w:val="Book Title"/>
    <w:basedOn w:val="DefaultParagraphFont"/>
    <w:rsid w:val="00EB7D55"/>
    <w:rPr>
      <w:b/>
      <w:bCs/>
      <w:i/>
      <w:iCs/>
      <w:spacing w:val="5"/>
    </w:rPr>
  </w:style>
  <w:style w:type="character" w:styleId="Emphasis">
    <w:name w:val="Emphasis"/>
    <w:basedOn w:val="DefaultParagraphFont"/>
    <w:rsid w:val="00EB7D55"/>
    <w:rPr>
      <w:i/>
      <w:iCs/>
    </w:rPr>
  </w:style>
  <w:style w:type="character" w:styleId="IntenseEmphasis">
    <w:name w:val="Intense Emphasis"/>
    <w:basedOn w:val="DefaultParagraphFont"/>
    <w:rsid w:val="00EB7D55"/>
    <w:rPr>
      <w:i/>
      <w:iCs/>
      <w:color w:val="4F81BD" w:themeColor="accent1"/>
    </w:rPr>
  </w:style>
  <w:style w:type="paragraph" w:styleId="IntenseQuote">
    <w:name w:val="Intense Quote"/>
    <w:basedOn w:val="Normal"/>
    <w:next w:val="Normal"/>
    <w:link w:val="IntenseQuoteChar"/>
    <w:rsid w:val="00EB7D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EB7D55"/>
    <w:rPr>
      <w:i/>
      <w:iCs/>
      <w:color w:val="4F81BD" w:themeColor="accent1"/>
    </w:rPr>
  </w:style>
  <w:style w:type="character" w:styleId="IntenseReference">
    <w:name w:val="Intense Reference"/>
    <w:basedOn w:val="DefaultParagraphFont"/>
    <w:rsid w:val="00EB7D55"/>
    <w:rPr>
      <w:b/>
      <w:bCs/>
      <w:smallCaps/>
      <w:color w:val="4F81BD" w:themeColor="accent1"/>
      <w:spacing w:val="5"/>
    </w:rPr>
  </w:style>
  <w:style w:type="paragraph" w:styleId="ListParagraph">
    <w:name w:val="List Paragraph"/>
    <w:basedOn w:val="Normal"/>
    <w:rsid w:val="00EB7D55"/>
    <w:pPr>
      <w:ind w:left="720"/>
      <w:contextualSpacing/>
    </w:pPr>
  </w:style>
  <w:style w:type="paragraph" w:styleId="NoSpacing">
    <w:name w:val="No Spacing"/>
    <w:rsid w:val="00EB7D55"/>
    <w:pPr>
      <w:spacing w:after="0"/>
    </w:pPr>
  </w:style>
  <w:style w:type="paragraph" w:styleId="Quote">
    <w:name w:val="Quote"/>
    <w:basedOn w:val="Normal"/>
    <w:next w:val="Normal"/>
    <w:link w:val="QuoteChar"/>
    <w:rsid w:val="00EB7D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EB7D55"/>
    <w:rPr>
      <w:i/>
      <w:iCs/>
      <w:color w:val="404040" w:themeColor="text1" w:themeTint="BF"/>
    </w:rPr>
  </w:style>
  <w:style w:type="character" w:styleId="Strong">
    <w:name w:val="Strong"/>
    <w:basedOn w:val="DefaultParagraphFont"/>
    <w:rsid w:val="00EB7D55"/>
    <w:rPr>
      <w:b/>
      <w:bCs/>
    </w:rPr>
  </w:style>
  <w:style w:type="character" w:styleId="SubtleEmphasis">
    <w:name w:val="Subtle Emphasis"/>
    <w:basedOn w:val="DefaultParagraphFont"/>
    <w:rsid w:val="00EB7D55"/>
    <w:rPr>
      <w:i/>
      <w:iCs/>
      <w:color w:val="404040" w:themeColor="text1" w:themeTint="BF"/>
    </w:rPr>
  </w:style>
  <w:style w:type="character" w:styleId="SubtleReference">
    <w:name w:val="Subtle Reference"/>
    <w:basedOn w:val="DefaultParagraphFont"/>
    <w:rsid w:val="00EB7D5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lucid.app/lucidchart/e9e5bb24-6484-423b-b7ca-559485515c07/edit?viewport_loc=-3%2C1128%2C6095%2C2271%2CaZh86zkVYh5Lc&amp;invitationId=inv_12a7bb5a-3dd9-4c7c-a9db-c44afbe9bcb4" TargetMode="Externa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footer" Target="footer6.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yperlink" Target="https://lucid.app/lucidchart/e84a11a1-eb65-4751-978a-82ffc74bdb82/edit?viewport_loc=-985%2C69%2C7800%2C2906%2C42U8H5I2Zcsty&amp;invitationId=inv_62a1f34e-fc33-410c-bd80-bfd3a5da28ed" TargetMode="External"/><Relationship Id="rId20" Type="http://schemas.openxmlformats.org/officeDocument/2006/relationships/header" Target="header4.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eader" Target="header8.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comments" Target="comments.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31"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7.xml"/><Relationship Id="rId30" Type="http://schemas.microsoft.com/office/2016/09/relationships/commentsIds" Target="commentsIds.xml"/><Relationship Id="rId35" Type="http://schemas.microsoft.com/office/2011/relationships/people" Target="peop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C1C31C-11E7-46EB-A2B0-3FB0597D4B7E}"/>
</file>

<file path=customXml/itemProps2.xml><?xml version="1.0" encoding="utf-8"?>
<ds:datastoreItem xmlns:ds="http://schemas.openxmlformats.org/officeDocument/2006/customXml" ds:itemID="{E6016A58-E6E4-4C54-9AAD-E699EA17A2D6}">
  <ds:schemaRefs>
    <ds:schemaRef ds:uri="http://schemas.microsoft.com/office/2006/metadata/properties"/>
    <ds:schemaRef ds:uri="http://schemas.microsoft.com/office/infopath/2007/PartnerControls"/>
    <ds:schemaRef ds:uri="14a0f850-ec3b-4f3e-a88d-680df2725d77"/>
    <ds:schemaRef ds:uri="http://schemas.microsoft.com/sharepoint/v3"/>
    <ds:schemaRef ds:uri="99920f6d-781c-4192-b328-165f76f2ea64"/>
  </ds:schemaRefs>
</ds:datastoreItem>
</file>

<file path=customXml/itemProps3.xml><?xml version="1.0" encoding="utf-8"?>
<ds:datastoreItem xmlns:ds="http://schemas.openxmlformats.org/officeDocument/2006/customXml" ds:itemID="{1E8C7BA6-81F0-4371-B68F-405C4F7B0C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3421</Words>
  <Characters>20561</Characters>
  <Application>Microsoft Office Word</Application>
  <DocSecurity>0</DocSecurity>
  <Lines>790</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Syed Ahmed</dc:creator>
  <cp:keywords/>
  <cp:lastModifiedBy>Ahmed, Syed</cp:lastModifiedBy>
  <cp:revision>10</cp:revision>
  <dcterms:created xsi:type="dcterms:W3CDTF">2026-09-24T22:43:00Z</dcterms:created>
  <dcterms:modified xsi:type="dcterms:W3CDTF">2026-09-25T12:34:00Z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155400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ComplianceAssetId">
    <vt:lpwstr/>
  </property>
  <property fmtid="{D5CDD505-2E9C-101B-9397-08002B2CF9AE}" pid="9" name="Key_x0020_Technologies">
    <vt:lpwstr/>
  </property>
  <property fmtid="{D5CDD505-2E9C-101B-9397-08002B2CF9AE}" pid="10" name="_ExtendedDescription">
    <vt:lpwstr/>
  </property>
  <property fmtid="{D5CDD505-2E9C-101B-9397-08002B2CF9AE}" pid="11" name="Client">
    <vt:lpwstr/>
  </property>
  <property fmtid="{D5CDD505-2E9C-101B-9397-08002B2CF9AE}" pid="12" name="Status">
    <vt:lpwstr/>
  </property>
  <property fmtid="{D5CDD505-2E9C-101B-9397-08002B2CF9AE}" pid="13" name="Tech Themes">
    <vt:lpwstr/>
  </property>
  <property fmtid="{D5CDD505-2E9C-101B-9397-08002B2CF9AE}" pid="14" name="Key Technologies">
    <vt:lpwstr/>
  </property>
  <property fmtid="{D5CDD505-2E9C-101B-9397-08002B2CF9AE}" pid="15" name="TriggerFlowInfo">
    <vt:lpwstr/>
  </property>
  <property fmtid="{D5CDD505-2E9C-101B-9397-08002B2CF9AE}" pid="16" name="MediaServiceImageTags">
    <vt:lpwstr/>
  </property>
</Properties>
</file>