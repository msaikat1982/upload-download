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
        <w:tblW w:w="9360" w:type="dxa"/>
        <w:tblLayout w:type="fixed"/>
        <w:tblCellMar>
          <w:top w:w="80" w:type="dxa"/>
          <w:left w:w="240" w:type="dxa"/>
          <w:bottom w:w="80" w:type="dxa"/>
          <w:right w:w="240" w:type="dxa"/>
        </w:tblCellMar>
        <w:tblLook w:val="04A0" w:firstRow="1" w:lastRow="0" w:firstColumn="1" w:lastColumn="0" w:noHBand="0" w:noVBand="1"/>
      </w:tblPr>
      <w:tblGrid>
        <w:gridCol w:w="9360"/>
      </w:tblGrid>
      <w:tr w:rsidR="007F5111" w14:paraId="230A9575" w14:textId="77777777" w:rsidTr="007F5111">
        <w:trPr>
          <w:cnfStyle w:val="100000000000" w:firstRow="1" w:lastRow="0" w:firstColumn="0" w:lastColumn="0" w:oddVBand="0" w:evenVBand="0" w:oddHBand="0" w:evenHBand="0" w:firstRowFirstColumn="0" w:firstRowLastColumn="0" w:lastRowFirstColumn="0" w:lastRowLastColumn="0"/>
        </w:trPr>
        <w:tc>
          <w:tcPr>
            <w:tcW w:w="9360" w:type="dxa"/>
            <w:shd w:val="clear" w:color="auto" w:fill="1F3864"/>
          </w:tcPr>
          <w:p w14:paraId="230A9572" w14:textId="77777777" w:rsidR="007F5111" w:rsidRDefault="00C963BA">
            <w:pPr>
              <w:spacing w:before="160" w:after="20"/>
            </w:pPr>
            <w:r>
              <w:rPr>
                <w:b/>
                <w:caps/>
                <w:color w:val="C9D6EA"/>
                <w:spacing w:val="30"/>
                <w:sz w:val="20"/>
              </w:rPr>
              <w:t>Application Migration Playbook</w:t>
            </w:r>
          </w:p>
          <w:p w14:paraId="230A9573" w14:textId="77777777" w:rsidR="007F5111" w:rsidRDefault="00C963BA">
            <w:pPr>
              <w:spacing w:after="20"/>
            </w:pPr>
            <w:r>
              <w:rPr>
                <w:b/>
                <w:caps/>
                <w:color w:val="FFFFFF"/>
                <w:sz w:val="52"/>
              </w:rPr>
              <w:t>CyberArk PAS</w:t>
            </w:r>
          </w:p>
          <w:p w14:paraId="230A9574" w14:textId="77777777" w:rsidR="007F5111" w:rsidRDefault="00C963BA">
            <w:pPr>
              <w:spacing w:after="160"/>
            </w:pPr>
            <w:r>
              <w:rPr>
                <w:color w:val="C9D6EA"/>
                <w:sz w:val="22"/>
              </w:rPr>
              <w:t>Datacenter to Azure Migration v0.2 — DRAFT, FOR GEHA REVIEW</w:t>
            </w:r>
          </w:p>
        </w:tc>
      </w:tr>
    </w:tbl>
    <w:p w14:paraId="230A9576" w14:textId="77777777" w:rsidR="007F5111" w:rsidRDefault="00C963BA">
      <w:pPr>
        <w:spacing w:after="120"/>
      </w:pPr>
      <w:r>
        <w:rPr>
          <w:sz w:val="4"/>
        </w:rPr>
        <w:t xml:space="preserve"> </w:t>
      </w:r>
    </w:p>
    <w:p w14:paraId="230A9577" w14:textId="77777777" w:rsidR="007F5111" w:rsidRDefault="00C963BA">
      <w:pPr>
        <w:spacing w:after="100"/>
      </w:pPr>
      <w:r>
        <w:rPr>
          <w:i/>
        </w:rPr>
        <w:t>CyberArk PAS is GEHA's Privileged Access Management platform and is a foundational dependency for the entire migration program</w:t>
      </w:r>
    </w:p>
    <w:p w14:paraId="230A9578" w14:textId="77777777" w:rsidR="007F5111" w:rsidRDefault="007F5111">
      <w:pPr>
        <w:pStyle w:val="BodyText"/>
      </w:pPr>
    </w:p>
    <w:p w14:paraId="230A9579" w14:textId="77777777" w:rsidR="007F5111" w:rsidRDefault="007F5111">
      <w:pPr>
        <w:pStyle w:val="BodyText"/>
      </w:pPr>
    </w:p>
    <w:p w14:paraId="230A957A" w14:textId="77777777" w:rsidR="007F5111" w:rsidRDefault="007F5111">
      <w:pPr>
        <w:pStyle w:val="BodyText"/>
      </w:pPr>
    </w:p>
    <w:p w14:paraId="230A957B" w14:textId="77777777" w:rsidR="007F5111" w:rsidRDefault="007F5111">
      <w:pPr>
        <w:pStyle w:val="BodyText"/>
      </w:pPr>
    </w:p>
    <w:p w14:paraId="230A957C" w14:textId="77777777" w:rsidR="007F5111" w:rsidRDefault="00C963BA">
      <w:pPr>
        <w:spacing w:after="20"/>
      </w:pPr>
      <w:r>
        <w:rPr>
          <w:b/>
        </w:rPr>
        <w:t>Prepared for:</w:t>
      </w:r>
      <w:r>
        <w:t xml:space="preserve"> G.E.H.A.</w:t>
      </w:r>
    </w:p>
    <w:p w14:paraId="230A957D" w14:textId="77777777" w:rsidR="007F5111" w:rsidRDefault="00C963BA">
      <w:pPr>
        <w:pStyle w:val="Compact"/>
      </w:pPr>
      <w:r>
        <w:rPr>
          <w:i/>
          <w:sz w:val="19"/>
          <w:szCs w:val="19"/>
        </w:rPr>
        <w:t>Eric Ullmann (Application Owner); Eric Ullmann (Director); Phil Costanzo (Admin / Support Manager)</w:t>
      </w:r>
    </w:p>
    <w:p w14:paraId="230A957E" w14:textId="77777777" w:rsidR="007F5111" w:rsidRDefault="007F5111">
      <w:pPr>
        <w:pStyle w:val="BodyText"/>
      </w:pPr>
    </w:p>
    <w:p w14:paraId="230A957F" w14:textId="77777777" w:rsidR="007F5111" w:rsidRDefault="00C963BA">
      <w:pPr>
        <w:spacing w:after="20"/>
      </w:pPr>
      <w:r>
        <w:rPr>
          <w:b/>
        </w:rPr>
        <w:t>Prepared by:</w:t>
      </w:r>
      <w:r>
        <w:t xml:space="preserve"> Citius Healthcare Consulting</w:t>
      </w:r>
    </w:p>
    <w:p w14:paraId="230A9580" w14:textId="270099BD" w:rsidR="007F5111" w:rsidRDefault="00C963BA">
      <w:pPr>
        <w:pStyle w:val="Compact"/>
        <w:rPr>
          <w:rFonts w:asciiTheme="minorHAnsi" w:hAnsiTheme="minorHAnsi"/>
          <w:sz w:val="19"/>
          <w:szCs w:val="19"/>
        </w:rPr>
      </w:pPr>
      <w:r>
        <w:rPr>
          <w:rFonts w:asciiTheme="minorHAnsi" w:hAnsiTheme="minorHAnsi"/>
          <w:sz w:val="19"/>
          <w:szCs w:val="19"/>
        </w:rPr>
        <w:t>George Galindo, Cloud Architect</w:t>
      </w:r>
    </w:p>
    <w:p w14:paraId="230A9581" w14:textId="77777777" w:rsidR="007F5111" w:rsidRDefault="007F5111">
      <w:pPr>
        <w:pStyle w:val="Compact"/>
      </w:pPr>
    </w:p>
    <w:p w14:paraId="230A9582" w14:textId="77777777" w:rsidR="007F5111" w:rsidRDefault="00C963BA">
      <w:pPr>
        <w:spacing w:after="20"/>
      </w:pPr>
      <w:r>
        <w:rPr>
          <w:b/>
        </w:rPr>
        <w:t>Peer Reviewer:</w:t>
      </w:r>
      <w:r>
        <w:t>Not yet assigned</w:t>
      </w:r>
    </w:p>
    <w:p w14:paraId="230A9583" w14:textId="77777777" w:rsidR="007F5111" w:rsidRDefault="00C963BA">
      <w:pPr>
        <w:spacing w:after="20"/>
      </w:pPr>
      <w:r>
        <w:rPr>
          <w:b/>
        </w:rPr>
        <w:t>Document Status:</w:t>
      </w:r>
      <w:r>
        <w:t>☒ DRAFT ☐ RELEASE CANDIDATE ☐ PUBLISHED</w:t>
      </w:r>
    </w:p>
    <w:p w14:paraId="230A9584" w14:textId="77777777" w:rsidR="007F5111" w:rsidRDefault="00C963BA">
      <w:pPr>
        <w:spacing w:after="60"/>
      </w:pPr>
      <w:r>
        <w:rPr>
          <w:b/>
        </w:rPr>
        <w:t>Date:</w:t>
      </w:r>
      <w:r>
        <w:t>14-Aug-2026</w:t>
      </w:r>
    </w:p>
    <w:p w14:paraId="230A9585" w14:textId="77777777" w:rsidR="007F5111" w:rsidRDefault="00C963BA">
      <w:r>
        <w:br w:type="page"/>
      </w:r>
    </w:p>
    <w:p w14:paraId="230A9586" w14:textId="77777777" w:rsidR="007F5111" w:rsidRDefault="00C963BA">
      <w:pPr>
        <w:pStyle w:val="FirstParagraph"/>
      </w:pPr>
      <w:r>
        <w:lastRenderedPageBreak/>
        <w:t>Everything a reader needs to orient themselves on this application is gathered here in a single view, so that no one has to hunt through later sections for a date, an owner or a target platform. Each field is owned by the section named beside it, and that owning section remains the authoritative source; this table is corrected to match it rather than the other way round. The scheduling fields — wave placement, migration strategy, cliff date, cliff driver and target cutover date — are recorded here in structured form and narrated in the executive summary that follows. Reading this table alone should be enough to understand what is moving, when it must move, and what forces the timing.</w:t>
      </w:r>
    </w:p>
    <w:p w14:paraId="230A9587" w14:textId="77777777" w:rsidR="007F5111" w:rsidRDefault="007F5111">
      <w:pPr>
        <w:pStyle w:val="Compact"/>
      </w:pPr>
    </w:p>
    <w:tbl>
      <w:tblPr>
        <w:tblStyle w:val="Table"/>
        <w:tblW w:w="5000" w:type="pct"/>
        <w:tblLook w:val="0020" w:firstRow="1" w:lastRow="0" w:firstColumn="0" w:lastColumn="0" w:noHBand="0" w:noVBand="0"/>
      </w:tblPr>
      <w:tblGrid>
        <w:gridCol w:w="6027"/>
        <w:gridCol w:w="7049"/>
        <w:tblGridChange w:id="0">
          <w:tblGrid>
            <w:gridCol w:w="50"/>
            <w:gridCol w:w="310"/>
            <w:gridCol w:w="360"/>
            <w:gridCol w:w="5357"/>
            <w:gridCol w:w="7049"/>
          </w:tblGrid>
        </w:tblGridChange>
      </w:tblGrid>
      <w:tr w:rsidR="007F5111" w14:paraId="230A958A" w14:textId="77777777" w:rsidTr="631B260B">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588" w14:textId="77777777" w:rsidR="007F5111" w:rsidRDefault="00C963BA">
            <w:pPr>
              <w:pStyle w:val="Compact"/>
            </w:pPr>
            <w:r>
              <w:rPr>
                <w:b/>
                <w:bCs/>
              </w:rPr>
              <w:t>Field</w:t>
            </w:r>
          </w:p>
        </w:tc>
        <w:tc>
          <w:tcPr>
            <w:tcW w:w="0" w:type="auto"/>
          </w:tcPr>
          <w:p w14:paraId="230A9589" w14:textId="77777777" w:rsidR="007F5111" w:rsidRDefault="00C963BA">
            <w:pPr>
              <w:pStyle w:val="Compact"/>
            </w:pPr>
            <w:r>
              <w:rPr>
                <w:b/>
                <w:bCs/>
              </w:rPr>
              <w:t>Value</w:t>
            </w:r>
          </w:p>
        </w:tc>
      </w:tr>
      <w:tr w:rsidR="007F5111" w14:paraId="230A958D" w14:textId="77777777" w:rsidTr="631B260B">
        <w:tc>
          <w:tcPr>
            <w:tcW w:w="0" w:type="auto"/>
          </w:tcPr>
          <w:p w14:paraId="230A958B" w14:textId="77777777" w:rsidR="007F5111" w:rsidRDefault="00C963BA">
            <w:pPr>
              <w:pStyle w:val="Compact"/>
            </w:pPr>
            <w:r>
              <w:rPr>
                <w:b/>
                <w:bCs/>
              </w:rPr>
              <w:t>Playbook Index ID</w:t>
            </w:r>
          </w:p>
        </w:tc>
        <w:tc>
          <w:tcPr>
            <w:tcW w:w="0" w:type="auto"/>
          </w:tcPr>
          <w:p w14:paraId="230A958C" w14:textId="77777777" w:rsidR="007F5111" w:rsidRDefault="00C963BA">
            <w:pPr>
              <w:pStyle w:val="Compact"/>
            </w:pPr>
            <w:r>
              <w:rPr>
                <w:i/>
                <w:iCs/>
              </w:rPr>
              <w:t>GEHA-DCM-CYBERARK-PAS-v0.1</w:t>
            </w:r>
          </w:p>
        </w:tc>
      </w:tr>
      <w:tr w:rsidR="007F5111" w14:paraId="230A9590" w14:textId="77777777" w:rsidTr="631B260B">
        <w:tc>
          <w:tcPr>
            <w:tcW w:w="0" w:type="auto"/>
          </w:tcPr>
          <w:p w14:paraId="230A958E" w14:textId="77777777" w:rsidR="007F5111" w:rsidRDefault="00C963BA">
            <w:pPr>
              <w:pStyle w:val="Compact"/>
            </w:pPr>
            <w:r w:rsidRPr="4A3EE59D">
              <w:rPr>
                <w:b/>
                <w:bCs/>
              </w:rPr>
              <w:t>Application Version</w:t>
            </w:r>
          </w:p>
        </w:tc>
        <w:tc>
          <w:tcPr>
            <w:tcW w:w="0" w:type="auto"/>
          </w:tcPr>
          <w:p w14:paraId="230A958F" w14:textId="75AC58F1" w:rsidR="007F5111" w:rsidRDefault="007F5111">
            <w:pPr>
              <w:pStyle w:val="Compact"/>
            </w:pPr>
          </w:p>
        </w:tc>
      </w:tr>
      <w:tr w:rsidR="007F5111" w14:paraId="230A9593" w14:textId="77777777" w:rsidTr="631B260B">
        <w:tc>
          <w:tcPr>
            <w:tcW w:w="3960" w:type="dxa"/>
          </w:tcPr>
          <w:p w14:paraId="230A9591" w14:textId="77777777" w:rsidR="007F5111" w:rsidRDefault="00C963BA">
            <w:pPr>
              <w:pStyle w:val="Compact"/>
            </w:pPr>
            <w:r>
              <w:rPr>
                <w:b/>
              </w:rPr>
              <w:t>Wave Placement</w:t>
            </w:r>
          </w:p>
        </w:tc>
        <w:tc>
          <w:tcPr>
            <w:tcW w:w="3960" w:type="dxa"/>
          </w:tcPr>
          <w:p w14:paraId="230A9592" w14:textId="3937135B" w:rsidR="007F5111" w:rsidRDefault="00C963BA">
            <w:pPr>
              <w:pStyle w:val="Compact"/>
            </w:pPr>
            <w:r>
              <w:t xml:space="preserve">W1 </w:t>
            </w:r>
          </w:p>
        </w:tc>
      </w:tr>
      <w:tr w:rsidR="007F5111" w14:paraId="230A9596" w14:textId="77777777" w:rsidTr="631B260B">
        <w:tblPrEx>
          <w:tblW w:w="5000" w:type="pct"/>
          <w:tblLook w:val="0020" w:firstRow="1" w:lastRow="0" w:firstColumn="0" w:lastColumn="0" w:noHBand="0" w:noVBand="0"/>
        </w:tblPrEx>
        <w:trPr>
          <w:trHeight w:val="510"/>
          <w:trPrChange w:id="1" w:author="Galindo, George" w:date="2026-09-15T11:44:00Z">
            <w:trPr>
              <w:gridAfter w:val="0"/>
              <w:trHeight w:val="300"/>
            </w:trPr>
          </w:trPrChange>
        </w:trPr>
        <w:tc>
          <w:tcPr>
            <w:tcW w:w="3960" w:type="dxa"/>
            <w:tcPrChange w:id="2" w:author="Galindo, George" w:date="2026-09-15T11:44:00Z">
              <w:tcPr>
                <w:tcW w:w="0" w:type="auto"/>
                <w:gridSpan w:val="2"/>
              </w:tcPr>
            </w:tcPrChange>
          </w:tcPr>
          <w:p w14:paraId="230A9594" w14:textId="77777777" w:rsidR="007F5111" w:rsidRDefault="00C963BA">
            <w:pPr>
              <w:pStyle w:val="Compact"/>
            </w:pPr>
            <w:r>
              <w:rPr>
                <w:b/>
              </w:rPr>
              <w:t>Migration Strategy</w:t>
            </w:r>
          </w:p>
        </w:tc>
        <w:tc>
          <w:tcPr>
            <w:tcW w:w="3960" w:type="dxa"/>
            <w:tcPrChange w:id="3" w:author="Galindo, George" w:date="2026-09-15T11:44:00Z">
              <w:tcPr>
                <w:tcW w:w="0" w:type="auto"/>
              </w:tcPr>
            </w:tcPrChange>
          </w:tcPr>
          <w:p w14:paraId="230A9595" w14:textId="08972208" w:rsidR="007F5111" w:rsidRDefault="5234F428">
            <w:pPr>
              <w:pStyle w:val="Compact"/>
            </w:pPr>
            <w:r>
              <w:t xml:space="preserve">Parallel deployment. No migration. </w:t>
            </w:r>
          </w:p>
        </w:tc>
      </w:tr>
      <w:tr w:rsidR="007F5111" w14:paraId="230A9599" w14:textId="77777777" w:rsidTr="631B260B">
        <w:tc>
          <w:tcPr>
            <w:tcW w:w="3960" w:type="dxa"/>
          </w:tcPr>
          <w:p w14:paraId="230A9597" w14:textId="77777777" w:rsidR="007F5111" w:rsidRDefault="00C963BA">
            <w:pPr>
              <w:pStyle w:val="Compact"/>
            </w:pPr>
            <w:r>
              <w:rPr>
                <w:b/>
              </w:rPr>
              <w:t>Target Cutover Date</w:t>
            </w:r>
          </w:p>
        </w:tc>
        <w:tc>
          <w:tcPr>
            <w:tcW w:w="3960" w:type="dxa"/>
          </w:tcPr>
          <w:p w14:paraId="230A9598" w14:textId="3ECCD05F" w:rsidR="007F5111" w:rsidRDefault="008E614B">
            <w:pPr>
              <w:pStyle w:val="Compact"/>
            </w:pPr>
            <w:ins w:id="4" w:author="Galindo, George" w:date="2026-09-15T04:49:00Z" w16du:dateUtc="2026-09-15T11:49:00Z">
              <w:r>
                <w:t>10/01/2026</w:t>
              </w:r>
            </w:ins>
          </w:p>
        </w:tc>
      </w:tr>
      <w:tr w:rsidR="007F5111" w14:paraId="230A959C" w14:textId="77777777" w:rsidTr="631B260B">
        <w:tc>
          <w:tcPr>
            <w:tcW w:w="0" w:type="auto"/>
          </w:tcPr>
          <w:p w14:paraId="230A959A" w14:textId="37827F29" w:rsidR="007F5111" w:rsidRDefault="007F5111">
            <w:pPr>
              <w:pStyle w:val="Compact"/>
            </w:pPr>
          </w:p>
        </w:tc>
        <w:tc>
          <w:tcPr>
            <w:tcW w:w="0" w:type="auto"/>
          </w:tcPr>
          <w:p w14:paraId="230A959B" w14:textId="21D2CB55" w:rsidR="007F5111" w:rsidRDefault="007F5111">
            <w:pPr>
              <w:pStyle w:val="Compact"/>
            </w:pPr>
          </w:p>
        </w:tc>
      </w:tr>
      <w:tr w:rsidR="007F5111" w14:paraId="230A959F" w14:textId="77777777" w:rsidTr="00B97106">
        <w:trPr>
          <w:trHeight w:val="300"/>
        </w:trPr>
        <w:tc>
          <w:tcPr>
            <w:tcW w:w="0" w:type="auto"/>
          </w:tcPr>
          <w:p w14:paraId="230A959D" w14:textId="25AA4231" w:rsidR="007F5111" w:rsidRDefault="007F5111">
            <w:pPr>
              <w:pStyle w:val="Compact"/>
            </w:pPr>
          </w:p>
        </w:tc>
        <w:tc>
          <w:tcPr>
            <w:tcW w:w="0" w:type="auto"/>
          </w:tcPr>
          <w:p w14:paraId="230A959E" w14:textId="3FEA6E76" w:rsidR="007F5111" w:rsidRDefault="007F5111">
            <w:pPr>
              <w:pStyle w:val="Compact"/>
            </w:pPr>
          </w:p>
        </w:tc>
      </w:tr>
      <w:tr w:rsidR="007F5111" w14:paraId="230A95A2" w14:textId="77777777" w:rsidTr="631B260B">
        <w:tc>
          <w:tcPr>
            <w:tcW w:w="0" w:type="auto"/>
          </w:tcPr>
          <w:p w14:paraId="230A95A0" w14:textId="77777777" w:rsidR="007F5111" w:rsidRDefault="00C963BA">
            <w:pPr>
              <w:pStyle w:val="Compact"/>
            </w:pPr>
            <w:r w:rsidRPr="08FEA0F7">
              <w:rPr>
                <w:b/>
                <w:bCs/>
              </w:rPr>
              <w:t>User Access Method</w:t>
            </w:r>
          </w:p>
        </w:tc>
        <w:tc>
          <w:tcPr>
            <w:tcW w:w="0" w:type="auto"/>
          </w:tcPr>
          <w:p w14:paraId="230A95A1" w14:textId="4EF4539D" w:rsidR="007F5111" w:rsidRDefault="007F5111">
            <w:pPr>
              <w:pStyle w:val="Compact"/>
            </w:pPr>
          </w:p>
        </w:tc>
      </w:tr>
      <w:tr w:rsidR="007F5111" w14:paraId="230A95A5" w14:textId="77777777" w:rsidTr="631B260B">
        <w:tc>
          <w:tcPr>
            <w:tcW w:w="0" w:type="auto"/>
          </w:tcPr>
          <w:p w14:paraId="230A95A3" w14:textId="77777777" w:rsidR="007F5111" w:rsidRDefault="00C963BA">
            <w:pPr>
              <w:pStyle w:val="Compact"/>
            </w:pPr>
            <w:r w:rsidRPr="08FEA0F7">
              <w:rPr>
                <w:b/>
                <w:bCs/>
              </w:rPr>
              <w:t>Key Dependencies</w:t>
            </w:r>
          </w:p>
        </w:tc>
        <w:tc>
          <w:tcPr>
            <w:tcW w:w="0" w:type="auto"/>
          </w:tcPr>
          <w:p w14:paraId="230A95A4" w14:textId="21AA6DA9" w:rsidR="007F5111" w:rsidRDefault="007F5111">
            <w:pPr>
              <w:pStyle w:val="Compact"/>
            </w:pPr>
          </w:p>
        </w:tc>
      </w:tr>
      <w:tr w:rsidR="007F5111" w14:paraId="230A95A8" w14:textId="77777777" w:rsidTr="631B260B">
        <w:tc>
          <w:tcPr>
            <w:tcW w:w="0" w:type="auto"/>
          </w:tcPr>
          <w:p w14:paraId="230A95A6" w14:textId="77777777" w:rsidR="007F5111" w:rsidRDefault="00C963BA">
            <w:pPr>
              <w:pStyle w:val="Compact"/>
            </w:pPr>
            <w:r>
              <w:rPr>
                <w:b/>
                <w:bCs/>
              </w:rPr>
              <w:t>Target Subscription &amp; Landing Zone</w:t>
            </w:r>
          </w:p>
        </w:tc>
        <w:tc>
          <w:tcPr>
            <w:tcW w:w="0" w:type="auto"/>
          </w:tcPr>
          <w:p w14:paraId="230A95A7" w14:textId="05ACE793" w:rsidR="007F5111" w:rsidRDefault="007F5111">
            <w:pPr>
              <w:pStyle w:val="Compact"/>
            </w:pPr>
          </w:p>
        </w:tc>
      </w:tr>
      <w:tr w:rsidR="007F5111" w14:paraId="230A95AB" w14:textId="77777777" w:rsidTr="631B260B">
        <w:tc>
          <w:tcPr>
            <w:tcW w:w="0" w:type="auto"/>
          </w:tcPr>
          <w:p w14:paraId="230A95A9" w14:textId="77777777" w:rsidR="007F5111" w:rsidRDefault="00C963BA">
            <w:pPr>
              <w:pStyle w:val="Compact"/>
            </w:pPr>
            <w:r>
              <w:rPr>
                <w:b/>
                <w:bCs/>
              </w:rPr>
              <w:t>Target Region &amp; Paired Region</w:t>
            </w:r>
          </w:p>
        </w:tc>
        <w:tc>
          <w:tcPr>
            <w:tcW w:w="0" w:type="auto"/>
          </w:tcPr>
          <w:p w14:paraId="230A95AA" w14:textId="20529FB6" w:rsidR="007F5111" w:rsidRDefault="00F10FF2">
            <w:pPr>
              <w:pStyle w:val="Compact"/>
            </w:pPr>
            <w:r>
              <w:rPr>
                <w:i/>
                <w:iCs/>
              </w:rPr>
              <w:t>Central U</w:t>
            </w:r>
            <w:r w:rsidR="00151089">
              <w:rPr>
                <w:i/>
                <w:iCs/>
              </w:rPr>
              <w:t>S</w:t>
            </w:r>
            <w:r w:rsidR="00D70D92">
              <w:rPr>
                <w:i/>
                <w:iCs/>
              </w:rPr>
              <w:t xml:space="preserve">, </w:t>
            </w:r>
            <w:r w:rsidR="00151089">
              <w:rPr>
                <w:i/>
                <w:iCs/>
              </w:rPr>
              <w:t>p</w:t>
            </w:r>
            <w:r w:rsidR="00D70D92">
              <w:rPr>
                <w:i/>
                <w:iCs/>
              </w:rPr>
              <w:t>rimary. East U</w:t>
            </w:r>
            <w:r w:rsidR="00151089">
              <w:rPr>
                <w:i/>
                <w:iCs/>
              </w:rPr>
              <w:t>S, paired</w:t>
            </w:r>
            <w:r w:rsidR="224EB20D" w:rsidRPr="08FEA0F7">
              <w:rPr>
                <w:i/>
                <w:iCs/>
              </w:rPr>
              <w:t xml:space="preserve"> </w:t>
            </w:r>
          </w:p>
        </w:tc>
      </w:tr>
      <w:tr w:rsidR="007F5111" w14:paraId="230A95AE" w14:textId="77777777" w:rsidTr="631B260B">
        <w:tc>
          <w:tcPr>
            <w:tcW w:w="0" w:type="auto"/>
          </w:tcPr>
          <w:p w14:paraId="230A95AC" w14:textId="77777777" w:rsidR="007F5111" w:rsidRDefault="00C963BA">
            <w:pPr>
              <w:pStyle w:val="Compact"/>
            </w:pPr>
            <w:r>
              <w:rPr>
                <w:b/>
                <w:bCs/>
              </w:rPr>
              <w:t>Application Tier</w:t>
            </w:r>
          </w:p>
        </w:tc>
        <w:tc>
          <w:tcPr>
            <w:tcW w:w="0" w:type="auto"/>
          </w:tcPr>
          <w:p w14:paraId="230A95AD" w14:textId="2315D4D4" w:rsidR="007F5111" w:rsidRDefault="00C963BA">
            <w:pPr>
              <w:pStyle w:val="Compact"/>
            </w:pPr>
            <w:r w:rsidRPr="4A3EE59D">
              <w:rPr>
                <w:i/>
                <w:iCs/>
              </w:rPr>
              <w:t xml:space="preserve">24h  </w:t>
            </w:r>
          </w:p>
        </w:tc>
      </w:tr>
      <w:tr w:rsidR="007F5111" w14:paraId="230A95B1" w14:textId="77777777" w:rsidTr="631B260B">
        <w:tc>
          <w:tcPr>
            <w:tcW w:w="0" w:type="auto"/>
          </w:tcPr>
          <w:p w14:paraId="230A95AF" w14:textId="77777777" w:rsidR="007F5111" w:rsidRDefault="00C963BA">
            <w:pPr>
              <w:pStyle w:val="Compact"/>
            </w:pPr>
            <w:r>
              <w:rPr>
                <w:b/>
                <w:bCs/>
              </w:rPr>
              <w:t>RTO and RPO</w:t>
            </w:r>
          </w:p>
        </w:tc>
        <w:tc>
          <w:tcPr>
            <w:tcW w:w="0" w:type="auto"/>
          </w:tcPr>
          <w:p w14:paraId="230A95B0" w14:textId="765DD433" w:rsidR="007F5111" w:rsidRDefault="00C963BA">
            <w:pPr>
              <w:pStyle w:val="Compact"/>
            </w:pPr>
            <w:r w:rsidRPr="4A3EE59D">
              <w:rPr>
                <w:i/>
                <w:iCs/>
              </w:rPr>
              <w:t>24h</w:t>
            </w:r>
          </w:p>
        </w:tc>
      </w:tr>
      <w:tr w:rsidR="007F5111" w14:paraId="230A95B4" w14:textId="77777777" w:rsidTr="631B260B">
        <w:tc>
          <w:tcPr>
            <w:tcW w:w="0" w:type="auto"/>
          </w:tcPr>
          <w:p w14:paraId="230A95B2" w14:textId="77777777" w:rsidR="007F5111" w:rsidRDefault="00C963BA">
            <w:pPr>
              <w:pStyle w:val="Compact"/>
            </w:pPr>
            <w:r>
              <w:rPr>
                <w:b/>
                <w:bCs/>
              </w:rPr>
              <w:t>Load Balancer</w:t>
            </w:r>
          </w:p>
        </w:tc>
        <w:tc>
          <w:tcPr>
            <w:tcW w:w="0" w:type="auto"/>
          </w:tcPr>
          <w:p w14:paraId="230A95B3" w14:textId="73ACF64C" w:rsidR="007F5111" w:rsidRDefault="00367C1F" w:rsidP="08FEA0F7">
            <w:pPr>
              <w:pStyle w:val="Compact"/>
              <w:rPr>
                <w:i/>
                <w:iCs/>
              </w:rPr>
            </w:pPr>
            <w:r>
              <w:rPr>
                <w:i/>
                <w:iCs/>
              </w:rPr>
              <w:t>Internal load balancer</w:t>
            </w:r>
            <w:r w:rsidR="001B3E56">
              <w:rPr>
                <w:i/>
                <w:iCs/>
              </w:rPr>
              <w:t xml:space="preserve">. </w:t>
            </w:r>
            <w:r w:rsidR="559BA3F3" w:rsidRPr="08FEA0F7">
              <w:rPr>
                <w:i/>
                <w:iCs/>
              </w:rPr>
              <w:t>Cyberark.geha.com 10.110.12.39/10/100/12.39</w:t>
            </w:r>
            <w:commentRangeStart w:id="5"/>
            <w:commentRangeEnd w:id="5"/>
            <w:r w:rsidR="00C963BA">
              <w:rPr>
                <w:rStyle w:val="CommentReference"/>
                <w:i/>
                <w:iCs/>
              </w:rPr>
              <w:commentReference w:id="5"/>
            </w:r>
          </w:p>
        </w:tc>
      </w:tr>
      <w:tr w:rsidR="007F5111" w14:paraId="230A95B7" w14:textId="77777777" w:rsidTr="631B260B">
        <w:tc>
          <w:tcPr>
            <w:tcW w:w="0" w:type="auto"/>
          </w:tcPr>
          <w:p w14:paraId="230A95B5" w14:textId="77777777" w:rsidR="007F5111" w:rsidRDefault="00C963BA">
            <w:pPr>
              <w:pStyle w:val="Compact"/>
            </w:pPr>
            <w:r>
              <w:rPr>
                <w:b/>
                <w:bCs/>
              </w:rPr>
              <w:t>Deployment Pattern</w:t>
            </w:r>
          </w:p>
        </w:tc>
        <w:tc>
          <w:tcPr>
            <w:tcW w:w="0" w:type="auto"/>
          </w:tcPr>
          <w:p w14:paraId="230A95B6" w14:textId="1D6947E5" w:rsidR="007F5111" w:rsidRDefault="00C963BA">
            <w:pPr>
              <w:pStyle w:val="Compact"/>
            </w:pPr>
            <w:r w:rsidRPr="4A3EE59D">
              <w:rPr>
                <w:i/>
                <w:iCs/>
              </w:rPr>
              <w:t>4 host(s) acro</w:t>
            </w:r>
            <w:r w:rsidR="003231B5">
              <w:rPr>
                <w:i/>
                <w:iCs/>
              </w:rPr>
              <w:t>ss 2</w:t>
            </w:r>
            <w:r w:rsidRPr="4A3EE59D">
              <w:rPr>
                <w:i/>
                <w:iCs/>
              </w:rPr>
              <w:t xml:space="preserve"> environment(s) </w:t>
            </w:r>
          </w:p>
        </w:tc>
      </w:tr>
    </w:tbl>
    <w:p w14:paraId="230A95B8" w14:textId="77777777" w:rsidR="007F5111" w:rsidRDefault="00C963BA">
      <w:pPr>
        <w:pStyle w:val="BodyText"/>
      </w:pPr>
      <w:r>
        <w:rPr>
          <w:b/>
          <w:bCs/>
          <w:sz w:val="15"/>
          <w:szCs w:val="15"/>
        </w:rPr>
        <w:t>Table 1.0 — Key Information</w:t>
      </w:r>
    </w:p>
    <w:p w14:paraId="230A95B9" w14:textId="77777777" w:rsidR="007F5111" w:rsidRDefault="007F5111">
      <w:pPr>
        <w:pStyle w:val="Compact"/>
      </w:pPr>
    </w:p>
    <w:p w14:paraId="230A95BA" w14:textId="77777777" w:rsidR="007F5111" w:rsidRDefault="00C963BA">
      <w:pPr>
        <w:pStyle w:val="Heading1"/>
        <w:pageBreakBefore/>
      </w:pPr>
      <w:bookmarkStart w:id="7" w:name="document-control"/>
      <w:r>
        <w:lastRenderedPageBreak/>
        <w:t>1. Document Control</w:t>
      </w:r>
    </w:p>
    <w:p w14:paraId="230A95BB" w14:textId="2306D8F2" w:rsidR="007F5111" w:rsidRDefault="00C963BA">
      <w:pPr>
        <w:pStyle w:val="FirstParagraph"/>
      </w:pPr>
      <w:r>
        <w:t>Document control establishes who has changed this playbook, who has approved it, and the standard of evidence every statement within it must meet</w:t>
      </w:r>
    </w:p>
    <w:p w14:paraId="230A95BC" w14:textId="77777777" w:rsidR="007F5111" w:rsidRDefault="00C963BA">
      <w:pPr>
        <w:pStyle w:val="Heading2"/>
      </w:pPr>
      <w:bookmarkStart w:id="8" w:name="version-history"/>
      <w:r>
        <w:t>1.1 Version History</w:t>
      </w:r>
    </w:p>
    <w:p w14:paraId="230A95BD" w14:textId="77777777" w:rsidR="007F5111" w:rsidRDefault="007F5111">
      <w:pPr>
        <w:pStyle w:val="Compact"/>
      </w:pPr>
    </w:p>
    <w:tbl>
      <w:tblPr>
        <w:tblStyle w:val="Table"/>
        <w:tblW w:w="5000" w:type="pct"/>
        <w:tblLook w:val="0020" w:firstRow="1" w:lastRow="0" w:firstColumn="0" w:lastColumn="0" w:noHBand="0" w:noVBand="0"/>
      </w:tblPr>
      <w:tblGrid>
        <w:gridCol w:w="621"/>
        <w:gridCol w:w="1031"/>
        <w:gridCol w:w="1458"/>
        <w:gridCol w:w="9966"/>
      </w:tblGrid>
      <w:tr w:rsidR="007F5111" w14:paraId="230A95C2" w14:textId="77777777" w:rsidTr="007F5111">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5BE" w14:textId="77777777" w:rsidR="007F5111" w:rsidRDefault="00C963BA">
            <w:pPr>
              <w:pStyle w:val="Compact"/>
            </w:pPr>
            <w:r>
              <w:rPr>
                <w:b/>
                <w:bCs/>
              </w:rPr>
              <w:t>Version</w:t>
            </w:r>
          </w:p>
        </w:tc>
        <w:tc>
          <w:tcPr>
            <w:tcW w:w="0" w:type="auto"/>
          </w:tcPr>
          <w:p w14:paraId="230A95BF" w14:textId="77777777" w:rsidR="007F5111" w:rsidRDefault="00C963BA">
            <w:pPr>
              <w:pStyle w:val="Compact"/>
            </w:pPr>
            <w:r>
              <w:rPr>
                <w:b/>
                <w:bCs/>
              </w:rPr>
              <w:t>Date</w:t>
            </w:r>
          </w:p>
        </w:tc>
        <w:tc>
          <w:tcPr>
            <w:tcW w:w="0" w:type="auto"/>
          </w:tcPr>
          <w:p w14:paraId="230A95C0" w14:textId="77777777" w:rsidR="007F5111" w:rsidRDefault="00C963BA">
            <w:pPr>
              <w:pStyle w:val="Compact"/>
            </w:pPr>
            <w:r>
              <w:rPr>
                <w:b/>
                <w:bCs/>
              </w:rPr>
              <w:t>Author</w:t>
            </w:r>
          </w:p>
        </w:tc>
        <w:tc>
          <w:tcPr>
            <w:tcW w:w="0" w:type="auto"/>
          </w:tcPr>
          <w:p w14:paraId="230A95C1" w14:textId="77777777" w:rsidR="007F5111" w:rsidRDefault="00C963BA">
            <w:pPr>
              <w:pStyle w:val="Compact"/>
            </w:pPr>
            <w:r>
              <w:rPr>
                <w:b/>
                <w:bCs/>
              </w:rPr>
              <w:t>Summary of Changes</w:t>
            </w:r>
          </w:p>
        </w:tc>
      </w:tr>
      <w:tr w:rsidR="007F5111" w14:paraId="230A95C7" w14:textId="77777777">
        <w:tc>
          <w:tcPr>
            <w:tcW w:w="0" w:type="auto"/>
          </w:tcPr>
          <w:p w14:paraId="230A95C3" w14:textId="77777777" w:rsidR="007F5111" w:rsidRDefault="00C963BA">
            <w:pPr>
              <w:pStyle w:val="Compact"/>
            </w:pPr>
            <w:r>
              <w:rPr>
                <w:i/>
                <w:iCs/>
              </w:rPr>
              <w:t>0.2</w:t>
            </w:r>
          </w:p>
        </w:tc>
        <w:tc>
          <w:tcPr>
            <w:tcW w:w="0" w:type="auto"/>
          </w:tcPr>
          <w:p w14:paraId="230A95C4" w14:textId="77777777" w:rsidR="007F5111" w:rsidRDefault="00C963BA">
            <w:pPr>
              <w:pStyle w:val="Compact"/>
            </w:pPr>
            <w:r>
              <w:rPr>
                <w:i/>
                <w:iCs/>
              </w:rPr>
              <w:t>14-Aug-2026</w:t>
            </w:r>
          </w:p>
        </w:tc>
        <w:tc>
          <w:tcPr>
            <w:tcW w:w="0" w:type="auto"/>
          </w:tcPr>
          <w:p w14:paraId="230A95C5" w14:textId="77777777" w:rsidR="007F5111" w:rsidRDefault="00C963BA">
            <w:pPr>
              <w:pStyle w:val="Compact"/>
            </w:pPr>
            <w:r>
              <w:rPr>
                <w:i/>
                <w:iCs/>
              </w:rPr>
              <w:t>George Galindo, CitiusTech</w:t>
            </w:r>
          </w:p>
        </w:tc>
        <w:tc>
          <w:tcPr>
            <w:tcW w:w="0" w:type="auto"/>
          </w:tcPr>
          <w:p w14:paraId="230A95C6" w14:textId="7962C7A3" w:rsidR="00EE2F68" w:rsidRPr="00EE2F68" w:rsidRDefault="00C963BA">
            <w:pPr>
              <w:pStyle w:val="Compact"/>
              <w:rPr>
                <w:i/>
                <w:iCs/>
                <w:rPrChange w:id="9" w:author="Galindo, George" w:date="2026-09-15T05:01:00Z" w16du:dateUtc="2026-09-15T12:01:00Z">
                  <w:rPr/>
                </w:rPrChange>
              </w:rPr>
            </w:pPr>
            <w:r>
              <w:rPr>
                <w:i/>
                <w:iCs/>
              </w:rPr>
              <w:t>Prepared for GEHA technical review. Evidenced fields cite their source and as-of date; fields GEHA has not yet supplied are shown as dated requests in Appendix B. Program decisions are not restated in the body — they are cited to Appendix A.</w:t>
            </w:r>
          </w:p>
        </w:tc>
      </w:tr>
      <w:tr w:rsidR="00EE2F68" w14:paraId="318668CD" w14:textId="77777777">
        <w:tc>
          <w:tcPr>
            <w:tcW w:w="0" w:type="auto"/>
          </w:tcPr>
          <w:p w14:paraId="31555491" w14:textId="19904A1D" w:rsidR="00EE2F68" w:rsidRDefault="002568DD">
            <w:pPr>
              <w:pStyle w:val="Compact"/>
              <w:rPr>
                <w:i/>
                <w:iCs/>
              </w:rPr>
            </w:pPr>
            <w:r>
              <w:rPr>
                <w:i/>
                <w:iCs/>
              </w:rPr>
              <w:t>0.3</w:t>
            </w:r>
          </w:p>
        </w:tc>
        <w:tc>
          <w:tcPr>
            <w:tcW w:w="0" w:type="auto"/>
          </w:tcPr>
          <w:p w14:paraId="3199FDC5" w14:textId="75A3C5E0" w:rsidR="00EE2F68" w:rsidRDefault="002568DD">
            <w:pPr>
              <w:pStyle w:val="Compact"/>
              <w:rPr>
                <w:i/>
                <w:iCs/>
              </w:rPr>
            </w:pPr>
            <w:r>
              <w:rPr>
                <w:i/>
                <w:iCs/>
              </w:rPr>
              <w:t>0</w:t>
            </w:r>
            <w:r w:rsidR="00D30402">
              <w:rPr>
                <w:i/>
                <w:iCs/>
              </w:rPr>
              <w:t>8</w:t>
            </w:r>
            <w:r w:rsidR="00570C66">
              <w:rPr>
                <w:i/>
                <w:iCs/>
              </w:rPr>
              <w:t>/15 – 09/15 2026</w:t>
            </w:r>
          </w:p>
        </w:tc>
        <w:tc>
          <w:tcPr>
            <w:tcW w:w="0" w:type="auto"/>
          </w:tcPr>
          <w:p w14:paraId="7BA92E2D" w14:textId="3648BEDC" w:rsidR="00EE2F68" w:rsidRDefault="00DC5FF0">
            <w:pPr>
              <w:pStyle w:val="Compact"/>
              <w:rPr>
                <w:i/>
                <w:iCs/>
              </w:rPr>
            </w:pPr>
            <w:r>
              <w:rPr>
                <w:i/>
                <w:iCs/>
              </w:rPr>
              <w:t xml:space="preserve">Syed </w:t>
            </w:r>
            <w:r w:rsidR="00181E3D">
              <w:rPr>
                <w:i/>
                <w:iCs/>
              </w:rPr>
              <w:t xml:space="preserve">Ahmed </w:t>
            </w:r>
          </w:p>
        </w:tc>
        <w:tc>
          <w:tcPr>
            <w:tcW w:w="0" w:type="auto"/>
          </w:tcPr>
          <w:p w14:paraId="245D7CB8" w14:textId="2782183C" w:rsidR="00EE2F68" w:rsidRDefault="00181E3D">
            <w:pPr>
              <w:pStyle w:val="Compact"/>
              <w:rPr>
                <w:i/>
                <w:iCs/>
              </w:rPr>
            </w:pPr>
            <w:r>
              <w:rPr>
                <w:i/>
                <w:iCs/>
              </w:rPr>
              <w:t>Va</w:t>
            </w:r>
            <w:r w:rsidR="004D475F">
              <w:rPr>
                <w:i/>
                <w:iCs/>
              </w:rPr>
              <w:t>rious changes throughout the document.</w:t>
            </w:r>
          </w:p>
        </w:tc>
      </w:tr>
    </w:tbl>
    <w:p w14:paraId="230A95C8" w14:textId="77777777" w:rsidR="007F5111" w:rsidRDefault="00C963BA">
      <w:pPr>
        <w:pStyle w:val="BodyText"/>
      </w:pPr>
      <w:r>
        <w:rPr>
          <w:b/>
          <w:bCs/>
          <w:sz w:val="15"/>
          <w:szCs w:val="15"/>
        </w:rPr>
        <w:t>Table 1.1 — Version History</w:t>
      </w:r>
    </w:p>
    <w:p w14:paraId="230A95C9" w14:textId="77777777" w:rsidR="007F5111" w:rsidRDefault="007F5111">
      <w:pPr>
        <w:pStyle w:val="Compact"/>
      </w:pPr>
    </w:p>
    <w:p w14:paraId="230A95CA" w14:textId="77777777" w:rsidR="007F5111" w:rsidRDefault="00C963BA">
      <w:pPr>
        <w:pStyle w:val="Heading2"/>
      </w:pPr>
      <w:bookmarkStart w:id="10" w:name="approvers"/>
      <w:bookmarkEnd w:id="8"/>
      <w:r>
        <w:t>1.2 Approvers</w:t>
      </w:r>
    </w:p>
    <w:p w14:paraId="230A95CB" w14:textId="77777777" w:rsidR="007F5111" w:rsidRDefault="007F5111">
      <w:pPr>
        <w:pStyle w:val="Compact"/>
      </w:pPr>
    </w:p>
    <w:tbl>
      <w:tblPr>
        <w:tblStyle w:val="Table"/>
        <w:tblW w:w="9435" w:type="dxa"/>
        <w:tblLook w:val="0020" w:firstRow="1" w:lastRow="0" w:firstColumn="0" w:lastColumn="0" w:noHBand="0" w:noVBand="0"/>
      </w:tblPr>
      <w:tblGrid>
        <w:gridCol w:w="1860"/>
        <w:gridCol w:w="5931"/>
        <w:gridCol w:w="1644"/>
      </w:tblGrid>
      <w:tr w:rsidR="007F5111" w14:paraId="230A95CF" w14:textId="77777777" w:rsidTr="00F70D30">
        <w:trPr>
          <w:cnfStyle w:val="100000000000" w:firstRow="1" w:lastRow="0" w:firstColumn="0" w:lastColumn="0" w:oddVBand="0" w:evenVBand="0" w:oddHBand="0" w:evenHBand="0" w:firstRowFirstColumn="0" w:firstRowLastColumn="0" w:lastRowFirstColumn="0" w:lastRowLastColumn="0"/>
          <w:trHeight w:val="258"/>
          <w:tblHeader/>
        </w:trPr>
        <w:tc>
          <w:tcPr>
            <w:tcW w:w="0" w:type="auto"/>
          </w:tcPr>
          <w:p w14:paraId="230A95CC" w14:textId="77777777" w:rsidR="007F5111" w:rsidRDefault="00C963BA">
            <w:pPr>
              <w:pStyle w:val="Compact"/>
            </w:pPr>
            <w:r>
              <w:rPr>
                <w:b/>
                <w:bCs/>
              </w:rPr>
              <w:t>Name</w:t>
            </w:r>
          </w:p>
        </w:tc>
        <w:tc>
          <w:tcPr>
            <w:tcW w:w="0" w:type="auto"/>
          </w:tcPr>
          <w:p w14:paraId="230A95CD" w14:textId="77777777" w:rsidR="007F5111" w:rsidRDefault="00C963BA">
            <w:pPr>
              <w:pStyle w:val="Compact"/>
            </w:pPr>
            <w:r>
              <w:rPr>
                <w:b/>
                <w:bCs/>
              </w:rPr>
              <w:t>Role</w:t>
            </w:r>
          </w:p>
        </w:tc>
        <w:tc>
          <w:tcPr>
            <w:tcW w:w="0" w:type="auto"/>
          </w:tcPr>
          <w:p w14:paraId="230A95CE" w14:textId="77777777" w:rsidR="007F5111" w:rsidRDefault="00C963BA">
            <w:pPr>
              <w:pStyle w:val="Compact"/>
            </w:pPr>
            <w:r>
              <w:rPr>
                <w:b/>
                <w:bCs/>
              </w:rPr>
              <w:t>Approval Date</w:t>
            </w:r>
          </w:p>
        </w:tc>
      </w:tr>
      <w:tr w:rsidR="007F5111" w14:paraId="230A95D3" w14:textId="77777777" w:rsidTr="00F70D30">
        <w:trPr>
          <w:trHeight w:val="258"/>
        </w:trPr>
        <w:tc>
          <w:tcPr>
            <w:tcW w:w="0" w:type="auto"/>
          </w:tcPr>
          <w:p w14:paraId="230A95D0" w14:textId="5D3941E4" w:rsidR="007F5111" w:rsidRDefault="009B2148">
            <w:pPr>
              <w:pStyle w:val="Compact"/>
            </w:pPr>
            <w:r>
              <w:t>Eric U</w:t>
            </w:r>
            <w:r w:rsidR="005F1366">
              <w:t>ll</w:t>
            </w:r>
            <w:r w:rsidR="002434D1">
              <w:t>mann</w:t>
            </w:r>
          </w:p>
        </w:tc>
        <w:tc>
          <w:tcPr>
            <w:tcW w:w="0" w:type="auto"/>
          </w:tcPr>
          <w:p w14:paraId="230A95D1" w14:textId="77777777" w:rsidR="007F5111" w:rsidRDefault="00C963BA">
            <w:pPr>
              <w:pStyle w:val="Compact"/>
            </w:pPr>
            <w:r>
              <w:t>Application Owner</w:t>
            </w:r>
          </w:p>
        </w:tc>
        <w:tc>
          <w:tcPr>
            <w:tcW w:w="0" w:type="auto"/>
          </w:tcPr>
          <w:p w14:paraId="230A95D2" w14:textId="77777777" w:rsidR="007F5111" w:rsidRDefault="007F5111">
            <w:pPr>
              <w:pStyle w:val="Compact"/>
            </w:pPr>
          </w:p>
        </w:tc>
      </w:tr>
      <w:tr w:rsidR="007F5111" w14:paraId="230A95D7" w14:textId="77777777" w:rsidTr="00F70D30">
        <w:trPr>
          <w:trHeight w:val="258"/>
        </w:trPr>
        <w:tc>
          <w:tcPr>
            <w:tcW w:w="0" w:type="auto"/>
          </w:tcPr>
          <w:p w14:paraId="230A95D4" w14:textId="4B7695D3" w:rsidR="007F5111" w:rsidRDefault="00D63510">
            <w:pPr>
              <w:pStyle w:val="Compact"/>
            </w:pPr>
            <w:r>
              <w:t>Phil Cos</w:t>
            </w:r>
            <w:r w:rsidR="0076140D">
              <w:t>tanzo</w:t>
            </w:r>
          </w:p>
        </w:tc>
        <w:tc>
          <w:tcPr>
            <w:tcW w:w="0" w:type="auto"/>
          </w:tcPr>
          <w:p w14:paraId="230A95D5" w14:textId="77777777" w:rsidR="007F5111" w:rsidRDefault="00C963BA">
            <w:pPr>
              <w:pStyle w:val="Compact"/>
            </w:pPr>
            <w:r>
              <w:t>Application Administrator</w:t>
            </w:r>
          </w:p>
        </w:tc>
        <w:tc>
          <w:tcPr>
            <w:tcW w:w="0" w:type="auto"/>
          </w:tcPr>
          <w:p w14:paraId="230A95D6" w14:textId="77777777" w:rsidR="007F5111" w:rsidRDefault="007F5111">
            <w:pPr>
              <w:pStyle w:val="Compact"/>
            </w:pPr>
          </w:p>
        </w:tc>
      </w:tr>
      <w:tr w:rsidR="007F5111" w14:paraId="230A95DB" w14:textId="77777777" w:rsidTr="00F70D30">
        <w:trPr>
          <w:trHeight w:val="258"/>
        </w:trPr>
        <w:tc>
          <w:tcPr>
            <w:tcW w:w="0" w:type="auto"/>
          </w:tcPr>
          <w:p w14:paraId="230A95D8" w14:textId="1885EB3B" w:rsidR="007F5111" w:rsidRDefault="003D7CEB">
            <w:pPr>
              <w:pStyle w:val="Compact"/>
            </w:pPr>
            <w:r>
              <w:t>Phil Costanzo</w:t>
            </w:r>
          </w:p>
        </w:tc>
        <w:tc>
          <w:tcPr>
            <w:tcW w:w="0" w:type="auto"/>
          </w:tcPr>
          <w:p w14:paraId="230A95D9" w14:textId="77777777" w:rsidR="007F5111" w:rsidRDefault="00C963BA">
            <w:pPr>
              <w:pStyle w:val="Compact"/>
            </w:pPr>
            <w:r>
              <w:t>Security Lead</w:t>
            </w:r>
          </w:p>
        </w:tc>
        <w:tc>
          <w:tcPr>
            <w:tcW w:w="0" w:type="auto"/>
          </w:tcPr>
          <w:p w14:paraId="230A95DA" w14:textId="77777777" w:rsidR="007F5111" w:rsidRDefault="007F5111">
            <w:pPr>
              <w:pStyle w:val="Compact"/>
            </w:pPr>
          </w:p>
        </w:tc>
      </w:tr>
      <w:tr w:rsidR="007F5111" w14:paraId="230A95DF" w14:textId="77777777" w:rsidTr="00F70D30">
        <w:trPr>
          <w:trHeight w:val="258"/>
        </w:trPr>
        <w:tc>
          <w:tcPr>
            <w:tcW w:w="0" w:type="auto"/>
          </w:tcPr>
          <w:p w14:paraId="230A95DC" w14:textId="77777777" w:rsidR="007F5111" w:rsidRDefault="00C963BA">
            <w:pPr>
              <w:pStyle w:val="Compact"/>
            </w:pPr>
            <w:r>
              <w:t>George Galindo</w:t>
            </w:r>
          </w:p>
        </w:tc>
        <w:tc>
          <w:tcPr>
            <w:tcW w:w="0" w:type="auto"/>
          </w:tcPr>
          <w:p w14:paraId="230A95DD" w14:textId="2822A40F" w:rsidR="00607CB1" w:rsidRDefault="00C963BA">
            <w:pPr>
              <w:pStyle w:val="Compact"/>
            </w:pPr>
            <w:r>
              <w:t>Cloud Architect — Citius Healthcare Consulting</w:t>
            </w:r>
          </w:p>
        </w:tc>
        <w:tc>
          <w:tcPr>
            <w:tcW w:w="0" w:type="auto"/>
          </w:tcPr>
          <w:p w14:paraId="230A95DE" w14:textId="77777777" w:rsidR="007F5111" w:rsidRDefault="007F5111">
            <w:pPr>
              <w:pStyle w:val="Compact"/>
            </w:pPr>
          </w:p>
        </w:tc>
      </w:tr>
      <w:tr w:rsidR="007F5111" w14:paraId="230A95E3" w14:textId="77777777" w:rsidTr="00F70D30">
        <w:trPr>
          <w:trHeight w:val="258"/>
        </w:trPr>
        <w:tc>
          <w:tcPr>
            <w:tcW w:w="0" w:type="auto"/>
          </w:tcPr>
          <w:p w14:paraId="230A95E0" w14:textId="2C1A6F52" w:rsidR="007F5111" w:rsidRDefault="00685063">
            <w:pPr>
              <w:pStyle w:val="Compact"/>
            </w:pPr>
            <w:r>
              <w:t>Sa</w:t>
            </w:r>
            <w:r w:rsidR="002717E4">
              <w:t xml:space="preserve">ikat </w:t>
            </w:r>
            <w:r w:rsidR="00B833A1">
              <w:t>Majumdar</w:t>
            </w:r>
          </w:p>
        </w:tc>
        <w:tc>
          <w:tcPr>
            <w:tcW w:w="0" w:type="auto"/>
          </w:tcPr>
          <w:p w14:paraId="230A95E1" w14:textId="3CE46024" w:rsidR="007F5111" w:rsidRDefault="00C963BA">
            <w:pPr>
              <w:pStyle w:val="Compact"/>
            </w:pPr>
            <w:r>
              <w:t xml:space="preserve">Migration &amp; Platform Lead </w:t>
            </w:r>
            <w:r w:rsidR="000800A9">
              <w:t>—</w:t>
            </w:r>
            <w:r w:rsidR="000800A9">
              <w:t xml:space="preserve"> </w:t>
            </w:r>
            <w:r w:rsidR="00931468">
              <w:t>Citius Healthcare Consulting</w:t>
            </w:r>
            <w:r w:rsidR="00931468" w:rsidDel="00F3574C">
              <w:t xml:space="preserve"> </w:t>
            </w:r>
          </w:p>
        </w:tc>
        <w:tc>
          <w:tcPr>
            <w:tcW w:w="0" w:type="auto"/>
          </w:tcPr>
          <w:p w14:paraId="230A95E2" w14:textId="77777777" w:rsidR="007F5111" w:rsidRDefault="007F5111">
            <w:pPr>
              <w:pStyle w:val="Compact"/>
            </w:pPr>
          </w:p>
        </w:tc>
      </w:tr>
      <w:tr w:rsidR="00F74078" w14:paraId="356B08A9" w14:textId="77777777" w:rsidTr="00F70D30">
        <w:trPr>
          <w:trHeight w:val="258"/>
        </w:trPr>
        <w:tc>
          <w:tcPr>
            <w:tcW w:w="0" w:type="auto"/>
          </w:tcPr>
          <w:p w14:paraId="5D843EE8" w14:textId="3937EE44" w:rsidR="00F74078" w:rsidRDefault="00F74078">
            <w:pPr>
              <w:pStyle w:val="Compact"/>
            </w:pPr>
            <w:r>
              <w:t>Scott Schultz</w:t>
            </w:r>
          </w:p>
        </w:tc>
        <w:tc>
          <w:tcPr>
            <w:tcW w:w="0" w:type="auto"/>
          </w:tcPr>
          <w:p w14:paraId="356E3701" w14:textId="1317CC83" w:rsidR="00F74078" w:rsidRDefault="00AE4C8C">
            <w:pPr>
              <w:pStyle w:val="Compact"/>
            </w:pPr>
            <w:r>
              <w:t>Enterprise Architect  G.E.H.A.</w:t>
            </w:r>
          </w:p>
        </w:tc>
        <w:tc>
          <w:tcPr>
            <w:tcW w:w="0" w:type="auto"/>
          </w:tcPr>
          <w:p w14:paraId="6040EA57" w14:textId="77777777" w:rsidR="00F74078" w:rsidRDefault="00F74078">
            <w:pPr>
              <w:pStyle w:val="Compact"/>
            </w:pPr>
          </w:p>
        </w:tc>
      </w:tr>
    </w:tbl>
    <w:p w14:paraId="230A95E4" w14:textId="77777777" w:rsidR="007F5111" w:rsidRDefault="00C963BA">
      <w:pPr>
        <w:pStyle w:val="FirstParagraph"/>
      </w:pPr>
      <w:r>
        <w:rPr>
          <w:b/>
          <w:bCs/>
          <w:sz w:val="15"/>
          <w:szCs w:val="15"/>
        </w:rPr>
        <w:t>Table 1.2 — Approvers</w:t>
      </w:r>
    </w:p>
    <w:p w14:paraId="230A95E5" w14:textId="77777777" w:rsidR="007F5111" w:rsidRDefault="007F5111">
      <w:pPr>
        <w:pStyle w:val="Compact"/>
      </w:pPr>
    </w:p>
    <w:bookmarkEnd w:id="10"/>
    <w:p w14:paraId="230A9626" w14:textId="77777777" w:rsidR="007F5111" w:rsidDel="0075478B" w:rsidRDefault="00C963BA">
      <w:pPr>
        <w:rPr>
          <w:del w:id="11" w:author="George Galindo" w:date="2026-09-04T07:47:00Z" w16du:dateUtc="2026-09-04T14:47:00Z"/>
        </w:rPr>
      </w:pPr>
      <w:del w:id="12" w:author="George Galindo" w:date="2026-09-04T07:47:00Z" w16du:dateUtc="2026-09-04T14:47:00Z">
        <w:r w:rsidDel="00DC4433">
          <w:br w:type="page"/>
        </w:r>
      </w:del>
    </w:p>
    <w:p w14:paraId="230A9627" w14:textId="7342FF1C" w:rsidR="007F5111" w:rsidDel="0075478B" w:rsidRDefault="007F5111">
      <w:pPr>
        <w:rPr>
          <w:del w:id="13" w:author="George Galindo" w:date="2026-09-04T07:47:00Z" w16du:dateUtc="2026-09-04T14:47:00Z"/>
        </w:rPr>
        <w:sectPr w:rsidR="007F5111" w:rsidDel="0075478B">
          <w:headerReference w:type="default" r:id="rId14"/>
          <w:footerReference w:type="default" r:id="rId15"/>
          <w:pgSz w:w="15840" w:h="12240" w:orient="landscape"/>
          <w:pgMar w:top="1440" w:right="1440" w:bottom="1440" w:left="1440" w:header="720" w:footer="620" w:gutter="0"/>
          <w:cols w:space="720"/>
        </w:sectPr>
      </w:pPr>
    </w:p>
    <w:p w14:paraId="230A9628" w14:textId="77777777" w:rsidR="007F5111" w:rsidRDefault="00C963BA">
      <w:pPr>
        <w:pStyle w:val="Heading1"/>
        <w:pageBreakBefore/>
      </w:pPr>
      <w:bookmarkStart w:id="14" w:name="executive-summary"/>
      <w:bookmarkEnd w:id="7"/>
      <w:r>
        <w:lastRenderedPageBreak/>
        <w:t>2. Executive Summary</w:t>
      </w:r>
    </w:p>
    <w:p w14:paraId="545E6190" w14:textId="192B4F79" w:rsidR="0001295C" w:rsidRPr="00A85C0E" w:rsidRDefault="00176E19" w:rsidP="00B701F5">
      <w:pPr>
        <w:pStyle w:val="FirstParagraph"/>
      </w:pPr>
      <w:r w:rsidRPr="00176E19">
        <w:t>G</w:t>
      </w:r>
      <w:r w:rsidR="00766489">
        <w:t>.E.H.A</w:t>
      </w:r>
      <w:r w:rsidRPr="00176E19">
        <w:t xml:space="preserve"> will extend the existing </w:t>
      </w:r>
      <w:r w:rsidR="005636A2">
        <w:t xml:space="preserve">CyberArk </w:t>
      </w:r>
      <w:r w:rsidRPr="00176E19">
        <w:t>on premises configuration</w:t>
      </w:r>
      <w:r w:rsidR="00CD48A4">
        <w:t xml:space="preserve"> boundary </w:t>
      </w:r>
      <w:r w:rsidRPr="00176E19">
        <w:t xml:space="preserve"> to Microsoft Azure by deploying </w:t>
      </w:r>
      <w:r w:rsidR="00CD48A4">
        <w:t xml:space="preserve">two </w:t>
      </w:r>
      <w:r w:rsidR="005636A2">
        <w:t xml:space="preserve">CyberArk </w:t>
      </w:r>
      <w:r w:rsidRPr="00176E19">
        <w:t xml:space="preserve"> </w:t>
      </w:r>
      <w:r w:rsidR="005636A2">
        <w:t>P</w:t>
      </w:r>
      <w:r w:rsidRPr="00176E19">
        <w:t xml:space="preserve">rivileged </w:t>
      </w:r>
      <w:r w:rsidR="005636A2">
        <w:t>C</w:t>
      </w:r>
      <w:r w:rsidRPr="00176E19">
        <w:t xml:space="preserve">loud </w:t>
      </w:r>
      <w:r w:rsidR="005636A2">
        <w:t>C</w:t>
      </w:r>
      <w:r w:rsidRPr="00176E19">
        <w:t xml:space="preserve">onnector servers </w:t>
      </w:r>
      <w:r w:rsidR="00750430">
        <w:t xml:space="preserve">to the Central US Azure </w:t>
      </w:r>
      <w:r w:rsidR="00140843">
        <w:t>region. The</w:t>
      </w:r>
      <w:r w:rsidRPr="00176E19">
        <w:t xml:space="preserve"> deployment will include both production and non-production </w:t>
      </w:r>
      <w:r w:rsidR="00140843">
        <w:t xml:space="preserve">environments </w:t>
      </w:r>
      <w:r w:rsidR="00302FF0">
        <w:t xml:space="preserve">. </w:t>
      </w:r>
      <w:r w:rsidR="00ED27E0">
        <w:t>E</w:t>
      </w:r>
      <w:r w:rsidR="00ED27E0" w:rsidRPr="00176E19">
        <w:t>ach</w:t>
      </w:r>
      <w:r w:rsidRPr="00176E19">
        <w:t xml:space="preserve"> environment will consist of two Windows Server 2022 virtual machines deployed in Azure and placed behind an Azure standard internal load balancer</w:t>
      </w:r>
      <w:r w:rsidR="009B5674">
        <w:t>.</w:t>
      </w:r>
      <w:r w:rsidRPr="00176E19">
        <w:t xml:space="preserve"> </w:t>
      </w:r>
      <w:r w:rsidR="009B5674">
        <w:t>T</w:t>
      </w:r>
      <w:r w:rsidRPr="00176E19">
        <w:t xml:space="preserve">he solution will use </w:t>
      </w:r>
      <w:r w:rsidR="009B5674">
        <w:t xml:space="preserve">G.E.H.A’s </w:t>
      </w:r>
      <w:r w:rsidRPr="00176E19">
        <w:t>existing Azure landing zone</w:t>
      </w:r>
      <w:r w:rsidR="001811B8">
        <w:t xml:space="preserve">/ </w:t>
      </w:r>
      <w:r w:rsidRPr="00176E19">
        <w:t xml:space="preserve"> landing zone</w:t>
      </w:r>
      <w:r w:rsidR="00FB0E26" w:rsidRPr="00FB0E26">
        <w:t xml:space="preserve"> management group pattern </w:t>
      </w:r>
      <w:r w:rsidR="001811B8">
        <w:t>.</w:t>
      </w:r>
    </w:p>
    <w:p w14:paraId="230A962B" w14:textId="77777777" w:rsidR="007F5111" w:rsidRDefault="00C963BA">
      <w:r>
        <w:br w:type="page"/>
      </w:r>
    </w:p>
    <w:p w14:paraId="230A962C" w14:textId="77777777" w:rsidR="007F5111" w:rsidRDefault="00C963BA">
      <w:pPr>
        <w:pStyle w:val="Heading1"/>
        <w:pageBreakBefore/>
      </w:pPr>
      <w:bookmarkStart w:id="15" w:name="application-overview"/>
      <w:bookmarkEnd w:id="14"/>
      <w:r>
        <w:lastRenderedPageBreak/>
        <w:t>3. Application Overview</w:t>
      </w:r>
    </w:p>
    <w:p w14:paraId="230A962D" w14:textId="77777777" w:rsidR="007F5111" w:rsidRDefault="00C963BA">
      <w:pPr>
        <w:pStyle w:val="Heading2"/>
      </w:pPr>
      <w:bookmarkStart w:id="16" w:name="business-purpose"/>
      <w:r>
        <w:t>3.1 Business Purpose</w:t>
      </w:r>
    </w:p>
    <w:p w14:paraId="24DA91CD" w14:textId="77777777" w:rsidR="00BC2512" w:rsidRPr="00BC2512" w:rsidRDefault="00BC2512" w:rsidP="00BC2512">
      <w:pPr>
        <w:pStyle w:val="BodyText"/>
      </w:pPr>
      <w:r w:rsidRPr="00BC2512">
        <w:rPr>
          <w:b/>
          <w:bCs/>
        </w:rPr>
        <w:t>CyberArk PAS</w:t>
      </w:r>
      <w:r w:rsidRPr="00BC2512">
        <w:t xml:space="preserve"> is GEHA's enterprise Privileged Access Management (PAM) platform and a foundational dependency for the migration program. All migrated servers must have privileged credentials, service accounts, and application credentials managed through CyberArk. Because of this dependency, CyberArk support for Azure-hosted workloads must be established before the majority of application migrations can occur.</w:t>
      </w:r>
    </w:p>
    <w:p w14:paraId="701821CA" w14:textId="77777777" w:rsidR="00BC2512" w:rsidRPr="00BC2512" w:rsidRDefault="00BC2512" w:rsidP="00BC2512">
      <w:pPr>
        <w:pStyle w:val="BodyText"/>
      </w:pPr>
      <w:r w:rsidRPr="00BC2512">
        <w:t>CyberArk is currently delivered as a SaaS-based solution, with cloud-hosted Vault and Central Policy Manager (CPM) services providing privileged access management, secure credential management, credential rotation, and RDP session monitoring and recording. These capabilities are required to satisfy GEHA's operational, security, and audit requirements for both existing and migrated workloads.</w:t>
      </w:r>
    </w:p>
    <w:p w14:paraId="68D524B0" w14:textId="77777777" w:rsidR="00BC2512" w:rsidRPr="00BC2512" w:rsidRDefault="00BC2512" w:rsidP="00BC2512">
      <w:pPr>
        <w:pStyle w:val="BodyText"/>
      </w:pPr>
      <w:r w:rsidRPr="00BC2512">
        <w:t>To extend CyberArk services to Azure, new CyberArk connector servers will be deployed within Azure to support migrated workloads while existing connectivity continues to support servers that remain in the datacenter. This dual-site operating model allows CyberArk services to be maintained across both environments throughout the migration program.</w:t>
      </w:r>
    </w:p>
    <w:p w14:paraId="53ED59C4" w14:textId="77777777" w:rsidR="00BC2512" w:rsidRPr="00BC2512" w:rsidRDefault="00BC2512" w:rsidP="00BC2512">
      <w:pPr>
        <w:pStyle w:val="BodyText"/>
      </w:pPr>
      <w:r w:rsidRPr="00BC2512">
        <w:t>The Azure connector servers are a prerequisite for workload migration because they provide the communication path between Azure-hosted systems and the CyberArk SaaS platform. Without these connectors, migrated servers would not be able to leverage CyberArk for privileged access management, credential management, or session recording. As a result, the Azure connector deployment must be completed and operational before the associated application and server migrations can proceed.</w:t>
      </w:r>
    </w:p>
    <w:p w14:paraId="53998846" w14:textId="77777777" w:rsidR="00BC2512" w:rsidRPr="00BC2512" w:rsidRDefault="00BC2512" w:rsidP="00BC2512">
      <w:pPr>
        <w:pStyle w:val="BodyText"/>
      </w:pPr>
      <w:r w:rsidRPr="00BC2512">
        <w:t>Although Microsoft Entra Privileged Identity Management (PIM) has been identified as a potential alternative for certain privilege elevation functions, it does not provide equivalent session recording capabilities. Therefore, CyberArk will remain a required component of the target-state architecture to support GEHA's privileged access management, auditing, and compliance requirements.</w:t>
      </w:r>
    </w:p>
    <w:p w14:paraId="230A962F" w14:textId="77777777" w:rsidR="007F5111" w:rsidRDefault="00C963BA">
      <w:pPr>
        <w:pStyle w:val="Heading2"/>
      </w:pPr>
      <w:bookmarkStart w:id="17" w:name="ownership-stakeholders"/>
      <w:bookmarkEnd w:id="16"/>
      <w:r>
        <w:t>3.2 Ownership &amp; Stakeholders</w:t>
      </w:r>
    </w:p>
    <w:p w14:paraId="230A9631" w14:textId="77777777" w:rsidR="007F5111" w:rsidRDefault="007F5111">
      <w:pPr>
        <w:pStyle w:val="Compact"/>
      </w:pPr>
    </w:p>
    <w:tbl>
      <w:tblPr>
        <w:tblStyle w:val="Table"/>
        <w:tblW w:w="4998" w:type="pct"/>
        <w:tblLook w:val="0020" w:firstRow="1" w:lastRow="0" w:firstColumn="0" w:lastColumn="0" w:noHBand="0" w:noVBand="0"/>
      </w:tblPr>
      <w:tblGrid>
        <w:gridCol w:w="4730"/>
        <w:gridCol w:w="4742"/>
      </w:tblGrid>
      <w:tr w:rsidR="002722E3" w14:paraId="230A9636" w14:textId="77777777" w:rsidTr="002722E3">
        <w:trPr>
          <w:cnfStyle w:val="100000000000" w:firstRow="1" w:lastRow="0" w:firstColumn="0" w:lastColumn="0" w:oddVBand="0" w:evenVBand="0" w:oddHBand="0" w:evenHBand="0" w:firstRowFirstColumn="0" w:firstRowLastColumn="0" w:lastRowFirstColumn="0" w:lastRowLastColumn="0"/>
          <w:trHeight w:val="186"/>
          <w:tblHeader/>
        </w:trPr>
        <w:tc>
          <w:tcPr>
            <w:tcW w:w="2497" w:type="pct"/>
          </w:tcPr>
          <w:p w14:paraId="230A9632" w14:textId="77777777" w:rsidR="002722E3" w:rsidRDefault="002722E3">
            <w:pPr>
              <w:pStyle w:val="Compact"/>
            </w:pPr>
            <w:r>
              <w:rPr>
                <w:b/>
                <w:bCs/>
              </w:rPr>
              <w:t>Role</w:t>
            </w:r>
          </w:p>
        </w:tc>
        <w:tc>
          <w:tcPr>
            <w:tcW w:w="2503" w:type="pct"/>
          </w:tcPr>
          <w:p w14:paraId="230A9633" w14:textId="77777777" w:rsidR="002722E3" w:rsidRDefault="002722E3">
            <w:pPr>
              <w:pStyle w:val="Compact"/>
            </w:pPr>
            <w:r>
              <w:rPr>
                <w:b/>
                <w:bCs/>
              </w:rPr>
              <w:t>Name</w:t>
            </w:r>
          </w:p>
        </w:tc>
      </w:tr>
      <w:tr w:rsidR="002722E3" w14:paraId="230A963B" w14:textId="77777777" w:rsidTr="002722E3">
        <w:trPr>
          <w:trHeight w:val="186"/>
        </w:trPr>
        <w:tc>
          <w:tcPr>
            <w:tcW w:w="2497" w:type="pct"/>
          </w:tcPr>
          <w:p w14:paraId="230A9637" w14:textId="77777777" w:rsidR="002722E3" w:rsidRPr="00B315CC" w:rsidRDefault="002722E3">
            <w:pPr>
              <w:pStyle w:val="Compact"/>
            </w:pPr>
            <w:r w:rsidRPr="00B315CC">
              <w:t>Business / Application Owner</w:t>
            </w:r>
          </w:p>
        </w:tc>
        <w:tc>
          <w:tcPr>
            <w:tcW w:w="2503" w:type="pct"/>
          </w:tcPr>
          <w:p w14:paraId="230A9638" w14:textId="77777777" w:rsidR="002722E3" w:rsidRPr="00B315CC" w:rsidRDefault="002722E3">
            <w:pPr>
              <w:pStyle w:val="Compact"/>
            </w:pPr>
            <w:r w:rsidRPr="00B315CC">
              <w:t>Eric Ullmann</w:t>
            </w:r>
          </w:p>
        </w:tc>
      </w:tr>
      <w:tr w:rsidR="002722E3" w14:paraId="230A965E" w14:textId="77777777" w:rsidTr="002722E3">
        <w:trPr>
          <w:trHeight w:val="558"/>
        </w:trPr>
        <w:tc>
          <w:tcPr>
            <w:tcW w:w="2497" w:type="pct"/>
          </w:tcPr>
          <w:p w14:paraId="230A965A" w14:textId="77777777" w:rsidR="002722E3" w:rsidRPr="00B315CC" w:rsidRDefault="002722E3">
            <w:pPr>
              <w:pStyle w:val="Compact"/>
            </w:pPr>
            <w:r w:rsidRPr="00B315CC">
              <w:t>On-call / Support (Admin / Support Manager)</w:t>
            </w:r>
          </w:p>
        </w:tc>
        <w:tc>
          <w:tcPr>
            <w:tcW w:w="2503" w:type="pct"/>
          </w:tcPr>
          <w:p w14:paraId="230A965B" w14:textId="0E12BB6C" w:rsidR="002722E3" w:rsidRPr="00B315CC" w:rsidRDefault="002722E3">
            <w:pPr>
              <w:pStyle w:val="Compact"/>
            </w:pPr>
            <w:r w:rsidRPr="00B315CC">
              <w:t xml:space="preserve">Phil Costanzo </w:t>
            </w:r>
          </w:p>
        </w:tc>
      </w:tr>
    </w:tbl>
    <w:p w14:paraId="230A9664" w14:textId="77777777" w:rsidR="007F5111" w:rsidRDefault="00C963BA">
      <w:pPr>
        <w:pStyle w:val="BodyText"/>
      </w:pPr>
      <w:r>
        <w:rPr>
          <w:b/>
          <w:bCs/>
          <w:sz w:val="15"/>
          <w:szCs w:val="15"/>
        </w:rPr>
        <w:t>Table 3.2 — Ownership &amp; Stakeholders</w:t>
      </w:r>
    </w:p>
    <w:p w14:paraId="230A9665" w14:textId="77777777" w:rsidR="007F5111" w:rsidRDefault="007F5111">
      <w:pPr>
        <w:pStyle w:val="Compact"/>
      </w:pPr>
    </w:p>
    <w:p w14:paraId="230A9666" w14:textId="77777777" w:rsidR="007F5111" w:rsidRDefault="00C963BA">
      <w:pPr>
        <w:pStyle w:val="Heading2"/>
      </w:pPr>
      <w:bookmarkStart w:id="18" w:name="criticality-service-levels"/>
      <w:bookmarkEnd w:id="17"/>
      <w:r>
        <w:t>3.3 Criticality &amp; Service Levels</w:t>
      </w:r>
    </w:p>
    <w:p w14:paraId="230A9668" w14:textId="7EB79ECB" w:rsidR="007F5111" w:rsidRDefault="002658F6" w:rsidP="005A3236">
      <w:pPr>
        <w:pStyle w:val="BodyText"/>
      </w:pPr>
      <w:r>
        <w:t>This section captures the application's service-level and operational requirements, including availability targets, Recovery Time Objectives (RTOs), Recovery Point Objectives (RPOs), peak business operating periods, and migration scheduling constraints. These requirements establish the baseline for evaluating the target-state architecture and developing the migration approach.</w:t>
      </w:r>
    </w:p>
    <w:tbl>
      <w:tblPr>
        <w:tblStyle w:val="Table"/>
        <w:tblW w:w="5000" w:type="pct"/>
        <w:tblLook w:val="0020" w:firstRow="1" w:lastRow="0" w:firstColumn="0" w:lastColumn="0" w:noHBand="0" w:noVBand="0"/>
      </w:tblPr>
      <w:tblGrid>
        <w:gridCol w:w="2848"/>
        <w:gridCol w:w="6628"/>
      </w:tblGrid>
      <w:tr w:rsidR="007F5111" w14:paraId="230A966B" w14:textId="77777777" w:rsidTr="007B313B">
        <w:trPr>
          <w:cnfStyle w:val="100000000000" w:firstRow="1" w:lastRow="0" w:firstColumn="0" w:lastColumn="0" w:oddVBand="0" w:evenVBand="0" w:oddHBand="0" w:evenHBand="0" w:firstRowFirstColumn="0" w:firstRowLastColumn="0" w:lastRowFirstColumn="0" w:lastRowLastColumn="0"/>
          <w:tblHeader/>
        </w:trPr>
        <w:tc>
          <w:tcPr>
            <w:tcW w:w="1503" w:type="pct"/>
          </w:tcPr>
          <w:p w14:paraId="230A9669" w14:textId="77777777" w:rsidR="007F5111" w:rsidRDefault="00C963BA">
            <w:pPr>
              <w:pStyle w:val="Compact"/>
            </w:pPr>
            <w:r>
              <w:rPr>
                <w:b/>
                <w:bCs/>
              </w:rPr>
              <w:t>Business Criticality</w:t>
            </w:r>
          </w:p>
        </w:tc>
        <w:tc>
          <w:tcPr>
            <w:tcW w:w="3497" w:type="pct"/>
          </w:tcPr>
          <w:p w14:paraId="230A966A" w14:textId="75B3E2A4" w:rsidR="007F5111" w:rsidRDefault="00C963BA">
            <w:pPr>
              <w:pStyle w:val="Compact"/>
            </w:pPr>
            <w:r>
              <w:t>Tier 2</w:t>
            </w:r>
          </w:p>
        </w:tc>
      </w:tr>
      <w:tr w:rsidR="007F5111" w14:paraId="230A9671" w14:textId="77777777" w:rsidTr="007B313B">
        <w:tc>
          <w:tcPr>
            <w:tcW w:w="1503" w:type="pct"/>
          </w:tcPr>
          <w:p w14:paraId="230A966F" w14:textId="77777777" w:rsidR="007F5111" w:rsidRDefault="00C963BA">
            <w:pPr>
              <w:pStyle w:val="Compact"/>
            </w:pPr>
            <w:r>
              <w:rPr>
                <w:b/>
                <w:bCs/>
              </w:rPr>
              <w:t>RTO (Recovery Time Objective)</w:t>
            </w:r>
          </w:p>
        </w:tc>
        <w:tc>
          <w:tcPr>
            <w:tcW w:w="3497" w:type="pct"/>
          </w:tcPr>
          <w:p w14:paraId="230A9670" w14:textId="3E6766D3" w:rsidR="007F5111" w:rsidRPr="002719C9" w:rsidRDefault="00C963BA">
            <w:pPr>
              <w:pStyle w:val="Compact"/>
            </w:pPr>
            <w:r w:rsidRPr="002719C9">
              <w:t xml:space="preserve">24 Hours  </w:t>
            </w:r>
          </w:p>
        </w:tc>
      </w:tr>
      <w:tr w:rsidR="007F5111" w14:paraId="230A9674" w14:textId="77777777" w:rsidTr="007B313B">
        <w:tc>
          <w:tcPr>
            <w:tcW w:w="1503" w:type="pct"/>
          </w:tcPr>
          <w:p w14:paraId="230A9672" w14:textId="77777777" w:rsidR="007F5111" w:rsidRDefault="00C963BA">
            <w:pPr>
              <w:pStyle w:val="Compact"/>
            </w:pPr>
            <w:r>
              <w:rPr>
                <w:b/>
                <w:bCs/>
              </w:rPr>
              <w:t>RPO (Recovery Point Objective)</w:t>
            </w:r>
          </w:p>
        </w:tc>
        <w:tc>
          <w:tcPr>
            <w:tcW w:w="3497" w:type="pct"/>
          </w:tcPr>
          <w:p w14:paraId="230A9673" w14:textId="192BE49E" w:rsidR="007F5111" w:rsidRPr="002719C9" w:rsidRDefault="00F51327">
            <w:pPr>
              <w:pStyle w:val="Compact"/>
            </w:pPr>
            <w:r w:rsidRPr="002719C9">
              <w:t>undefined</w:t>
            </w:r>
          </w:p>
        </w:tc>
      </w:tr>
      <w:tr w:rsidR="007F5111" w14:paraId="230A967A" w14:textId="77777777" w:rsidTr="007B313B">
        <w:tc>
          <w:tcPr>
            <w:tcW w:w="1503" w:type="pct"/>
          </w:tcPr>
          <w:p w14:paraId="230A9678" w14:textId="77777777" w:rsidR="007F5111" w:rsidRDefault="00C963BA">
            <w:pPr>
              <w:pStyle w:val="Compact"/>
            </w:pPr>
            <w:r>
              <w:rPr>
                <w:b/>
                <w:bCs/>
              </w:rPr>
              <w:t>Business Calendar Constraints</w:t>
            </w:r>
          </w:p>
        </w:tc>
        <w:tc>
          <w:tcPr>
            <w:tcW w:w="3497" w:type="pct"/>
          </w:tcPr>
          <w:p w14:paraId="230A9679" w14:textId="1EF0C4A6" w:rsidR="007F5111" w:rsidRPr="002719C9" w:rsidRDefault="00C963BA">
            <w:pPr>
              <w:pStyle w:val="Compact"/>
            </w:pPr>
            <w:r w:rsidRPr="002719C9">
              <w:t>Open enrolment / open season — GEHA-wide constraint;</w:t>
            </w:r>
            <w:r w:rsidR="00402D2F" w:rsidRPr="002719C9">
              <w:t xml:space="preserve"> </w:t>
            </w:r>
            <w:r w:rsidRPr="002719C9">
              <w:t xml:space="preserve">Program blackouts: 2026-11, 2027-11 </w:t>
            </w:r>
          </w:p>
        </w:tc>
      </w:tr>
      <w:tr w:rsidR="007F5111" w14:paraId="230A967D" w14:textId="77777777" w:rsidTr="007B313B">
        <w:tc>
          <w:tcPr>
            <w:tcW w:w="1503" w:type="pct"/>
          </w:tcPr>
          <w:p w14:paraId="230A967B" w14:textId="77777777" w:rsidR="007F5111" w:rsidRDefault="00C963BA">
            <w:pPr>
              <w:pStyle w:val="Compact"/>
            </w:pPr>
            <w:r>
              <w:rPr>
                <w:b/>
                <w:bCs/>
              </w:rPr>
              <w:t>Regulatory / Compliance Scope</w:t>
            </w:r>
          </w:p>
        </w:tc>
        <w:tc>
          <w:tcPr>
            <w:tcW w:w="3497" w:type="pct"/>
          </w:tcPr>
          <w:p w14:paraId="230A967C" w14:textId="2223B3D5" w:rsidR="007F5111" w:rsidRPr="002719C9" w:rsidRDefault="00C963BA">
            <w:pPr>
              <w:pStyle w:val="Compact"/>
            </w:pPr>
            <w:r w:rsidRPr="002719C9">
              <w:t xml:space="preserve">Business impact: If the application was unavailable the impact could result </w:t>
            </w:r>
            <w:r w:rsidR="00D57C09" w:rsidRPr="002719C9">
              <w:t>in the</w:t>
            </w:r>
            <w:r w:rsidRPr="002719C9">
              <w:t xml:space="preserve"> loss of application certain privileged access management services.  </w:t>
            </w:r>
          </w:p>
        </w:tc>
      </w:tr>
    </w:tbl>
    <w:p w14:paraId="230A967E" w14:textId="77777777" w:rsidR="007F5111" w:rsidRDefault="00C963BA">
      <w:pPr>
        <w:pStyle w:val="BodyText"/>
      </w:pPr>
      <w:r>
        <w:rPr>
          <w:b/>
          <w:bCs/>
          <w:sz w:val="15"/>
          <w:szCs w:val="15"/>
        </w:rPr>
        <w:t>Table 3.3 — Criticality &amp; Service Levels</w:t>
      </w:r>
    </w:p>
    <w:p w14:paraId="230A967F" w14:textId="77777777" w:rsidR="007F5111" w:rsidRDefault="007F5111">
      <w:pPr>
        <w:pStyle w:val="Compact"/>
      </w:pPr>
    </w:p>
    <w:p w14:paraId="3B6B1405" w14:textId="77777777" w:rsidR="00A74B34" w:rsidRDefault="00A74B34" w:rsidP="00A74B34">
      <w:pPr>
        <w:pStyle w:val="Heading1"/>
        <w:pageBreakBefore/>
      </w:pPr>
      <w:bookmarkStart w:id="19" w:name="current-state"/>
      <w:bookmarkEnd w:id="15"/>
      <w:bookmarkEnd w:id="18"/>
      <w:r>
        <w:lastRenderedPageBreak/>
        <w:t>Current State</w:t>
      </w:r>
    </w:p>
    <w:p w14:paraId="15EBC5AE" w14:textId="225242D3" w:rsidR="00A74B34" w:rsidRPr="002F7248" w:rsidRDefault="00A74B34" w:rsidP="00A74B34">
      <w:pPr>
        <w:pStyle w:val="BodyText"/>
      </w:pPr>
      <w:r>
        <w:t>The current state includes two Windows Server 2022 virtual machines running in an active active load balanced configuration with each server running  CyberArk Privilege  Cloud  Connector . The discovered CyberArk estate differs from the current state due</w:t>
      </w:r>
      <w:r w:rsidR="006B359E">
        <w:t xml:space="preserve"> to</w:t>
      </w:r>
      <w:r>
        <w:t xml:space="preserve"> legacy tech debt as an outcome </w:t>
      </w:r>
      <w:r w:rsidR="00AA0C5A">
        <w:t xml:space="preserve">of </w:t>
      </w:r>
      <w:r>
        <w:t>Cyberark</w:t>
      </w:r>
      <w:r w:rsidR="005F3927">
        <w:t>’s evolution</w:t>
      </w:r>
      <w:r>
        <w:t xml:space="preserve"> to SaaS. </w:t>
      </w:r>
    </w:p>
    <w:p w14:paraId="110B7117" w14:textId="0379ED28" w:rsidR="00A74B34" w:rsidRPr="00E51A3C" w:rsidRDefault="00A74B34" w:rsidP="00A74B34">
      <w:pPr>
        <w:pStyle w:val="BodyText"/>
      </w:pPr>
      <w:r w:rsidRPr="00E51A3C">
        <w:t>This section provides a detailed view of the application's current-state</w:t>
      </w:r>
      <w:ins w:id="20" w:author="Galindo, George" w:date="2026-09-15T05:28:00Z" w16du:dateUtc="2026-09-15T12:28:00Z">
        <w:r w:rsidR="001A0A74">
          <w:t xml:space="preserve"> </w:t>
        </w:r>
      </w:ins>
      <w:r w:rsidRPr="00E51A3C">
        <w:t xml:space="preserve">including its infrastructure, dependencies, integrations, data stores, service accounts, certificates, scheduled jobs, and supporting services. The information documented here establishes the baseline for target-state design, migration planning, testing, and validation activities. </w:t>
      </w:r>
    </w:p>
    <w:p w14:paraId="7EFE40C4" w14:textId="77777777" w:rsidR="00A74B34" w:rsidRDefault="00A74B34" w:rsidP="00A74B34">
      <w:pPr>
        <w:pStyle w:val="BodyText"/>
        <w:ind w:hanging="270"/>
      </w:pPr>
      <w:r>
        <w:object w:dxaOrig="1508" w:dyaOrig="984" w14:anchorId="6343CF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75pt;height:49.5pt" o:ole="">
            <v:imagedata r:id="rId16" o:title=""/>
          </v:shape>
          <o:OLEObject Type="Embed" ProgID="Package" ShapeID="_x0000_i1031" DrawAspect="Icon" ObjectID="_1850956187" r:id="rId17"/>
        </w:object>
      </w:r>
      <w:r>
        <w:rPr>
          <w:noProof/>
        </w:rPr>
        <w:drawing>
          <wp:inline distT="0" distB="0" distL="0" distR="0" wp14:anchorId="0FA507E6" wp14:editId="492CAC24">
            <wp:extent cx="6463737" cy="4122705"/>
            <wp:effectExtent l="0" t="0" r="0" b="0"/>
            <wp:docPr id="1844900568" name="drawing">
              <a:extLst xmlns:a="http://schemas.openxmlformats.org/drawingml/2006/main">
                <a:ext uri="{FF2B5EF4-FFF2-40B4-BE49-F238E27FC236}">
                  <a16:creationId xmlns:a16="http://schemas.microsoft.com/office/drawing/2014/main" id="{CA345D49-767C-43B1-BD52-54E180D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24820" name="Picture 1477724820"/>
                    <pic:cNvPicPr/>
                  </pic:nvPicPr>
                  <pic:blipFill>
                    <a:blip r:embed="rId18">
                      <a:extLst>
                        <a:ext uri="{28A0092B-C50C-407E-A947-70E740481C1C}">
                          <a14:useLocalDpi xmlns:a14="http://schemas.microsoft.com/office/drawing/2010/main"/>
                        </a:ext>
                      </a:extLst>
                    </a:blip>
                    <a:stretch>
                      <a:fillRect/>
                    </a:stretch>
                  </pic:blipFill>
                  <pic:spPr>
                    <a:xfrm>
                      <a:off x="0" y="0"/>
                      <a:ext cx="6482918" cy="4134939"/>
                    </a:xfrm>
                    <a:prstGeom prst="rect">
                      <a:avLst/>
                    </a:prstGeom>
                  </pic:spPr>
                </pic:pic>
              </a:graphicData>
            </a:graphic>
          </wp:inline>
        </w:drawing>
      </w:r>
    </w:p>
    <w:p w14:paraId="7B078EFE" w14:textId="51ACF71B" w:rsidR="00A74B34" w:rsidRDefault="00A74B34" w:rsidP="00A74B34">
      <w:pPr>
        <w:pStyle w:val="Heading2"/>
      </w:pPr>
      <w:del w:id="21" w:author="Galindo, George" w:date="2026-09-15T05:42:00Z" w16du:dateUtc="2026-09-15T12:42:00Z">
        <w:r w:rsidDel="00FC422F">
          <w:delText>3.4 Performance Baseline</w:delText>
        </w:r>
      </w:del>
    </w:p>
    <w:p w14:paraId="6C05A6C6" w14:textId="05D2B0D9" w:rsidR="00A74B34" w:rsidRDefault="00A74B34" w:rsidP="00A74B34">
      <w:pPr>
        <w:pStyle w:val="Heading2"/>
      </w:pPr>
      <w:r w:rsidRPr="43AB4EE0">
        <w:rPr>
          <w:rFonts w:ascii="Aptos" w:eastAsia="Aptos" w:hAnsi="Aptos" w:cs="Aptos"/>
        </w:rPr>
        <w:t>Connector</w:t>
      </w:r>
      <w:r w:rsidR="00DB097A">
        <w:rPr>
          <w:rFonts w:ascii="Aptos" w:eastAsia="Aptos" w:hAnsi="Aptos" w:cs="Aptos"/>
        </w:rPr>
        <w:t xml:space="preserve"> Host</w:t>
      </w:r>
      <w:r w:rsidRPr="43AB4EE0">
        <w:rPr>
          <w:rFonts w:ascii="Aptos" w:eastAsia="Aptos" w:hAnsi="Aptos" w:cs="Aptos"/>
        </w:rPr>
        <w:t xml:space="preserve"> </w:t>
      </w:r>
      <w:r w:rsidR="00DB097A">
        <w:rPr>
          <w:rFonts w:ascii="Aptos" w:eastAsia="Aptos" w:hAnsi="Aptos" w:cs="Aptos"/>
        </w:rPr>
        <w:t>I</w:t>
      </w:r>
      <w:r w:rsidRPr="43AB4EE0">
        <w:rPr>
          <w:rFonts w:ascii="Aptos" w:eastAsia="Aptos" w:hAnsi="Aptos" w:cs="Aptos"/>
        </w:rPr>
        <w:t>nventory</w:t>
      </w:r>
    </w:p>
    <w:tbl>
      <w:tblPr>
        <w:tblStyle w:val="ListTable1Light"/>
        <w:tblW w:w="0" w:type="auto"/>
        <w:tblLook w:val="06A0" w:firstRow="1" w:lastRow="0" w:firstColumn="1" w:lastColumn="0" w:noHBand="1" w:noVBand="1"/>
      </w:tblPr>
      <w:tblGrid>
        <w:gridCol w:w="1972"/>
        <w:gridCol w:w="2307"/>
        <w:gridCol w:w="878"/>
        <w:gridCol w:w="1080"/>
        <w:gridCol w:w="873"/>
        <w:gridCol w:w="1990"/>
      </w:tblGrid>
      <w:tr w:rsidR="00A74B34" w:rsidRPr="007D0FE4" w14:paraId="2B80322B" w14:textId="77777777" w:rsidTr="0002221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72" w:type="dxa"/>
          </w:tcPr>
          <w:p w14:paraId="2FDBE78D" w14:textId="77777777" w:rsidR="00A74B34" w:rsidRPr="007D0FE4" w:rsidRDefault="00A74B34" w:rsidP="00022214">
            <w:pPr>
              <w:pStyle w:val="Compact"/>
              <w:rPr>
                <w:b w:val="0"/>
                <w:bCs w:val="0"/>
              </w:rPr>
            </w:pPr>
            <w:r w:rsidRPr="007D0FE4">
              <w:t>Host</w:t>
            </w:r>
          </w:p>
        </w:tc>
        <w:tc>
          <w:tcPr>
            <w:tcW w:w="2307" w:type="dxa"/>
          </w:tcPr>
          <w:p w14:paraId="224EDC2C" w14:textId="77777777" w:rsidR="00A74B34" w:rsidRPr="007D0FE4" w:rsidRDefault="00A74B34" w:rsidP="00022214">
            <w:pPr>
              <w:pStyle w:val="Compact"/>
              <w:cnfStyle w:val="100000000000" w:firstRow="1" w:lastRow="0" w:firstColumn="0" w:lastColumn="0" w:oddVBand="0" w:evenVBand="0" w:oddHBand="0" w:evenHBand="0" w:firstRowFirstColumn="0" w:firstRowLastColumn="0" w:lastRowFirstColumn="0" w:lastRowLastColumn="0"/>
              <w:rPr>
                <w:b w:val="0"/>
                <w:bCs w:val="0"/>
              </w:rPr>
            </w:pPr>
            <w:r w:rsidRPr="007D0FE4">
              <w:t>Role</w:t>
            </w:r>
          </w:p>
        </w:tc>
        <w:tc>
          <w:tcPr>
            <w:tcW w:w="878" w:type="dxa"/>
          </w:tcPr>
          <w:p w14:paraId="4661568E" w14:textId="77777777" w:rsidR="00A74B34" w:rsidRPr="007D0FE4" w:rsidRDefault="00A74B34" w:rsidP="00022214">
            <w:pPr>
              <w:pStyle w:val="Compact"/>
              <w:cnfStyle w:val="100000000000" w:firstRow="1" w:lastRow="0" w:firstColumn="0" w:lastColumn="0" w:oddVBand="0" w:evenVBand="0" w:oddHBand="0" w:evenHBand="0" w:firstRowFirstColumn="0" w:firstRowLastColumn="0" w:lastRowFirstColumn="0" w:lastRowLastColumn="0"/>
              <w:rPr>
                <w:b w:val="0"/>
                <w:bCs w:val="0"/>
              </w:rPr>
            </w:pPr>
            <w:r w:rsidRPr="007D0FE4">
              <w:t>vCPU</w:t>
            </w:r>
          </w:p>
        </w:tc>
        <w:tc>
          <w:tcPr>
            <w:tcW w:w="1080" w:type="dxa"/>
          </w:tcPr>
          <w:p w14:paraId="1F4265DF" w14:textId="77777777" w:rsidR="00A74B34" w:rsidRPr="007D0FE4" w:rsidRDefault="00A74B34" w:rsidP="00022214">
            <w:pPr>
              <w:pStyle w:val="Compact"/>
              <w:cnfStyle w:val="100000000000" w:firstRow="1" w:lastRow="0" w:firstColumn="0" w:lastColumn="0" w:oddVBand="0" w:evenVBand="0" w:oddHBand="0" w:evenHBand="0" w:firstRowFirstColumn="0" w:firstRowLastColumn="0" w:lastRowFirstColumn="0" w:lastRowLastColumn="0"/>
              <w:rPr>
                <w:b w:val="0"/>
                <w:bCs w:val="0"/>
              </w:rPr>
            </w:pPr>
            <w:r w:rsidRPr="007D0FE4">
              <w:t>Memory</w:t>
            </w:r>
          </w:p>
        </w:tc>
        <w:tc>
          <w:tcPr>
            <w:tcW w:w="873" w:type="dxa"/>
          </w:tcPr>
          <w:p w14:paraId="514ADF26" w14:textId="77777777" w:rsidR="00A74B34" w:rsidRPr="007D0FE4" w:rsidRDefault="00A74B34" w:rsidP="00022214">
            <w:pPr>
              <w:pStyle w:val="Compact"/>
              <w:cnfStyle w:val="100000000000" w:firstRow="1" w:lastRow="0" w:firstColumn="0" w:lastColumn="0" w:oddVBand="0" w:evenVBand="0" w:oddHBand="0" w:evenHBand="0" w:firstRowFirstColumn="0" w:firstRowLastColumn="0" w:lastRowFirstColumn="0" w:lastRowLastColumn="0"/>
              <w:rPr>
                <w:b w:val="0"/>
                <w:bCs w:val="0"/>
              </w:rPr>
            </w:pPr>
            <w:r w:rsidRPr="007D0FE4">
              <w:t>Disk</w:t>
            </w:r>
          </w:p>
        </w:tc>
        <w:tc>
          <w:tcPr>
            <w:tcW w:w="1990" w:type="dxa"/>
          </w:tcPr>
          <w:p w14:paraId="405F850E" w14:textId="77777777" w:rsidR="00A74B34" w:rsidRPr="007D0FE4" w:rsidRDefault="00A74B34" w:rsidP="00022214">
            <w:pPr>
              <w:pStyle w:val="Compact"/>
              <w:cnfStyle w:val="100000000000" w:firstRow="1" w:lastRow="0" w:firstColumn="0" w:lastColumn="0" w:oddVBand="0" w:evenVBand="0" w:oddHBand="0" w:evenHBand="0" w:firstRowFirstColumn="0" w:firstRowLastColumn="0" w:lastRowFirstColumn="0" w:lastRowLastColumn="0"/>
              <w:rPr>
                <w:b w:val="0"/>
                <w:bCs w:val="0"/>
              </w:rPr>
            </w:pPr>
            <w:r w:rsidRPr="007D0FE4">
              <w:t>Notes</w:t>
            </w:r>
          </w:p>
        </w:tc>
      </w:tr>
      <w:tr w:rsidR="00A74B34" w:rsidRPr="007D0FE4" w14:paraId="4AF59FDA" w14:textId="77777777" w:rsidTr="00022214">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70116B6B" w14:textId="77777777" w:rsidR="00A74B34" w:rsidRPr="007D0FE4" w:rsidRDefault="00A74B34" w:rsidP="00022214">
            <w:pPr>
              <w:pStyle w:val="Compact"/>
              <w:rPr>
                <w:b w:val="0"/>
                <w:bCs w:val="0"/>
              </w:rPr>
            </w:pPr>
            <w:r w:rsidRPr="007D0FE4">
              <w:rPr>
                <w:b w:val="0"/>
                <w:bCs w:val="0"/>
              </w:rPr>
              <w:t>PASPCCPRD101</w:t>
            </w:r>
          </w:p>
        </w:tc>
        <w:tc>
          <w:tcPr>
            <w:tcW w:w="2307" w:type="dxa"/>
          </w:tcPr>
          <w:p w14:paraId="6752D2DE"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PSM (session broker)</w:t>
            </w:r>
          </w:p>
        </w:tc>
        <w:tc>
          <w:tcPr>
            <w:tcW w:w="878" w:type="dxa"/>
          </w:tcPr>
          <w:p w14:paraId="6F70772C"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w:t>
            </w:r>
          </w:p>
        </w:tc>
        <w:tc>
          <w:tcPr>
            <w:tcW w:w="1080" w:type="dxa"/>
          </w:tcPr>
          <w:p w14:paraId="4898BBBC"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 GB</w:t>
            </w:r>
          </w:p>
        </w:tc>
        <w:tc>
          <w:tcPr>
            <w:tcW w:w="873" w:type="dxa"/>
          </w:tcPr>
          <w:p w14:paraId="2666F2BD"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80 GB</w:t>
            </w:r>
          </w:p>
        </w:tc>
        <w:tc>
          <w:tcPr>
            <w:tcW w:w="1990" w:type="dxa"/>
          </w:tcPr>
          <w:p w14:paraId="567B1586"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Load-balanced pair</w:t>
            </w:r>
          </w:p>
        </w:tc>
      </w:tr>
      <w:tr w:rsidR="00A74B34" w:rsidRPr="007D0FE4" w14:paraId="30818951" w14:textId="77777777" w:rsidTr="00022214">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4C0256CB" w14:textId="77777777" w:rsidR="00A74B34" w:rsidRPr="007D0FE4" w:rsidRDefault="00A74B34" w:rsidP="00022214">
            <w:pPr>
              <w:pStyle w:val="Compact"/>
              <w:rPr>
                <w:b w:val="0"/>
                <w:bCs w:val="0"/>
              </w:rPr>
            </w:pPr>
            <w:r w:rsidRPr="007D0FE4">
              <w:rPr>
                <w:b w:val="0"/>
                <w:bCs w:val="0"/>
              </w:rPr>
              <w:t>PASPCCPRD102</w:t>
            </w:r>
          </w:p>
        </w:tc>
        <w:tc>
          <w:tcPr>
            <w:tcW w:w="2307" w:type="dxa"/>
          </w:tcPr>
          <w:p w14:paraId="10C89978"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PSM (session broker)</w:t>
            </w:r>
          </w:p>
        </w:tc>
        <w:tc>
          <w:tcPr>
            <w:tcW w:w="878" w:type="dxa"/>
          </w:tcPr>
          <w:p w14:paraId="7AB43D66"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w:t>
            </w:r>
          </w:p>
        </w:tc>
        <w:tc>
          <w:tcPr>
            <w:tcW w:w="1080" w:type="dxa"/>
          </w:tcPr>
          <w:p w14:paraId="6FA463B8"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 GB</w:t>
            </w:r>
          </w:p>
        </w:tc>
        <w:tc>
          <w:tcPr>
            <w:tcW w:w="873" w:type="dxa"/>
          </w:tcPr>
          <w:p w14:paraId="109278D1"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80 GB</w:t>
            </w:r>
          </w:p>
        </w:tc>
        <w:tc>
          <w:tcPr>
            <w:tcW w:w="1990" w:type="dxa"/>
          </w:tcPr>
          <w:p w14:paraId="5E319DD9"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Load-balanced pair</w:t>
            </w:r>
          </w:p>
        </w:tc>
      </w:tr>
      <w:tr w:rsidR="00A74B34" w:rsidRPr="007D0FE4" w14:paraId="594BBBBA" w14:textId="77777777" w:rsidTr="00022214">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747DA916" w14:textId="77777777" w:rsidR="00A74B34" w:rsidRPr="007D0FE4" w:rsidRDefault="00A74B34" w:rsidP="00022214">
            <w:pPr>
              <w:pStyle w:val="Compact"/>
              <w:rPr>
                <w:b w:val="0"/>
                <w:bCs w:val="0"/>
              </w:rPr>
            </w:pPr>
            <w:r w:rsidRPr="007D0FE4">
              <w:rPr>
                <w:b w:val="0"/>
                <w:bCs w:val="0"/>
              </w:rPr>
              <w:t>PASCCPPRD101</w:t>
            </w:r>
          </w:p>
        </w:tc>
        <w:tc>
          <w:tcPr>
            <w:tcW w:w="2307" w:type="dxa"/>
          </w:tcPr>
          <w:p w14:paraId="13CCA7D5"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CCP / AIM</w:t>
            </w:r>
          </w:p>
        </w:tc>
        <w:tc>
          <w:tcPr>
            <w:tcW w:w="878" w:type="dxa"/>
          </w:tcPr>
          <w:p w14:paraId="2D4F4D27"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2</w:t>
            </w:r>
          </w:p>
        </w:tc>
        <w:tc>
          <w:tcPr>
            <w:tcW w:w="1080" w:type="dxa"/>
          </w:tcPr>
          <w:p w14:paraId="564FA28A"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4 GB</w:t>
            </w:r>
          </w:p>
        </w:tc>
        <w:tc>
          <w:tcPr>
            <w:tcW w:w="873" w:type="dxa"/>
          </w:tcPr>
          <w:p w14:paraId="481B6C03"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80 GB</w:t>
            </w:r>
          </w:p>
        </w:tc>
        <w:tc>
          <w:tcPr>
            <w:tcW w:w="1990" w:type="dxa"/>
          </w:tcPr>
          <w:p w14:paraId="5F0B8DCC"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 xml:space="preserve"> </w:t>
            </w:r>
          </w:p>
        </w:tc>
      </w:tr>
      <w:tr w:rsidR="00A74B34" w:rsidRPr="007D0FE4" w14:paraId="7A6F74DA" w14:textId="77777777" w:rsidTr="00022214">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496DA8A2" w14:textId="77777777" w:rsidR="00A74B34" w:rsidRPr="007D0FE4" w:rsidRDefault="00A74B34" w:rsidP="00022214">
            <w:pPr>
              <w:pStyle w:val="Compact"/>
              <w:rPr>
                <w:b w:val="0"/>
                <w:bCs w:val="0"/>
              </w:rPr>
            </w:pPr>
            <w:r w:rsidRPr="007D0FE4">
              <w:rPr>
                <w:b w:val="0"/>
                <w:bCs w:val="0"/>
              </w:rPr>
              <w:t>PASCCPPRD102</w:t>
            </w:r>
          </w:p>
        </w:tc>
        <w:tc>
          <w:tcPr>
            <w:tcW w:w="2307" w:type="dxa"/>
          </w:tcPr>
          <w:p w14:paraId="0EEB356F"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CCP / AIM</w:t>
            </w:r>
          </w:p>
        </w:tc>
        <w:tc>
          <w:tcPr>
            <w:tcW w:w="878" w:type="dxa"/>
          </w:tcPr>
          <w:p w14:paraId="706D89FC"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2</w:t>
            </w:r>
          </w:p>
        </w:tc>
        <w:tc>
          <w:tcPr>
            <w:tcW w:w="1080" w:type="dxa"/>
          </w:tcPr>
          <w:p w14:paraId="35537E43"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4 GB</w:t>
            </w:r>
          </w:p>
        </w:tc>
        <w:tc>
          <w:tcPr>
            <w:tcW w:w="873" w:type="dxa"/>
          </w:tcPr>
          <w:p w14:paraId="5F1F919A"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80 GB</w:t>
            </w:r>
          </w:p>
        </w:tc>
        <w:tc>
          <w:tcPr>
            <w:tcW w:w="1990" w:type="dxa"/>
          </w:tcPr>
          <w:p w14:paraId="5921A2CD"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 xml:space="preserve"> </w:t>
            </w:r>
          </w:p>
        </w:tc>
      </w:tr>
      <w:tr w:rsidR="00A74B34" w:rsidRPr="007D0FE4" w14:paraId="2C7BC134" w14:textId="77777777" w:rsidTr="00022214">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20E2BBFE" w14:textId="77777777" w:rsidR="00A74B34" w:rsidRPr="007D0FE4" w:rsidRDefault="00A74B34" w:rsidP="00022214">
            <w:pPr>
              <w:pStyle w:val="Compact"/>
              <w:rPr>
                <w:b w:val="0"/>
                <w:bCs w:val="0"/>
              </w:rPr>
            </w:pPr>
            <w:r w:rsidRPr="007D0FE4">
              <w:rPr>
                <w:b w:val="0"/>
                <w:bCs w:val="0"/>
              </w:rPr>
              <w:t>PASCCPPRD103</w:t>
            </w:r>
          </w:p>
        </w:tc>
        <w:tc>
          <w:tcPr>
            <w:tcW w:w="2307" w:type="dxa"/>
          </w:tcPr>
          <w:p w14:paraId="3552CF39"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CCP / AIM</w:t>
            </w:r>
          </w:p>
        </w:tc>
        <w:tc>
          <w:tcPr>
            <w:tcW w:w="878" w:type="dxa"/>
          </w:tcPr>
          <w:p w14:paraId="44E49047"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1080" w:type="dxa"/>
          </w:tcPr>
          <w:p w14:paraId="0F7FD414"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873" w:type="dxa"/>
          </w:tcPr>
          <w:p w14:paraId="35F7C667"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1990" w:type="dxa"/>
          </w:tcPr>
          <w:p w14:paraId="7D832DAA"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Sizing not supplied (D2)</w:t>
            </w:r>
          </w:p>
        </w:tc>
      </w:tr>
      <w:tr w:rsidR="00A74B34" w:rsidRPr="007D0FE4" w14:paraId="0FD8CF1F" w14:textId="77777777" w:rsidTr="00022214">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22AFB7D7" w14:textId="77777777" w:rsidR="00A74B34" w:rsidRPr="007D0FE4" w:rsidRDefault="00A74B34" w:rsidP="00022214">
            <w:pPr>
              <w:pStyle w:val="Compact"/>
              <w:rPr>
                <w:b w:val="0"/>
                <w:bCs w:val="0"/>
              </w:rPr>
            </w:pPr>
            <w:r w:rsidRPr="007D0FE4">
              <w:rPr>
                <w:b w:val="0"/>
                <w:bCs w:val="0"/>
              </w:rPr>
              <w:t>PASCCPPRD104</w:t>
            </w:r>
          </w:p>
        </w:tc>
        <w:tc>
          <w:tcPr>
            <w:tcW w:w="2307" w:type="dxa"/>
          </w:tcPr>
          <w:p w14:paraId="4A2C85AD"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CCP / AIM</w:t>
            </w:r>
          </w:p>
        </w:tc>
        <w:tc>
          <w:tcPr>
            <w:tcW w:w="878" w:type="dxa"/>
          </w:tcPr>
          <w:p w14:paraId="29111E22"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1080" w:type="dxa"/>
          </w:tcPr>
          <w:p w14:paraId="10BDC17E"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873" w:type="dxa"/>
          </w:tcPr>
          <w:p w14:paraId="5AB4A8A8"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1990" w:type="dxa"/>
          </w:tcPr>
          <w:p w14:paraId="5FB72379"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Sizing not supplied (D2)</w:t>
            </w:r>
          </w:p>
        </w:tc>
      </w:tr>
    </w:tbl>
    <w:p w14:paraId="0B8E9CE6" w14:textId="77777777" w:rsidR="00A74B34" w:rsidRPr="00EB6D64" w:rsidRDefault="00A74B34" w:rsidP="00A74B34">
      <w:pPr>
        <w:pStyle w:val="Heading2"/>
      </w:pPr>
      <w:r w:rsidRPr="00EB6D64">
        <w:t xml:space="preserve">Primary Connectivity and </w:t>
      </w:r>
      <w:r>
        <w:t>Data</w:t>
      </w:r>
      <w:r w:rsidRPr="00EB6D64">
        <w:t xml:space="preserve"> Flows</w:t>
      </w:r>
    </w:p>
    <w:p w14:paraId="7925E5B7" w14:textId="77777777" w:rsidR="00A74B34" w:rsidRPr="00EB6D64" w:rsidRDefault="00A74B34" w:rsidP="00A74B34">
      <w:pPr>
        <w:spacing w:before="90" w:after="90"/>
        <w:rPr>
          <w:rFonts w:ascii="Aptos" w:eastAsia="Aptos" w:hAnsi="Aptos" w:cs="Aptos"/>
        </w:rPr>
      </w:pPr>
      <w:r w:rsidRPr="00EB6D64">
        <w:rPr>
          <w:rFonts w:ascii="Aptos" w:eastAsia="Aptos" w:hAnsi="Aptos" w:cs="Aptos"/>
        </w:rPr>
        <w:t>CyberArk supports two primary access patterns within the GEHA environment: privileged user access and application credential retrieval.</w:t>
      </w:r>
    </w:p>
    <w:p w14:paraId="3DEA863B" w14:textId="77777777" w:rsidR="00A74B34" w:rsidRPr="00EB6D64" w:rsidRDefault="00A74B34" w:rsidP="00A74B34">
      <w:pPr>
        <w:spacing w:before="90" w:after="90"/>
        <w:rPr>
          <w:rFonts w:ascii="Aptos" w:eastAsia="Aptos" w:hAnsi="Aptos" w:cs="Aptos"/>
        </w:rPr>
      </w:pPr>
      <w:r w:rsidRPr="00EB6D64">
        <w:rPr>
          <w:rFonts w:ascii="Aptos" w:eastAsia="Aptos" w:hAnsi="Aptos" w:cs="Aptos"/>
        </w:rPr>
        <w:t>For privileged user access, administrators connect through a load balancer that distributes traffic across the CyberArk Privileged Session Manager (PSM) servers (</w:t>
      </w:r>
      <w:r w:rsidRPr="00EB6D64">
        <w:rPr>
          <w:rFonts w:ascii="Aptos" w:eastAsia="Aptos" w:hAnsi="Aptos" w:cs="Aptos"/>
          <w:b/>
          <w:bCs/>
        </w:rPr>
        <w:t>PASPCCPRD101</w:t>
      </w:r>
      <w:r w:rsidRPr="00EB6D64">
        <w:rPr>
          <w:rFonts w:ascii="Aptos" w:eastAsia="Aptos" w:hAnsi="Aptos" w:cs="Aptos"/>
        </w:rPr>
        <w:t xml:space="preserve"> and </w:t>
      </w:r>
      <w:r w:rsidRPr="00EB6D64">
        <w:rPr>
          <w:rFonts w:ascii="Aptos" w:eastAsia="Aptos" w:hAnsi="Aptos" w:cs="Aptos"/>
          <w:b/>
          <w:bCs/>
        </w:rPr>
        <w:t>PASPCCPRD102</w:t>
      </w:r>
      <w:r w:rsidRPr="00EB6D64">
        <w:rPr>
          <w:rFonts w:ascii="Aptos" w:eastAsia="Aptos" w:hAnsi="Aptos" w:cs="Aptos"/>
        </w:rPr>
        <w:t>). The PSM servers broker the connection to the target production server, eliminating the need for direct administrative access. All privileged sessions are monitored and recorded, with session recordings stored within the CyberArk cloud recording vault and retained for 180 days in accordance with operational and compliance requirements.</w:t>
      </w:r>
    </w:p>
    <w:p w14:paraId="692C5CDF" w14:textId="77777777" w:rsidR="00A74B34" w:rsidRPr="00EB6D64" w:rsidRDefault="00A74B34" w:rsidP="00A74B34">
      <w:pPr>
        <w:spacing w:before="90" w:after="90"/>
        <w:rPr>
          <w:rFonts w:ascii="Aptos" w:eastAsia="Aptos" w:hAnsi="Aptos" w:cs="Aptos"/>
        </w:rPr>
      </w:pPr>
      <w:r w:rsidRPr="00EB6D64">
        <w:rPr>
          <w:rFonts w:ascii="Aptos" w:eastAsia="Aptos" w:hAnsi="Aptos" w:cs="Aptos"/>
        </w:rPr>
        <w:t xml:space="preserve">For machine-to-machine authentication, applications retrieve credentials dynamically from CyberArk rather than storing privileged credentials locally. Current consumers include </w:t>
      </w:r>
      <w:r w:rsidRPr="00EB6D64">
        <w:rPr>
          <w:rFonts w:ascii="Aptos" w:eastAsia="Aptos" w:hAnsi="Aptos" w:cs="Aptos"/>
          <w:b/>
          <w:bCs/>
        </w:rPr>
        <w:t>Venafi</w:t>
      </w:r>
      <w:r w:rsidRPr="00EB6D64">
        <w:rPr>
          <w:rFonts w:ascii="Aptos" w:eastAsia="Aptos" w:hAnsi="Aptos" w:cs="Aptos"/>
        </w:rPr>
        <w:t xml:space="preserve">, </w:t>
      </w:r>
      <w:r w:rsidRPr="00EB6D64">
        <w:rPr>
          <w:rFonts w:ascii="Aptos" w:eastAsia="Aptos" w:hAnsi="Aptos" w:cs="Aptos"/>
          <w:b/>
          <w:bCs/>
        </w:rPr>
        <w:t>Nexpose</w:t>
      </w:r>
      <w:r w:rsidRPr="00EB6D64">
        <w:rPr>
          <w:rFonts w:ascii="Aptos" w:eastAsia="Aptos" w:hAnsi="Aptos" w:cs="Aptos"/>
        </w:rPr>
        <w:t xml:space="preserve">, </w:t>
      </w:r>
      <w:r w:rsidRPr="00EB6D64">
        <w:rPr>
          <w:rFonts w:ascii="Aptos" w:eastAsia="Aptos" w:hAnsi="Aptos" w:cs="Aptos"/>
          <w:b/>
          <w:bCs/>
        </w:rPr>
        <w:t>UiPath Orchestrator</w:t>
      </w:r>
      <w:r w:rsidRPr="00EB6D64">
        <w:rPr>
          <w:rFonts w:ascii="Aptos" w:eastAsia="Aptos" w:hAnsi="Aptos" w:cs="Aptos"/>
        </w:rPr>
        <w:t xml:space="preserve">, and </w:t>
      </w:r>
      <w:r w:rsidRPr="00EB6D64">
        <w:rPr>
          <w:rFonts w:ascii="Aptos" w:eastAsia="Aptos" w:hAnsi="Aptos" w:cs="Aptos"/>
          <w:b/>
          <w:bCs/>
        </w:rPr>
        <w:t>ServiceNow</w:t>
      </w:r>
      <w:r w:rsidRPr="00EB6D64">
        <w:rPr>
          <w:rFonts w:ascii="Aptos" w:eastAsia="Aptos" w:hAnsi="Aptos" w:cs="Aptos"/>
        </w:rPr>
        <w:t>, which obtain credentials through the CyberArk Central Credential Provider (CCP) servers (</w:t>
      </w:r>
      <w:r w:rsidRPr="00EB6D64">
        <w:rPr>
          <w:rFonts w:ascii="Aptos" w:eastAsia="Aptos" w:hAnsi="Aptos" w:cs="Aptos"/>
          <w:b/>
          <w:bCs/>
        </w:rPr>
        <w:t>PASCCPPRD101-104</w:t>
      </w:r>
      <w:r w:rsidRPr="00EB6D64">
        <w:rPr>
          <w:rFonts w:ascii="Aptos" w:eastAsia="Aptos" w:hAnsi="Aptos" w:cs="Aptos"/>
        </w:rPr>
        <w:t>). This approach reduces credential exposure and centralizes password management within the CyberArk platform.</w:t>
      </w:r>
    </w:p>
    <w:p w14:paraId="65F3D63D" w14:textId="5D14D0E3" w:rsidR="00A74B34" w:rsidRPr="00EB6D64" w:rsidRDefault="00A74B34" w:rsidP="00A74B34">
      <w:pPr>
        <w:spacing w:before="90" w:after="90"/>
        <w:rPr>
          <w:rFonts w:ascii="Aptos" w:eastAsia="Aptos" w:hAnsi="Aptos" w:cs="Aptos"/>
        </w:rPr>
      </w:pPr>
      <w:r w:rsidRPr="00EB6D64">
        <w:rPr>
          <w:rFonts w:ascii="Aptos" w:eastAsia="Aptos" w:hAnsi="Aptos" w:cs="Aptos"/>
        </w:rPr>
        <w:t xml:space="preserve">CyberArk connector servers and the systems they support reside within the same on-premises production network, eliminating the need for firewall traversal between the connectors and their target systems. The primary controlled network path is the outbound connection from the CyberArk connector </w:t>
      </w:r>
      <w:r w:rsidR="00846A52">
        <w:rPr>
          <w:rFonts w:ascii="Aptos" w:eastAsia="Aptos" w:hAnsi="Aptos" w:cs="Aptos"/>
        </w:rPr>
        <w:t>servers</w:t>
      </w:r>
      <w:r w:rsidR="00846A52" w:rsidRPr="00EB6D64">
        <w:rPr>
          <w:rFonts w:ascii="Aptos" w:eastAsia="Aptos" w:hAnsi="Aptos" w:cs="Aptos"/>
        </w:rPr>
        <w:t xml:space="preserve"> </w:t>
      </w:r>
      <w:r w:rsidRPr="00EB6D64">
        <w:rPr>
          <w:rFonts w:ascii="Aptos" w:eastAsia="Aptos" w:hAnsi="Aptos" w:cs="Aptos"/>
        </w:rPr>
        <w:t xml:space="preserve">to the CyberArk Privileged Cloud tenant through the Palo Alto perimeter firewalls. This communication is established over </w:t>
      </w:r>
      <w:r w:rsidRPr="00EB6D64">
        <w:rPr>
          <w:rFonts w:ascii="Aptos" w:eastAsia="Aptos" w:hAnsi="Aptos" w:cs="Aptos"/>
          <w:b/>
          <w:bCs/>
        </w:rPr>
        <w:t>TCP 1858</w:t>
      </w:r>
      <w:r w:rsidRPr="00EB6D64">
        <w:rPr>
          <w:rFonts w:ascii="Aptos" w:eastAsia="Aptos" w:hAnsi="Aptos" w:cs="Aptos"/>
        </w:rPr>
        <w:t xml:space="preserve"> and </w:t>
      </w:r>
      <w:r w:rsidRPr="00EB6D64">
        <w:rPr>
          <w:rFonts w:ascii="Aptos" w:eastAsia="Aptos" w:hAnsi="Aptos" w:cs="Aptos"/>
          <w:b/>
          <w:bCs/>
        </w:rPr>
        <w:t>TCP 443</w:t>
      </w:r>
      <w:r w:rsidRPr="00EB6D64">
        <w:rPr>
          <w:rFonts w:ascii="Aptos" w:eastAsia="Aptos" w:hAnsi="Aptos" w:cs="Aptos"/>
        </w:rPr>
        <w:t xml:space="preserve"> and enables connectivity between the on-premises components and the CyberArk SaaS platform.</w:t>
      </w:r>
    </w:p>
    <w:p w14:paraId="566ECC55" w14:textId="77777777" w:rsidR="00A74B34" w:rsidRPr="00022214" w:rsidRDefault="00A74B34" w:rsidP="00A74B34">
      <w:pPr>
        <w:pStyle w:val="Compact"/>
        <w:rPr>
          <w:b/>
          <w:bCs/>
        </w:rPr>
      </w:pPr>
      <w:r w:rsidRPr="00EB6D64">
        <w:rPr>
          <w:rFonts w:ascii="Aptos" w:eastAsia="Aptos" w:hAnsi="Aptos" w:cs="Aptos"/>
        </w:rPr>
        <w:t xml:space="preserve">In addition, CyberArk components communicate with Active Directory to perform directory and identity-related functions using </w:t>
      </w:r>
      <w:r w:rsidRPr="00EB6D64">
        <w:rPr>
          <w:rFonts w:ascii="Aptos" w:eastAsia="Aptos" w:hAnsi="Aptos" w:cs="Aptos"/>
          <w:b/>
          <w:bCs/>
        </w:rPr>
        <w:t>LDAP (TCP 389)</w:t>
      </w:r>
      <w:r w:rsidRPr="00EB6D64">
        <w:rPr>
          <w:rFonts w:ascii="Aptos" w:eastAsia="Aptos" w:hAnsi="Aptos" w:cs="Aptos"/>
        </w:rPr>
        <w:t xml:space="preserve"> and </w:t>
      </w:r>
      <w:r w:rsidRPr="00EB6D64">
        <w:rPr>
          <w:rFonts w:ascii="Aptos" w:eastAsia="Aptos" w:hAnsi="Aptos" w:cs="Aptos"/>
          <w:b/>
          <w:bCs/>
        </w:rPr>
        <w:t>Global Catalog (TCP 3268)</w:t>
      </w:r>
      <w:r w:rsidRPr="00EB6D64">
        <w:rPr>
          <w:rFonts w:ascii="Aptos" w:eastAsia="Aptos" w:hAnsi="Aptos" w:cs="Aptos"/>
        </w:rPr>
        <w:t xml:space="preserve"> services. These directory integrations support authentication, user lookup, and authorization workflows across the CyberArk environment.</w:t>
      </w:r>
    </w:p>
    <w:tbl>
      <w:tblPr>
        <w:tblStyle w:val="PlainTable5"/>
        <w:tblW w:w="0" w:type="auto"/>
        <w:tblLook w:val="06A0" w:firstRow="1" w:lastRow="0" w:firstColumn="1" w:lastColumn="0" w:noHBand="1" w:noVBand="1"/>
      </w:tblPr>
      <w:tblGrid>
        <w:gridCol w:w="1255"/>
        <w:gridCol w:w="2124"/>
        <w:gridCol w:w="2187"/>
        <w:gridCol w:w="1529"/>
        <w:gridCol w:w="2481"/>
      </w:tblGrid>
      <w:tr w:rsidR="00A74B34" w:rsidRPr="00D35404" w14:paraId="145B561F" w14:textId="77777777" w:rsidTr="000222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5" w:type="dxa"/>
            <w:hideMark/>
          </w:tcPr>
          <w:p w14:paraId="73A1C17A" w14:textId="77777777" w:rsidR="00A74B34" w:rsidRPr="00022214" w:rsidRDefault="00A74B34" w:rsidP="00022214">
            <w:pPr>
              <w:pStyle w:val="Compact"/>
              <w:rPr>
                <w:rFonts w:eastAsiaTheme="minorHAnsi"/>
                <w:b/>
                <w:bCs/>
                <w:i w:val="0"/>
                <w:iCs w:val="0"/>
              </w:rPr>
            </w:pPr>
            <w:r w:rsidRPr="00022214">
              <w:rPr>
                <w:rFonts w:eastAsiaTheme="minorHAnsi"/>
                <w:b/>
                <w:bCs/>
              </w:rPr>
              <w:t>Source</w:t>
            </w:r>
          </w:p>
        </w:tc>
        <w:tc>
          <w:tcPr>
            <w:tcW w:w="2124" w:type="dxa"/>
            <w:hideMark/>
          </w:tcPr>
          <w:p w14:paraId="1F88550A" w14:textId="77777777" w:rsidR="00A74B34" w:rsidRPr="00022214" w:rsidRDefault="00A74B34" w:rsidP="00022214">
            <w:pPr>
              <w:pStyle w:val="Compact"/>
              <w:cnfStyle w:val="100000000000" w:firstRow="1" w:lastRow="0" w:firstColumn="0" w:lastColumn="0" w:oddVBand="0" w:evenVBand="0" w:oddHBand="0" w:evenHBand="0" w:firstRowFirstColumn="0" w:firstRowLastColumn="0" w:lastRowFirstColumn="0" w:lastRowLastColumn="0"/>
              <w:rPr>
                <w:rFonts w:eastAsiaTheme="minorHAnsi"/>
                <w:b/>
                <w:bCs/>
                <w:i w:val="0"/>
                <w:iCs w:val="0"/>
              </w:rPr>
            </w:pPr>
            <w:r w:rsidRPr="00022214">
              <w:rPr>
                <w:rFonts w:eastAsiaTheme="minorHAnsi"/>
                <w:b/>
                <w:bCs/>
              </w:rPr>
              <w:t>Destination</w:t>
            </w:r>
          </w:p>
        </w:tc>
        <w:tc>
          <w:tcPr>
            <w:tcW w:w="0" w:type="auto"/>
            <w:hideMark/>
          </w:tcPr>
          <w:p w14:paraId="4C3333E1" w14:textId="77777777" w:rsidR="00A74B34" w:rsidRPr="00022214" w:rsidRDefault="00A74B34" w:rsidP="00022214">
            <w:pPr>
              <w:pStyle w:val="Compact"/>
              <w:cnfStyle w:val="100000000000" w:firstRow="1" w:lastRow="0" w:firstColumn="0" w:lastColumn="0" w:oddVBand="0" w:evenVBand="0" w:oddHBand="0" w:evenHBand="0" w:firstRowFirstColumn="0" w:firstRowLastColumn="0" w:lastRowFirstColumn="0" w:lastRowLastColumn="0"/>
              <w:rPr>
                <w:rFonts w:eastAsiaTheme="minorHAnsi"/>
                <w:b/>
                <w:bCs/>
                <w:i w:val="0"/>
                <w:iCs w:val="0"/>
              </w:rPr>
            </w:pPr>
            <w:r w:rsidRPr="00022214">
              <w:rPr>
                <w:rFonts w:eastAsiaTheme="minorHAnsi"/>
                <w:b/>
                <w:bCs/>
              </w:rPr>
              <w:t>Data Flow / Purpose</w:t>
            </w:r>
          </w:p>
        </w:tc>
        <w:tc>
          <w:tcPr>
            <w:tcW w:w="0" w:type="auto"/>
            <w:hideMark/>
          </w:tcPr>
          <w:p w14:paraId="635A1102" w14:textId="77777777" w:rsidR="00A74B34" w:rsidRPr="00022214" w:rsidRDefault="00A74B34" w:rsidP="00022214">
            <w:pPr>
              <w:pStyle w:val="Compact"/>
              <w:cnfStyle w:val="100000000000" w:firstRow="1" w:lastRow="0" w:firstColumn="0" w:lastColumn="0" w:oddVBand="0" w:evenVBand="0" w:oddHBand="0" w:evenHBand="0" w:firstRowFirstColumn="0" w:firstRowLastColumn="0" w:lastRowFirstColumn="0" w:lastRowLastColumn="0"/>
              <w:rPr>
                <w:rFonts w:eastAsiaTheme="minorHAnsi"/>
                <w:b/>
                <w:bCs/>
                <w:i w:val="0"/>
                <w:iCs w:val="0"/>
              </w:rPr>
            </w:pPr>
            <w:r w:rsidRPr="00022214">
              <w:rPr>
                <w:rFonts w:eastAsiaTheme="minorHAnsi"/>
                <w:b/>
                <w:bCs/>
              </w:rPr>
              <w:t>Protocol / Port</w:t>
            </w:r>
          </w:p>
        </w:tc>
        <w:tc>
          <w:tcPr>
            <w:tcW w:w="0" w:type="auto"/>
            <w:hideMark/>
          </w:tcPr>
          <w:p w14:paraId="114B6481" w14:textId="77777777" w:rsidR="00A74B34" w:rsidRPr="00022214" w:rsidRDefault="00A74B34" w:rsidP="00022214">
            <w:pPr>
              <w:pStyle w:val="Compact"/>
              <w:cnfStyle w:val="100000000000" w:firstRow="1" w:lastRow="0" w:firstColumn="0" w:lastColumn="0" w:oddVBand="0" w:evenVBand="0" w:oddHBand="0" w:evenHBand="0" w:firstRowFirstColumn="0" w:firstRowLastColumn="0" w:lastRowFirstColumn="0" w:lastRowLastColumn="0"/>
              <w:rPr>
                <w:rFonts w:eastAsiaTheme="minorHAnsi"/>
                <w:b/>
                <w:bCs/>
                <w:i w:val="0"/>
                <w:iCs w:val="0"/>
              </w:rPr>
            </w:pPr>
            <w:r w:rsidRPr="00022214">
              <w:rPr>
                <w:rFonts w:eastAsiaTheme="minorHAnsi"/>
                <w:b/>
                <w:bCs/>
              </w:rPr>
              <w:t>Comments</w:t>
            </w:r>
          </w:p>
        </w:tc>
      </w:tr>
      <w:tr w:rsidR="00A74B34" w:rsidRPr="00C345EC" w14:paraId="493E6FEC"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0F03B204" w14:textId="77777777" w:rsidR="00A74B34" w:rsidRPr="00C345EC" w:rsidRDefault="00A74B34" w:rsidP="00022214">
            <w:pPr>
              <w:pStyle w:val="Compact"/>
              <w:rPr>
                <w:rFonts w:eastAsia="Times New Roman" w:cs="Times New Roman"/>
              </w:rPr>
            </w:pPr>
            <w:r w:rsidRPr="00022214">
              <w:rPr>
                <w:rFonts w:eastAsiaTheme="minorHAnsi"/>
                <w:b/>
                <w:bCs/>
              </w:rPr>
              <w:t>Administrators</w:t>
            </w:r>
          </w:p>
        </w:tc>
        <w:tc>
          <w:tcPr>
            <w:tcW w:w="2124" w:type="dxa"/>
            <w:shd w:val="clear" w:color="auto" w:fill="F2F2F2" w:themeFill="background1" w:themeFillShade="F2"/>
            <w:hideMark/>
          </w:tcPr>
          <w:p w14:paraId="1BD0F343"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Load Balancer</w:t>
            </w:r>
          </w:p>
        </w:tc>
        <w:tc>
          <w:tcPr>
            <w:tcW w:w="0" w:type="auto"/>
            <w:shd w:val="clear" w:color="auto" w:fill="F2F2F2" w:themeFill="background1" w:themeFillShade="F2"/>
            <w:hideMark/>
          </w:tcPr>
          <w:p w14:paraId="3A110078"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Initiate privileged administrative access sessions</w:t>
            </w:r>
          </w:p>
        </w:tc>
        <w:tc>
          <w:tcPr>
            <w:tcW w:w="0" w:type="auto"/>
            <w:shd w:val="clear" w:color="auto" w:fill="F2F2F2" w:themeFill="background1" w:themeFillShade="F2"/>
            <w:hideMark/>
          </w:tcPr>
          <w:p w14:paraId="394BDF19"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HTTPS / RDP-related traffic</w:t>
            </w:r>
          </w:p>
        </w:tc>
        <w:tc>
          <w:tcPr>
            <w:tcW w:w="0" w:type="auto"/>
            <w:shd w:val="clear" w:color="auto" w:fill="F2F2F2" w:themeFill="background1" w:themeFillShade="F2"/>
            <w:hideMark/>
          </w:tcPr>
          <w:p w14:paraId="2EBAA450"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Entry point for privileged user access.</w:t>
            </w:r>
          </w:p>
        </w:tc>
      </w:tr>
      <w:tr w:rsidR="00A74B34" w:rsidRPr="00C345EC" w14:paraId="5E387327"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7B5888EC"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Load Balancer</w:t>
            </w:r>
          </w:p>
        </w:tc>
        <w:tc>
          <w:tcPr>
            <w:tcW w:w="2124" w:type="dxa"/>
            <w:hideMark/>
          </w:tcPr>
          <w:p w14:paraId="0E89BDEC"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PSM Servers (PASPCCPRD101, PASPCCPRD102)</w:t>
            </w:r>
          </w:p>
        </w:tc>
        <w:tc>
          <w:tcPr>
            <w:tcW w:w="0" w:type="auto"/>
            <w:hideMark/>
          </w:tcPr>
          <w:p w14:paraId="5547C7B2"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Distribute privileged session traffic</w:t>
            </w:r>
          </w:p>
        </w:tc>
        <w:tc>
          <w:tcPr>
            <w:tcW w:w="0" w:type="auto"/>
            <w:hideMark/>
          </w:tcPr>
          <w:p w14:paraId="3DC4E403"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Internal Application Traffic</w:t>
            </w:r>
          </w:p>
        </w:tc>
        <w:tc>
          <w:tcPr>
            <w:tcW w:w="0" w:type="auto"/>
            <w:hideMark/>
          </w:tcPr>
          <w:p w14:paraId="456C1397"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Provides load balancing and high availability for PSM services.</w:t>
            </w:r>
          </w:p>
        </w:tc>
      </w:tr>
      <w:tr w:rsidR="00A74B34" w:rsidRPr="00C345EC" w14:paraId="4E12169E"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36A67D34"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PSM Servers</w:t>
            </w:r>
          </w:p>
        </w:tc>
        <w:tc>
          <w:tcPr>
            <w:tcW w:w="2124" w:type="dxa"/>
            <w:shd w:val="clear" w:color="auto" w:fill="F2F2F2" w:themeFill="background1" w:themeFillShade="F2"/>
            <w:hideMark/>
          </w:tcPr>
          <w:p w14:paraId="2C1E0C28"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Production Target Servers</w:t>
            </w:r>
          </w:p>
        </w:tc>
        <w:tc>
          <w:tcPr>
            <w:tcW w:w="0" w:type="auto"/>
            <w:shd w:val="clear" w:color="auto" w:fill="F2F2F2" w:themeFill="background1" w:themeFillShade="F2"/>
            <w:hideMark/>
          </w:tcPr>
          <w:p w14:paraId="17C53353"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Broker privileged access sessions and record administrator activity</w:t>
            </w:r>
          </w:p>
        </w:tc>
        <w:tc>
          <w:tcPr>
            <w:tcW w:w="0" w:type="auto"/>
            <w:shd w:val="clear" w:color="auto" w:fill="F2F2F2" w:themeFill="background1" w:themeFillShade="F2"/>
            <w:hideMark/>
          </w:tcPr>
          <w:p w14:paraId="034EB400"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RDP</w:t>
            </w:r>
          </w:p>
        </w:tc>
        <w:tc>
          <w:tcPr>
            <w:tcW w:w="0" w:type="auto"/>
            <w:shd w:val="clear" w:color="auto" w:fill="F2F2F2" w:themeFill="background1" w:themeFillShade="F2"/>
            <w:hideMark/>
          </w:tcPr>
          <w:p w14:paraId="7D5C03FE"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All privileged sessions are recorded and audited.</w:t>
            </w:r>
          </w:p>
        </w:tc>
      </w:tr>
      <w:tr w:rsidR="00A74B34" w:rsidRPr="00C345EC" w14:paraId="222009A2"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26FA992C"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PSM Servers</w:t>
            </w:r>
          </w:p>
        </w:tc>
        <w:tc>
          <w:tcPr>
            <w:tcW w:w="2124" w:type="dxa"/>
            <w:hideMark/>
          </w:tcPr>
          <w:p w14:paraId="76D2E46E"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CyberArk Recording Vault (SaaS)</w:t>
            </w:r>
          </w:p>
        </w:tc>
        <w:tc>
          <w:tcPr>
            <w:tcW w:w="0" w:type="auto"/>
            <w:hideMark/>
          </w:tcPr>
          <w:p w14:paraId="139239B0"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Transfer and store session recordings</w:t>
            </w:r>
          </w:p>
        </w:tc>
        <w:tc>
          <w:tcPr>
            <w:tcW w:w="0" w:type="auto"/>
            <w:hideMark/>
          </w:tcPr>
          <w:p w14:paraId="6BBBD3CD"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TCP 443</w:t>
            </w:r>
          </w:p>
        </w:tc>
        <w:tc>
          <w:tcPr>
            <w:tcW w:w="0" w:type="auto"/>
            <w:hideMark/>
          </w:tcPr>
          <w:p w14:paraId="1FB94886"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Session recordings are retained for 180 days.</w:t>
            </w:r>
          </w:p>
        </w:tc>
      </w:tr>
      <w:tr w:rsidR="00A74B34" w:rsidRPr="00C345EC" w14:paraId="106930D2"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421E543C"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Venafi</w:t>
            </w:r>
          </w:p>
        </w:tc>
        <w:tc>
          <w:tcPr>
            <w:tcW w:w="2124" w:type="dxa"/>
            <w:shd w:val="clear" w:color="auto" w:fill="F2F2F2" w:themeFill="background1" w:themeFillShade="F2"/>
            <w:hideMark/>
          </w:tcPr>
          <w:p w14:paraId="2092471C"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CCP Servers (PASCCPPRD101-104)</w:t>
            </w:r>
          </w:p>
        </w:tc>
        <w:tc>
          <w:tcPr>
            <w:tcW w:w="0" w:type="auto"/>
            <w:shd w:val="clear" w:color="auto" w:fill="F2F2F2" w:themeFill="background1" w:themeFillShade="F2"/>
            <w:hideMark/>
          </w:tcPr>
          <w:p w14:paraId="26BEB153"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Runtime credential retrieval</w:t>
            </w:r>
          </w:p>
        </w:tc>
        <w:tc>
          <w:tcPr>
            <w:tcW w:w="0" w:type="auto"/>
            <w:shd w:val="clear" w:color="auto" w:fill="F2F2F2" w:themeFill="background1" w:themeFillShade="F2"/>
            <w:hideMark/>
          </w:tcPr>
          <w:p w14:paraId="7CA580CF"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HTTPS</w:t>
            </w:r>
          </w:p>
        </w:tc>
        <w:tc>
          <w:tcPr>
            <w:tcW w:w="0" w:type="auto"/>
            <w:shd w:val="clear" w:color="auto" w:fill="F2F2F2" w:themeFill="background1" w:themeFillShade="F2"/>
            <w:hideMark/>
          </w:tcPr>
          <w:p w14:paraId="744B8639"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Credentials are retrieved dynamically rather than stored locally.</w:t>
            </w:r>
          </w:p>
        </w:tc>
      </w:tr>
      <w:tr w:rsidR="00A74B34" w:rsidRPr="00C345EC" w14:paraId="5D09194C"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2E82A25C"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Nexpose</w:t>
            </w:r>
          </w:p>
        </w:tc>
        <w:tc>
          <w:tcPr>
            <w:tcW w:w="2124" w:type="dxa"/>
            <w:hideMark/>
          </w:tcPr>
          <w:p w14:paraId="649B747E"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CCP Servers (PASCCPPRD101-104)</w:t>
            </w:r>
          </w:p>
        </w:tc>
        <w:tc>
          <w:tcPr>
            <w:tcW w:w="0" w:type="auto"/>
            <w:hideMark/>
          </w:tcPr>
          <w:p w14:paraId="3AD0F425"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Runtime credential retrieval</w:t>
            </w:r>
          </w:p>
        </w:tc>
        <w:tc>
          <w:tcPr>
            <w:tcW w:w="0" w:type="auto"/>
            <w:hideMark/>
          </w:tcPr>
          <w:p w14:paraId="7D32F845"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HTTPS</w:t>
            </w:r>
          </w:p>
        </w:tc>
        <w:tc>
          <w:tcPr>
            <w:tcW w:w="0" w:type="auto"/>
            <w:hideMark/>
          </w:tcPr>
          <w:p w14:paraId="276B5E30"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Credentials are retrieved dynamically rather than stored locally.</w:t>
            </w:r>
          </w:p>
        </w:tc>
      </w:tr>
      <w:tr w:rsidR="00A74B34" w:rsidRPr="00C345EC" w14:paraId="0DB556E8"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411C6BD9"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UiPath Orchestrator</w:t>
            </w:r>
          </w:p>
        </w:tc>
        <w:tc>
          <w:tcPr>
            <w:tcW w:w="2124" w:type="dxa"/>
            <w:shd w:val="clear" w:color="auto" w:fill="F2F2F2" w:themeFill="background1" w:themeFillShade="F2"/>
            <w:hideMark/>
          </w:tcPr>
          <w:p w14:paraId="7A624B9B"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CCP Servers (PASCCPPRD101-104)</w:t>
            </w:r>
          </w:p>
        </w:tc>
        <w:tc>
          <w:tcPr>
            <w:tcW w:w="0" w:type="auto"/>
            <w:shd w:val="clear" w:color="auto" w:fill="F2F2F2" w:themeFill="background1" w:themeFillShade="F2"/>
            <w:hideMark/>
          </w:tcPr>
          <w:p w14:paraId="27FB691A"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Runt</w:t>
            </w:r>
            <w:r w:rsidRPr="00C345EC">
              <w:rPr>
                <w:rFonts w:ascii="Aptos Narrow" w:eastAsia="Times New Roman" w:hAnsi="Aptos Narrow" w:cs="Times New Roman"/>
                <w:sz w:val="16"/>
                <w:szCs w:val="16"/>
              </w:rPr>
              <w:lastRenderedPageBreak/>
              <w:t>ime credential retrieval</w:t>
            </w:r>
          </w:p>
        </w:tc>
        <w:tc>
          <w:tcPr>
            <w:tcW w:w="0" w:type="auto"/>
            <w:shd w:val="clear" w:color="auto" w:fill="F2F2F2" w:themeFill="background1" w:themeFillShade="F2"/>
            <w:hideMark/>
          </w:tcPr>
          <w:p w14:paraId="72FBE495"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HTTPS</w:t>
            </w:r>
          </w:p>
        </w:tc>
        <w:tc>
          <w:tcPr>
            <w:tcW w:w="0" w:type="auto"/>
            <w:shd w:val="clear" w:color="auto" w:fill="F2F2F2" w:themeFill="background1" w:themeFillShade="F2"/>
            <w:hideMark/>
          </w:tcPr>
          <w:p w14:paraId="447D15AD"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Credentials are retrieved dynamically rather than stored locally.</w:t>
            </w:r>
          </w:p>
        </w:tc>
      </w:tr>
      <w:tr w:rsidR="00A74B34" w:rsidRPr="00C345EC" w14:paraId="3B264F1B"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00D3B995"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ServiceNow</w:t>
            </w:r>
          </w:p>
        </w:tc>
        <w:tc>
          <w:tcPr>
            <w:tcW w:w="2124" w:type="dxa"/>
            <w:hideMark/>
          </w:tcPr>
          <w:p w14:paraId="55833E8D"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CCP Servers (PASCCPPRD101-104)</w:t>
            </w:r>
          </w:p>
        </w:tc>
        <w:tc>
          <w:tcPr>
            <w:tcW w:w="0" w:type="auto"/>
            <w:hideMark/>
          </w:tcPr>
          <w:p w14:paraId="2703949F"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Runtime credential retrieval</w:t>
            </w:r>
          </w:p>
        </w:tc>
        <w:tc>
          <w:tcPr>
            <w:tcW w:w="0" w:type="auto"/>
            <w:hideMark/>
          </w:tcPr>
          <w:p w14:paraId="4F695E32"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HTTPS</w:t>
            </w:r>
          </w:p>
        </w:tc>
        <w:tc>
          <w:tcPr>
            <w:tcW w:w="0" w:type="auto"/>
            <w:hideMark/>
          </w:tcPr>
          <w:p w14:paraId="184F741E"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Credentials are retrieved dynamically rather than stored locally.</w:t>
            </w:r>
          </w:p>
        </w:tc>
      </w:tr>
      <w:tr w:rsidR="00A74B34" w:rsidRPr="00C345EC" w14:paraId="55C2A8A3"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47B59F17"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CyberArk Connector Servers</w:t>
            </w:r>
          </w:p>
        </w:tc>
        <w:tc>
          <w:tcPr>
            <w:tcW w:w="2124" w:type="dxa"/>
            <w:shd w:val="clear" w:color="auto" w:fill="F2F2F2" w:themeFill="background1" w:themeFillShade="F2"/>
            <w:hideMark/>
          </w:tcPr>
          <w:p w14:paraId="1DA51EDB"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CyberArk Privileged Cloud (SaaS)</w:t>
            </w:r>
          </w:p>
        </w:tc>
        <w:tc>
          <w:tcPr>
            <w:tcW w:w="0" w:type="auto"/>
            <w:shd w:val="clear" w:color="auto" w:fill="F2F2F2" w:themeFill="background1" w:themeFillShade="F2"/>
            <w:hideMark/>
          </w:tcPr>
          <w:p w14:paraId="629D87CE"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Connector-to-cloud communication</w:t>
            </w:r>
          </w:p>
        </w:tc>
        <w:tc>
          <w:tcPr>
            <w:tcW w:w="0" w:type="auto"/>
            <w:shd w:val="clear" w:color="auto" w:fill="F2F2F2" w:themeFill="background1" w:themeFillShade="F2"/>
            <w:hideMark/>
          </w:tcPr>
          <w:p w14:paraId="506FD848"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TCP 1858, TCP 443 (Outbound)</w:t>
            </w:r>
          </w:p>
        </w:tc>
        <w:tc>
          <w:tcPr>
            <w:tcW w:w="0" w:type="auto"/>
            <w:shd w:val="clear" w:color="auto" w:fill="F2F2F2" w:themeFill="background1" w:themeFillShade="F2"/>
            <w:hideMark/>
          </w:tcPr>
          <w:p w14:paraId="6DC911F4"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Required for CyberArk SaaS connectivity and service operations.</w:t>
            </w:r>
          </w:p>
        </w:tc>
      </w:tr>
      <w:tr w:rsidR="00A74B34" w:rsidRPr="00C345EC" w14:paraId="775EA6A0"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27CC5DBE"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CyberArk Connector Servers</w:t>
            </w:r>
          </w:p>
        </w:tc>
        <w:tc>
          <w:tcPr>
            <w:tcW w:w="2124" w:type="dxa"/>
            <w:hideMark/>
          </w:tcPr>
          <w:p w14:paraId="66350468"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Active Directory</w:t>
            </w:r>
          </w:p>
        </w:tc>
        <w:tc>
          <w:tcPr>
            <w:tcW w:w="0" w:type="auto"/>
            <w:hideMark/>
          </w:tcPr>
          <w:p w14:paraId="1AF70770"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Authentication, directory lookups, and authorization services</w:t>
            </w:r>
          </w:p>
        </w:tc>
        <w:tc>
          <w:tcPr>
            <w:tcW w:w="0" w:type="auto"/>
            <w:hideMark/>
          </w:tcPr>
          <w:p w14:paraId="11E51E9E"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LDAP (TCP 389), Global Catalog (TCP 3268)</w:t>
            </w:r>
          </w:p>
        </w:tc>
        <w:tc>
          <w:tcPr>
            <w:tcW w:w="0" w:type="auto"/>
            <w:hideMark/>
          </w:tcPr>
          <w:p w14:paraId="1DD45F74"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Supports Active Directory integration.</w:t>
            </w:r>
          </w:p>
        </w:tc>
      </w:tr>
      <w:tr w:rsidR="00A74B34" w:rsidRPr="00C345EC" w14:paraId="50EF83ED"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052B3EE4"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CyberArk Connector Servers</w:t>
            </w:r>
          </w:p>
        </w:tc>
        <w:tc>
          <w:tcPr>
            <w:tcW w:w="2124" w:type="dxa"/>
            <w:shd w:val="clear" w:color="auto" w:fill="F2F2F2" w:themeFill="background1" w:themeFillShade="F2"/>
            <w:hideMark/>
          </w:tcPr>
          <w:p w14:paraId="6718608E"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Managed Target Servers</w:t>
            </w:r>
          </w:p>
        </w:tc>
        <w:tc>
          <w:tcPr>
            <w:tcW w:w="0" w:type="auto"/>
            <w:shd w:val="clear" w:color="auto" w:fill="F2F2F2" w:themeFill="background1" w:themeFillShade="F2"/>
            <w:hideMark/>
          </w:tcPr>
          <w:p w14:paraId="2D3D1C7A"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Privileged access and credential management communications</w:t>
            </w:r>
          </w:p>
        </w:tc>
        <w:tc>
          <w:tcPr>
            <w:tcW w:w="0" w:type="auto"/>
            <w:shd w:val="clear" w:color="auto" w:fill="F2F2F2" w:themeFill="background1" w:themeFillShade="F2"/>
            <w:hideMark/>
          </w:tcPr>
          <w:p w14:paraId="1C7A3596"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Internal Network Traffic</w:t>
            </w:r>
          </w:p>
        </w:tc>
        <w:tc>
          <w:tcPr>
            <w:tcW w:w="0" w:type="auto"/>
            <w:shd w:val="clear" w:color="auto" w:fill="F2F2F2" w:themeFill="background1" w:themeFillShade="F2"/>
            <w:hideMark/>
          </w:tcPr>
          <w:p w14:paraId="176676FD"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Connectors and targets reside in the same production network. No firewall traversal is required.</w:t>
            </w:r>
          </w:p>
        </w:tc>
      </w:tr>
    </w:tbl>
    <w:p w14:paraId="1AEAAD41" w14:textId="37386257" w:rsidR="7CCA4057" w:rsidRDefault="7CCA4057">
      <w:pPr>
        <w:pStyle w:val="Heading1"/>
        <w:pPrChange w:id="22" w:author="George Galindo" w:date="2026-09-04T10:18:00Z" w16du:dateUtc="2026-09-04T17:18:00Z">
          <w:pPr>
            <w:pStyle w:val="Heading2"/>
            <w:spacing w:before="250"/>
          </w:pPr>
        </w:pPrChange>
      </w:pPr>
      <w:r w:rsidRPr="43AB4EE0">
        <w:rPr>
          <w:rFonts w:ascii="Aptos" w:eastAsia="Aptos" w:hAnsi="Aptos" w:cs="Aptos"/>
        </w:rPr>
        <w:t>Session recording configuration</w:t>
      </w:r>
    </w:p>
    <w:tbl>
      <w:tblPr>
        <w:tblStyle w:val="ListTable1Light"/>
        <w:tblW w:w="0" w:type="auto"/>
        <w:tblLook w:val="06A0" w:firstRow="1" w:lastRow="0" w:firstColumn="1" w:lastColumn="0" w:noHBand="1" w:noVBand="1"/>
      </w:tblPr>
      <w:tblGrid>
        <w:gridCol w:w="3088"/>
        <w:gridCol w:w="6172"/>
      </w:tblGrid>
      <w:tr w:rsidR="43AB4EE0" w14:paraId="305210B2" w14:textId="77777777" w:rsidTr="00A92C2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88" w:type="dxa"/>
          </w:tcPr>
          <w:p w14:paraId="768FEDBC" w14:textId="7BDCD820" w:rsidR="43AB4EE0" w:rsidRDefault="43AB4EE0" w:rsidP="43AB4EE0">
            <w:r w:rsidRPr="43AB4EE0">
              <w:rPr>
                <w:rFonts w:ascii="Aptos" w:eastAsia="Aptos" w:hAnsi="Aptos" w:cs="Aptos"/>
                <w:color w:val="000000" w:themeColor="text1"/>
              </w:rPr>
              <w:t>PSM servers defined</w:t>
            </w:r>
          </w:p>
        </w:tc>
        <w:tc>
          <w:tcPr>
            <w:tcW w:w="6172" w:type="dxa"/>
          </w:tcPr>
          <w:p w14:paraId="1BCEDFF8" w14:textId="29CCF0A2" w:rsidR="43AB4EE0" w:rsidRDefault="43AB4EE0" w:rsidP="43AB4EE0">
            <w:pPr>
              <w:cnfStyle w:val="100000000000" w:firstRow="1" w:lastRow="0" w:firstColumn="0" w:lastColumn="0" w:oddVBand="0" w:evenVBand="0" w:oddHBand="0" w:evenHBand="0" w:firstRowFirstColumn="0" w:firstRowLastColumn="0" w:lastRowFirstColumn="0" w:lastRowLastColumn="0"/>
            </w:pPr>
            <w:r w:rsidRPr="43AB4EE0">
              <w:rPr>
                <w:rFonts w:ascii="Aptos" w:eastAsia="Aptos" w:hAnsi="Aptos" w:cs="Aptos"/>
              </w:rPr>
              <w:t>PASPCCPRD101, PASPCCPRD102</w:t>
            </w:r>
          </w:p>
        </w:tc>
      </w:tr>
      <w:tr w:rsidR="43AB4EE0" w14:paraId="70504886" w14:textId="77777777" w:rsidTr="00A92C21">
        <w:trPr>
          <w:trHeight w:val="300"/>
        </w:trPr>
        <w:tc>
          <w:tcPr>
            <w:cnfStyle w:val="001000000000" w:firstRow="0" w:lastRow="0" w:firstColumn="1" w:lastColumn="0" w:oddVBand="0" w:evenVBand="0" w:oddHBand="0" w:evenHBand="0" w:firstRowFirstColumn="0" w:firstRowLastColumn="0" w:lastRowFirstColumn="0" w:lastRowLastColumn="0"/>
            <w:tcW w:w="3088" w:type="dxa"/>
          </w:tcPr>
          <w:p w14:paraId="6E916089" w14:textId="191AE05C" w:rsidR="43AB4EE0" w:rsidRDefault="43AB4EE0" w:rsidP="43AB4EE0">
            <w:r w:rsidRPr="43AB4EE0">
              <w:rPr>
                <w:rFonts w:ascii="Aptos" w:eastAsia="Aptos" w:hAnsi="Aptos" w:cs="Aptos"/>
                <w:color w:val="000000" w:themeColor="text1"/>
              </w:rPr>
              <w:t>Load balancing</w:t>
            </w:r>
          </w:p>
        </w:tc>
        <w:tc>
          <w:tcPr>
            <w:tcW w:w="6172" w:type="dxa"/>
          </w:tcPr>
          <w:p w14:paraId="6D289855" w14:textId="7C5A16ED"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Load-balanced pair</w:t>
            </w:r>
          </w:p>
        </w:tc>
      </w:tr>
      <w:tr w:rsidR="43AB4EE0" w14:paraId="49241F32" w14:textId="77777777" w:rsidTr="00A92C21">
        <w:trPr>
          <w:trHeight w:val="300"/>
        </w:trPr>
        <w:tc>
          <w:tcPr>
            <w:cnfStyle w:val="001000000000" w:firstRow="0" w:lastRow="0" w:firstColumn="1" w:lastColumn="0" w:oddVBand="0" w:evenVBand="0" w:oddHBand="0" w:evenHBand="0" w:firstRowFirstColumn="0" w:firstRowLastColumn="0" w:lastRowFirstColumn="0" w:lastRowLastColumn="0"/>
            <w:tcW w:w="3088" w:type="dxa"/>
          </w:tcPr>
          <w:p w14:paraId="0B18787D" w14:textId="72BD08F5" w:rsidR="43AB4EE0" w:rsidRDefault="43AB4EE0" w:rsidP="43AB4EE0">
            <w:r w:rsidRPr="43AB4EE0">
              <w:rPr>
                <w:rFonts w:ascii="Aptos" w:eastAsia="Aptos" w:hAnsi="Aptos" w:cs="Aptos"/>
                <w:color w:val="000000" w:themeColor="text1"/>
              </w:rPr>
              <w:t>Recording retention</w:t>
            </w:r>
          </w:p>
        </w:tc>
        <w:tc>
          <w:tcPr>
            <w:tcW w:w="6172" w:type="dxa"/>
          </w:tcPr>
          <w:p w14:paraId="408165A3" w14:textId="5D251C8B"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180 days</w:t>
            </w:r>
          </w:p>
        </w:tc>
      </w:tr>
      <w:tr w:rsidR="43AB4EE0" w14:paraId="178F17B0" w14:textId="77777777" w:rsidTr="00A92C21">
        <w:trPr>
          <w:trHeight w:val="300"/>
        </w:trPr>
        <w:tc>
          <w:tcPr>
            <w:cnfStyle w:val="001000000000" w:firstRow="0" w:lastRow="0" w:firstColumn="1" w:lastColumn="0" w:oddVBand="0" w:evenVBand="0" w:oddHBand="0" w:evenHBand="0" w:firstRowFirstColumn="0" w:firstRowLastColumn="0" w:lastRowFirstColumn="0" w:lastRowLastColumn="0"/>
            <w:tcW w:w="3088" w:type="dxa"/>
          </w:tcPr>
          <w:p w14:paraId="5839C1C7" w14:textId="57B76520" w:rsidR="43AB4EE0" w:rsidRDefault="43AB4EE0" w:rsidP="43AB4EE0">
            <w:r w:rsidRPr="43AB4EE0">
              <w:rPr>
                <w:rFonts w:ascii="Aptos" w:eastAsia="Aptos" w:hAnsi="Aptos" w:cs="Aptos"/>
                <w:color w:val="000000" w:themeColor="text1"/>
              </w:rPr>
              <w:t>Recording storage</w:t>
            </w:r>
          </w:p>
        </w:tc>
        <w:tc>
          <w:tcPr>
            <w:tcW w:w="6172" w:type="dxa"/>
          </w:tcPr>
          <w:p w14:paraId="1AC2623B" w14:textId="580026EF"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Recordings vault, cloud-hosted</w:t>
            </w:r>
          </w:p>
        </w:tc>
      </w:tr>
    </w:tbl>
    <w:p w14:paraId="0088C0E5" w14:textId="78C8C861" w:rsidR="7CCA4057" w:rsidRPr="00150F7E" w:rsidRDefault="7CCA4057">
      <w:pPr>
        <w:pStyle w:val="Heading1"/>
        <w:pPrChange w:id="23" w:author="George Galindo" w:date="2026-09-04T10:18:00Z" w16du:dateUtc="2026-09-04T17:18:00Z">
          <w:pPr>
            <w:pStyle w:val="Heading2"/>
          </w:pPr>
        </w:pPrChange>
      </w:pPr>
      <w:r w:rsidRPr="00150F7E">
        <w:t>CCP application registrations (AIM)</w:t>
      </w:r>
    </w:p>
    <w:tbl>
      <w:tblPr>
        <w:tblStyle w:val="ListTable1Light"/>
        <w:tblW w:w="0" w:type="auto"/>
        <w:tblLook w:val="06A0" w:firstRow="1" w:lastRow="0" w:firstColumn="1" w:lastColumn="0" w:noHBand="1" w:noVBand="1"/>
      </w:tblPr>
      <w:tblGrid>
        <w:gridCol w:w="3089"/>
        <w:gridCol w:w="6171"/>
      </w:tblGrid>
      <w:tr w:rsidR="43AB4EE0" w14:paraId="6439F4C7" w14:textId="77777777" w:rsidTr="00150F7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89" w:type="dxa"/>
          </w:tcPr>
          <w:p w14:paraId="66BDB6FA" w14:textId="47A64C17" w:rsidR="43AB4EE0" w:rsidRDefault="43AB4EE0" w:rsidP="43AB4EE0">
            <w:r w:rsidRPr="43AB4EE0">
              <w:rPr>
                <w:rFonts w:ascii="Aptos" w:eastAsia="Aptos" w:hAnsi="Aptos" w:cs="Aptos"/>
                <w:color w:val="000000" w:themeColor="text1"/>
              </w:rPr>
              <w:t>Consuming applications</w:t>
            </w:r>
          </w:p>
        </w:tc>
        <w:tc>
          <w:tcPr>
            <w:tcW w:w="6171" w:type="dxa"/>
          </w:tcPr>
          <w:p w14:paraId="623FD495" w14:textId="3BA778D8" w:rsidR="43AB4EE0" w:rsidRDefault="43AB4EE0" w:rsidP="43AB4EE0">
            <w:pPr>
              <w:cnfStyle w:val="100000000000" w:firstRow="1" w:lastRow="0" w:firstColumn="0" w:lastColumn="0" w:oddVBand="0" w:evenVBand="0" w:oddHBand="0" w:evenHBand="0" w:firstRowFirstColumn="0" w:firstRowLastColumn="0" w:lastRowFirstColumn="0" w:lastRowLastColumn="0"/>
            </w:pPr>
            <w:r w:rsidRPr="43AB4EE0">
              <w:rPr>
                <w:rFonts w:ascii="Aptos" w:eastAsia="Aptos" w:hAnsi="Aptos" w:cs="Aptos"/>
              </w:rPr>
              <w:t>Venafi, Nexpose, UiPath_Orchestrator, ServiceNow</w:t>
            </w:r>
          </w:p>
        </w:tc>
      </w:tr>
      <w:tr w:rsidR="43AB4EE0" w14:paraId="139E938A" w14:textId="77777777" w:rsidTr="00150F7E">
        <w:trPr>
          <w:trHeight w:val="300"/>
        </w:trPr>
        <w:tc>
          <w:tcPr>
            <w:cnfStyle w:val="001000000000" w:firstRow="0" w:lastRow="0" w:firstColumn="1" w:lastColumn="0" w:oddVBand="0" w:evenVBand="0" w:oddHBand="0" w:evenHBand="0" w:firstRowFirstColumn="0" w:firstRowLastColumn="0" w:lastRowFirstColumn="0" w:lastRowLastColumn="0"/>
            <w:tcW w:w="3089" w:type="dxa"/>
          </w:tcPr>
          <w:p w14:paraId="221F4346" w14:textId="1F6B924D" w:rsidR="43AB4EE0" w:rsidRDefault="43AB4EE0" w:rsidP="43AB4EE0">
            <w:r w:rsidRPr="43AB4EE0">
              <w:rPr>
                <w:rFonts w:ascii="Aptos" w:eastAsia="Aptos" w:hAnsi="Aptos" w:cs="Aptos"/>
                <w:color w:val="000000" w:themeColor="text1"/>
              </w:rPr>
              <w:t>CCP hosts</w:t>
            </w:r>
          </w:p>
        </w:tc>
        <w:tc>
          <w:tcPr>
            <w:tcW w:w="6171" w:type="dxa"/>
          </w:tcPr>
          <w:p w14:paraId="1C1033CD" w14:textId="68F1CEB1"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PASCCPPRD101, 102, 103, 104</w:t>
            </w:r>
          </w:p>
        </w:tc>
      </w:tr>
      <w:tr w:rsidR="43AB4EE0" w14:paraId="540840CD" w14:textId="77777777" w:rsidTr="00150F7E">
        <w:trPr>
          <w:trHeight w:val="300"/>
        </w:trPr>
        <w:tc>
          <w:tcPr>
            <w:cnfStyle w:val="001000000000" w:firstRow="0" w:lastRow="0" w:firstColumn="1" w:lastColumn="0" w:oddVBand="0" w:evenVBand="0" w:oddHBand="0" w:evenHBand="0" w:firstRowFirstColumn="0" w:firstRowLastColumn="0" w:lastRowFirstColumn="0" w:lastRowLastColumn="0"/>
            <w:tcW w:w="3089" w:type="dxa"/>
          </w:tcPr>
          <w:p w14:paraId="01FC8FCF" w14:textId="73245C0A" w:rsidR="43AB4EE0" w:rsidRDefault="43AB4EE0" w:rsidP="43AB4EE0"/>
        </w:tc>
        <w:tc>
          <w:tcPr>
            <w:tcW w:w="6171" w:type="dxa"/>
          </w:tcPr>
          <w:p w14:paraId="3FB2C8EF" w14:textId="56A9B7C4" w:rsidR="43AB4EE0" w:rsidRDefault="43AB4EE0" w:rsidP="43AB4EE0">
            <w:pPr>
              <w:cnfStyle w:val="000000000000" w:firstRow="0" w:lastRow="0" w:firstColumn="0" w:lastColumn="0" w:oddVBand="0" w:evenVBand="0" w:oddHBand="0" w:evenHBand="0" w:firstRowFirstColumn="0" w:firstRowLastColumn="0" w:lastRowFirstColumn="0" w:lastRowLastColumn="0"/>
            </w:pPr>
          </w:p>
        </w:tc>
      </w:tr>
      <w:tr w:rsidR="43AB4EE0" w14:paraId="03AC43F3" w14:textId="77777777" w:rsidTr="00150F7E">
        <w:trPr>
          <w:trHeight w:val="300"/>
        </w:trPr>
        <w:tc>
          <w:tcPr>
            <w:cnfStyle w:val="001000000000" w:firstRow="0" w:lastRow="0" w:firstColumn="1" w:lastColumn="0" w:oddVBand="0" w:evenVBand="0" w:oddHBand="0" w:evenHBand="0" w:firstRowFirstColumn="0" w:firstRowLastColumn="0" w:lastRowFirstColumn="0" w:lastRowLastColumn="0"/>
            <w:tcW w:w="3089" w:type="dxa"/>
          </w:tcPr>
          <w:p w14:paraId="6C679E73" w14:textId="6EBCC26B" w:rsidR="43AB4EE0" w:rsidRDefault="43AB4EE0" w:rsidP="43AB4EE0"/>
        </w:tc>
        <w:tc>
          <w:tcPr>
            <w:tcW w:w="6171" w:type="dxa"/>
          </w:tcPr>
          <w:p w14:paraId="369F1B4E" w14:textId="583362E0" w:rsidR="43AB4EE0" w:rsidRDefault="43AB4EE0" w:rsidP="43AB4EE0">
            <w:pPr>
              <w:cnfStyle w:val="000000000000" w:firstRow="0" w:lastRow="0" w:firstColumn="0" w:lastColumn="0" w:oddVBand="0" w:evenVBand="0" w:oddHBand="0" w:evenHBand="0" w:firstRowFirstColumn="0" w:firstRowLastColumn="0" w:lastRowFirstColumn="0" w:lastRowLastColumn="0"/>
            </w:pPr>
          </w:p>
        </w:tc>
      </w:tr>
    </w:tbl>
    <w:p w14:paraId="25EF5C5E" w14:textId="099FF479" w:rsidR="7CCA4057" w:rsidRDefault="7CCA4057">
      <w:pPr>
        <w:pStyle w:val="Heading1"/>
        <w:pPrChange w:id="24" w:author="George Galindo" w:date="2026-09-04T10:18:00Z" w16du:dateUtc="2026-09-04T17:18:00Z">
          <w:pPr>
            <w:pStyle w:val="Heading2"/>
            <w:spacing w:before="250"/>
          </w:pPr>
        </w:pPrChange>
      </w:pPr>
      <w:r w:rsidRPr="43AB4EE0">
        <w:rPr>
          <w:rFonts w:ascii="Aptos" w:eastAsia="Aptos" w:hAnsi="Aptos" w:cs="Aptos"/>
        </w:rPr>
        <w:t xml:space="preserve"> </w:t>
      </w:r>
      <w:r w:rsidR="00AA7582">
        <w:rPr>
          <w:rFonts w:ascii="Aptos" w:eastAsia="Aptos" w:hAnsi="Aptos" w:cs="Aptos"/>
        </w:rPr>
        <w:t xml:space="preserve">Service </w:t>
      </w:r>
      <w:r w:rsidRPr="43AB4EE0">
        <w:rPr>
          <w:rFonts w:ascii="Aptos" w:eastAsia="Aptos" w:hAnsi="Aptos" w:cs="Aptos"/>
        </w:rPr>
        <w:t xml:space="preserve">Accounts </w:t>
      </w:r>
    </w:p>
    <w:p w14:paraId="3B6F4297" w14:textId="4238C9AD" w:rsidR="7CCA4057" w:rsidRDefault="7CCA4057" w:rsidP="43AB4EE0">
      <w:r w:rsidRPr="43AB4EE0">
        <w:rPr>
          <w:rFonts w:ascii="Aptos" w:eastAsia="Aptos" w:hAnsi="Aptos" w:cs="Aptos"/>
        </w:rPr>
        <w:t xml:space="preserve">: Svcnexpose, SvcCMDBdc, SvcAutoQA, SVCVenafi. </w:t>
      </w:r>
    </w:p>
    <w:p w14:paraId="793821B6" w14:textId="326D870D" w:rsidR="7CCA4057" w:rsidRDefault="7CCA4057">
      <w:pPr>
        <w:pStyle w:val="Heading1"/>
        <w:pPrChange w:id="25" w:author="George Galindo" w:date="2026-09-04T10:18:00Z" w16du:dateUtc="2026-09-04T17:18:00Z">
          <w:pPr>
            <w:pStyle w:val="Heading2"/>
            <w:spacing w:before="250"/>
          </w:pPr>
        </w:pPrChange>
      </w:pPr>
      <w:r w:rsidRPr="43AB4EE0">
        <w:rPr>
          <w:rFonts w:ascii="Aptos" w:eastAsia="Aptos" w:hAnsi="Aptos" w:cs="Aptos"/>
        </w:rPr>
        <w:t xml:space="preserve"> Component versions</w:t>
      </w:r>
    </w:p>
    <w:tbl>
      <w:tblPr>
        <w:tblStyle w:val="ListTable1Light"/>
        <w:tblW w:w="0" w:type="auto"/>
        <w:tblLook w:val="06A0" w:firstRow="1" w:lastRow="0" w:firstColumn="1" w:lastColumn="0" w:noHBand="1" w:noVBand="1"/>
        <w:tblPrChange w:id="26" w:author="George Galindo" w:date="2026-09-04T09:32:00Z" w16du:dateUtc="2026-09-04T16:32:00Z">
          <w:tblPr>
            <w:tblW w:w="0" w:type="auto"/>
            <w:tblLook w:val="06A0" w:firstRow="1" w:lastRow="0" w:firstColumn="1" w:lastColumn="0" w:noHBand="1" w:noVBand="1"/>
          </w:tblPr>
        </w:tblPrChange>
      </w:tblPr>
      <w:tblGrid>
        <w:gridCol w:w="4633"/>
        <w:gridCol w:w="4627"/>
        <w:tblGridChange w:id="27">
          <w:tblGrid>
            <w:gridCol w:w="882"/>
            <w:gridCol w:w="3751"/>
            <w:gridCol w:w="882"/>
            <w:gridCol w:w="3745"/>
            <w:gridCol w:w="882"/>
          </w:tblGrid>
        </w:tblGridChange>
      </w:tblGrid>
      <w:tr w:rsidR="43AB4EE0" w14:paraId="4E949D7B" w14:textId="77777777" w:rsidTr="007030EF">
        <w:trPr>
          <w:cnfStyle w:val="100000000000" w:firstRow="1" w:lastRow="0" w:firstColumn="0" w:lastColumn="0" w:oddVBand="0" w:evenVBand="0" w:oddHBand="0" w:evenHBand="0" w:firstRowFirstColumn="0" w:firstRowLastColumn="0" w:lastRowFirstColumn="0" w:lastRowLastColumn="0"/>
          <w:trHeight w:val="300"/>
          <w:trPrChange w:id="28" w:author="George Galindo" w:date="2026-09-04T09:32:00Z" w16du:dateUtc="2026-09-04T16:32:00Z">
            <w:trPr>
              <w:gridBefore w:val="1"/>
              <w:trHeight w:val="300"/>
            </w:trPr>
          </w:trPrChange>
        </w:trPr>
        <w:tc>
          <w:tcPr>
            <w:cnfStyle w:val="001000000000" w:firstRow="0" w:lastRow="0" w:firstColumn="1" w:lastColumn="0" w:oddVBand="0" w:evenVBand="0" w:oddHBand="0" w:evenHBand="0" w:firstRowFirstColumn="0" w:firstRowLastColumn="0" w:lastRowFirstColumn="0" w:lastRowLastColumn="0"/>
            <w:tcW w:w="4633" w:type="dxa"/>
            <w:tcPrChange w:id="29" w:author="George Galindo" w:date="2026-09-04T09:32:00Z" w16du:dateUtc="2026-09-04T16:32:00Z">
              <w:tcPr>
                <w:tcW w:w="4633" w:type="dxa"/>
                <w:gridSpan w:val="2"/>
                <w:tcBorders>
                  <w:top w:val="single" w:sz="4" w:space="0" w:color="auto"/>
                  <w:left w:val="single" w:sz="4" w:space="0" w:color="auto"/>
                  <w:bottom w:val="single" w:sz="4" w:space="0" w:color="auto"/>
                  <w:right w:val="single" w:sz="4" w:space="0" w:color="auto"/>
                </w:tcBorders>
                <w:shd w:val="clear" w:color="auto" w:fill="DDEBF7"/>
                <w:tcMar>
                  <w:left w:w="10" w:type="dxa"/>
                  <w:right w:w="10" w:type="dxa"/>
                </w:tcMar>
              </w:tcPr>
            </w:tcPrChange>
          </w:tcPr>
          <w:p w14:paraId="62DF5B90" w14:textId="7496A26E" w:rsidR="43AB4EE0" w:rsidRDefault="43AB4EE0" w:rsidP="43AB4EE0">
            <w:pPr>
              <w:cnfStyle w:val="101000000000" w:firstRow="1" w:lastRow="0" w:firstColumn="1" w:lastColumn="0" w:oddVBand="0" w:evenVBand="0" w:oddHBand="0" w:evenHBand="0" w:firstRowFirstColumn="0" w:firstRowLastColumn="0" w:lastRowFirstColumn="0" w:lastRowLastColumn="0"/>
            </w:pPr>
            <w:r w:rsidRPr="43AB4EE0">
              <w:rPr>
                <w:rFonts w:ascii="Aptos" w:eastAsia="Aptos" w:hAnsi="Aptos" w:cs="Aptos"/>
                <w:color w:val="000000" w:themeColor="text1"/>
              </w:rPr>
              <w:t>Component</w:t>
            </w:r>
          </w:p>
        </w:tc>
        <w:tc>
          <w:tcPr>
            <w:tcW w:w="4627" w:type="dxa"/>
            <w:tcPrChange w:id="30" w:author="George Galindo" w:date="2026-09-04T09:32:00Z" w16du:dateUtc="2026-09-04T16:32:00Z">
              <w:tcPr>
                <w:tcW w:w="4627" w:type="dxa"/>
                <w:gridSpan w:val="2"/>
                <w:tcBorders>
                  <w:top w:val="single" w:sz="4" w:space="0" w:color="auto"/>
                  <w:left w:val="single" w:sz="4" w:space="0" w:color="auto"/>
                  <w:bottom w:val="single" w:sz="4" w:space="0" w:color="auto"/>
                  <w:right w:val="single" w:sz="4" w:space="0" w:color="auto"/>
                </w:tcBorders>
                <w:shd w:val="clear" w:color="auto" w:fill="DDEBF7"/>
                <w:tcMar>
                  <w:left w:w="10" w:type="dxa"/>
                  <w:right w:w="10" w:type="dxa"/>
                </w:tcMar>
              </w:tcPr>
            </w:tcPrChange>
          </w:tcPr>
          <w:p w14:paraId="72B9D60D" w14:textId="67EC3AFB" w:rsidR="43AB4EE0" w:rsidRDefault="43AB4EE0" w:rsidP="43AB4EE0">
            <w:pPr>
              <w:cnfStyle w:val="100000000000" w:firstRow="1" w:lastRow="0" w:firstColumn="0" w:lastColumn="0" w:oddVBand="0" w:evenVBand="0" w:oddHBand="0" w:evenHBand="0" w:firstRowFirstColumn="0" w:firstRowLastColumn="0" w:lastRowFirstColumn="0" w:lastRowLastColumn="0"/>
            </w:pPr>
            <w:r w:rsidRPr="43AB4EE0">
              <w:rPr>
                <w:rFonts w:ascii="Aptos" w:eastAsia="Aptos" w:hAnsi="Aptos" w:cs="Aptos"/>
                <w:color w:val="000000" w:themeColor="text1"/>
              </w:rPr>
              <w:t>Version</w:t>
            </w:r>
          </w:p>
        </w:tc>
      </w:tr>
      <w:tr w:rsidR="43AB4EE0" w14:paraId="1B3367BD" w14:textId="77777777" w:rsidTr="007030EF">
        <w:trPr>
          <w:trHeight w:val="300"/>
          <w:trPrChange w:id="31" w:author="George Galindo" w:date="2026-09-04T09:32:00Z" w16du:dateUtc="2026-09-04T16:32:00Z">
            <w:trPr>
              <w:gridBefore w:val="1"/>
              <w:trHeight w:val="300"/>
            </w:trPr>
          </w:trPrChange>
        </w:trPr>
        <w:tc>
          <w:tcPr>
            <w:cnfStyle w:val="001000000000" w:firstRow="0" w:lastRow="0" w:firstColumn="1" w:lastColumn="0" w:oddVBand="0" w:evenVBand="0" w:oddHBand="0" w:evenHBand="0" w:firstRowFirstColumn="0" w:firstRowLastColumn="0" w:lastRowFirstColumn="0" w:lastRowLastColumn="0"/>
            <w:tcW w:w="4633" w:type="dxa"/>
            <w:tcPrChange w:id="32" w:author="George Galindo" w:date="2026-09-04T09:32:00Z" w16du:dateUtc="2026-09-04T16:32:00Z">
              <w:tcPr>
                <w:tcW w:w="4633" w:type="dxa"/>
                <w:gridSpan w:val="2"/>
                <w:tcBorders>
                  <w:top w:val="single" w:sz="4" w:space="0" w:color="auto"/>
                  <w:left w:val="single" w:sz="4" w:space="0" w:color="auto"/>
                  <w:bottom w:val="single" w:sz="4" w:space="0" w:color="auto"/>
                  <w:right w:val="single" w:sz="4" w:space="0" w:color="auto"/>
                </w:tcBorders>
                <w:tcMar>
                  <w:left w:w="10" w:type="dxa"/>
                  <w:right w:w="10" w:type="dxa"/>
                </w:tcMar>
              </w:tcPr>
            </w:tcPrChange>
          </w:tcPr>
          <w:p w14:paraId="79224376" w14:textId="49D06F67" w:rsidR="43AB4EE0" w:rsidRDefault="43AB4EE0" w:rsidP="43AB4EE0">
            <w:r w:rsidRPr="43AB4EE0">
              <w:rPr>
                <w:rFonts w:ascii="Aptos" w:eastAsia="Aptos" w:hAnsi="Aptos" w:cs="Aptos"/>
              </w:rPr>
              <w:t>CyberArk Privileged Cloud</w:t>
            </w:r>
          </w:p>
        </w:tc>
        <w:tc>
          <w:tcPr>
            <w:tcW w:w="4627" w:type="dxa"/>
            <w:tcPrChange w:id="33" w:author="George Galindo" w:date="2026-09-04T09:32:00Z" w16du:dateUtc="2026-09-04T16:32:00Z">
              <w:tcPr>
                <w:tcW w:w="4627" w:type="dxa"/>
                <w:gridSpan w:val="2"/>
                <w:tcBorders>
                  <w:top w:val="single" w:sz="4" w:space="0" w:color="auto"/>
                  <w:left w:val="single" w:sz="4" w:space="0" w:color="auto"/>
                  <w:bottom w:val="single" w:sz="4" w:space="0" w:color="auto"/>
                  <w:right w:val="single" w:sz="4" w:space="0" w:color="auto"/>
                </w:tcBorders>
                <w:tcMar>
                  <w:left w:w="10" w:type="dxa"/>
                  <w:right w:w="10" w:type="dxa"/>
                </w:tcMar>
              </w:tcPr>
            </w:tcPrChange>
          </w:tcPr>
          <w:p w14:paraId="7B0BC315" w14:textId="455F5765"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14.9</w:t>
            </w:r>
          </w:p>
        </w:tc>
      </w:tr>
      <w:tr w:rsidR="43AB4EE0" w14:paraId="0A524582" w14:textId="77777777" w:rsidTr="007030EF">
        <w:trPr>
          <w:trHeight w:val="300"/>
          <w:trPrChange w:id="34" w:author="George Galindo" w:date="2026-09-04T09:32:00Z" w16du:dateUtc="2026-09-04T16:32:00Z">
            <w:trPr>
              <w:gridBefore w:val="1"/>
              <w:trHeight w:val="300"/>
            </w:trPr>
          </w:trPrChange>
        </w:trPr>
        <w:tc>
          <w:tcPr>
            <w:cnfStyle w:val="001000000000" w:firstRow="0" w:lastRow="0" w:firstColumn="1" w:lastColumn="0" w:oddVBand="0" w:evenVBand="0" w:oddHBand="0" w:evenHBand="0" w:firstRowFirstColumn="0" w:firstRowLastColumn="0" w:lastRowFirstColumn="0" w:lastRowLastColumn="0"/>
            <w:tcW w:w="4633" w:type="dxa"/>
            <w:tcPrChange w:id="35" w:author="George Galindo" w:date="2026-09-04T09:32:00Z" w16du:dateUtc="2026-09-04T16:32:00Z">
              <w:tcPr>
                <w:tcW w:w="4633" w:type="dxa"/>
                <w:gridSpan w:val="2"/>
                <w:tcBorders>
                  <w:top w:val="single" w:sz="4" w:space="0" w:color="auto"/>
                  <w:left w:val="single" w:sz="4" w:space="0" w:color="auto"/>
                  <w:bottom w:val="single" w:sz="4" w:space="0" w:color="auto"/>
                  <w:right w:val="single" w:sz="4" w:space="0" w:color="auto"/>
                </w:tcBorders>
                <w:tcMar>
                  <w:left w:w="10" w:type="dxa"/>
                  <w:right w:w="10" w:type="dxa"/>
                </w:tcMar>
              </w:tcPr>
            </w:tcPrChange>
          </w:tcPr>
          <w:p w14:paraId="19ED88D3" w14:textId="213B0591" w:rsidR="43AB4EE0" w:rsidRDefault="43AB4EE0" w:rsidP="43AB4EE0">
            <w:r w:rsidRPr="43AB4EE0">
              <w:rPr>
                <w:rFonts w:ascii="Aptos" w:eastAsia="Aptos" w:hAnsi="Aptos" w:cs="Aptos"/>
              </w:rPr>
              <w:t>Management Agent</w:t>
            </w:r>
          </w:p>
        </w:tc>
        <w:tc>
          <w:tcPr>
            <w:tcW w:w="4627" w:type="dxa"/>
            <w:tcPrChange w:id="36" w:author="George Galindo" w:date="2026-09-04T09:32:00Z" w16du:dateUtc="2026-09-04T16:32:00Z">
              <w:tcPr>
                <w:tcW w:w="4627" w:type="dxa"/>
                <w:gridSpan w:val="2"/>
                <w:tcBorders>
                  <w:top w:val="single" w:sz="4" w:space="0" w:color="auto"/>
                  <w:left w:val="single" w:sz="4" w:space="0" w:color="auto"/>
                  <w:bottom w:val="single" w:sz="4" w:space="0" w:color="auto"/>
                  <w:right w:val="single" w:sz="4" w:space="0" w:color="auto"/>
                </w:tcBorders>
                <w:tcMar>
                  <w:left w:w="10" w:type="dxa"/>
                  <w:right w:w="10" w:type="dxa"/>
                </w:tcMar>
              </w:tcPr>
            </w:tcPrChange>
          </w:tcPr>
          <w:p w14:paraId="513D0019" w14:textId="5CD76775"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3.0</w:t>
            </w:r>
          </w:p>
        </w:tc>
      </w:tr>
      <w:tr w:rsidR="43AB4EE0" w14:paraId="0CE7F83A" w14:textId="77777777" w:rsidTr="007030EF">
        <w:trPr>
          <w:trHeight w:val="300"/>
          <w:trPrChange w:id="37" w:author="George Galindo" w:date="2026-09-04T09:32:00Z" w16du:dateUtc="2026-09-04T16:32:00Z">
            <w:trPr>
              <w:gridBefore w:val="1"/>
              <w:trHeight w:val="300"/>
            </w:trPr>
          </w:trPrChange>
        </w:trPr>
        <w:tc>
          <w:tcPr>
            <w:cnfStyle w:val="001000000000" w:firstRow="0" w:lastRow="0" w:firstColumn="1" w:lastColumn="0" w:oddVBand="0" w:evenVBand="0" w:oddHBand="0" w:evenHBand="0" w:firstRowFirstColumn="0" w:firstRowLastColumn="0" w:lastRowFirstColumn="0" w:lastRowLastColumn="0"/>
            <w:tcW w:w="4633" w:type="dxa"/>
            <w:tcPrChange w:id="38" w:author="George Galindo" w:date="2026-09-04T09:32:00Z" w16du:dateUtc="2026-09-04T16:32:00Z">
              <w:tcPr>
                <w:tcW w:w="4633" w:type="dxa"/>
                <w:gridSpan w:val="2"/>
                <w:tcBorders>
                  <w:top w:val="single" w:sz="4" w:space="0" w:color="auto"/>
                  <w:left w:val="single" w:sz="4" w:space="0" w:color="auto"/>
                  <w:bottom w:val="single" w:sz="4" w:space="0" w:color="auto"/>
                  <w:right w:val="single" w:sz="4" w:space="0" w:color="auto"/>
                </w:tcBorders>
                <w:tcMar>
                  <w:left w:w="10" w:type="dxa"/>
                  <w:right w:w="10" w:type="dxa"/>
                </w:tcMar>
              </w:tcPr>
            </w:tcPrChange>
          </w:tcPr>
          <w:p w14:paraId="5F180805" w14:textId="534ACCFA" w:rsidR="43AB4EE0" w:rsidRDefault="43AB4EE0" w:rsidP="43AB4EE0">
            <w:r w:rsidRPr="43AB4EE0">
              <w:rPr>
                <w:rFonts w:ascii="Aptos" w:eastAsia="Aptos" w:hAnsi="Aptos" w:cs="Aptos"/>
              </w:rPr>
              <w:t>Password Manager</w:t>
            </w:r>
          </w:p>
        </w:tc>
        <w:tc>
          <w:tcPr>
            <w:tcW w:w="4627" w:type="dxa"/>
            <w:tcPrChange w:id="39" w:author="George Galindo" w:date="2026-09-04T09:32:00Z" w16du:dateUtc="2026-09-04T16:32:00Z">
              <w:tcPr>
                <w:tcW w:w="4627" w:type="dxa"/>
                <w:gridSpan w:val="2"/>
                <w:tcBorders>
                  <w:top w:val="single" w:sz="4" w:space="0" w:color="auto"/>
                  <w:left w:val="single" w:sz="4" w:space="0" w:color="auto"/>
                  <w:bottom w:val="single" w:sz="4" w:space="0" w:color="auto"/>
                  <w:right w:val="single" w:sz="4" w:space="0" w:color="auto"/>
                </w:tcBorders>
                <w:tcMar>
                  <w:left w:w="10" w:type="dxa"/>
                  <w:right w:w="10" w:type="dxa"/>
                </w:tcMar>
              </w:tcPr>
            </w:tcPrChange>
          </w:tcPr>
          <w:p w14:paraId="4EA36109" w14:textId="44D7F173"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15</w:t>
            </w:r>
          </w:p>
        </w:tc>
      </w:tr>
      <w:tr w:rsidR="43AB4EE0" w14:paraId="43BAEFBA" w14:textId="77777777" w:rsidTr="007030EF">
        <w:trPr>
          <w:trHeight w:val="300"/>
          <w:trPrChange w:id="40" w:author="George Galindo" w:date="2026-09-04T09:32:00Z" w16du:dateUtc="2026-09-04T16:32:00Z">
            <w:trPr>
              <w:gridBefore w:val="1"/>
              <w:trHeight w:val="300"/>
            </w:trPr>
          </w:trPrChange>
        </w:trPr>
        <w:tc>
          <w:tcPr>
            <w:cnfStyle w:val="001000000000" w:firstRow="0" w:lastRow="0" w:firstColumn="1" w:lastColumn="0" w:oddVBand="0" w:evenVBand="0" w:oddHBand="0" w:evenHBand="0" w:firstRowFirstColumn="0" w:firstRowLastColumn="0" w:lastRowFirstColumn="0" w:lastRowLastColumn="0"/>
            <w:tcW w:w="4633" w:type="dxa"/>
            <w:tcPrChange w:id="41" w:author="George Galindo" w:date="2026-09-04T09:32:00Z" w16du:dateUtc="2026-09-04T16:32:00Z">
              <w:tcPr>
                <w:tcW w:w="4633" w:type="dxa"/>
                <w:gridSpan w:val="2"/>
                <w:tcBorders>
                  <w:top w:val="single" w:sz="4" w:space="0" w:color="auto"/>
                  <w:left w:val="single" w:sz="4" w:space="0" w:color="auto"/>
                  <w:bottom w:val="single" w:sz="4" w:space="0" w:color="auto"/>
                  <w:right w:val="single" w:sz="4" w:space="0" w:color="auto"/>
                </w:tcBorders>
                <w:tcMar>
                  <w:left w:w="10" w:type="dxa"/>
                  <w:right w:w="10" w:type="dxa"/>
                </w:tcMar>
              </w:tcPr>
            </w:tcPrChange>
          </w:tcPr>
          <w:p w14:paraId="7609FF45" w14:textId="3E3A8927" w:rsidR="43AB4EE0" w:rsidRDefault="43AB4EE0" w:rsidP="43AB4EE0">
            <w:r w:rsidRPr="43AB4EE0">
              <w:rPr>
                <w:rFonts w:ascii="Aptos" w:eastAsia="Aptos" w:hAnsi="Aptos" w:cs="Aptos"/>
              </w:rPr>
              <w:t>Central Policy Manager (CPM)</w:t>
            </w:r>
          </w:p>
        </w:tc>
        <w:tc>
          <w:tcPr>
            <w:tcW w:w="4627" w:type="dxa"/>
            <w:tcPrChange w:id="42" w:author="George Galindo" w:date="2026-09-04T09:32:00Z" w16du:dateUtc="2026-09-04T16:32:00Z">
              <w:tcPr>
                <w:tcW w:w="4627" w:type="dxa"/>
                <w:gridSpan w:val="2"/>
                <w:tcBorders>
                  <w:top w:val="single" w:sz="4" w:space="0" w:color="auto"/>
                  <w:left w:val="single" w:sz="4" w:space="0" w:color="auto"/>
                  <w:bottom w:val="single" w:sz="4" w:space="0" w:color="auto"/>
                  <w:right w:val="single" w:sz="4" w:space="0" w:color="auto"/>
                </w:tcBorders>
                <w:tcMar>
                  <w:left w:w="10" w:type="dxa"/>
                  <w:right w:w="10" w:type="dxa"/>
                </w:tcMar>
              </w:tcPr>
            </w:tcPrChange>
          </w:tcPr>
          <w:p w14:paraId="1542792B" w14:textId="415C9245"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15</w:t>
            </w:r>
          </w:p>
        </w:tc>
      </w:tr>
      <w:tr w:rsidR="43AB4EE0" w14:paraId="1289B89A" w14:textId="77777777" w:rsidTr="007030EF">
        <w:trPr>
          <w:trHeight w:val="300"/>
          <w:trPrChange w:id="43" w:author="George Galindo" w:date="2026-09-04T09:32:00Z" w16du:dateUtc="2026-09-04T16:32:00Z">
            <w:trPr>
              <w:gridBefore w:val="1"/>
              <w:trHeight w:val="300"/>
            </w:trPr>
          </w:trPrChange>
        </w:trPr>
        <w:tc>
          <w:tcPr>
            <w:cnfStyle w:val="001000000000" w:firstRow="0" w:lastRow="0" w:firstColumn="1" w:lastColumn="0" w:oddVBand="0" w:evenVBand="0" w:oddHBand="0" w:evenHBand="0" w:firstRowFirstColumn="0" w:firstRowLastColumn="0" w:lastRowFirstColumn="0" w:lastRowLastColumn="0"/>
            <w:tcW w:w="4633" w:type="dxa"/>
            <w:tcPrChange w:id="44" w:author="George Galindo" w:date="2026-09-04T09:32:00Z" w16du:dateUtc="2026-09-04T16:32:00Z">
              <w:tcPr>
                <w:tcW w:w="4633" w:type="dxa"/>
                <w:gridSpan w:val="2"/>
                <w:tcBorders>
                  <w:top w:val="single" w:sz="4" w:space="0" w:color="auto"/>
                  <w:left w:val="single" w:sz="4" w:space="0" w:color="auto"/>
                  <w:bottom w:val="single" w:sz="4" w:space="0" w:color="auto"/>
                  <w:right w:val="single" w:sz="4" w:space="0" w:color="auto"/>
                </w:tcBorders>
                <w:tcMar>
                  <w:left w:w="10" w:type="dxa"/>
                  <w:right w:w="10" w:type="dxa"/>
                </w:tcMar>
              </w:tcPr>
            </w:tcPrChange>
          </w:tcPr>
          <w:p w14:paraId="049F1663" w14:textId="72A82C54" w:rsidR="43AB4EE0" w:rsidRDefault="43AB4EE0" w:rsidP="43AB4EE0">
            <w:r w:rsidRPr="43AB4EE0">
              <w:rPr>
                <w:rFonts w:ascii="Aptos" w:eastAsia="Aptos" w:hAnsi="Aptos" w:cs="Aptos"/>
              </w:rPr>
              <w:t>Privileged Session Manager (PSM)</w:t>
            </w:r>
          </w:p>
        </w:tc>
        <w:tc>
          <w:tcPr>
            <w:tcW w:w="4627" w:type="dxa"/>
            <w:tcPrChange w:id="45" w:author="George Galindo" w:date="2026-09-04T09:32:00Z" w16du:dateUtc="2026-09-04T16:32:00Z">
              <w:tcPr>
                <w:tcW w:w="4627" w:type="dxa"/>
                <w:gridSpan w:val="2"/>
                <w:tcBorders>
                  <w:top w:val="single" w:sz="4" w:space="0" w:color="auto"/>
                  <w:left w:val="single" w:sz="4" w:space="0" w:color="auto"/>
                  <w:bottom w:val="single" w:sz="4" w:space="0" w:color="auto"/>
                  <w:right w:val="single" w:sz="4" w:space="0" w:color="auto"/>
                </w:tcBorders>
                <w:tcMar>
                  <w:left w:w="10" w:type="dxa"/>
                  <w:right w:w="10" w:type="dxa"/>
                </w:tcMar>
              </w:tcPr>
            </w:tcPrChange>
          </w:tcPr>
          <w:p w14:paraId="4B11D33F" w14:textId="388BEF89"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15</w:t>
            </w:r>
          </w:p>
        </w:tc>
      </w:tr>
    </w:tbl>
    <w:p w14:paraId="230A9696" w14:textId="38ABA5AF" w:rsidR="007F5111" w:rsidRDefault="00C963BA">
      <w:pPr>
        <w:pStyle w:val="Heading1"/>
        <w:rPr>
          <w:del w:id="46" w:author="Syed Ahmed" w:date="2026-09-08T13:38:00Z" w16du:dateUtc="2026-09-08T13:38:33Z"/>
        </w:rPr>
        <w:pPrChange w:id="47" w:author="George Galindo" w:date="2026-09-04T09:45:00Z" w16du:dateUtc="2026-09-04T16:45:00Z">
          <w:pPr>
            <w:pStyle w:val="Heading2"/>
            <w:pageBreakBefore/>
          </w:pPr>
        </w:pPrChange>
      </w:pPr>
      <w:bookmarkStart w:id="48" w:name="current-state-architecture-diagram"/>
      <w:del w:id="49" w:author="Syed Ahmed" w:date="2026-09-08T13:38:00Z" w16du:dateUtc="2026-09-08T13:38:33Z">
        <w:r w:rsidDel="00C963BA">
          <w:delText>4.</w:delText>
        </w:r>
      </w:del>
      <w:ins w:id="50" w:author="George Galindo" w:date="2026-09-04T09:45:00Z" w16du:dateUtc="2026-09-04T16:45:00Z">
        <w:del w:id="51" w:author="Syed Ahmed" w:date="2026-09-08T13:38:00Z" w16du:dateUtc="2026-09-08T13:38:33Z">
          <w:r w:rsidDel="00D66978">
            <w:delText>1</w:delText>
          </w:r>
        </w:del>
      </w:ins>
      <w:del w:id="52" w:author="Syed Ahmed" w:date="2026-09-08T13:38:00Z" w16du:dateUtc="2026-09-08T13:38:33Z">
        <w:r w:rsidDel="00C963BA">
          <w:delText>0 Current State Architecture Diagram</w:delText>
        </w:r>
      </w:del>
    </w:p>
    <w:p w14:paraId="230A9697" w14:textId="6589D090" w:rsidR="007F5111" w:rsidRDefault="00C963BA">
      <w:pPr>
        <w:pStyle w:val="FirstParagraph"/>
        <w:rPr>
          <w:del w:id="53" w:author="Syed Ahmed" w:date="2026-09-08T13:38:00Z" w16du:dateUtc="2026-09-08T13:38:33Z"/>
        </w:rPr>
      </w:pPr>
      <w:del w:id="54" w:author="Syed Ahmed" w:date="2026-09-08T13:38:00Z" w16du:dateUtc="2026-09-08T13:38:33Z">
        <w:r w:rsidDel="00C963BA">
          <w:delText>The diagram presents the current deployment in a single view and acts as the visual counterpart to the registers that follow. Every server, integration, network object and identity flow recorded in this section should be locatable on it, and any component that appears on the diagram but is absent from the registers is by de</w:delText>
        </w:r>
        <w:r w:rsidDel="00C963BA">
          <w:lastRenderedPageBreak/>
          <w:delText>finition undocumented. It is drawn from evidenced sources — configuration exports, firewall rules, DNS records and discovery output — rather than from memory or from superseded architecture material. Its practical use is to walk the move-group boundaries and brief the cutover team on what exists today before anything is changed.</w:delText>
        </w:r>
      </w:del>
    </w:p>
    <w:p w14:paraId="230A9698" w14:textId="3BCF42C7" w:rsidR="007F5111" w:rsidRDefault="00C963BA">
      <w:pPr>
        <w:pStyle w:val="BodyText"/>
        <w:rPr>
          <w:del w:id="55" w:author="Syed Ahmed" w:date="2026-09-08T13:38:00Z" w16du:dateUtc="2026-09-08T13:38:33Z"/>
        </w:rPr>
      </w:pPr>
      <w:del w:id="56" w:author="Syed Ahmed" w:date="2026-09-08T13:38:00Z" w16du:dateUtc="2026-09-08T13:38:33Z">
        <w:r w:rsidDel="00C963BA">
          <w:delText>Not yet provided — INSERT CURRENT STATE ARCHITECTURE DIAGRAM HERE. To be supplied by GEHA (Appendix B).</w:delText>
        </w:r>
      </w:del>
    </w:p>
    <w:p w14:paraId="230A9699" w14:textId="1941AB88" w:rsidR="007F5111" w:rsidRDefault="007F5111">
      <w:pPr>
        <w:pStyle w:val="Compact"/>
      </w:pPr>
    </w:p>
    <w:tbl>
      <w:tblPr>
        <w:tblStyle w:val="Table"/>
        <w:tblW w:w="5000" w:type="pct"/>
        <w:tblLook w:val="0020" w:firstRow="1" w:lastRow="0" w:firstColumn="0" w:lastColumn="0" w:noHBand="0" w:noVBand="0"/>
      </w:tblPr>
      <w:tblGrid>
        <w:gridCol w:w="1042"/>
        <w:gridCol w:w="8434"/>
        <w:tblGridChange w:id="57">
          <w:tblGrid>
            <w:gridCol w:w="1042"/>
            <w:gridCol w:w="8434"/>
          </w:tblGrid>
        </w:tblGridChange>
      </w:tblGrid>
      <w:tr w:rsidR="007F5111" w14:paraId="230A969C"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58" w:author="Syed Ahmed" w:date="2026-09-08T15:44:00Z"/>
        </w:trPr>
        <w:tc>
          <w:tcPr>
            <w:tcW w:w="0" w:type="auto"/>
          </w:tcPr>
          <w:p w14:paraId="230A969A" w14:textId="4332DFB2" w:rsidR="007F5111" w:rsidRDefault="00C963BA">
            <w:pPr>
              <w:pStyle w:val="Compact"/>
            </w:pPr>
            <w:r>
              <w:rPr>
                <w:b/>
                <w:bCs/>
              </w:rPr>
              <w:t>Diagram Name</w:t>
            </w:r>
          </w:p>
        </w:tc>
        <w:tc>
          <w:tcPr>
            <w:tcW w:w="0" w:type="auto"/>
          </w:tcPr>
          <w:p w14:paraId="230A969B" w14:textId="0B413107" w:rsidR="007F5111" w:rsidRDefault="00C963BA">
            <w:pPr>
              <w:pStyle w:val="Compact"/>
            </w:pPr>
            <w:r>
              <w:rPr>
                <w:i/>
                <w:iCs/>
              </w:rPr>
              <w:t>— Current State As-Built</w:t>
            </w:r>
          </w:p>
        </w:tc>
      </w:tr>
      <w:tr w:rsidR="007F5111" w14:paraId="230A969F" w14:textId="77777777" w:rsidTr="4A3EE59D">
        <w:trPr>
          <w:trHeight w:val="300"/>
          <w:del w:id="59" w:author="Syed Ahmed" w:date="2026-09-08T15:44:00Z"/>
        </w:trPr>
        <w:tc>
          <w:tcPr>
            <w:tcW w:w="0" w:type="auto"/>
          </w:tcPr>
          <w:p w14:paraId="230A969D" w14:textId="4DFFEEA8" w:rsidR="007F5111" w:rsidRDefault="00C963BA">
            <w:pPr>
              <w:pStyle w:val="Compact"/>
            </w:pPr>
            <w:r>
              <w:rPr>
                <w:b/>
                <w:bCs/>
              </w:rPr>
              <w:t>Description</w:t>
            </w:r>
          </w:p>
        </w:tc>
        <w:tc>
          <w:tcPr>
            <w:tcW w:w="0" w:type="auto"/>
          </w:tcPr>
          <w:p w14:paraId="230A969E" w14:textId="62982581" w:rsidR="007F5111" w:rsidRDefault="00C963BA">
            <w:pPr>
              <w:pStyle w:val="Compact"/>
            </w:pPr>
            <w:r>
              <w:rPr>
                <w:i/>
                <w:iCs/>
              </w:rPr>
              <w:t>Not yet provided — One or two sentences: what the diagram shows and the boundary it covers — which environments, which zones, what is delib. To be supplied by GEHA (Appendix B).</w:t>
            </w:r>
          </w:p>
        </w:tc>
      </w:tr>
      <w:tr w:rsidR="007F5111" w14:paraId="230A96A2" w14:textId="77777777" w:rsidTr="4A3EE59D">
        <w:trPr>
          <w:trHeight w:val="300"/>
          <w:del w:id="60" w:author="Syed Ahmed" w:date="2026-09-08T15:44:00Z"/>
        </w:trPr>
        <w:tc>
          <w:tcPr>
            <w:tcW w:w="0" w:type="auto"/>
          </w:tcPr>
          <w:p w14:paraId="230A96A0" w14:textId="1EACA1E9" w:rsidR="007F5111" w:rsidRDefault="00C963BA">
            <w:pPr>
              <w:pStyle w:val="Compact"/>
            </w:pPr>
            <w:r>
              <w:rPr>
                <w:b/>
                <w:bCs/>
              </w:rPr>
              <w:t>Use Case</w:t>
            </w:r>
          </w:p>
        </w:tc>
        <w:tc>
          <w:tcPr>
            <w:tcW w:w="0" w:type="auto"/>
          </w:tcPr>
          <w:p w14:paraId="230A96A1" w14:textId="352ABB12" w:rsidR="007F5111" w:rsidRDefault="00C963BA">
            <w:pPr>
              <w:pStyle w:val="Compact"/>
            </w:pPr>
            <w:r>
              <w:rPr>
                <w:i/>
                <w:iCs/>
              </w:rPr>
              <w:t xml:space="preserve">Not yet provided — What this diagram is used for: verifying the §4 registers are complete, walking the §6.1 move-group boundaries, </w:t>
            </w:r>
            <w:r>
              <w:rPr>
                <w:i/>
                <w:iCs/>
              </w:rPr>
              <w:lastRenderedPageBreak/>
              <w:t>briefing. To be supplied by GEHA (Appendix B).</w:t>
            </w:r>
          </w:p>
        </w:tc>
      </w:tr>
      <w:tr w:rsidR="007F5111" w14:paraId="230A96A5" w14:textId="77777777" w:rsidTr="4A3EE59D">
        <w:trPr>
          <w:trHeight w:val="300"/>
          <w:del w:id="61" w:author="Syed Ahmed" w:date="2026-09-08T15:44:00Z"/>
        </w:trPr>
        <w:tc>
          <w:tcPr>
            <w:tcW w:w="0" w:type="auto"/>
          </w:tcPr>
          <w:p w14:paraId="230A96A3" w14:textId="7D069700" w:rsidR="007F5111" w:rsidRDefault="00C963BA">
            <w:pPr>
              <w:pStyle w:val="Compact"/>
            </w:pPr>
            <w:r>
              <w:rPr>
                <w:b/>
                <w:bCs/>
              </w:rPr>
              <w:t>Source of Truth</w:t>
            </w:r>
          </w:p>
        </w:tc>
        <w:tc>
          <w:tcPr>
            <w:tcW w:w="0" w:type="auto"/>
          </w:tcPr>
          <w:p w14:paraId="230A96A4" w14:textId="0AB4EB67" w:rsidR="007F5111" w:rsidRDefault="00C963BA">
            <w:pPr>
              <w:pStyle w:val="Compact"/>
            </w:pPr>
            <w:r>
              <w:rPr>
                <w:i/>
                <w:iCs/>
              </w:rPr>
              <w:t>Not yet provided — What the diagram was drawn from — config exports, firewall rules, discovery tooling — with the as-of date. A diagram wit. To be supplied by GEHA (Appendix B).</w:t>
            </w:r>
          </w:p>
        </w:tc>
      </w:tr>
      <w:tr w:rsidR="007F5111" w14:paraId="230A96A8" w14:textId="77777777" w:rsidTr="4A3EE59D">
        <w:trPr>
          <w:trHeight w:val="300"/>
          <w:del w:id="62" w:author="Syed Ahmed" w:date="2026-09-08T15:44:00Z"/>
        </w:trPr>
        <w:tc>
          <w:tcPr>
            <w:tcW w:w="0" w:type="auto"/>
          </w:tcPr>
          <w:p w14:paraId="230A96A6" w14:textId="59E7EF56" w:rsidR="007F5111" w:rsidRDefault="00C963BA">
            <w:pPr>
              <w:pStyle w:val="Compact"/>
            </w:pPr>
            <w:r>
              <w:rPr>
                <w:b/>
                <w:bCs/>
              </w:rPr>
              <w:t>Author &amp; Date</w:t>
            </w:r>
          </w:p>
        </w:tc>
        <w:tc>
          <w:tcPr>
            <w:tcW w:w="0" w:type="auto"/>
          </w:tcPr>
          <w:p w14:paraId="230A96A7" w14:textId="6CBF9C5D" w:rsidR="007F5111" w:rsidRDefault="00C963BA">
            <w:pPr>
              <w:pStyle w:val="Compact"/>
            </w:pPr>
            <w:r>
              <w:rPr>
                <w:i/>
                <w:iCs/>
              </w:rPr>
              <w:t>To be provided by GEHA</w:t>
            </w:r>
          </w:p>
        </w:tc>
      </w:tr>
      <w:tr w:rsidR="007F5111" w14:paraId="230A96AB" w14:textId="77777777" w:rsidTr="4A3EE59D">
        <w:tblPrEx>
          <w:tblW w:w="5000" w:type="pct"/>
          <w:tblLook w:val="0020" w:firstRow="1" w:lastRow="0" w:firstColumn="0" w:lastColumn="0" w:noHBand="0" w:noVBand="0"/>
          <w:tblPrExChange w:id="63" w:author="Syed Ahmed" w:date="2026-09-08T14:23:00Z">
            <w:tblPrEx>
              <w:tblW w:w="5000" w:type="pct"/>
              <w:tblLook w:val="0020" w:firstRow="1" w:lastRow="0" w:firstColumn="0" w:lastColumn="0" w:noHBand="0" w:noVBand="0"/>
            </w:tblPrEx>
          </w:tblPrExChange>
        </w:tblPrEx>
        <w:trPr>
          <w:trHeight w:val="300"/>
          <w:del w:id="64" w:author="Syed Ahmed" w:date="2026-09-08T15:44:00Z"/>
        </w:trPr>
        <w:tc>
          <w:tcPr>
            <w:tcW w:w="0" w:type="auto"/>
            <w:tcPrChange w:id="65" w:author="Syed Ahmed" w:date="2026-09-08T14:23:00Z">
              <w:tcPr>
                <w:tcW w:w="1042" w:type="dxa"/>
              </w:tcPr>
            </w:tcPrChange>
          </w:tcPr>
          <w:p w14:paraId="230A96A9" w14:textId="5A619138" w:rsidR="007F5111" w:rsidRDefault="00C963BA">
            <w:pPr>
              <w:pStyle w:val="Compact"/>
            </w:pPr>
            <w:r>
              <w:rPr>
                <w:b/>
                <w:bCs/>
              </w:rPr>
              <w:t>Sign-Off</w:t>
            </w:r>
          </w:p>
        </w:tc>
        <w:tc>
          <w:tcPr>
            <w:tcW w:w="0" w:type="auto"/>
            <w:tcPrChange w:id="66" w:author="Syed Ahmed" w:date="2026-09-08T14:23:00Z">
              <w:tcPr>
                <w:tcW w:w="8434" w:type="dxa"/>
              </w:tcPr>
            </w:tcPrChange>
          </w:tcPr>
          <w:p w14:paraId="230A96AA" w14:textId="7A1F2128" w:rsidR="007F5111" w:rsidRDefault="00C963BA">
            <w:pPr>
              <w:pStyle w:val="Compact"/>
            </w:pPr>
            <w:r>
              <w:rPr>
                <w:i/>
                <w:iCs/>
              </w:rPr>
              <w:t>Not yet provided — Client approver — name, role, date. To be supplied by GEHA (Appendix B).</w:t>
            </w:r>
            <w:r>
              <w:t xml:space="preserve"> / </w:t>
            </w:r>
            <w:r>
              <w:rPr>
                <w:i/>
                <w:iCs/>
              </w:rPr>
              <w:t>Not yet provided — Vendor approver — name, role, date. To be supplied by GEHA (Appendix B).</w:t>
            </w:r>
          </w:p>
        </w:tc>
      </w:tr>
    </w:tbl>
    <w:p w14:paraId="230A96AC" w14:textId="559CCF20" w:rsidR="007F5111" w:rsidRDefault="00C963BA" w:rsidP="4A3EE59D">
      <w:pPr>
        <w:pStyle w:val="BodyText"/>
        <w:rPr>
          <w:del w:id="67" w:author="Syed Ahmed" w:date="2026-09-08T15:44:00Z" w16du:dateUtc="2026-09-08T15:44:05Z"/>
          <w:b/>
          <w:bCs/>
          <w:sz w:val="15"/>
          <w:szCs w:val="15"/>
        </w:rPr>
      </w:pPr>
      <w:del w:id="68" w:author="Syed Ahmed" w:date="2026-09-08T15:44:00Z" w16du:dateUtc="2026-09-08T15:44:05Z">
        <w:r w:rsidRPr="4A3EE59D" w:rsidDel="00C963BA">
          <w:rPr>
            <w:b/>
            <w:bCs/>
            <w:sz w:val="15"/>
            <w:szCs w:val="15"/>
          </w:rPr>
          <w:delText>Table 4.0 — Diagram Record</w:delText>
        </w:r>
      </w:del>
    </w:p>
    <w:p w14:paraId="230A96AD" w14:textId="7BC2DCA8" w:rsidR="007F5111" w:rsidRDefault="007F5111">
      <w:pPr>
        <w:pStyle w:val="Compact"/>
      </w:pPr>
    </w:p>
    <w:p w14:paraId="230A96AE" w14:textId="4ED08755" w:rsidR="007F5111" w:rsidRDefault="00C963BA">
      <w:pPr>
        <w:pStyle w:val="Heading2"/>
      </w:pPr>
      <w:bookmarkStart w:id="69" w:name="infrastructure-footprint"/>
      <w:bookmarkEnd w:id="48"/>
      <w:r>
        <w:t>4.1 Host Resource Specifications</w:t>
      </w:r>
    </w:p>
    <w:p w14:paraId="230A96AF" w14:textId="30E4B919" w:rsidR="007F5111" w:rsidRDefault="007F5111">
      <w:pPr>
        <w:sectPr w:rsidR="007F5111">
          <w:headerReference w:type="default" r:id="rId19"/>
          <w:footerReference w:type="default" r:id="rId20"/>
          <w:pgSz w:w="12240" w:h="15840"/>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1320"/>
        <w:gridCol w:w="1434"/>
        <w:gridCol w:w="4670"/>
        <w:gridCol w:w="960"/>
        <w:gridCol w:w="2814"/>
        <w:gridCol w:w="729"/>
        <w:gridCol w:w="1149"/>
      </w:tblGrid>
      <w:tr w:rsidR="007F5111" w14:paraId="230A96B7" w14:textId="77777777" w:rsidTr="08FEA0F7">
        <w:trPr>
          <w:cnfStyle w:val="100000000000" w:firstRow="1" w:lastRow="0" w:firstColumn="0" w:lastColumn="0" w:oddVBand="0" w:evenVBand="0" w:oddHBand="0" w:evenHBand="0" w:firstRowFirstColumn="0" w:firstRowLastColumn="0" w:lastRowFirstColumn="0" w:lastRowLastColumn="0"/>
          <w:trHeight w:val="300"/>
          <w:tblHeader/>
          <w:del w:id="70" w:author="Ahmed, Syed" w:date="2026-09-10T14:05:00Z"/>
        </w:trPr>
        <w:tc>
          <w:tcPr>
            <w:tcW w:w="0" w:type="auto"/>
          </w:tcPr>
          <w:p w14:paraId="230A96B0" w14:textId="2AD56C3B" w:rsidR="007F5111" w:rsidRDefault="00C963BA">
            <w:pPr>
              <w:pStyle w:val="Compact"/>
            </w:pPr>
            <w:r>
              <w:rPr>
                <w:b/>
                <w:bCs/>
              </w:rPr>
              <w:lastRenderedPageBreak/>
              <w:t>Server / Component</w:t>
            </w:r>
          </w:p>
        </w:tc>
        <w:tc>
          <w:tcPr>
            <w:tcW w:w="0" w:type="auto"/>
          </w:tcPr>
          <w:p w14:paraId="230A96B1" w14:textId="6F13D90A" w:rsidR="007F5111" w:rsidRDefault="00C963BA">
            <w:pPr>
              <w:pStyle w:val="Compact"/>
            </w:pPr>
            <w:r>
              <w:rPr>
                <w:b/>
                <w:bCs/>
              </w:rPr>
              <w:t>Role</w:t>
            </w:r>
          </w:p>
        </w:tc>
        <w:tc>
          <w:tcPr>
            <w:tcW w:w="0" w:type="auto"/>
          </w:tcPr>
          <w:p w14:paraId="230A96B2" w14:textId="5B6E838E" w:rsidR="007F5111" w:rsidRDefault="00C963BA">
            <w:pPr>
              <w:pStyle w:val="Compact"/>
            </w:pPr>
            <w:r>
              <w:rPr>
                <w:b/>
                <w:bCs/>
              </w:rPr>
              <w:t>OS / Version</w:t>
            </w:r>
          </w:p>
        </w:tc>
        <w:tc>
          <w:tcPr>
            <w:tcW w:w="0" w:type="auto"/>
          </w:tcPr>
          <w:p w14:paraId="230A96B3" w14:textId="25049DD9" w:rsidR="007F5111" w:rsidRDefault="00C963BA">
            <w:pPr>
              <w:pStyle w:val="Compact"/>
            </w:pPr>
            <w:r>
              <w:rPr>
                <w:b/>
                <w:bCs/>
              </w:rPr>
              <w:t>Environment</w:t>
            </w:r>
          </w:p>
        </w:tc>
        <w:tc>
          <w:tcPr>
            <w:tcW w:w="0" w:type="auto"/>
          </w:tcPr>
          <w:p w14:paraId="230A96B4" w14:textId="51016FF5" w:rsidR="007F5111" w:rsidRDefault="00C963BA">
            <w:pPr>
              <w:pStyle w:val="Compact"/>
            </w:pPr>
            <w:r>
              <w:rPr>
                <w:b/>
                <w:bCs/>
              </w:rPr>
              <w:t>Assessment Readiness</w:t>
            </w:r>
          </w:p>
        </w:tc>
        <w:tc>
          <w:tcPr>
            <w:tcW w:w="0" w:type="auto"/>
          </w:tcPr>
          <w:p w14:paraId="230A96B5" w14:textId="55369DE2" w:rsidR="007F5111" w:rsidRDefault="00C963BA">
            <w:pPr>
              <w:pStyle w:val="Compact"/>
            </w:pPr>
            <w:r>
              <w:rPr>
                <w:b/>
                <w:bCs/>
              </w:rPr>
              <w:t>Holds Data?</w:t>
            </w:r>
          </w:p>
        </w:tc>
        <w:tc>
          <w:tcPr>
            <w:tcW w:w="0" w:type="auto"/>
          </w:tcPr>
          <w:p w14:paraId="230A96B6" w14:textId="4B425F80" w:rsidR="007F5111" w:rsidRDefault="00C963BA">
            <w:pPr>
              <w:pStyle w:val="Compact"/>
            </w:pPr>
            <w:r>
              <w:rPr>
                <w:b/>
                <w:bCs/>
              </w:rPr>
              <w:t>CMDB / Asset ID</w:t>
            </w:r>
          </w:p>
        </w:tc>
      </w:tr>
      <w:tr w:rsidR="007F5111" w14:paraId="230A96BF" w14:textId="77777777" w:rsidTr="08FEA0F7">
        <w:trPr>
          <w:trHeight w:val="300"/>
          <w:del w:id="71" w:author="Ahmed, Syed" w:date="2026-09-10T14:05:00Z"/>
        </w:trPr>
        <w:tc>
          <w:tcPr>
            <w:tcW w:w="0" w:type="auto"/>
          </w:tcPr>
          <w:p w14:paraId="230A96B8" w14:textId="6ECC399C" w:rsidR="007F5111" w:rsidRDefault="00C963BA">
            <w:pPr>
              <w:pStyle w:val="Compact"/>
            </w:pPr>
            <w:r>
              <w:rPr>
                <w:i/>
                <w:iCs/>
              </w:rPr>
              <w:t>PASCCPPRD101</w:t>
            </w:r>
          </w:p>
        </w:tc>
        <w:tc>
          <w:tcPr>
            <w:tcW w:w="0" w:type="auto"/>
          </w:tcPr>
          <w:p w14:paraId="230A96B9" w14:textId="25E2A8DA" w:rsidR="007F5111" w:rsidRDefault="00C963BA">
            <w:pPr>
              <w:pStyle w:val="Compact"/>
            </w:pPr>
            <w:r>
              <w:rPr>
                <w:i/>
                <w:iCs/>
              </w:rPr>
              <w:t>application/server host</w:t>
            </w:r>
          </w:p>
        </w:tc>
        <w:tc>
          <w:tcPr>
            <w:tcW w:w="0" w:type="auto"/>
          </w:tcPr>
          <w:p w14:paraId="230A96BA" w14:textId="27791948" w:rsidR="007F5111" w:rsidRDefault="00C963BA">
            <w:pPr>
              <w:pStyle w:val="Compact"/>
            </w:pPr>
            <w:r w:rsidRPr="4A3EE59D">
              <w:rPr>
                <w:i/>
                <w:iCs/>
              </w:rPr>
              <w:t>Not yet provided —</w:t>
            </w:r>
            <w:del w:id="72" w:author="Syed Ahmed" w:date="2026-09-08T20:03:00Z" w16du:dateUtc="2026-09-08T20:03:53Z">
              <w:r w:rsidRPr="4A3EE59D" w:rsidDel="00C963BA">
                <w:rPr>
                  <w:i/>
                  <w:iCs/>
                </w:rPr>
                <w:delText xml:space="preserve"> an operating system record for this host (read: Matilda Host Details. To be supplied by GEHA (Appendix B)</w:delText>
              </w:r>
            </w:del>
            <w:r w:rsidRPr="4A3EE59D">
              <w:rPr>
                <w:i/>
                <w:iCs/>
              </w:rPr>
              <w:t>.</w:t>
            </w:r>
          </w:p>
        </w:tc>
        <w:tc>
          <w:tcPr>
            <w:tcW w:w="0" w:type="auto"/>
          </w:tcPr>
          <w:p w14:paraId="230A96BB" w14:textId="7FDE5351" w:rsidR="007F5111" w:rsidRDefault="00C963BA">
            <w:pPr>
              <w:pStyle w:val="Compact"/>
            </w:pPr>
            <w:r>
              <w:rPr>
                <w:i/>
                <w:iCs/>
              </w:rPr>
              <w:t>—</w:t>
            </w:r>
          </w:p>
        </w:tc>
        <w:tc>
          <w:tcPr>
            <w:tcW w:w="0" w:type="auto"/>
          </w:tcPr>
          <w:p w14:paraId="230A96BC" w14:textId="230CE2B9" w:rsidR="007F5111" w:rsidRDefault="00C963BA">
            <w:pPr>
              <w:pStyle w:val="Compact"/>
            </w:pPr>
            <w:r>
              <w:t>Not assessed — no Azure Migrate export on file (Appendix B item 01)</w:t>
            </w:r>
          </w:p>
        </w:tc>
        <w:tc>
          <w:tcPr>
            <w:tcW w:w="0" w:type="auto"/>
          </w:tcPr>
          <w:p w14:paraId="230A96BD" w14:textId="1FFDCBEE" w:rsidR="007F5111" w:rsidRDefault="00C963BA">
            <w:pPr>
              <w:pStyle w:val="Compact"/>
            </w:pPr>
            <w:r>
              <w:t>No</w:t>
            </w:r>
          </w:p>
        </w:tc>
        <w:tc>
          <w:tcPr>
            <w:tcW w:w="0" w:type="auto"/>
          </w:tcPr>
          <w:p w14:paraId="230A96BE" w14:textId="1B43D9E8" w:rsidR="007F5111" w:rsidRDefault="00C963BA">
            <w:pPr>
              <w:pStyle w:val="Compact"/>
            </w:pPr>
            <w:r>
              <w:rPr>
                <w:i/>
                <w:iCs/>
              </w:rPr>
              <w:t>CMDB ID not recorded</w:t>
            </w:r>
          </w:p>
        </w:tc>
      </w:tr>
      <w:tr w:rsidR="007F5111" w14:paraId="230A96C7" w14:textId="77777777" w:rsidTr="08FEA0F7">
        <w:trPr>
          <w:trHeight w:val="300"/>
          <w:del w:id="73" w:author="Ahmed, Syed" w:date="2026-09-10T14:05:00Z"/>
        </w:trPr>
        <w:tc>
          <w:tcPr>
            <w:tcW w:w="0" w:type="auto"/>
          </w:tcPr>
          <w:p w14:paraId="230A96C0" w14:textId="7524AF3E" w:rsidR="007F5111" w:rsidRDefault="00C963BA">
            <w:pPr>
              <w:pStyle w:val="Compact"/>
            </w:pPr>
            <w:r>
              <w:rPr>
                <w:i/>
                <w:iCs/>
              </w:rPr>
              <w:t>PASCCPPRD102</w:t>
            </w:r>
          </w:p>
        </w:tc>
        <w:tc>
          <w:tcPr>
            <w:tcW w:w="0" w:type="auto"/>
          </w:tcPr>
          <w:p w14:paraId="230A96C1" w14:textId="5EDC95BC" w:rsidR="007F5111" w:rsidRDefault="00C963BA">
            <w:pPr>
              <w:pStyle w:val="Compact"/>
            </w:pPr>
            <w:r>
              <w:rPr>
                <w:i/>
                <w:iCs/>
              </w:rPr>
              <w:t>application/server host</w:t>
            </w:r>
          </w:p>
        </w:tc>
        <w:tc>
          <w:tcPr>
            <w:tcW w:w="0" w:type="auto"/>
          </w:tcPr>
          <w:p w14:paraId="230A96C2" w14:textId="0FBBDF24" w:rsidR="007F5111" w:rsidRDefault="00C963BA">
            <w:pPr>
              <w:pStyle w:val="Compact"/>
            </w:pPr>
            <w:r w:rsidRPr="4A3EE59D">
              <w:rPr>
                <w:i/>
                <w:iCs/>
              </w:rPr>
              <w:t xml:space="preserve">Not yet provided — </w:t>
            </w:r>
            <w:del w:id="74" w:author="Syed Ahmed" w:date="2026-09-08T20:03:00Z" w16du:dateUtc="2026-09-08T20:03:57Z">
              <w:r w:rsidRPr="4A3EE59D" w:rsidDel="00C963BA">
                <w:rPr>
                  <w:i/>
                  <w:iCs/>
                </w:rPr>
                <w:delText>an operating system record for this host (read: Matilda Host Details. To be supplied by GEHA (Appendix B</w:delText>
              </w:r>
            </w:del>
            <w:r w:rsidRPr="4A3EE59D">
              <w:rPr>
                <w:i/>
                <w:iCs/>
              </w:rPr>
              <w:t>).</w:t>
            </w:r>
          </w:p>
        </w:tc>
        <w:tc>
          <w:tcPr>
            <w:tcW w:w="0" w:type="auto"/>
          </w:tcPr>
          <w:p w14:paraId="230A96C3" w14:textId="10024168" w:rsidR="007F5111" w:rsidRDefault="00C963BA">
            <w:pPr>
              <w:pStyle w:val="Compact"/>
            </w:pPr>
            <w:r>
              <w:rPr>
                <w:i/>
                <w:iCs/>
              </w:rPr>
              <w:t>—</w:t>
            </w:r>
          </w:p>
        </w:tc>
        <w:tc>
          <w:tcPr>
            <w:tcW w:w="0" w:type="auto"/>
          </w:tcPr>
          <w:p w14:paraId="230A96C4" w14:textId="63A7501E" w:rsidR="007F5111" w:rsidRDefault="00C963BA">
            <w:pPr>
              <w:pStyle w:val="Compact"/>
            </w:pPr>
            <w:r>
              <w:t>Not assessed — no Azure Migrate export on file (Appendix B item 01)</w:t>
            </w:r>
          </w:p>
        </w:tc>
        <w:tc>
          <w:tcPr>
            <w:tcW w:w="0" w:type="auto"/>
          </w:tcPr>
          <w:p w14:paraId="230A96C5" w14:textId="7C5D9981" w:rsidR="007F5111" w:rsidRDefault="00C963BA">
            <w:pPr>
              <w:pStyle w:val="Compact"/>
            </w:pPr>
            <w:r>
              <w:t>No</w:t>
            </w:r>
          </w:p>
        </w:tc>
        <w:tc>
          <w:tcPr>
            <w:tcW w:w="0" w:type="auto"/>
          </w:tcPr>
          <w:p w14:paraId="230A96C6" w14:textId="278E0F21" w:rsidR="007F5111" w:rsidRDefault="00C963BA">
            <w:pPr>
              <w:pStyle w:val="Compact"/>
            </w:pPr>
            <w:r>
              <w:rPr>
                <w:i/>
                <w:iCs/>
              </w:rPr>
              <w:t>CMDB ID not recorded</w:t>
            </w:r>
          </w:p>
        </w:tc>
      </w:tr>
      <w:tr w:rsidR="007F5111" w14:paraId="230A96CF" w14:textId="77777777" w:rsidTr="08FEA0F7">
        <w:trPr>
          <w:trHeight w:val="300"/>
          <w:del w:id="75" w:author="Ahmed, Syed" w:date="2026-09-10T14:05:00Z"/>
        </w:trPr>
        <w:tc>
          <w:tcPr>
            <w:tcW w:w="0" w:type="auto"/>
          </w:tcPr>
          <w:p w14:paraId="230A96C8" w14:textId="66AC6FCF" w:rsidR="007F5111" w:rsidRDefault="00C963BA">
            <w:pPr>
              <w:pStyle w:val="Compact"/>
            </w:pPr>
            <w:r>
              <w:rPr>
                <w:i/>
                <w:iCs/>
              </w:rPr>
              <w:t>PASPCCPRD101</w:t>
            </w:r>
          </w:p>
        </w:tc>
        <w:tc>
          <w:tcPr>
            <w:tcW w:w="0" w:type="auto"/>
          </w:tcPr>
          <w:p w14:paraId="230A96C9" w14:textId="3B2367A6" w:rsidR="007F5111" w:rsidRDefault="00C963BA">
            <w:pPr>
              <w:pStyle w:val="Compact"/>
            </w:pPr>
            <w:r>
              <w:rPr>
                <w:i/>
                <w:iCs/>
              </w:rPr>
              <w:t>application/server host</w:t>
            </w:r>
          </w:p>
        </w:tc>
        <w:tc>
          <w:tcPr>
            <w:tcW w:w="0" w:type="auto"/>
          </w:tcPr>
          <w:p w14:paraId="230A96CA" w14:textId="7A45B300" w:rsidR="007F5111" w:rsidRDefault="00C963BA">
            <w:pPr>
              <w:pStyle w:val="Compact"/>
            </w:pPr>
            <w:r w:rsidRPr="4A3EE59D">
              <w:rPr>
                <w:i/>
                <w:iCs/>
              </w:rPr>
              <w:t>Not yet provided —</w:t>
            </w:r>
            <w:del w:id="76" w:author="Syed Ahmed" w:date="2026-09-08T20:04:00Z" w16du:dateUtc="2026-09-08T20:04:02Z">
              <w:r w:rsidRPr="4A3EE59D" w:rsidDel="00C963BA">
                <w:rPr>
                  <w:i/>
                  <w:iCs/>
                </w:rPr>
                <w:delText xml:space="preserve"> an operating system </w:delText>
              </w:r>
              <w:commentRangeStart w:id="77"/>
              <w:commentRangeStart w:id="78"/>
              <w:r w:rsidRPr="4A3EE59D" w:rsidDel="00C963BA">
                <w:rPr>
                  <w:i/>
                  <w:iCs/>
                </w:rPr>
                <w:delText>record</w:delText>
              </w:r>
            </w:del>
            <w:commentRangeEnd w:id="77"/>
            <w:r w:rsidRPr="4A3EE59D">
              <w:rPr>
                <w:rStyle w:val="CommentReference"/>
                <w:i/>
                <w:iCs/>
              </w:rPr>
              <w:commentReference w:id="77"/>
            </w:r>
            <w:commentRangeEnd w:id="78"/>
            <w:r w:rsidRPr="4A3EE59D">
              <w:rPr>
                <w:rStyle w:val="CommentReference"/>
                <w:i/>
                <w:iCs/>
              </w:rPr>
              <w:commentReference w:id="78"/>
            </w:r>
            <w:del w:id="80" w:author="Syed Ahmed" w:date="2026-09-08T20:04:00Z" w16du:dateUtc="2026-09-08T20:04:02Z">
              <w:r w:rsidRPr="4A3EE59D" w:rsidDel="00C963BA">
                <w:rPr>
                  <w:i/>
                  <w:iCs/>
                </w:rPr>
                <w:delText xml:space="preserve"> for this host (read: Matilda Host Details. To be supplied by GEHA (Appendix B)</w:delText>
              </w:r>
            </w:del>
            <w:r w:rsidRPr="4A3EE59D">
              <w:rPr>
                <w:i/>
                <w:iCs/>
              </w:rPr>
              <w:t>.</w:t>
            </w:r>
          </w:p>
        </w:tc>
        <w:tc>
          <w:tcPr>
            <w:tcW w:w="0" w:type="auto"/>
          </w:tcPr>
          <w:p w14:paraId="230A96CB" w14:textId="5D1EC51F" w:rsidR="007F5111" w:rsidRDefault="00C963BA">
            <w:pPr>
              <w:pStyle w:val="Compact"/>
            </w:pPr>
            <w:r>
              <w:rPr>
                <w:i/>
                <w:iCs/>
              </w:rPr>
              <w:t>—</w:t>
            </w:r>
          </w:p>
        </w:tc>
        <w:tc>
          <w:tcPr>
            <w:tcW w:w="0" w:type="auto"/>
          </w:tcPr>
          <w:p w14:paraId="230A96CC" w14:textId="5CADFB46" w:rsidR="007F5111" w:rsidRDefault="00C963BA">
            <w:pPr>
              <w:pStyle w:val="Compact"/>
            </w:pPr>
            <w:r>
              <w:t>Not assessed — no Azure Migrate export on file (Appendix B item 01)</w:t>
            </w:r>
          </w:p>
        </w:tc>
        <w:tc>
          <w:tcPr>
            <w:tcW w:w="0" w:type="auto"/>
          </w:tcPr>
          <w:p w14:paraId="230A96CD" w14:textId="68AF1C4F" w:rsidR="007F5111" w:rsidRDefault="00C963BA">
            <w:pPr>
              <w:pStyle w:val="Compact"/>
            </w:pPr>
            <w:r>
              <w:t>No</w:t>
            </w:r>
          </w:p>
        </w:tc>
        <w:tc>
          <w:tcPr>
            <w:tcW w:w="0" w:type="auto"/>
          </w:tcPr>
          <w:p w14:paraId="230A96CE" w14:textId="7C22D7A0" w:rsidR="007F5111" w:rsidRDefault="00C963BA">
            <w:pPr>
              <w:pStyle w:val="Compact"/>
            </w:pPr>
            <w:r>
              <w:rPr>
                <w:i/>
                <w:iCs/>
              </w:rPr>
              <w:t>CMDB ID not recorded</w:t>
            </w:r>
          </w:p>
        </w:tc>
      </w:tr>
      <w:tr w:rsidR="007F5111" w14:paraId="230A96D7" w14:textId="77777777" w:rsidTr="08FEA0F7">
        <w:trPr>
          <w:trHeight w:val="300"/>
          <w:del w:id="81" w:author="Ahmed, Syed" w:date="2026-09-10T14:05:00Z"/>
        </w:trPr>
        <w:tc>
          <w:tcPr>
            <w:tcW w:w="0" w:type="auto"/>
          </w:tcPr>
          <w:p w14:paraId="230A96D0" w14:textId="0976FECD" w:rsidR="007F5111" w:rsidRDefault="00C963BA">
            <w:pPr>
              <w:pStyle w:val="Compact"/>
            </w:pPr>
            <w:r>
              <w:rPr>
                <w:i/>
                <w:iCs/>
              </w:rPr>
              <w:t>PASPCCPRD102</w:t>
            </w:r>
          </w:p>
        </w:tc>
        <w:tc>
          <w:tcPr>
            <w:tcW w:w="0" w:type="auto"/>
          </w:tcPr>
          <w:p w14:paraId="230A96D1" w14:textId="34511A05" w:rsidR="007F5111" w:rsidRDefault="00C963BA">
            <w:pPr>
              <w:pStyle w:val="Compact"/>
            </w:pPr>
            <w:r>
              <w:rPr>
                <w:i/>
                <w:iCs/>
              </w:rPr>
              <w:t>application/server host</w:t>
            </w:r>
          </w:p>
        </w:tc>
        <w:tc>
          <w:tcPr>
            <w:tcW w:w="0" w:type="auto"/>
          </w:tcPr>
          <w:p w14:paraId="230A96D2" w14:textId="4EA33295" w:rsidR="007F5111" w:rsidRDefault="00C963BA">
            <w:pPr>
              <w:pStyle w:val="Compact"/>
            </w:pPr>
            <w:r w:rsidRPr="4A3EE59D">
              <w:rPr>
                <w:i/>
                <w:iCs/>
              </w:rPr>
              <w:t xml:space="preserve">Not yet provided — </w:t>
            </w:r>
            <w:del w:id="82" w:author="Syed Ahmed" w:date="2026-09-08T20:04:00Z" w16du:dateUtc="2026-09-08T20:04:06Z">
              <w:r w:rsidRPr="4A3EE59D" w:rsidDel="00C963BA">
                <w:rPr>
                  <w:i/>
                  <w:iCs/>
                </w:rPr>
                <w:delText>an operating system record for this host (read: Matilda Host Details. To be supplied by GEHA (Appendix B).</w:delText>
              </w:r>
            </w:del>
          </w:p>
        </w:tc>
        <w:tc>
          <w:tcPr>
            <w:tcW w:w="0" w:type="auto"/>
          </w:tcPr>
          <w:p w14:paraId="230A96D3" w14:textId="3643A752" w:rsidR="007F5111" w:rsidRDefault="00C963BA">
            <w:pPr>
              <w:pStyle w:val="Compact"/>
            </w:pPr>
            <w:r>
              <w:rPr>
                <w:i/>
                <w:iCs/>
              </w:rPr>
              <w:t>—</w:t>
            </w:r>
          </w:p>
        </w:tc>
        <w:tc>
          <w:tcPr>
            <w:tcW w:w="0" w:type="auto"/>
          </w:tcPr>
          <w:p w14:paraId="230A96D4" w14:textId="5360997D" w:rsidR="007F5111" w:rsidRDefault="00C963BA">
            <w:pPr>
              <w:pStyle w:val="Compact"/>
            </w:pPr>
            <w:r>
              <w:t>Not assessed — no Azure Migrate export on file (Appendix B item 01)</w:t>
            </w:r>
          </w:p>
        </w:tc>
        <w:tc>
          <w:tcPr>
            <w:tcW w:w="0" w:type="auto"/>
          </w:tcPr>
          <w:p w14:paraId="230A96D5" w14:textId="16AE1194" w:rsidR="007F5111" w:rsidRDefault="00C963BA">
            <w:pPr>
              <w:pStyle w:val="Compact"/>
            </w:pPr>
            <w:r>
              <w:t>No</w:t>
            </w:r>
          </w:p>
        </w:tc>
        <w:tc>
          <w:tcPr>
            <w:tcW w:w="0" w:type="auto"/>
          </w:tcPr>
          <w:p w14:paraId="230A96D6" w14:textId="23FE7698" w:rsidR="007F5111" w:rsidRDefault="00C963BA">
            <w:pPr>
              <w:pStyle w:val="Compact"/>
            </w:pPr>
            <w:r>
              <w:rPr>
                <w:i/>
                <w:iCs/>
              </w:rPr>
              <w:t>CMDB ID not recorded</w:t>
            </w:r>
          </w:p>
        </w:tc>
      </w:tr>
    </w:tbl>
    <w:p w14:paraId="230A96D8" w14:textId="677346EB" w:rsidR="007F5111" w:rsidRDefault="00C963BA" w:rsidP="08FEA0F7">
      <w:pPr>
        <w:pStyle w:val="BodyText"/>
        <w:rPr>
          <w:del w:id="83" w:author="Ahmed, Syed" w:date="2026-09-10T14:05:00Z" w16du:dateUtc="2026-09-10T14:05:56Z"/>
          <w:b/>
          <w:bCs/>
          <w:sz w:val="15"/>
          <w:szCs w:val="15"/>
        </w:rPr>
      </w:pPr>
      <w:del w:id="84" w:author="Ahmed, Syed" w:date="2026-09-10T14:05:00Z" w16du:dateUtc="2026-09-10T14:05:56Z">
        <w:r w:rsidRPr="08FEA0F7" w:rsidDel="00C963BA">
          <w:rPr>
            <w:b/>
            <w:bCs/>
            <w:sz w:val="15"/>
            <w:szCs w:val="15"/>
          </w:rPr>
          <w:delText>T</w:delText>
        </w:r>
      </w:del>
      <w:del w:id="85" w:author="Syed Ahmed" w:date="2026-09-08T15:45:00Z" w16du:dateUtc="2026-09-08T15:45:23Z">
        <w:r w:rsidRPr="08FEA0F7" w:rsidDel="00C963BA">
          <w:rPr>
            <w:b/>
            <w:bCs/>
            <w:sz w:val="15"/>
            <w:szCs w:val="15"/>
          </w:rPr>
          <w:delText>able 4.1 — Host Resource Specifications</w:delText>
        </w:r>
      </w:del>
    </w:p>
    <w:p w14:paraId="230A96D9" w14:textId="4C748953" w:rsidR="007F5111" w:rsidRDefault="007F5111">
      <w:pPr>
        <w:rPr>
          <w:ins w:id="86" w:author="Syed Ahmed" w:date="2026-09-08T20:05:00Z" w16du:dateUtc="2026-09-08T20:05:54Z"/>
          <w:del w:id="87" w:author="Ahmed, Syed" w:date="2026-09-10T15:18:00Z" w16du:dateUtc="2026-09-10T15:18:32Z"/>
        </w:rPr>
      </w:pPr>
      <w:commentRangeStart w:id="88"/>
      <w:commentRangeEnd w:id="88"/>
      <w:r>
        <w:rPr>
          <w:rStyle w:val="CommentReference"/>
          <w:sz w:val="19"/>
          <w:szCs w:val="19"/>
        </w:rPr>
        <w:commentReference w:id="88"/>
      </w:r>
    </w:p>
    <w:p w14:paraId="4B980290" w14:textId="62DD29CB" w:rsidR="03076B1B" w:rsidRDefault="03076B1B">
      <w:pPr>
        <w:rPr>
          <w:ins w:id="89" w:author="Syed Ahmed" w:date="2026-09-08T20:06:00Z" w16du:dateUtc="2026-09-08T20:06:26Z"/>
          <w:del w:id="90" w:author="Ahmed, Syed" w:date="2026-09-10T15:18:00Z" w16du:dateUtc="2026-09-10T15:18:32Z"/>
        </w:rPr>
      </w:pPr>
      <w:ins w:id="91" w:author="Syed Ahmed" w:date="2026-09-08T20:05:00Z" w16du:dateUtc="2026-09-08T20:05:59Z">
        <w:del w:id="92" w:author="Ahmed, Syed" w:date="2026-09-10T15:18:00Z" w16du:dateUtc="2026-09-10T15:18:32Z">
          <w:r w:rsidDel="03076B1B">
            <w:delText xml:space="preserve">" </w:delText>
          </w:r>
        </w:del>
      </w:ins>
      <w:ins w:id="93" w:author="Syed Ahmed" w:date="2026-09-08T20:06:00Z" w16du:dateUtc="2026-09-08T20:06:23Z">
        <w:del w:id="94" w:author="Ahmed, Syed" w:date="2026-09-10T15:18:00Z" w16du:dateUtc="2026-09-10T15:18:32Z">
          <w:r w:rsidDel="03076B1B">
            <w:delText xml:space="preserve">Only two of the original server repurposed as active connectors </w:delText>
          </w:r>
        </w:del>
      </w:ins>
    </w:p>
    <w:p w14:paraId="20DCC512" w14:textId="7B2E04A0" w:rsidR="03076B1B" w:rsidRDefault="03076B1B">
      <w:pPr>
        <w:rPr>
          <w:ins w:id="95" w:author="Syed Ahmed" w:date="2026-09-08T20:07:00Z" w16du:dateUtc="2026-09-08T20:07:20Z"/>
          <w:del w:id="96" w:author="Ahmed, Syed" w:date="2026-09-10T15:18:00Z" w16du:dateUtc="2026-09-10T15:18:32Z"/>
        </w:rPr>
      </w:pPr>
      <w:ins w:id="97" w:author="Syed Ahmed" w:date="2026-09-08T20:06:00Z" w16du:dateUtc="2026-09-08T20:06:59Z">
        <w:del w:id="98" w:author="Ahmed, Syed" w:date="2026-09-10T15:18:00Z" w16du:dateUtc="2026-09-10T15:18:32Z">
          <w:r w:rsidDel="03076B1B">
            <w:delText>The other 15 legacy servers are still powered on but are no longer proc</w:delText>
          </w:r>
        </w:del>
      </w:ins>
      <w:ins w:id="99" w:author="Syed Ahmed" w:date="2026-09-08T20:07:00Z" w16du:dateUtc="2026-09-08T20:07:03Z">
        <w:del w:id="100" w:author="Ahmed, Syed" w:date="2026-09-10T15:18:00Z" w16du:dateUtc="2026-09-10T15:18:32Z">
          <w:r w:rsidDel="03076B1B">
            <w:delText xml:space="preserve">essing the workflows </w:delText>
          </w:r>
        </w:del>
      </w:ins>
    </w:p>
    <w:p w14:paraId="392B5ED5" w14:textId="3D253D2A" w:rsidR="4A3EE59D" w:rsidRDefault="4A3EE59D">
      <w:pPr>
        <w:sectPr w:rsidR="4A3EE59D">
          <w:headerReference w:type="default" r:id="rId21"/>
          <w:footerReference w:type="default" r:id="rId22"/>
          <w:pgSz w:w="15840" w:h="12240" w:orient="landscape"/>
          <w:pgMar w:top="1440" w:right="1440" w:bottom="1440" w:left="1440" w:header="720" w:footer="620" w:gutter="0"/>
          <w:cols w:space="720"/>
        </w:sectPr>
      </w:pPr>
    </w:p>
    <w:p w14:paraId="230A96DA" w14:textId="7DA32382" w:rsidR="007F5111" w:rsidRDefault="00C963BA">
      <w:pPr>
        <w:pStyle w:val="Heading3"/>
      </w:pPr>
      <w:bookmarkStart w:id="101" w:name="sizing-utilization-baseline"/>
      <w:r>
        <w:lastRenderedPageBreak/>
        <w:t>4.1.1 Sizing &amp; Utilization Baseline</w:t>
      </w:r>
    </w:p>
    <w:p w14:paraId="230A96DB" w14:textId="0D458A51" w:rsidR="007F5111" w:rsidRDefault="00C963BA">
      <w:pPr>
        <w:pStyle w:val="FirstParagraph"/>
        <w:rPr>
          <w:del w:id="102" w:author="Syed Ahmed" w:date="2026-09-08T15:53:00Z" w16du:dateUtc="2026-09-08T15:53:03Z"/>
        </w:rPr>
      </w:pPr>
      <w:del w:id="103" w:author="Syed Ahmed" w:date="2026-09-08T15:53:00Z" w16du:dateUtc="2026-09-08T15:53:03Z">
        <w:r w:rsidDel="00C963BA">
          <w:delText>Allocated capacity and measured utilization are recorded side by side, because the difference between them is where cloud cost is won or lost. Target sizing is derived from what the workload actually consumes rather than from what was provisioned for it, which is frequently several times larger. The observation window is stated with every figure, since a short sample will not capture cyclical peaks such as month-end or open-season processing. Where no measurement exists, that absence is recorded plainly and the associated sizing risk is carried into the risk register rather than hidden inside an estimate.</w:delText>
        </w:r>
      </w:del>
    </w:p>
    <w:p w14:paraId="230A96DC" w14:textId="3FD7F335" w:rsidR="007F5111" w:rsidRDefault="007F5111">
      <w:pPr>
        <w:sectPr w:rsidR="007F5111">
          <w:headerReference w:type="default" r:id="rId23"/>
          <w:footerReference w:type="default" r:id="rId24"/>
          <w:pgSz w:w="12240" w:h="15840"/>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1179"/>
        <w:gridCol w:w="895"/>
        <w:gridCol w:w="961"/>
        <w:gridCol w:w="1036"/>
        <w:gridCol w:w="1354"/>
        <w:gridCol w:w="1354"/>
        <w:gridCol w:w="1425"/>
        <w:gridCol w:w="2669"/>
        <w:gridCol w:w="2203"/>
      </w:tblGrid>
      <w:tr w:rsidR="007F5111" w14:paraId="230A96E6" w14:textId="77777777" w:rsidTr="08FEA0F7">
        <w:trPr>
          <w:cnfStyle w:val="100000000000" w:firstRow="1" w:lastRow="0" w:firstColumn="0" w:lastColumn="0" w:oddVBand="0" w:evenVBand="0" w:oddHBand="0" w:evenHBand="0" w:firstRowFirstColumn="0" w:firstRowLastColumn="0" w:lastRowFirstColumn="0" w:lastRowLastColumn="0"/>
          <w:trHeight w:val="300"/>
          <w:tblHeader/>
          <w:del w:id="104" w:author="Ahmed, Syed" w:date="2026-09-10T14:17:00Z"/>
        </w:trPr>
        <w:tc>
          <w:tcPr>
            <w:tcW w:w="0" w:type="auto"/>
          </w:tcPr>
          <w:p w14:paraId="230A96DD" w14:textId="639B158D" w:rsidR="007F5111" w:rsidRDefault="00C963BA">
            <w:pPr>
              <w:pStyle w:val="Compact"/>
            </w:pPr>
            <w:r>
              <w:rPr>
                <w:b/>
                <w:bCs/>
              </w:rPr>
              <w:lastRenderedPageBreak/>
              <w:t>Server</w:t>
            </w:r>
          </w:p>
        </w:tc>
        <w:tc>
          <w:tcPr>
            <w:tcW w:w="0" w:type="auto"/>
          </w:tcPr>
          <w:p w14:paraId="230A96DE" w14:textId="656B843E" w:rsidR="007F5111" w:rsidRDefault="00C963BA">
            <w:pPr>
              <w:pStyle w:val="Compact"/>
            </w:pPr>
            <w:r>
              <w:rPr>
                <w:b/>
                <w:bCs/>
              </w:rPr>
              <w:t>vCPU Allocated</w:t>
            </w:r>
          </w:p>
        </w:tc>
        <w:tc>
          <w:tcPr>
            <w:tcW w:w="0" w:type="auto"/>
          </w:tcPr>
          <w:p w14:paraId="230A96DF" w14:textId="3BFFFB11" w:rsidR="007F5111" w:rsidRDefault="00C963BA">
            <w:pPr>
              <w:pStyle w:val="Compact"/>
            </w:pPr>
            <w:r>
              <w:rPr>
                <w:b/>
                <w:bCs/>
              </w:rPr>
              <w:t>Memory Allocated</w:t>
            </w:r>
          </w:p>
        </w:tc>
        <w:tc>
          <w:tcPr>
            <w:tcW w:w="0" w:type="auto"/>
          </w:tcPr>
          <w:p w14:paraId="230A96E0" w14:textId="149BFD12" w:rsidR="007F5111" w:rsidRDefault="00C963BA">
            <w:pPr>
              <w:pStyle w:val="Compact"/>
            </w:pPr>
            <w:r>
              <w:rPr>
                <w:b/>
                <w:bCs/>
              </w:rPr>
              <w:t>Disks (Count / Size / Type)</w:t>
            </w:r>
          </w:p>
        </w:tc>
        <w:tc>
          <w:tcPr>
            <w:tcW w:w="0" w:type="auto"/>
          </w:tcPr>
          <w:p w14:paraId="230A96E1" w14:textId="54653A1D" w:rsidR="007F5111" w:rsidRDefault="00C963BA">
            <w:pPr>
              <w:pStyle w:val="Compact"/>
            </w:pPr>
            <w:r>
              <w:rPr>
                <w:b/>
                <w:bCs/>
              </w:rPr>
              <w:t>Peak CPU %</w:t>
            </w:r>
          </w:p>
        </w:tc>
        <w:tc>
          <w:tcPr>
            <w:tcW w:w="0" w:type="auto"/>
          </w:tcPr>
          <w:p w14:paraId="230A96E2" w14:textId="46DB9CF7" w:rsidR="007F5111" w:rsidRDefault="00C963BA">
            <w:pPr>
              <w:pStyle w:val="Compact"/>
            </w:pPr>
            <w:r>
              <w:rPr>
                <w:b/>
                <w:bCs/>
              </w:rPr>
              <w:t>Peak Memory %</w:t>
            </w:r>
          </w:p>
        </w:tc>
        <w:tc>
          <w:tcPr>
            <w:tcW w:w="0" w:type="auto"/>
          </w:tcPr>
          <w:p w14:paraId="230A96E3" w14:textId="0A6E25D0" w:rsidR="007F5111" w:rsidRDefault="00C963BA">
            <w:pPr>
              <w:pStyle w:val="Compact"/>
            </w:pPr>
            <w:r>
              <w:rPr>
                <w:b/>
                <w:bCs/>
              </w:rPr>
              <w:t>Peak IOPS / Throughput</w:t>
            </w:r>
          </w:p>
        </w:tc>
        <w:tc>
          <w:tcPr>
            <w:tcW w:w="0" w:type="auto"/>
          </w:tcPr>
          <w:p w14:paraId="230A96E4" w14:textId="1829B539" w:rsidR="007F5111" w:rsidRDefault="00C963BA">
            <w:pPr>
              <w:pStyle w:val="Compact"/>
            </w:pPr>
            <w:r>
              <w:rPr>
                <w:b/>
                <w:bCs/>
              </w:rPr>
              <w:t>Network Throughput</w:t>
            </w:r>
          </w:p>
        </w:tc>
        <w:tc>
          <w:tcPr>
            <w:tcW w:w="0" w:type="auto"/>
          </w:tcPr>
          <w:p w14:paraId="230A96E5" w14:textId="6A6D5C91" w:rsidR="007F5111" w:rsidRDefault="00C963BA">
            <w:pPr>
              <w:pStyle w:val="Compact"/>
            </w:pPr>
            <w:r>
              <w:rPr>
                <w:b/>
                <w:bCs/>
              </w:rPr>
              <w:t>Measurement Source &amp; Window</w:t>
            </w:r>
          </w:p>
        </w:tc>
      </w:tr>
      <w:tr w:rsidR="007F5111" w14:paraId="230A96F0" w14:textId="77777777" w:rsidTr="08FEA0F7">
        <w:trPr>
          <w:trHeight w:val="300"/>
          <w:del w:id="105" w:author="Ahmed, Syed" w:date="2026-09-10T14:17:00Z"/>
        </w:trPr>
        <w:tc>
          <w:tcPr>
            <w:tcW w:w="0" w:type="auto"/>
          </w:tcPr>
          <w:p w14:paraId="230A96E7" w14:textId="1E7E6170" w:rsidR="007F5111" w:rsidRDefault="00C963BA">
            <w:pPr>
              <w:pStyle w:val="Compact"/>
            </w:pPr>
            <w:r>
              <w:rPr>
                <w:i/>
                <w:iCs/>
              </w:rPr>
              <w:t>PASCCPPRD101</w:t>
            </w:r>
          </w:p>
        </w:tc>
        <w:tc>
          <w:tcPr>
            <w:tcW w:w="0" w:type="auto"/>
          </w:tcPr>
          <w:p w14:paraId="230A96E8" w14:textId="77E389FE" w:rsidR="007F5111" w:rsidRDefault="00C963BA">
            <w:pPr>
              <w:pStyle w:val="Compact"/>
            </w:pPr>
            <w:r>
              <w:rPr>
                <w:i/>
                <w:iCs/>
              </w:rPr>
              <w:t>2</w:t>
            </w:r>
          </w:p>
        </w:tc>
        <w:tc>
          <w:tcPr>
            <w:tcW w:w="0" w:type="auto"/>
          </w:tcPr>
          <w:p w14:paraId="230A96E9" w14:textId="660578FF" w:rsidR="007F5111" w:rsidRDefault="00C963BA">
            <w:pPr>
              <w:pStyle w:val="Compact"/>
            </w:pPr>
            <w:r>
              <w:rPr>
                <w:i/>
                <w:iCs/>
              </w:rPr>
              <w:t>4 GB</w:t>
            </w:r>
          </w:p>
        </w:tc>
        <w:tc>
          <w:tcPr>
            <w:tcW w:w="0" w:type="auto"/>
          </w:tcPr>
          <w:p w14:paraId="230A96EA" w14:textId="3F8A03FD" w:rsidR="007F5111" w:rsidRDefault="00C963BA">
            <w:pPr>
              <w:pStyle w:val="Compact"/>
            </w:pPr>
            <w:r>
              <w:rPr>
                <w:i/>
                <w:iCs/>
              </w:rPr>
              <w:t>1 disks / 80 GB</w:t>
            </w:r>
          </w:p>
        </w:tc>
        <w:tc>
          <w:tcPr>
            <w:tcW w:w="0" w:type="auto"/>
          </w:tcPr>
          <w:p w14:paraId="230A96EB" w14:textId="0A8744C5" w:rsidR="007F5111" w:rsidRDefault="00C963BA">
            <w:pPr>
              <w:pStyle w:val="Compact"/>
            </w:pPr>
            <w:r>
              <w:rPr>
                <w:i/>
                <w:iCs/>
              </w:rPr>
              <w:t>Not measured (</w:t>
            </w:r>
            <w:r>
              <w:rPr>
                <w:i/>
                <w:iCs/>
              </w:rPr>
              <w:lastRenderedPageBreak/>
              <w:t>Appendix B item 01)</w:t>
            </w:r>
          </w:p>
        </w:tc>
        <w:tc>
          <w:tcPr>
            <w:tcW w:w="0" w:type="auto"/>
          </w:tcPr>
          <w:p w14:paraId="230A96EC" w14:textId="1BF5C8A7" w:rsidR="007F5111" w:rsidRDefault="00C963BA">
            <w:pPr>
              <w:pStyle w:val="Compact"/>
            </w:pPr>
            <w:r>
              <w:rPr>
                <w:i/>
                <w:iCs/>
              </w:rPr>
              <w:t>Not measured (Appendix B item 01)</w:t>
            </w:r>
          </w:p>
        </w:tc>
        <w:tc>
          <w:tcPr>
            <w:tcW w:w="0" w:type="auto"/>
          </w:tcPr>
          <w:p w14:paraId="230A96ED" w14:textId="33E7F864" w:rsidR="007F5111" w:rsidRDefault="00C963BA">
            <w:pPr>
              <w:pStyle w:val="Compact"/>
            </w:pPr>
            <w:r>
              <w:rPr>
                <w:i/>
                <w:iCs/>
              </w:rPr>
              <w:t>Not measured (Appendix B item 01)</w:t>
            </w:r>
          </w:p>
        </w:tc>
        <w:tc>
          <w:tcPr>
            <w:tcW w:w="0" w:type="auto"/>
          </w:tcPr>
          <w:p w14:paraId="230A96EE" w14:textId="1F7BACD3" w:rsidR="007F5111" w:rsidRDefault="00C963BA">
            <w:pPr>
              <w:pStyle w:val="Compact"/>
            </w:pPr>
            <w:r>
              <w:rPr>
                <w:i/>
                <w:iCs/>
              </w:rPr>
              <w:t>Not yet provided — requested from GEHA, required by 2026-08-25 (Appendix B, item 01).</w:t>
            </w:r>
          </w:p>
        </w:tc>
        <w:tc>
          <w:tcPr>
            <w:tcW w:w="0" w:type="auto"/>
          </w:tcPr>
          <w:p w14:paraId="230A96EF" w14:textId="69A12BD2" w:rsidR="007F5111" w:rsidRDefault="00C963BA">
            <w:pPr>
              <w:pStyle w:val="Compact"/>
            </w:pPr>
            <w:r>
              <w:rPr>
                <w:i/>
                <w:iCs/>
              </w:rPr>
              <w:t>Allocation from Server_VM_Inventory (vCenter export)</w:t>
            </w:r>
          </w:p>
        </w:tc>
      </w:tr>
      <w:tr w:rsidR="007F5111" w14:paraId="230A96FA" w14:textId="77777777" w:rsidTr="08FEA0F7">
        <w:trPr>
          <w:trHeight w:val="300"/>
          <w:del w:id="106" w:author="Ahmed, Syed" w:date="2026-09-10T14:17:00Z"/>
        </w:trPr>
        <w:tc>
          <w:tcPr>
            <w:tcW w:w="0" w:type="auto"/>
          </w:tcPr>
          <w:p w14:paraId="230A96F1" w14:textId="3636E31F" w:rsidR="007F5111" w:rsidRDefault="00C963BA">
            <w:pPr>
              <w:pStyle w:val="Compact"/>
            </w:pPr>
            <w:r>
              <w:rPr>
                <w:i/>
                <w:iCs/>
              </w:rPr>
              <w:t>PASCCPPRD102</w:t>
            </w:r>
          </w:p>
        </w:tc>
        <w:tc>
          <w:tcPr>
            <w:tcW w:w="0" w:type="auto"/>
          </w:tcPr>
          <w:p w14:paraId="230A96F2" w14:textId="7DEC49FE" w:rsidR="007F5111" w:rsidRDefault="00C963BA">
            <w:pPr>
              <w:pStyle w:val="Compact"/>
            </w:pPr>
            <w:r>
              <w:rPr>
                <w:i/>
                <w:iCs/>
              </w:rPr>
              <w:t>2</w:t>
            </w:r>
          </w:p>
        </w:tc>
        <w:tc>
          <w:tcPr>
            <w:tcW w:w="0" w:type="auto"/>
          </w:tcPr>
          <w:p w14:paraId="230A96F3" w14:textId="57064B9F" w:rsidR="007F5111" w:rsidRDefault="00C963BA">
            <w:pPr>
              <w:pStyle w:val="Compact"/>
            </w:pPr>
            <w:r>
              <w:rPr>
                <w:i/>
                <w:iCs/>
              </w:rPr>
              <w:t>4 GB</w:t>
            </w:r>
          </w:p>
        </w:tc>
        <w:tc>
          <w:tcPr>
            <w:tcW w:w="0" w:type="auto"/>
          </w:tcPr>
          <w:p w14:paraId="230A96F4" w14:textId="5701A6CA" w:rsidR="007F5111" w:rsidRDefault="00C963BA">
            <w:pPr>
              <w:pStyle w:val="Compact"/>
            </w:pPr>
            <w:r>
              <w:rPr>
                <w:i/>
                <w:iCs/>
              </w:rPr>
              <w:t>1 disks / 80 GB</w:t>
            </w:r>
          </w:p>
        </w:tc>
        <w:tc>
          <w:tcPr>
            <w:tcW w:w="0" w:type="auto"/>
          </w:tcPr>
          <w:p w14:paraId="230A96F5" w14:textId="43D6A27F" w:rsidR="007F5111" w:rsidRDefault="00C963BA">
            <w:pPr>
              <w:pStyle w:val="Compact"/>
            </w:pPr>
            <w:r>
              <w:rPr>
                <w:i/>
                <w:iCs/>
              </w:rPr>
              <w:t>Not measured (Appendix B item 01)</w:t>
            </w:r>
          </w:p>
        </w:tc>
        <w:tc>
          <w:tcPr>
            <w:tcW w:w="0" w:type="auto"/>
          </w:tcPr>
          <w:p w14:paraId="230A96F6" w14:textId="4A0CA351" w:rsidR="007F5111" w:rsidRDefault="00C963BA">
            <w:pPr>
              <w:pStyle w:val="Compact"/>
            </w:pPr>
            <w:r>
              <w:rPr>
                <w:i/>
                <w:iCs/>
              </w:rPr>
              <w:t>Not measured (Appendix B item 01)</w:t>
            </w:r>
          </w:p>
        </w:tc>
        <w:tc>
          <w:tcPr>
            <w:tcW w:w="0" w:type="auto"/>
          </w:tcPr>
          <w:p w14:paraId="230A96F7" w14:textId="3F4F171D" w:rsidR="007F5111" w:rsidRDefault="00C963BA">
            <w:pPr>
              <w:pStyle w:val="Compact"/>
            </w:pPr>
            <w:r>
              <w:rPr>
                <w:i/>
                <w:iCs/>
              </w:rPr>
              <w:t>Not measured (Appendix B item 01)</w:t>
            </w:r>
          </w:p>
        </w:tc>
        <w:tc>
          <w:tcPr>
            <w:tcW w:w="0" w:type="auto"/>
          </w:tcPr>
          <w:p w14:paraId="230A96F8" w14:textId="41A658DB" w:rsidR="007F5111" w:rsidRDefault="00C963BA">
            <w:pPr>
              <w:pStyle w:val="Compact"/>
            </w:pPr>
            <w:r>
              <w:rPr>
                <w:i/>
                <w:iCs/>
              </w:rPr>
              <w:t>Not yet provided — requested from GEHA, required by 2026-08-25 (Appendix B, item 01).</w:t>
            </w:r>
          </w:p>
        </w:tc>
        <w:tc>
          <w:tcPr>
            <w:tcW w:w="0" w:type="auto"/>
          </w:tcPr>
          <w:p w14:paraId="230A96F9" w14:textId="43831EEB" w:rsidR="007F5111" w:rsidRDefault="00C963BA">
            <w:pPr>
              <w:pStyle w:val="Compact"/>
            </w:pPr>
            <w:r>
              <w:rPr>
                <w:i/>
                <w:iCs/>
              </w:rPr>
              <w:t>Allocation from Server_VM_Inventory (vCenter export)</w:t>
            </w:r>
          </w:p>
        </w:tc>
      </w:tr>
      <w:tr w:rsidR="007F5111" w14:paraId="230A9704" w14:textId="77777777" w:rsidTr="08FEA0F7">
        <w:trPr>
          <w:trHeight w:val="300"/>
          <w:del w:id="107" w:author="Ahmed, Syed" w:date="2026-09-10T14:17:00Z"/>
        </w:trPr>
        <w:tc>
          <w:tcPr>
            <w:tcW w:w="0" w:type="auto"/>
          </w:tcPr>
          <w:p w14:paraId="230A96FB" w14:textId="7BDCEF55" w:rsidR="007F5111" w:rsidRDefault="00C963BA">
            <w:pPr>
              <w:pStyle w:val="Compact"/>
            </w:pPr>
            <w:r>
              <w:rPr>
                <w:i/>
                <w:iCs/>
              </w:rPr>
              <w:t>PASPCCPRD101</w:t>
            </w:r>
          </w:p>
        </w:tc>
        <w:tc>
          <w:tcPr>
            <w:tcW w:w="0" w:type="auto"/>
          </w:tcPr>
          <w:p w14:paraId="230A96FC" w14:textId="70124D73" w:rsidR="007F5111" w:rsidRDefault="00C963BA">
            <w:pPr>
              <w:pStyle w:val="Compact"/>
            </w:pPr>
            <w:r>
              <w:rPr>
                <w:i/>
                <w:iCs/>
              </w:rPr>
              <w:t>8</w:t>
            </w:r>
          </w:p>
        </w:tc>
        <w:tc>
          <w:tcPr>
            <w:tcW w:w="0" w:type="auto"/>
          </w:tcPr>
          <w:p w14:paraId="230A96FD" w14:textId="644D0858" w:rsidR="007F5111" w:rsidRDefault="00C963BA">
            <w:pPr>
              <w:pStyle w:val="Compact"/>
            </w:pPr>
            <w:r>
              <w:rPr>
                <w:i/>
                <w:iCs/>
              </w:rPr>
              <w:t>8 GB</w:t>
            </w:r>
          </w:p>
        </w:tc>
        <w:tc>
          <w:tcPr>
            <w:tcW w:w="0" w:type="auto"/>
          </w:tcPr>
          <w:p w14:paraId="230A96FE" w14:textId="68CA7ED3" w:rsidR="007F5111" w:rsidRDefault="00C963BA">
            <w:pPr>
              <w:pStyle w:val="Compact"/>
            </w:pPr>
            <w:r>
              <w:rPr>
                <w:i/>
                <w:iCs/>
              </w:rPr>
              <w:t>1 disks / 80 GB</w:t>
            </w:r>
          </w:p>
        </w:tc>
        <w:tc>
          <w:tcPr>
            <w:tcW w:w="0" w:type="auto"/>
          </w:tcPr>
          <w:p w14:paraId="230A96FF" w14:textId="60B4C46C" w:rsidR="007F5111" w:rsidRDefault="00C963BA">
            <w:pPr>
              <w:pStyle w:val="Compact"/>
            </w:pPr>
            <w:r>
              <w:rPr>
                <w:i/>
                <w:iCs/>
              </w:rPr>
              <w:t>Not measured (Appendix B item 01)</w:t>
            </w:r>
          </w:p>
        </w:tc>
        <w:tc>
          <w:tcPr>
            <w:tcW w:w="0" w:type="auto"/>
          </w:tcPr>
          <w:p w14:paraId="230A9700" w14:textId="62435732" w:rsidR="007F5111" w:rsidRDefault="00C963BA">
            <w:pPr>
              <w:pStyle w:val="Compact"/>
            </w:pPr>
            <w:r>
              <w:rPr>
                <w:i/>
                <w:iCs/>
              </w:rPr>
              <w:t>Not measured (Appendix B item 01)</w:t>
            </w:r>
          </w:p>
        </w:tc>
        <w:tc>
          <w:tcPr>
            <w:tcW w:w="0" w:type="auto"/>
          </w:tcPr>
          <w:p w14:paraId="230A9701" w14:textId="3D957F4B" w:rsidR="007F5111" w:rsidRDefault="00C963BA">
            <w:pPr>
              <w:pStyle w:val="Compact"/>
            </w:pPr>
            <w:r>
              <w:rPr>
                <w:i/>
                <w:iCs/>
              </w:rPr>
              <w:t>Not measured (Appendix B item 01)</w:t>
            </w:r>
          </w:p>
        </w:tc>
        <w:tc>
          <w:tcPr>
            <w:tcW w:w="0" w:type="auto"/>
          </w:tcPr>
          <w:p w14:paraId="230A9702" w14:textId="01892238" w:rsidR="007F5111" w:rsidRDefault="00C963BA">
            <w:pPr>
              <w:pStyle w:val="Compact"/>
            </w:pPr>
            <w:r>
              <w:rPr>
                <w:i/>
                <w:iCs/>
              </w:rPr>
              <w:t>Not yet provided — requested from GEHA, required by 2026-08-25 (Appendix B, item 01).</w:t>
            </w:r>
          </w:p>
        </w:tc>
        <w:tc>
          <w:tcPr>
            <w:tcW w:w="0" w:type="auto"/>
          </w:tcPr>
          <w:p w14:paraId="230A9703" w14:textId="62F7231E" w:rsidR="007F5111" w:rsidRDefault="00C963BA">
            <w:pPr>
              <w:pStyle w:val="Compact"/>
            </w:pPr>
            <w:r>
              <w:rPr>
                <w:i/>
                <w:iCs/>
              </w:rPr>
              <w:t>Allocation from Server_VM_Inventory (vCenter export)</w:t>
            </w:r>
          </w:p>
        </w:tc>
      </w:tr>
      <w:tr w:rsidR="007F5111" w14:paraId="230A970E" w14:textId="77777777" w:rsidTr="08FEA0F7">
        <w:trPr>
          <w:trHeight w:val="300"/>
          <w:del w:id="108" w:author="Ahmed, Syed" w:date="2026-09-10T14:17:00Z"/>
        </w:trPr>
        <w:tc>
          <w:tcPr>
            <w:tcW w:w="0" w:type="auto"/>
          </w:tcPr>
          <w:p w14:paraId="230A9705" w14:textId="3294A204" w:rsidR="007F5111" w:rsidRDefault="00C963BA">
            <w:pPr>
              <w:pStyle w:val="Compact"/>
            </w:pPr>
            <w:r>
              <w:rPr>
                <w:i/>
                <w:iCs/>
              </w:rPr>
              <w:t>PASPCCPRD102</w:t>
            </w:r>
          </w:p>
        </w:tc>
        <w:tc>
          <w:tcPr>
            <w:tcW w:w="0" w:type="auto"/>
          </w:tcPr>
          <w:p w14:paraId="230A9706" w14:textId="3E8525FA" w:rsidR="007F5111" w:rsidRDefault="00C963BA">
            <w:pPr>
              <w:pStyle w:val="Compact"/>
            </w:pPr>
            <w:r>
              <w:rPr>
                <w:i/>
                <w:iCs/>
              </w:rPr>
              <w:t>8</w:t>
            </w:r>
          </w:p>
        </w:tc>
        <w:tc>
          <w:tcPr>
            <w:tcW w:w="0" w:type="auto"/>
          </w:tcPr>
          <w:p w14:paraId="230A9707" w14:textId="7453091B" w:rsidR="007F5111" w:rsidRDefault="00C963BA">
            <w:pPr>
              <w:pStyle w:val="Compact"/>
            </w:pPr>
            <w:r>
              <w:rPr>
                <w:i/>
                <w:iCs/>
              </w:rPr>
              <w:t>8 GB</w:t>
            </w:r>
          </w:p>
        </w:tc>
        <w:tc>
          <w:tcPr>
            <w:tcW w:w="0" w:type="auto"/>
          </w:tcPr>
          <w:p w14:paraId="230A9708" w14:textId="4D96832F" w:rsidR="007F5111" w:rsidRDefault="00C963BA">
            <w:pPr>
              <w:pStyle w:val="Compact"/>
            </w:pPr>
            <w:r>
              <w:rPr>
                <w:i/>
                <w:iCs/>
              </w:rPr>
              <w:t>1 disks / 80 GB</w:t>
            </w:r>
          </w:p>
        </w:tc>
        <w:tc>
          <w:tcPr>
            <w:tcW w:w="0" w:type="auto"/>
          </w:tcPr>
          <w:p w14:paraId="230A9709" w14:textId="2DC09F30" w:rsidR="007F5111" w:rsidRDefault="00C963BA">
            <w:pPr>
              <w:pStyle w:val="Compact"/>
            </w:pPr>
            <w:r>
              <w:rPr>
                <w:i/>
                <w:iCs/>
              </w:rPr>
              <w:t>Not measured (Appendix B item 01)</w:t>
            </w:r>
          </w:p>
        </w:tc>
        <w:tc>
          <w:tcPr>
            <w:tcW w:w="0" w:type="auto"/>
          </w:tcPr>
          <w:p w14:paraId="230A970A" w14:textId="2B7C442B" w:rsidR="007F5111" w:rsidRDefault="00C963BA">
            <w:pPr>
              <w:pStyle w:val="Compact"/>
            </w:pPr>
            <w:r>
              <w:rPr>
                <w:i/>
                <w:iCs/>
              </w:rPr>
              <w:t>Not measured (Appendix B item 01)</w:t>
            </w:r>
          </w:p>
        </w:tc>
        <w:tc>
          <w:tcPr>
            <w:tcW w:w="0" w:type="auto"/>
          </w:tcPr>
          <w:p w14:paraId="230A970B" w14:textId="6A30E442" w:rsidR="007F5111" w:rsidRDefault="00C963BA">
            <w:pPr>
              <w:pStyle w:val="Compact"/>
            </w:pPr>
            <w:r>
              <w:rPr>
                <w:i/>
                <w:iCs/>
              </w:rPr>
              <w:t>Not measured (Appendix B item 01)</w:t>
            </w:r>
          </w:p>
        </w:tc>
        <w:tc>
          <w:tcPr>
            <w:tcW w:w="0" w:type="auto"/>
          </w:tcPr>
          <w:p w14:paraId="230A970C" w14:textId="6828259A" w:rsidR="007F5111" w:rsidRDefault="00C963BA">
            <w:pPr>
              <w:pStyle w:val="Compact"/>
            </w:pPr>
            <w:r>
              <w:rPr>
                <w:i/>
                <w:iCs/>
              </w:rPr>
              <w:t>Not yet provided — requested from GEHA, required by 2026-08-25 (Appendix B, item 01).</w:t>
            </w:r>
          </w:p>
        </w:tc>
        <w:tc>
          <w:tcPr>
            <w:tcW w:w="0" w:type="auto"/>
          </w:tcPr>
          <w:p w14:paraId="230A970D" w14:textId="572CDDC9" w:rsidR="007F5111" w:rsidRDefault="00C963BA">
            <w:pPr>
              <w:pStyle w:val="Compact"/>
            </w:pPr>
            <w:r>
              <w:rPr>
                <w:i/>
                <w:iCs/>
              </w:rPr>
              <w:t>Allocation from Server_VM_Inventory (vCenter export)</w:t>
            </w:r>
          </w:p>
        </w:tc>
      </w:tr>
    </w:tbl>
    <w:p w14:paraId="230A970F" w14:textId="25BDBA28" w:rsidR="007F5111" w:rsidRDefault="00C963BA" w:rsidP="08FEA0F7">
      <w:pPr>
        <w:pStyle w:val="BodyText"/>
        <w:rPr>
          <w:del w:id="109" w:author="Ahmed, Syed" w:date="2026-09-10T14:17:00Z" w16du:dateUtc="2026-09-10T14:17:56Z"/>
          <w:b/>
          <w:bCs/>
          <w:sz w:val="15"/>
          <w:szCs w:val="15"/>
        </w:rPr>
      </w:pPr>
      <w:del w:id="110" w:author="Ahmed, Syed" w:date="2026-09-10T14:17:00Z" w16du:dateUtc="2026-09-10T14:17:56Z">
        <w:r w:rsidRPr="08FEA0F7" w:rsidDel="00C963BA">
          <w:rPr>
            <w:b/>
            <w:bCs/>
            <w:sz w:val="15"/>
            <w:szCs w:val="15"/>
          </w:rPr>
          <w:delText>Table 4.1.1 — Sizing &amp; Utilization Baseline</w:delText>
        </w:r>
      </w:del>
    </w:p>
    <w:p w14:paraId="230A9710" w14:textId="7A9B4FEB" w:rsidR="007F5111" w:rsidRDefault="007F5111">
      <w:pPr>
        <w:sectPr w:rsidR="007F5111">
          <w:headerReference w:type="default" r:id="rId25"/>
          <w:footerReference w:type="default" r:id="rId26"/>
          <w:pgSz w:w="15840" w:h="12240" w:orient="landscape"/>
          <w:pgMar w:top="1440" w:right="1440" w:bottom="1440" w:left="1440" w:header="720" w:footer="620" w:gutter="0"/>
          <w:cols w:space="720"/>
        </w:sectPr>
      </w:pPr>
    </w:p>
    <w:p w14:paraId="230A9711" w14:textId="002C3124" w:rsidR="007F5111" w:rsidRDefault="00C963BA">
      <w:pPr>
        <w:pStyle w:val="Heading3"/>
      </w:pPr>
      <w:bookmarkStart w:id="111" w:name="operating-system-platform-readiness"/>
      <w:bookmarkEnd w:id="101"/>
      <w:r>
        <w:lastRenderedPageBreak/>
        <w:t>4.1.2 Operating System &amp; Platform Readiness</w:t>
      </w:r>
    </w:p>
    <w:p w14:paraId="230A9712" w14:textId="1B374F92" w:rsidR="007F5111" w:rsidRDefault="00C963BA">
      <w:pPr>
        <w:pStyle w:val="FirstParagraph"/>
      </w:pPr>
      <w:r>
        <w:t>The attributes recorded here determine whether a supported migration path exists at all and whether the machine will boot once it arrives in Azure. Operating system support status, boot type and partition style, architecture, clustering, static addressing, installed agents, licensing entitlement and any special storage are each confirmed against the running system rather than the inventory record. An out-of-support operating system is a decision for the business before it is a task for the migration team, and hardware-bound licensing can stop an application working the moment it moves. Several of these attributes also constrain the migration method chosen later, so they are settled before the method is fixed.</w:t>
      </w:r>
    </w:p>
    <w:p w14:paraId="230A9713" w14:textId="33F463B0" w:rsidR="007F5111" w:rsidRDefault="007F5111">
      <w:pPr>
        <w:pStyle w:val="Compact"/>
      </w:pPr>
    </w:p>
    <w:tbl>
      <w:tblPr>
        <w:tblStyle w:val="Table"/>
        <w:tblW w:w="5000" w:type="pct"/>
        <w:tblLook w:val="0020" w:firstRow="1" w:lastRow="0" w:firstColumn="0" w:lastColumn="0" w:noHBand="0" w:noVBand="0"/>
      </w:tblPr>
      <w:tblGrid>
        <w:gridCol w:w="1756"/>
        <w:gridCol w:w="7720"/>
        <w:tblGridChange w:id="112">
          <w:tblGrid>
            <w:gridCol w:w="720"/>
            <w:gridCol w:w="360"/>
            <w:gridCol w:w="676"/>
            <w:gridCol w:w="7720"/>
          </w:tblGrid>
        </w:tblGridChange>
      </w:tblGrid>
      <w:tr w:rsidR="007F5111" w14:paraId="230A9716"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714" w14:textId="6054AE67" w:rsidR="007F5111" w:rsidRDefault="00C963BA">
            <w:pPr>
              <w:pStyle w:val="Compact"/>
            </w:pPr>
            <w:r>
              <w:rPr>
                <w:b/>
                <w:bCs/>
              </w:rPr>
              <w:t>OS Support Status</w:t>
            </w:r>
          </w:p>
        </w:tc>
        <w:tc>
          <w:tcPr>
            <w:tcW w:w="0" w:type="auto"/>
          </w:tcPr>
          <w:p w14:paraId="230A9715" w14:textId="3779125A" w:rsidR="007F5111" w:rsidRDefault="00C963BA">
            <w:pPr>
              <w:pStyle w:val="Compact"/>
              <w:pPrChange w:id="113" w:author="Ahmed, Syed" w:date="2026-09-09T19:19:00Z">
                <w:pPr/>
              </w:pPrChange>
            </w:pPr>
            <w:del w:id="114" w:author="Ahmed, Syed" w:date="2026-09-09T19:19:00Z" w16du:dateUtc="2026-09-09T19:19:57Z">
              <w:r w:rsidDel="00C963BA">
                <w:delText>N</w:delText>
              </w:r>
            </w:del>
            <w:ins w:id="115" w:author="Ahmed, Syed" w:date="2026-09-09T19:19:00Z" w16du:dateUtc="2026-09-09T19:19:31Z">
              <w:r w:rsidR="6F738F26">
                <w:t xml:space="preserve">a basic Server 2025 image with no customizations is required  CyberArk provides a GPO to apply to it with the required settings </w:t>
              </w:r>
            </w:ins>
            <w:del w:id="116" w:author="Ahmed, Syed" w:date="2026-09-09T19:05:00Z" w16du:dateUtc="2026-09-09T19:05:48Z">
              <w:r w:rsidDel="00C963BA">
                <w:delText>ot yet provided —</w:delText>
              </w:r>
            </w:del>
            <w:del w:id="117" w:author="Syed Ahmed" w:date="2026-09-08T15:53:00Z" w16du:dateUtc="2026-09-08T15:53:24Z">
              <w:r w:rsidDel="00C963BA">
                <w:delText xml:space="preserve"> requested from GEHA, required by 2026-09-15 (Appendix B, item 05).</w:delText>
              </w:r>
            </w:del>
          </w:p>
        </w:tc>
      </w:tr>
      <w:tr w:rsidR="007F5111" w14:paraId="230A9719" w14:textId="77777777" w:rsidTr="08FEA0F7">
        <w:tc>
          <w:tcPr>
            <w:tcW w:w="0" w:type="auto"/>
          </w:tcPr>
          <w:p w14:paraId="230A9717" w14:textId="2411C253" w:rsidR="007F5111" w:rsidRDefault="00C963BA">
            <w:pPr>
              <w:pStyle w:val="Compact"/>
            </w:pPr>
            <w:del w:id="118" w:author="Ahmed, Syed" w:date="2026-09-10T14:18:00Z" w16du:dateUtc="2026-09-10T14:18:08Z">
              <w:r w:rsidRPr="08FEA0F7" w:rsidDel="00C963BA">
                <w:rPr>
                  <w:b/>
                  <w:bCs/>
                </w:rPr>
                <w:delText>Boot Type &amp; Partition Style</w:delText>
              </w:r>
            </w:del>
          </w:p>
        </w:tc>
        <w:tc>
          <w:tcPr>
            <w:tcW w:w="0" w:type="auto"/>
          </w:tcPr>
          <w:p w14:paraId="230A9718" w14:textId="4F4505B1" w:rsidR="007F5111" w:rsidRDefault="00C963BA">
            <w:pPr>
              <w:pStyle w:val="Compact"/>
            </w:pPr>
            <w:del w:id="119" w:author="Ahmed, Syed" w:date="2026-09-10T14:18:00Z" w16du:dateUtc="2026-09-10T14:18:08Z">
              <w:r w:rsidDel="00C963BA">
                <w:delText xml:space="preserve">☐ </w:delText>
              </w:r>
              <w:r w:rsidRPr="08FEA0F7" w:rsidDel="00C963BA">
                <w:rPr>
                  <w:i/>
                  <w:iCs/>
                </w:rPr>
                <w:delText>BIOS</w:delText>
              </w:r>
              <w:r w:rsidDel="00C963BA">
                <w:delText xml:space="preserve"> ☐ </w:delText>
              </w:r>
              <w:r w:rsidRPr="08FEA0F7" w:rsidDel="00C963BA">
                <w:rPr>
                  <w:i/>
                  <w:iCs/>
                </w:rPr>
                <w:delText>UEFI</w:delText>
              </w:r>
              <w:r w:rsidDel="00C963BA">
                <w:delText xml:space="preserve"> —</w:delText>
              </w:r>
            </w:del>
            <w:del w:id="120" w:author="Syed Ahmed" w:date="2026-09-08T15:53:00Z" w16du:dateUtc="2026-09-08T15:53:17Z">
              <w:r w:rsidDel="00C963BA">
                <w:delText xml:space="preserve"> </w:delText>
              </w:r>
            </w:del>
            <w:del w:id="121" w:author="Ahmed, Syed" w:date="2026-09-10T14:18:00Z" w16du:dateUtc="2026-09-10T14:18:08Z">
              <w:r w:rsidRPr="08FEA0F7" w:rsidDel="00C963BA">
                <w:rPr>
                  <w:i/>
                  <w:iCs/>
                </w:rPr>
                <w:delText xml:space="preserve">Not yet provided — and MBR or GPT. This determines the supported migration path and the target disk configuration. To be </w:delText>
              </w:r>
              <w:r w:rsidRPr="08FEA0F7" w:rsidDel="00C963BA">
                <w:rPr>
                  <w:i/>
                  <w:iCs/>
                </w:rPr>
                <w:lastRenderedPageBreak/>
                <w:delText>supplied by GEHA (Appendix B).</w:delText>
              </w:r>
            </w:del>
          </w:p>
        </w:tc>
      </w:tr>
      <w:tr w:rsidR="007F5111" w14:paraId="230A971C" w14:textId="77777777" w:rsidTr="08FEA0F7">
        <w:tc>
          <w:tcPr>
            <w:tcW w:w="0" w:type="auto"/>
          </w:tcPr>
          <w:p w14:paraId="230A971A" w14:textId="320A0544" w:rsidR="007F5111" w:rsidRDefault="00C963BA">
            <w:pPr>
              <w:pStyle w:val="Compact"/>
            </w:pPr>
            <w:del w:id="122" w:author="Ahmed, Syed" w:date="2026-09-10T14:18:00Z" w16du:dateUtc="2026-09-10T14:18:08Z">
              <w:r w:rsidRPr="08FEA0F7" w:rsidDel="00C963BA">
                <w:rPr>
                  <w:b/>
                  <w:bCs/>
                </w:rPr>
                <w:delText>Architecture &amp; Generation</w:delText>
              </w:r>
            </w:del>
          </w:p>
        </w:tc>
        <w:tc>
          <w:tcPr>
            <w:tcW w:w="0" w:type="auto"/>
          </w:tcPr>
          <w:p w14:paraId="230A971B" w14:textId="4740A40A" w:rsidR="007F5111" w:rsidRDefault="00C963BA">
            <w:pPr>
              <w:pStyle w:val="Compact"/>
            </w:pPr>
            <w:del w:id="123" w:author="Ahmed, Syed" w:date="2026-09-10T14:18:00Z" w16du:dateUtc="2026-09-10T14:18:08Z">
              <w:r w:rsidRPr="08FEA0F7" w:rsidDel="00C963BA">
                <w:rPr>
                  <w:i/>
                  <w:iCs/>
                </w:rPr>
                <w:delText>Not yet provided — requested from GEHA, required by 2026-09-15 (Appendix B, item 05).</w:delText>
              </w:r>
            </w:del>
          </w:p>
        </w:tc>
      </w:tr>
      <w:tr w:rsidR="007F5111" w14:paraId="230A971F" w14:textId="77777777" w:rsidTr="08FEA0F7">
        <w:tc>
          <w:tcPr>
            <w:tcW w:w="0" w:type="auto"/>
          </w:tcPr>
          <w:p w14:paraId="230A971D" w14:textId="3CF3B8BF" w:rsidR="007F5111" w:rsidRDefault="00C963BA">
            <w:pPr>
              <w:pStyle w:val="Compact"/>
            </w:pPr>
            <w:del w:id="124" w:author="Ahmed, Syed" w:date="2026-09-10T14:18:00Z" w16du:dateUtc="2026-09-10T14:18:08Z">
              <w:r w:rsidRPr="08FEA0F7" w:rsidDel="00C963BA">
                <w:rPr>
                  <w:b/>
                  <w:bCs/>
                </w:rPr>
                <w:delText>Clustering / Shared Disk</w:delText>
              </w:r>
            </w:del>
          </w:p>
        </w:tc>
        <w:tc>
          <w:tcPr>
            <w:tcW w:w="0" w:type="auto"/>
          </w:tcPr>
          <w:p w14:paraId="230A971E" w14:textId="3511F752" w:rsidR="007F5111" w:rsidRDefault="00C963BA">
            <w:pPr>
              <w:pStyle w:val="Compact"/>
            </w:pPr>
            <w:del w:id="125" w:author="Ahmed, Syed" w:date="2026-09-10T14:18:00Z" w16du:dateUtc="2026-09-10T14:18:08Z">
              <w:r w:rsidDel="00C963BA">
                <w:delText xml:space="preserve">☐ </w:delText>
              </w:r>
              <w:r w:rsidRPr="08FEA0F7" w:rsidDel="00C963BA">
                <w:rPr>
                  <w:i/>
                  <w:iCs/>
                </w:rPr>
                <w:delText>None</w:delText>
              </w:r>
              <w:r w:rsidDel="00C963BA">
                <w:delText xml:space="preserve"> ☐ </w:delText>
              </w:r>
              <w:r w:rsidRPr="08FEA0F7" w:rsidDel="00C963BA">
                <w:rPr>
                  <w:i/>
                  <w:iCs/>
                </w:rPr>
                <w:delText>Failover cluster</w:delText>
              </w:r>
              <w:r w:rsidDel="00C963BA">
                <w:delText xml:space="preserve"> ☐ </w:delText>
              </w:r>
              <w:r w:rsidRPr="08FEA0F7" w:rsidDel="00C963BA">
                <w:rPr>
                  <w:i/>
                  <w:iCs/>
                </w:rPr>
                <w:delText>Shared disk</w:delText>
              </w:r>
              <w:r w:rsidDel="00C963BA">
                <w:delText xml:space="preserve"> — </w:delText>
              </w:r>
              <w:r w:rsidRPr="08FEA0F7" w:rsidDel="00C963BA">
                <w:rPr>
                  <w:i/>
                  <w:iCs/>
                </w:rPr>
                <w:delText xml:space="preserve">Not yet provided — clustered workloads need a specific target design, not a straight lift. </w:delText>
              </w:r>
            </w:del>
            <w:del w:id="126" w:author="Syed Ahmed" w:date="2026-09-08T15:53:00Z" w16du:dateUtc="2026-09-08T15:53:30Z">
              <w:r w:rsidRPr="08FEA0F7" w:rsidDel="00C963BA">
                <w:rPr>
                  <w:i/>
                  <w:iCs/>
                </w:rPr>
                <w:delText>To be supplied by GEHA (Appendix B).</w:delText>
              </w:r>
            </w:del>
          </w:p>
        </w:tc>
      </w:tr>
      <w:tr w:rsidR="007F5111" w14:paraId="230A9722" w14:textId="77777777" w:rsidTr="08FEA0F7">
        <w:tblPrEx>
          <w:tblW w:w="5000" w:type="pct"/>
          <w:tblLook w:val="0020" w:firstRow="1" w:lastRow="0" w:firstColumn="0" w:lastColumn="0" w:noHBand="0" w:noVBand="0"/>
          <w:tblPrExChange w:id="127" w:author="Syed Ahmed" w:date="2026-09-08T15:53:00Z">
            <w:tblPrEx>
              <w:tblW w:w="5000" w:type="pct"/>
              <w:tblLook w:val="0020" w:firstRow="1" w:lastRow="0" w:firstColumn="0" w:lastColumn="0" w:noHBand="0" w:noVBand="0"/>
            </w:tblPrEx>
          </w:tblPrExChange>
        </w:tblPrEx>
        <w:trPr>
          <w:trHeight w:val="300"/>
          <w:trPrChange w:id="128" w:author="Syed Ahmed" w:date="2026-09-08T15:53:00Z">
            <w:trPr>
              <w:gridAfter w:val="0"/>
              <w:trHeight w:val="300"/>
            </w:trPr>
          </w:trPrChange>
        </w:trPr>
        <w:tc>
          <w:tcPr>
            <w:tcW w:w="0" w:type="auto"/>
            <w:tcPrChange w:id="129" w:author="Syed Ahmed" w:date="2026-09-08T15:53:00Z">
              <w:tcPr>
                <w:tcW w:w="1906" w:type="dxa"/>
              </w:tcPr>
            </w:tcPrChange>
          </w:tcPr>
          <w:p w14:paraId="230A9720" w14:textId="4131A615" w:rsidR="007F5111" w:rsidRDefault="00C963BA">
            <w:pPr>
              <w:pStyle w:val="Compact"/>
            </w:pPr>
            <w:del w:id="130" w:author="Ahmed, Syed" w:date="2026-09-10T14:18:00Z" w16du:dateUtc="2026-09-10T14:18:08Z">
              <w:r w:rsidRPr="08FEA0F7" w:rsidDel="00C963BA">
                <w:rPr>
                  <w:b/>
                  <w:bCs/>
                </w:rPr>
                <w:delText>Static IP Dependency</w:delText>
              </w:r>
            </w:del>
          </w:p>
        </w:tc>
        <w:tc>
          <w:tcPr>
            <w:tcW w:w="0" w:type="auto"/>
            <w:tcPrChange w:id="131" w:author="Syed Ahmed" w:date="2026-09-08T15:53:00Z">
              <w:tcPr>
                <w:tcW w:w="7570" w:type="dxa"/>
              </w:tcPr>
            </w:tcPrChange>
          </w:tcPr>
          <w:p w14:paraId="230A9721" w14:textId="5AA277C6" w:rsidR="007F5111" w:rsidRDefault="00C963BA">
            <w:pPr>
              <w:pStyle w:val="Compact"/>
            </w:pPr>
            <w:del w:id="132" w:author="Ahmed, Syed" w:date="2026-09-10T14:18:00Z" w16du:dateUtc="2026-09-10T14:18:08Z">
              <w:r w:rsidDel="00C963BA">
                <w:delText xml:space="preserve">☐ </w:delText>
              </w:r>
              <w:r w:rsidRPr="08FEA0F7" w:rsidDel="00C963BA">
                <w:rPr>
                  <w:i/>
                  <w:iCs/>
                </w:rPr>
                <w:delText>Yes</w:delText>
              </w:r>
              <w:r w:rsidDel="00C963BA">
                <w:delText xml:space="preserve"> ☐ </w:delText>
              </w:r>
              <w:r w:rsidRPr="08FEA0F7" w:rsidDel="00C963BA">
                <w:rPr>
                  <w:i/>
                  <w:iCs/>
                </w:rPr>
                <w:delText>No</w:delText>
              </w:r>
              <w:r w:rsidDel="00C963BA">
                <w:delText xml:space="preserve"> —</w:delText>
              </w:r>
            </w:del>
            <w:del w:id="133" w:author="Syed Ahmed" w:date="2026-09-08T15:53:00Z" w16du:dateUtc="2026-09-08T15:53:35Z">
              <w:r w:rsidDel="00C963BA">
                <w:delText xml:space="preserve"> </w:delText>
              </w:r>
            </w:del>
            <w:del w:id="134" w:author="Ahmed, Syed" w:date="2026-09-10T14:18:00Z" w16du:dateUtc="2026-09-10T14:18:08Z">
              <w:r w:rsidRPr="08FEA0F7" w:rsidDel="00C963BA">
                <w:rPr>
                  <w:i/>
                  <w:iCs/>
                </w:rPr>
                <w:delText>Not yet provided — anything hardcoded to this address elsewhere in the estate — see §4.7. To be supplied by GEHA (Appendix B).</w:delText>
              </w:r>
            </w:del>
          </w:p>
        </w:tc>
      </w:tr>
      <w:tr w:rsidR="007F5111" w14:paraId="230A9725" w14:textId="77777777" w:rsidTr="08FEA0F7">
        <w:tc>
          <w:tcPr>
            <w:tcW w:w="0" w:type="auto"/>
          </w:tcPr>
          <w:p w14:paraId="230A9723" w14:textId="19FE0CD5" w:rsidR="007F5111" w:rsidRDefault="00C963BA">
            <w:pPr>
              <w:pStyle w:val="Compact"/>
            </w:pPr>
            <w:del w:id="135" w:author="Ahmed, Syed" w:date="2026-09-10T14:18:00Z" w16du:dateUtc="2026-09-10T14:18:08Z">
              <w:r w:rsidRPr="08FEA0F7" w:rsidDel="00C963BA">
                <w:rPr>
                  <w:b/>
                  <w:bCs/>
                </w:rPr>
                <w:delText>Installed Agents &amp; Tooling</w:delText>
              </w:r>
            </w:del>
          </w:p>
        </w:tc>
        <w:tc>
          <w:tcPr>
            <w:tcW w:w="0" w:type="auto"/>
          </w:tcPr>
          <w:p w14:paraId="230A9724" w14:textId="058C30D6" w:rsidR="007F5111" w:rsidRDefault="00C963BA">
            <w:pPr>
              <w:pStyle w:val="Compact"/>
            </w:pPr>
            <w:del w:id="136" w:author="Ahmed, Syed" w:date="2026-09-10T14:18:00Z" w16du:dateUtc="2026-09-10T14:18:08Z">
              <w:r w:rsidRPr="08FEA0F7" w:rsidDel="00C963BA">
                <w:rPr>
                  <w:i/>
                  <w:iCs/>
                </w:rPr>
                <w:delText xml:space="preserve">Not yet provided </w:delText>
              </w:r>
            </w:del>
            <w:del w:id="137" w:author="Syed Ahmed" w:date="2026-09-08T15:53:00Z" w16du:dateUtc="2026-09-08T15:53:38Z">
              <w:r w:rsidRPr="08FEA0F7" w:rsidDel="00C963BA">
                <w:rPr>
                  <w:i/>
                  <w:iCs/>
                </w:rPr>
                <w:delText>— requested from GEHA, required by 2026-09-15 (Appendix B, item 05).</w:delText>
              </w:r>
            </w:del>
          </w:p>
        </w:tc>
      </w:tr>
      <w:tr w:rsidR="007F5111" w14:paraId="230A9728" w14:textId="77777777" w:rsidTr="08FEA0F7">
        <w:tc>
          <w:tcPr>
            <w:tcW w:w="0" w:type="auto"/>
          </w:tcPr>
          <w:p w14:paraId="230A9726" w14:textId="3EE9D330" w:rsidR="007F5111" w:rsidRDefault="00C963BA">
            <w:pPr>
              <w:pStyle w:val="Compact"/>
            </w:pPr>
            <w:del w:id="138" w:author="Ahmed, Syed" w:date="2026-09-10T14:18:00Z" w16du:dateUtc="2026-09-10T14:18:08Z">
              <w:r w:rsidRPr="08FEA0F7" w:rsidDel="00C963BA">
                <w:rPr>
                  <w:b/>
                  <w:bCs/>
                </w:rPr>
                <w:delText>Licensing &amp; Hybrid Benefit Eligibility</w:delText>
              </w:r>
            </w:del>
          </w:p>
        </w:tc>
        <w:tc>
          <w:tcPr>
            <w:tcW w:w="0" w:type="auto"/>
          </w:tcPr>
          <w:p w14:paraId="230A9727" w14:textId="5CE0D0AA" w:rsidR="007F5111" w:rsidRDefault="00C963BA">
            <w:pPr>
              <w:pStyle w:val="Compact"/>
            </w:pPr>
            <w:del w:id="139" w:author="Ahmed, Syed" w:date="2026-09-10T14:18:00Z" w16du:dateUtc="2026-09-10T14:18:08Z">
              <w:r w:rsidRPr="08FEA0F7" w:rsidDel="00C963BA">
                <w:rPr>
                  <w:i/>
                  <w:iCs/>
                </w:rPr>
                <w:delText>Not yet provided —</w:delText>
              </w:r>
            </w:del>
            <w:del w:id="140" w:author="Syed Ahmed" w:date="2026-09-08T15:53:00Z" w16du:dateUtc="2026-09-08T15:53:42Z">
              <w:r w:rsidRPr="08FEA0F7" w:rsidDel="00C963BA">
                <w:rPr>
                  <w:i/>
                  <w:iCs/>
                </w:rPr>
                <w:delText xml:space="preserve"> Windows Server and SQL Server licensing held, Software Assurance status, and whether Azure Hybrid Benefit applies — this. To be supplied by GEHA (Appendix B)</w:delText>
              </w:r>
            </w:del>
            <w:del w:id="141" w:author="Ahmed, Syed" w:date="2026-09-10T14:18:00Z" w16du:dateUtc="2026-09-10T14:18:08Z">
              <w:r w:rsidRPr="08FEA0F7" w:rsidDel="00C963BA">
                <w:rPr>
                  <w:i/>
                  <w:iCs/>
                </w:rPr>
                <w:delText>.</w:delText>
              </w:r>
            </w:del>
          </w:p>
        </w:tc>
      </w:tr>
      <w:tr w:rsidR="007F5111" w14:paraId="230A972B" w14:textId="77777777" w:rsidTr="08FEA0F7">
        <w:tc>
          <w:tcPr>
            <w:tcW w:w="0" w:type="auto"/>
          </w:tcPr>
          <w:p w14:paraId="230A9729" w14:textId="6E778795" w:rsidR="007F5111" w:rsidRDefault="00C963BA">
            <w:pPr>
              <w:pStyle w:val="Compact"/>
            </w:pPr>
            <w:del w:id="142" w:author="Ahmed, Syed" w:date="2026-09-10T14:18:00Z" w16du:dateUtc="2026-09-10T14:18:08Z">
              <w:r w:rsidRPr="08FEA0F7" w:rsidDel="00C963BA">
                <w:rPr>
                  <w:b/>
                  <w:bCs/>
                </w:rPr>
                <w:delText>Encryption / Special Storage</w:delText>
              </w:r>
            </w:del>
          </w:p>
        </w:tc>
        <w:tc>
          <w:tcPr>
            <w:tcW w:w="0" w:type="auto"/>
          </w:tcPr>
          <w:p w14:paraId="230A972A" w14:textId="69584CB6" w:rsidR="007F5111" w:rsidRDefault="00C963BA">
            <w:pPr>
              <w:pStyle w:val="Compact"/>
            </w:pPr>
            <w:del w:id="143" w:author="Ahmed, Syed" w:date="2026-09-10T14:18:00Z" w16du:dateUtc="2026-09-10T14:18:08Z">
              <w:r w:rsidRPr="08FEA0F7" w:rsidDel="00C963BA">
                <w:rPr>
                  <w:i/>
                  <w:iCs/>
                </w:rPr>
                <w:delText xml:space="preserve">Not yet provided — </w:delText>
              </w:r>
            </w:del>
            <w:del w:id="144" w:author="Syed Ahmed" w:date="2026-09-08T15:53:00Z" w16du:dateUtc="2026-09-08T15:53:46Z">
              <w:r w:rsidRPr="08FEA0F7" w:rsidDel="00C963BA">
                <w:rPr>
                  <w:i/>
                  <w:iCs/>
                </w:rPr>
                <w:delText>Disk encryption, raw device mappings, pass-through disks, iSCSI or SAN-attached storage — each constrains the migration . To be supplied by GEHA (Appendix B).</w:delText>
              </w:r>
            </w:del>
          </w:p>
        </w:tc>
      </w:tr>
    </w:tbl>
    <w:p w14:paraId="230A972C" w14:textId="67790835" w:rsidR="007F5111" w:rsidRDefault="00C963BA">
      <w:pPr>
        <w:pStyle w:val="BodyText"/>
      </w:pPr>
      <w:r>
        <w:rPr>
          <w:b/>
          <w:bCs/>
          <w:sz w:val="15"/>
          <w:szCs w:val="15"/>
        </w:rPr>
        <w:t>Table 4.1.2 — Operating System &amp; Platform Readiness</w:t>
      </w:r>
    </w:p>
    <w:p w14:paraId="230A972D" w14:textId="293CB8B7" w:rsidR="007F5111" w:rsidRDefault="007F5111">
      <w:pPr>
        <w:pStyle w:val="Compact"/>
      </w:pPr>
    </w:p>
    <w:p w14:paraId="230A972E" w14:textId="6C3EE884" w:rsidR="007F5111" w:rsidRDefault="00C963BA">
      <w:pPr>
        <w:pStyle w:val="Heading2"/>
      </w:pPr>
      <w:bookmarkStart w:id="145" w:name="application-software-dependencies"/>
      <w:bookmarkEnd w:id="69"/>
      <w:bookmarkEnd w:id="111"/>
      <w:r>
        <w:t>4.2 Application Software &amp; Dependencies</w:t>
      </w:r>
    </w:p>
    <w:p w14:paraId="230A972F" w14:textId="265BDC14" w:rsidR="007F5111" w:rsidRDefault="00C963BA">
      <w:pPr>
        <w:pStyle w:val="FirstParagraph"/>
      </w:pPr>
      <w:r>
        <w:t>The software layer is documented here in the terms that matter to a migration: exact installed version, whether the vendor supports that version on the target platform, and what else must travel with it. Scheduled jobs, file storage dependencies, license binding and client-side components are each recorded, because every one of them is a thing that silently stops working when the server underneath changes. License binding deserves particular attention: a license tied to a MAC address, host fingerprint or dongle will fail at the moment of cutover, and re-hosting it carries a vendor lead time. An unsupported configuration is a go/no-go item, not a hypercare issue.</w:t>
      </w:r>
    </w:p>
    <w:p w14:paraId="230A9730" w14:textId="2D16BB11" w:rsidR="007F5111" w:rsidRDefault="007F5111">
      <w:pPr>
        <w:pStyle w:val="Compact"/>
      </w:pPr>
    </w:p>
    <w:tbl>
      <w:tblPr>
        <w:tblStyle w:val="Table"/>
        <w:tblW w:w="5000" w:type="pct"/>
        <w:tblLook w:val="0020" w:firstRow="1" w:lastRow="0" w:firstColumn="0" w:lastColumn="0" w:noHBand="0" w:noVBand="0"/>
      </w:tblPr>
      <w:tblGrid>
        <w:gridCol w:w="1619"/>
        <w:gridCol w:w="7857"/>
      </w:tblGrid>
      <w:tr w:rsidR="007F5111" w14:paraId="230A9733"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731" w14:textId="6983D0B9" w:rsidR="007F5111" w:rsidRDefault="00C963BA">
            <w:pPr>
              <w:pStyle w:val="Compact"/>
            </w:pPr>
            <w:r>
              <w:rPr>
                <w:b/>
                <w:bCs/>
              </w:rPr>
              <w:t>Application Version</w:t>
            </w:r>
          </w:p>
        </w:tc>
        <w:tc>
          <w:tcPr>
            <w:tcW w:w="0" w:type="auto"/>
          </w:tcPr>
          <w:p w14:paraId="230A9732" w14:textId="59E85B4B" w:rsidR="007F5111" w:rsidRDefault="00C963BA">
            <w:pPr>
              <w:pStyle w:val="Compact"/>
            </w:pPr>
            <w:r w:rsidRPr="4A3EE59D">
              <w:rPr>
                <w:i/>
                <w:iCs/>
              </w:rPr>
              <w:t xml:space="preserve">Installed software observed on the hosts: ProxyHost.exe; ir_agent.exe; splunkd.exe; rapid7_endpoint_broker.exe; </w:t>
            </w:r>
            <w:del w:id="146" w:author="Syed Ahmed" w:date="2026-09-08T15:54:00Z" w16du:dateUtc="2026-09-08T15:54:14Z">
              <w:r w:rsidRPr="4A3EE59D" w:rsidDel="00C963BA">
                <w:rPr>
                  <w:i/>
                  <w:iCs/>
                </w:rPr>
                <w:delText>svchost.exe; component-manager-client.exe  (Evidenced — Application Interface Details, full 451,897-row pass, as-of 12/24/25)</w:delText>
              </w:r>
            </w:del>
          </w:p>
        </w:tc>
      </w:tr>
      <w:tr w:rsidR="007F5111" w14:paraId="230A9736" w14:textId="77777777" w:rsidTr="08FEA0F7">
        <w:tc>
          <w:tcPr>
            <w:tcW w:w="0" w:type="auto"/>
          </w:tcPr>
          <w:p w14:paraId="230A9734" w14:textId="2BA4F624" w:rsidR="007F5111" w:rsidRDefault="00C963BA">
            <w:pPr>
              <w:pStyle w:val="Compact"/>
            </w:pPr>
            <w:del w:id="147" w:author="Ahmed, Syed" w:date="2026-09-10T15:04:00Z" w16du:dateUtc="2026-09-10T15:04:56Z">
              <w:r w:rsidRPr="08FEA0F7" w:rsidDel="00C963BA">
                <w:rPr>
                  <w:b/>
                  <w:bCs/>
                </w:rPr>
                <w:delText>Vendor Support Status of This Version</w:delText>
              </w:r>
            </w:del>
          </w:p>
        </w:tc>
        <w:tc>
          <w:tcPr>
            <w:tcW w:w="0" w:type="auto"/>
          </w:tcPr>
          <w:p w14:paraId="230A9735" w14:textId="3A3C822E" w:rsidR="007F5111" w:rsidRDefault="00C963BA">
            <w:pPr>
              <w:pStyle w:val="Compact"/>
            </w:pPr>
            <w:del w:id="148" w:author="Ahmed, Syed" w:date="2026-09-10T15:04:00Z" w16du:dateUtc="2026-09-10T15:04:56Z">
              <w:r w:rsidDel="00C963BA">
                <w:delText>iis 10.0: Active — Retain Service IIS version 10.0  (</w:delText>
              </w:r>
            </w:del>
            <w:del w:id="149" w:author="Syed Ahmed" w:date="2026-09-08T15:54:00Z" w16du:dateUtc="2026-09-08T15:54:21Z">
              <w:r w:rsidDel="00C963BA">
                <w:delText>Evidenced — Matilda Discovery Assessment Summary (Application Assessment Summary), as-of 08-Aug-2026)</w:delText>
              </w:r>
            </w:del>
          </w:p>
        </w:tc>
      </w:tr>
      <w:tr w:rsidR="007F5111" w14:paraId="230A9739" w14:textId="77777777" w:rsidTr="08FEA0F7">
        <w:tc>
          <w:tcPr>
            <w:tcW w:w="0" w:type="auto"/>
          </w:tcPr>
          <w:p w14:paraId="230A9737" w14:textId="11CAC5AB" w:rsidR="007F5111" w:rsidRDefault="00C963BA">
            <w:pPr>
              <w:pStyle w:val="Compact"/>
            </w:pPr>
            <w:del w:id="150" w:author="Ahmed, Syed" w:date="2026-09-10T15:04:00Z" w16du:dateUtc="2026-09-10T15:04:56Z">
              <w:r w:rsidRPr="08FEA0F7" w:rsidDel="00C963BA">
                <w:rPr>
                  <w:b/>
                  <w:bCs/>
                </w:rPr>
                <w:delText>Software Vendor Support Position</w:delText>
              </w:r>
            </w:del>
          </w:p>
        </w:tc>
        <w:tc>
          <w:tcPr>
            <w:tcW w:w="0" w:type="auto"/>
          </w:tcPr>
          <w:p w14:paraId="230A9738" w14:textId="4F9A2CA8" w:rsidR="007F5111" w:rsidRDefault="00C963BA">
            <w:pPr>
              <w:pStyle w:val="Compact"/>
            </w:pPr>
            <w:del w:id="151" w:author="Ahmed, Syed" w:date="2026-09-10T15:04:00Z" w16du:dateUtc="2026-09-10T15:04:56Z">
              <w:r w:rsidRPr="08FEA0F7" w:rsidDel="00C963BA">
                <w:rPr>
                  <w:i/>
                  <w:iCs/>
                </w:rPr>
                <w:delText>Not yet provided —</w:delText>
              </w:r>
            </w:del>
            <w:del w:id="152" w:author="Syed Ahmed" w:date="2026-09-08T15:54:00Z" w16du:dateUtc="2026-09-08T15:54:28Z">
              <w:r w:rsidRPr="08FEA0F7" w:rsidDel="00C963BA">
                <w:rPr>
                  <w:i/>
                  <w:iCs/>
                </w:rPr>
                <w:delText xml:space="preserve"> Whether the software vendor supports this application on the target platform, in the target configuration, at this versi. To be supplied by GEHA (Appendix B).</w:delText>
              </w:r>
            </w:del>
          </w:p>
        </w:tc>
      </w:tr>
      <w:tr w:rsidR="007F5111" w14:paraId="230A973C" w14:textId="77777777" w:rsidTr="08FEA0F7">
        <w:tc>
          <w:tcPr>
            <w:tcW w:w="0" w:type="auto"/>
          </w:tcPr>
          <w:p w14:paraId="230A973A" w14:textId="6750666D" w:rsidR="007F5111" w:rsidRDefault="00C963BA">
            <w:pPr>
              <w:pStyle w:val="Compact"/>
            </w:pPr>
            <w:del w:id="153" w:author="Ahmed, Syed" w:date="2026-09-10T15:04:00Z" w16du:dateUtc="2026-09-10T15:04:56Z">
              <w:r w:rsidRPr="08FEA0F7" w:rsidDel="00C963BA">
                <w:rPr>
                  <w:b/>
                  <w:bCs/>
                </w:rPr>
                <w:delText>Vendor Case or Reference</w:delText>
              </w:r>
            </w:del>
          </w:p>
        </w:tc>
        <w:tc>
          <w:tcPr>
            <w:tcW w:w="0" w:type="auto"/>
          </w:tcPr>
          <w:p w14:paraId="230A973B" w14:textId="5E89F310" w:rsidR="007F5111" w:rsidRDefault="00C963BA">
            <w:pPr>
              <w:pStyle w:val="Compact"/>
            </w:pPr>
            <w:del w:id="154" w:author="Ahmed, Syed" w:date="2026-09-10T15:04:00Z" w16du:dateUtc="2026-09-10T15:04:56Z">
              <w:r w:rsidRPr="08FEA0F7" w:rsidDel="00C963BA">
                <w:rPr>
                  <w:i/>
                  <w:iCs/>
                </w:rPr>
                <w:delText xml:space="preserve">Not yet provided — </w:delText>
              </w:r>
            </w:del>
            <w:del w:id="155" w:author="Syed Ahmed" w:date="2026-09-08T15:54:00Z" w16du:dateUtc="2026-09-08T15:54:34Z">
              <w:r w:rsidRPr="08FEA0F7" w:rsidDel="00C963BA">
                <w:rPr>
                  <w:i/>
                  <w:iCs/>
                </w:rPr>
                <w:delText>Support case, account manager confirmation, or published compatibility statement evidencing the position above. To be supplied by GEHA (Appendix B).</w:delText>
              </w:r>
            </w:del>
          </w:p>
        </w:tc>
      </w:tr>
      <w:tr w:rsidR="007F5111" w14:paraId="230A973F" w14:textId="77777777" w:rsidTr="08FEA0F7">
        <w:tc>
          <w:tcPr>
            <w:tcW w:w="0" w:type="auto"/>
          </w:tcPr>
          <w:p w14:paraId="230A973D" w14:textId="6EBE87C7" w:rsidR="007F5111" w:rsidRDefault="00C963BA">
            <w:pPr>
              <w:pStyle w:val="Compact"/>
            </w:pPr>
            <w:del w:id="156" w:author="Ahmed, Syed" w:date="2026-09-10T15:04:00Z" w16du:dateUtc="2026-09-10T15:04:56Z">
              <w:r w:rsidRPr="08FEA0F7" w:rsidDel="00C963BA">
                <w:rPr>
                  <w:b/>
                  <w:bCs/>
                </w:rPr>
                <w:delText>Scheduled Jobs &amp; Batch</w:delText>
              </w:r>
            </w:del>
          </w:p>
        </w:tc>
        <w:tc>
          <w:tcPr>
            <w:tcW w:w="0" w:type="auto"/>
          </w:tcPr>
          <w:p w14:paraId="230A973E" w14:textId="273D6F94" w:rsidR="007F5111" w:rsidRDefault="00C963BA">
            <w:pPr>
              <w:pStyle w:val="Compact"/>
            </w:pPr>
            <w:del w:id="157" w:author="Ahmed, Syed" w:date="2026-09-10T15:04:00Z" w16du:dateUtc="2026-09-10T15:04:56Z">
              <w:r w:rsidRPr="08FEA0F7" w:rsidDel="00C963BA">
                <w:rPr>
                  <w:i/>
                  <w:iCs/>
                </w:rPr>
                <w:delText xml:space="preserve">iis 10.0 (Web Server; Active) </w:delText>
              </w:r>
            </w:del>
            <w:del w:id="158" w:author="Syed Ahmed" w:date="2026-09-08T15:54:00Z" w16du:dateUtc="2026-09-08T15:54:40Z">
              <w:r w:rsidRPr="08FEA0F7" w:rsidDel="00C963BA">
                <w:rPr>
                  <w:i/>
                  <w:iCs/>
                </w:rPr>
                <w:delText xml:space="preserve"> (Evidenced — services observed, Matilda Discovery Assessment Summary (Application Assessment Summary), as-of 08-Aug-2026)</w:delText>
              </w:r>
            </w:del>
          </w:p>
        </w:tc>
      </w:tr>
      <w:tr w:rsidR="007F5111" w14:paraId="230A9742" w14:textId="77777777" w:rsidTr="08FEA0F7">
        <w:tc>
          <w:tcPr>
            <w:tcW w:w="0" w:type="auto"/>
          </w:tcPr>
          <w:p w14:paraId="230A9740" w14:textId="4BB89E8F" w:rsidR="007F5111" w:rsidRDefault="00C963BA">
            <w:pPr>
              <w:pStyle w:val="Compact"/>
            </w:pPr>
            <w:del w:id="159" w:author="Ahmed, Syed" w:date="2026-09-10T15:04:00Z" w16du:dateUtc="2026-09-10T15:04:56Z">
              <w:r w:rsidRPr="08FEA0F7" w:rsidDel="00C963BA">
                <w:rPr>
                  <w:b/>
                  <w:bCs/>
                </w:rPr>
                <w:delText>File Storage Dependencies</w:delText>
              </w:r>
            </w:del>
          </w:p>
        </w:tc>
        <w:tc>
          <w:tcPr>
            <w:tcW w:w="0" w:type="auto"/>
          </w:tcPr>
          <w:p w14:paraId="230A9741" w14:textId="2F69D411" w:rsidR="007F5111" w:rsidRDefault="00C963BA">
            <w:pPr>
              <w:pStyle w:val="Compact"/>
            </w:pPr>
            <w:del w:id="160" w:author="Ahmed, Syed" w:date="2026-09-10T15:04:00Z" w16du:dateUtc="2026-09-10T15:04:56Z">
              <w:r w:rsidRPr="08FEA0F7" w:rsidDel="00C963BA">
                <w:rPr>
                  <w:i/>
                  <w:iCs/>
                </w:rPr>
                <w:delText xml:space="preserve">Enterprise storage platform: </w:delText>
              </w:r>
            </w:del>
            <w:del w:id="161" w:author="Syed Ahmed" w:date="2026-09-08T15:54:00Z" w16du:dateUtc="2026-09-08T15:54:47Z">
              <w:r w:rsidRPr="08FEA0F7" w:rsidDel="00C963BA">
                <w:rPr>
                  <w:i/>
                  <w:iCs/>
                </w:rPr>
                <w:delText xml:space="preserve"> (full capacity report in the corpus)  (Evidenced — Storage_Artifacts (Dell PowerFlex / Isilon capacity report))</w:delText>
              </w:r>
            </w:del>
          </w:p>
        </w:tc>
      </w:tr>
      <w:tr w:rsidR="007F5111" w14:paraId="230A9745" w14:textId="77777777" w:rsidTr="08FEA0F7">
        <w:tc>
          <w:tcPr>
            <w:tcW w:w="0" w:type="auto"/>
          </w:tcPr>
          <w:p w14:paraId="230A9743" w14:textId="24EB622D" w:rsidR="007F5111" w:rsidRDefault="00C963BA">
            <w:pPr>
              <w:pStyle w:val="Compact"/>
            </w:pPr>
            <w:del w:id="162" w:author="Ahmed, Syed" w:date="2026-09-10T15:04:00Z" w16du:dateUtc="2026-09-10T15:04:56Z">
              <w:r w:rsidRPr="08FEA0F7" w:rsidDel="00C963BA">
                <w:rPr>
                  <w:b/>
                  <w:bCs/>
                </w:rPr>
                <w:delText>License Binding</w:delText>
              </w:r>
            </w:del>
          </w:p>
        </w:tc>
        <w:tc>
          <w:tcPr>
            <w:tcW w:w="0" w:type="auto"/>
          </w:tcPr>
          <w:p w14:paraId="230A9744" w14:textId="27ECC225" w:rsidR="007F5111" w:rsidRDefault="00C963BA">
            <w:pPr>
              <w:pStyle w:val="Compact"/>
            </w:pPr>
            <w:del w:id="163" w:author="Ahmed, Syed" w:date="2026-09-10T15:04:00Z" w16du:dateUtc="2026-09-10T15:04:56Z">
              <w:r w:rsidDel="00C963BA">
                <w:delText xml:space="preserve">☐ </w:delText>
              </w:r>
              <w:r w:rsidRPr="08FEA0F7" w:rsidDel="00C963BA">
                <w:rPr>
                  <w:i/>
                  <w:iCs/>
                </w:rPr>
                <w:delText>Not bound</w:delText>
              </w:r>
              <w:r w:rsidDel="00C963BA">
                <w:delText xml:space="preserve"> ☐ </w:delText>
              </w:r>
              <w:r w:rsidRPr="08FEA0F7" w:rsidDel="00C963BA">
                <w:rPr>
                  <w:i/>
                  <w:iCs/>
                </w:rPr>
                <w:delText>MAC address</w:delText>
              </w:r>
              <w:r w:rsidDel="00C963BA">
                <w:delText xml:space="preserve"> ☐ </w:delText>
              </w:r>
              <w:r w:rsidRPr="08FEA0F7" w:rsidDel="00C963BA">
                <w:rPr>
                  <w:i/>
                  <w:iCs/>
                </w:rPr>
                <w:delText>Host ID / machine fingerprint</w:delText>
              </w:r>
              <w:r w:rsidDel="00C963BA">
                <w:delText xml:space="preserve"> ☐ </w:delText>
              </w:r>
              <w:r w:rsidRPr="08FEA0F7" w:rsidDel="00C963BA">
                <w:rPr>
                  <w:i/>
                  <w:iCs/>
                </w:rPr>
                <w:delText>Dongle or hardware key</w:delText>
              </w:r>
              <w:r w:rsidDel="00C963BA">
                <w:delText xml:space="preserve"> ☐ </w:delText>
              </w:r>
              <w:r w:rsidRPr="08FEA0F7" w:rsidDel="00C963BA">
                <w:rPr>
                  <w:i/>
                  <w:iCs/>
                </w:rPr>
                <w:delText>License server</w:delText>
              </w:r>
              <w:r w:rsidDel="00C963BA">
                <w:delText xml:space="preserve"> </w:delText>
              </w:r>
            </w:del>
            <w:del w:id="164" w:author="Syed Ahmed" w:date="2026-09-08T15:54:00Z" w16du:dateUtc="2026-09-08T15:54:56Z">
              <w:r w:rsidDel="00C963BA">
                <w:delText xml:space="preserve">— </w:delText>
              </w:r>
            </w:del>
            <w:del w:id="165" w:author="Ahmed, Syed" w:date="2026-09-10T15:04:00Z" w16du:dateUtc="2026-09-10T15:04:56Z">
              <w:r w:rsidRPr="08FEA0F7" w:rsidDel="00C963BA">
                <w:rPr>
                  <w:i/>
                  <w:iCs/>
                </w:rPr>
                <w:delText>Not yet provided — a license bound to hardware stops working the moment the application moves. Confirm with the software vendor before cuto. To be supplied by GEHA (Appendix B).</w:delText>
              </w:r>
            </w:del>
          </w:p>
        </w:tc>
      </w:tr>
      <w:tr w:rsidR="007F5111" w14:paraId="230A9748" w14:textId="77777777" w:rsidTr="08FEA0F7">
        <w:tc>
          <w:tcPr>
            <w:tcW w:w="0" w:type="auto"/>
          </w:tcPr>
          <w:p w14:paraId="230A9746" w14:textId="332153A4" w:rsidR="007F5111" w:rsidRDefault="00C963BA">
            <w:pPr>
              <w:pStyle w:val="Compact"/>
            </w:pPr>
            <w:del w:id="166" w:author="Ahmed, Syed" w:date="2026-09-10T15:19:00Z" w16du:dateUtc="2026-09-10T15:19:15Z">
              <w:r w:rsidRPr="08FEA0F7" w:rsidDel="00C963BA">
                <w:rPr>
                  <w:b/>
                  <w:bCs/>
                </w:rPr>
                <w:delText>Client-Side / Desktop Dependencies</w:delText>
              </w:r>
            </w:del>
          </w:p>
        </w:tc>
        <w:tc>
          <w:tcPr>
            <w:tcW w:w="0" w:type="auto"/>
          </w:tcPr>
          <w:p w14:paraId="230A9747" w14:textId="2F552113" w:rsidR="007F5111" w:rsidRDefault="00C963BA">
            <w:pPr>
              <w:pStyle w:val="Compact"/>
            </w:pPr>
            <w:del w:id="167" w:author="Ahmed, Syed" w:date="2026-09-10T15:19:00Z" w16du:dateUtc="2026-09-10T15:19:15Z">
              <w:r w:rsidRPr="08FEA0F7" w:rsidDel="00C963BA">
                <w:rPr>
                  <w:i/>
                  <w:iCs/>
                </w:rPr>
                <w:delText xml:space="preserve">Not yet provided </w:delText>
              </w:r>
            </w:del>
            <w:del w:id="168" w:author="Syed Ahmed" w:date="2026-09-08T15:55:00Z" w16du:dateUtc="2026-09-08T15:55:04Z">
              <w:r w:rsidRPr="08FEA0F7" w:rsidDel="00C963BA">
                <w:rPr>
                  <w:i/>
                  <w:iCs/>
                </w:rPr>
                <w:delText>— Desktop clients, browser add-ins, printer/scanner integrations, hardcoded IPs or URLs on end-user</w:delText>
              </w:r>
            </w:del>
            <w:del w:id="169" w:author="Ahmed, Syed" w:date="2026-09-10T15:19:00Z" w16du:dateUtc="2026-09-10T15:19:15Z">
              <w:r w:rsidRPr="08FEA0F7" w:rsidDel="00C963BA">
                <w:rPr>
                  <w:i/>
                  <w:iCs/>
                </w:rPr>
                <w:delText xml:space="preserve"> </w:delText>
              </w:r>
            </w:del>
            <w:del w:id="170" w:author="Syed Ahmed" w:date="2026-09-08T15:55:00Z" w16du:dateUtc="2026-09-08T15:55:12Z">
              <w:r w:rsidRPr="08FEA0F7" w:rsidDel="00C963BA">
                <w:rPr>
                  <w:i/>
                  <w:iCs/>
                </w:rPr>
                <w:delText>devices — each must be. To be supplied by GEHA (Appendix B).</w:delText>
              </w:r>
            </w:del>
          </w:p>
        </w:tc>
      </w:tr>
    </w:tbl>
    <w:p w14:paraId="230A9749" w14:textId="12D5E79C" w:rsidR="007F5111" w:rsidRDefault="00C963BA">
      <w:pPr>
        <w:pStyle w:val="BodyText"/>
      </w:pPr>
      <w:r>
        <w:rPr>
          <w:b/>
          <w:bCs/>
          <w:sz w:val="15"/>
          <w:szCs w:val="15"/>
        </w:rPr>
        <w:t>Table 4.2 — Application Software &amp; Dependencies</w:t>
      </w:r>
    </w:p>
    <w:p w14:paraId="230A974A" w14:textId="332307EA" w:rsidR="007F5111" w:rsidRDefault="007F5111">
      <w:pPr>
        <w:pStyle w:val="Compact"/>
      </w:pPr>
    </w:p>
    <w:p w14:paraId="230A974B" w14:textId="543654EB" w:rsidR="007F5111" w:rsidRDefault="00C963BA">
      <w:pPr>
        <w:pStyle w:val="Heading2"/>
        <w:rPr>
          <w:del w:id="171" w:author="Syed Ahmed" w:date="2026-09-08T15:55:00Z" w16du:dateUtc="2026-09-08T15:55:48Z"/>
        </w:rPr>
      </w:pPr>
      <w:bookmarkStart w:id="172" w:name="application-delivery-client-access"/>
      <w:bookmarkEnd w:id="145"/>
      <w:del w:id="173" w:author="Syed Ahmed" w:date="2026-09-08T15:55:00Z" w16du:dateUtc="2026-09-08T15:55:48Z">
        <w:r w:rsidDel="00C963BA">
          <w:lastRenderedPageBreak/>
          <w:delText>4.3 Application Delivery &amp; Client Access</w:delText>
        </w:r>
      </w:del>
    </w:p>
    <w:p w14:paraId="230A974C" w14:textId="10B2A73E" w:rsidR="007F5111" w:rsidRDefault="00C963BA">
      <w:pPr>
        <w:pStyle w:val="FirstParagraph"/>
        <w:rPr>
          <w:del w:id="174" w:author="Syed Ahmed" w:date="2026-09-08T15:55:00Z" w16du:dateUtc="2026-09-08T15:55:48Z"/>
        </w:rPr>
      </w:pPr>
      <w:del w:id="175" w:author="Syed Ahmed" w:date="2026-09-08T15:55:00Z" w16du:dateUtc="2026-09-08T15:55:48Z">
        <w:r w:rsidDel="00C963BA">
          <w:delText>How users reach the application determines how much of the cutover work is invisible to them and how much lands on their desks. Browser access, installed thick clients, published or virtualized delivery, desktop-image deployment and mobile access each carry different execution, dependency and decommission implications. Where a client sits inside a managed desktop image, the image rebuild and redeployment cadence becomes a program dependency rather than a task the migration team controls. Local configuration held on endpoints — cached credentials, mapped drives, hardcoded server names, printer bindings — is captured here because each item must be updated or removed at cutover.</w:delText>
        </w:r>
      </w:del>
    </w:p>
    <w:p w14:paraId="230A974D" w14:textId="30C6A507" w:rsidR="007F5111" w:rsidRDefault="007F5111">
      <w:pPr>
        <w:pStyle w:val="Compact"/>
        <w:rPr>
          <w:del w:id="176" w:author="Syed Ahmed" w:date="2026-09-08T15:55:00Z" w16du:dateUtc="2026-09-08T15:55:48Z"/>
        </w:rPr>
      </w:pPr>
    </w:p>
    <w:tbl>
      <w:tblPr>
        <w:tblStyle w:val="Table"/>
        <w:tblW w:w="5000" w:type="pct"/>
        <w:tblLook w:val="0020" w:firstRow="1" w:lastRow="0" w:firstColumn="0" w:lastColumn="0" w:noHBand="0" w:noVBand="0"/>
      </w:tblPr>
      <w:tblGrid>
        <w:gridCol w:w="2180"/>
        <w:gridCol w:w="7296"/>
        <w:tblGridChange w:id="177">
          <w:tblGrid>
            <w:gridCol w:w="2180"/>
            <w:gridCol w:w="7296"/>
          </w:tblGrid>
        </w:tblGridChange>
      </w:tblGrid>
      <w:tr w:rsidR="007F5111" w14:paraId="230A9750"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178" w:author="Syed Ahmed" w:date="2026-09-08T15:55:00Z"/>
        </w:trPr>
        <w:tc>
          <w:tcPr>
            <w:tcW w:w="0" w:type="auto"/>
          </w:tcPr>
          <w:p w14:paraId="230A974E" w14:textId="0F0051AC" w:rsidR="007F5111" w:rsidRDefault="00C963BA">
            <w:pPr>
              <w:pStyle w:val="Compact"/>
            </w:pPr>
            <w:r>
              <w:rPr>
                <w:b/>
                <w:bCs/>
              </w:rPr>
              <w:t>Primary Access Method</w:t>
            </w:r>
          </w:p>
        </w:tc>
        <w:tc>
          <w:tcPr>
            <w:tcW w:w="0" w:type="auto"/>
          </w:tcPr>
          <w:p w14:paraId="230A974F" w14:textId="2136B125" w:rsidR="007F5111" w:rsidRDefault="00C963BA">
            <w:pPr>
              <w:pStyle w:val="Compact"/>
            </w:pPr>
            <w:r>
              <w:rPr>
                <w:i/>
                <w:iCs/>
              </w:rPr>
              <w:t>Not yet provided — Browser via URL / installed thick client / published or virtualized application / mobile application / terminal or emula. To be supplied by GEHA (Appendix B).</w:t>
            </w:r>
          </w:p>
        </w:tc>
      </w:tr>
      <w:tr w:rsidR="007F5111" w14:paraId="230A9753" w14:textId="77777777" w:rsidTr="4A3EE59D">
        <w:trPr>
          <w:trHeight w:val="300"/>
          <w:del w:id="179" w:author="Syed Ahmed" w:date="2026-09-08T15:55:00Z"/>
        </w:trPr>
        <w:tc>
          <w:tcPr>
            <w:tcW w:w="0" w:type="auto"/>
          </w:tcPr>
          <w:p w14:paraId="230A9751" w14:textId="1E243D7C" w:rsidR="007F5111" w:rsidRDefault="00C963BA">
            <w:pPr>
              <w:pStyle w:val="Compact"/>
            </w:pPr>
            <w:r>
              <w:rPr>
                <w:b/>
                <w:bCs/>
              </w:rPr>
              <w:t>Application URL(s)</w:t>
            </w:r>
          </w:p>
        </w:tc>
        <w:tc>
          <w:tcPr>
            <w:tcW w:w="0" w:type="auto"/>
          </w:tcPr>
          <w:p w14:paraId="230A9752" w14:textId="09F5847C" w:rsidR="007F5111" w:rsidRDefault="00C963BA">
            <w:pPr>
              <w:pStyle w:val="Compact"/>
            </w:pPr>
            <w:r>
              <w:rPr>
                <w:i/>
                <w:iCs/>
              </w:rPr>
              <w:t>Not yet provided — Entry point URLs, and where users hold them — bookmarks, intranet links, portal tiles, shortcuts. Each is a change at cu. To be supplied by GEHA (Appendix B).</w:t>
            </w:r>
          </w:p>
        </w:tc>
      </w:tr>
      <w:tr w:rsidR="007F5111" w14:paraId="230A9756" w14:textId="77777777" w:rsidTr="4A3EE59D">
        <w:trPr>
          <w:trHeight w:val="300"/>
          <w:del w:id="180" w:author="Syed Ahmed" w:date="2026-09-08T15:55:00Z"/>
        </w:trPr>
        <w:tc>
          <w:tcPr>
            <w:tcW w:w="0" w:type="auto"/>
          </w:tcPr>
          <w:p w14:paraId="230A9754" w14:textId="21AC106C" w:rsidR="007F5111" w:rsidRDefault="00C963BA">
            <w:pPr>
              <w:pStyle w:val="Compact"/>
            </w:pPr>
            <w:r>
              <w:rPr>
                <w:b/>
                <w:bCs/>
              </w:rPr>
              <w:t>Installed Client Detail</w:t>
            </w:r>
          </w:p>
        </w:tc>
        <w:tc>
          <w:tcPr>
            <w:tcW w:w="0" w:type="auto"/>
          </w:tcPr>
          <w:p w14:paraId="230A9755" w14:textId="2B2B2777" w:rsidR="007F5111" w:rsidRDefault="00C963BA">
            <w:pPr>
              <w:pStyle w:val="Compact"/>
            </w:pPr>
            <w:r>
              <w:rPr>
                <w:i/>
                <w:iCs/>
              </w:rPr>
              <w:t>Not yet provided — Client name and version, 32/64-bit, prerequisites and runtimes, install footprint, whether administrative rights are nee. To be supplied by GEHA (Appendix B).</w:t>
            </w:r>
          </w:p>
        </w:tc>
      </w:tr>
      <w:tr w:rsidR="007F5111" w14:paraId="230A9759" w14:textId="77777777" w:rsidTr="4A3EE59D">
        <w:trPr>
          <w:trHeight w:val="300"/>
          <w:del w:id="181" w:author="Syed Ahmed" w:date="2026-09-08T15:55:00Z"/>
        </w:trPr>
        <w:tc>
          <w:tcPr>
            <w:tcW w:w="0" w:type="auto"/>
          </w:tcPr>
          <w:p w14:paraId="230A9757" w14:textId="3946DAB4" w:rsidR="007F5111" w:rsidRDefault="00C963BA">
            <w:pPr>
              <w:pStyle w:val="Compact"/>
            </w:pPr>
            <w:r>
              <w:rPr>
                <w:b/>
                <w:bCs/>
              </w:rPr>
              <w:t>Present in a Desktop Image?</w:t>
            </w:r>
          </w:p>
        </w:tc>
        <w:tc>
          <w:tcPr>
            <w:tcW w:w="0" w:type="auto"/>
          </w:tcPr>
          <w:p w14:paraId="230A9758" w14:textId="4C02E1AE" w:rsidR="007F5111" w:rsidRDefault="00C963BA">
            <w:pPr>
              <w:pStyle w:val="Compact"/>
            </w:pPr>
            <w:r>
              <w:rPr>
                <w:i/>
                <w:iCs/>
              </w:rPr>
              <w:t>Not yet provided — Yes/No — which image, who owns it, and the rebuild and redeployment cadence. If yes, that cadence is a dependency, not a. To be supplied by GEHA (Appendix B).</w:t>
            </w:r>
          </w:p>
        </w:tc>
      </w:tr>
      <w:tr w:rsidR="007F5111" w14:paraId="230A975C" w14:textId="77777777" w:rsidTr="4A3EE59D">
        <w:trPr>
          <w:trHeight w:val="300"/>
          <w:del w:id="182" w:author="Syed Ahmed" w:date="2026-09-08T15:55:00Z"/>
        </w:trPr>
        <w:tc>
          <w:tcPr>
            <w:tcW w:w="0" w:type="auto"/>
          </w:tcPr>
          <w:p w14:paraId="230A975A" w14:textId="2D22E1F4" w:rsidR="007F5111" w:rsidRDefault="00C963BA">
            <w:pPr>
              <w:pStyle w:val="Compact"/>
            </w:pPr>
            <w:r>
              <w:rPr>
                <w:b/>
                <w:bCs/>
              </w:rPr>
              <w:t>Deployment &amp; Packaging Mechanism</w:t>
            </w:r>
          </w:p>
        </w:tc>
        <w:tc>
          <w:tcPr>
            <w:tcW w:w="0" w:type="auto"/>
          </w:tcPr>
          <w:p w14:paraId="230A975B" w14:textId="6148AB9D" w:rsidR="007F5111" w:rsidRDefault="00C963BA">
            <w:pPr>
              <w:pStyle w:val="Compact"/>
            </w:pPr>
            <w:r>
              <w:rPr>
                <w:i/>
                <w:iCs/>
              </w:rPr>
              <w:t>Not yet provided — SCCM/Intune package, GPO, manual install, image only — and the team that owns the package. To be supplied by GEHA (Appendix B).</w:t>
            </w:r>
          </w:p>
        </w:tc>
      </w:tr>
      <w:tr w:rsidR="007F5111" w14:paraId="230A975F" w14:textId="77777777" w:rsidTr="4A3EE59D">
        <w:trPr>
          <w:trHeight w:val="300"/>
          <w:del w:id="183" w:author="Syed Ahmed" w:date="2026-09-08T15:55:00Z"/>
        </w:trPr>
        <w:tc>
          <w:tcPr>
            <w:tcW w:w="0" w:type="auto"/>
          </w:tcPr>
          <w:p w14:paraId="230A975D" w14:textId="11A85862" w:rsidR="007F5111" w:rsidRDefault="00C963BA">
            <w:pPr>
              <w:pStyle w:val="Compact"/>
            </w:pPr>
            <w:r>
              <w:rPr>
                <w:b/>
                <w:bCs/>
              </w:rPr>
              <w:t>Published / Virtualized Delivery</w:t>
            </w:r>
          </w:p>
        </w:tc>
        <w:tc>
          <w:tcPr>
            <w:tcW w:w="0" w:type="auto"/>
          </w:tcPr>
          <w:p w14:paraId="230A975E" w14:textId="513632D1" w:rsidR="007F5111" w:rsidRDefault="00C963BA">
            <w:pPr>
              <w:pStyle w:val="Compact"/>
            </w:pPr>
            <w:r>
              <w:rPr>
                <w:i/>
                <w:iCs/>
              </w:rPr>
              <w:t>Not yet provided — Citrix, AVD or similar: farm or host pool, published application name, and the team that republishes or retires it. To be supplied by GEHA (Appendix B).</w:t>
            </w:r>
          </w:p>
        </w:tc>
      </w:tr>
      <w:tr w:rsidR="007F5111" w14:paraId="230A9762" w14:textId="77777777" w:rsidTr="4A3EE59D">
        <w:trPr>
          <w:trHeight w:val="300"/>
          <w:del w:id="184" w:author="Syed Ahmed" w:date="2026-09-08T15:55:00Z"/>
        </w:trPr>
        <w:tc>
          <w:tcPr>
            <w:tcW w:w="0" w:type="auto"/>
          </w:tcPr>
          <w:p w14:paraId="230A9760" w14:textId="183E5A74" w:rsidR="007F5111" w:rsidRDefault="00C963BA">
            <w:pPr>
              <w:pStyle w:val="Compact"/>
            </w:pPr>
            <w:r>
              <w:rPr>
                <w:b/>
                <w:bCs/>
              </w:rPr>
              <w:t>User Population by Access Method</w:t>
            </w:r>
          </w:p>
        </w:tc>
        <w:tc>
          <w:tcPr>
            <w:tcW w:w="0" w:type="auto"/>
          </w:tcPr>
          <w:p w14:paraId="230A9761" w14:textId="2409C4E6" w:rsidR="007F5111" w:rsidRDefault="00C963BA">
            <w:pPr>
              <w:pStyle w:val="Compact"/>
            </w:pPr>
            <w:r>
              <w:rPr>
                <w:i/>
                <w:iCs/>
              </w:rPr>
              <w:t>—</w:t>
            </w:r>
          </w:p>
        </w:tc>
      </w:tr>
      <w:tr w:rsidR="007F5111" w14:paraId="230A9765" w14:textId="77777777" w:rsidTr="4A3EE59D">
        <w:trPr>
          <w:trHeight w:val="300"/>
          <w:del w:id="185" w:author="Syed Ahmed" w:date="2026-09-08T15:55:00Z"/>
        </w:trPr>
        <w:tc>
          <w:tcPr>
            <w:tcW w:w="0" w:type="auto"/>
          </w:tcPr>
          <w:p w14:paraId="230A9763" w14:textId="22497F74" w:rsidR="007F5111" w:rsidRDefault="00C963BA">
            <w:pPr>
              <w:pStyle w:val="Compact"/>
            </w:pPr>
            <w:r>
              <w:rPr>
                <w:b/>
                <w:bCs/>
              </w:rPr>
              <w:t>Device Types</w:t>
            </w:r>
          </w:p>
        </w:tc>
        <w:tc>
          <w:tcPr>
            <w:tcW w:w="0" w:type="auto"/>
          </w:tcPr>
          <w:p w14:paraId="230A9764" w14:textId="5C8AECDA" w:rsidR="007F5111" w:rsidRDefault="00C963BA">
            <w:pPr>
              <w:pStyle w:val="Compact"/>
            </w:pPr>
            <w:r>
              <w:rPr>
                <w:i/>
                <w:iCs/>
              </w:rPr>
              <w:t>8 distinct out-of-network endpoints observed communicating with these hosts  (Evidenced — Application Interface Details, full 451,897-row pass, as-of 12/24/25)</w:t>
            </w:r>
          </w:p>
        </w:tc>
      </w:tr>
      <w:tr w:rsidR="007F5111" w14:paraId="230A9768" w14:textId="77777777" w:rsidTr="4A3EE59D">
        <w:trPr>
          <w:trHeight w:val="300"/>
          <w:del w:id="186" w:author="Syed Ahmed" w:date="2026-09-08T15:55:00Z"/>
        </w:trPr>
        <w:tc>
          <w:tcPr>
            <w:tcW w:w="0" w:type="auto"/>
          </w:tcPr>
          <w:p w14:paraId="230A9766" w14:textId="348DF9BB" w:rsidR="007F5111" w:rsidRDefault="00C963BA">
            <w:pPr>
              <w:pStyle w:val="Compact"/>
            </w:pPr>
            <w:r>
              <w:rPr>
                <w:b/>
                <w:bCs/>
              </w:rPr>
              <w:t>Location &amp; Network Path</w:t>
            </w:r>
          </w:p>
        </w:tc>
        <w:tc>
          <w:tcPr>
            <w:tcW w:w="0" w:type="auto"/>
          </w:tcPr>
          <w:p w14:paraId="230A9767" w14:textId="66AA133F" w:rsidR="007F5111" w:rsidRDefault="00C963BA">
            <w:pPr>
              <w:pStyle w:val="Compact"/>
            </w:pPr>
            <w:r>
              <w:rPr>
                <w:i/>
                <w:iCs/>
              </w:rPr>
              <w:t>Not yet provided — On-network, VPN, jump host, specific VLAN, direct internet — and whether any of these change at cutover. To be supplied by GEHA (Appendix B).</w:t>
            </w:r>
          </w:p>
        </w:tc>
      </w:tr>
      <w:tr w:rsidR="007F5111" w14:paraId="230A976B" w14:textId="77777777" w:rsidTr="4A3EE59D">
        <w:trPr>
          <w:trHeight w:val="300"/>
          <w:del w:id="187" w:author="Syed Ahmed" w:date="2026-09-08T15:55:00Z"/>
        </w:trPr>
        <w:tc>
          <w:tcPr>
            <w:tcW w:w="0" w:type="auto"/>
          </w:tcPr>
          <w:p w14:paraId="230A9769" w14:textId="3284904E" w:rsidR="007F5111" w:rsidRDefault="00C963BA">
            <w:pPr>
              <w:pStyle w:val="Compact"/>
            </w:pPr>
            <w:r>
              <w:rPr>
                <w:b/>
                <w:bCs/>
              </w:rPr>
              <w:t>Local Configuration or Data on the Endpoint</w:t>
            </w:r>
          </w:p>
        </w:tc>
        <w:tc>
          <w:tcPr>
            <w:tcW w:w="0" w:type="auto"/>
          </w:tcPr>
          <w:p w14:paraId="230A976A" w14:textId="0FFB80BB" w:rsidR="007F5111" w:rsidRDefault="00C963BA">
            <w:pPr>
              <w:pStyle w:val="Compact"/>
            </w:pPr>
            <w:r>
              <w:rPr>
                <w:i/>
                <w:iCs/>
              </w:rPr>
              <w:t>Not yet provided — Config files, cached credentials, local databases, mapped drives, hardcoded server names or IPs, printer or scanner bind. To be supplied by GEHA (Appendix B).</w:t>
            </w:r>
          </w:p>
        </w:tc>
      </w:tr>
      <w:tr w:rsidR="007F5111" w14:paraId="230A976E" w14:textId="77777777" w:rsidTr="4A3EE59D">
        <w:tblPrEx>
          <w:tblW w:w="5000" w:type="pct"/>
          <w:tblLook w:val="0020" w:firstRow="1" w:lastRow="0" w:firstColumn="0" w:lastColumn="0" w:noHBand="0" w:noVBand="0"/>
          <w:tblPrExChange w:id="188" w:author="Syed Ahmed" w:date="2026-09-08T15:55:00Z">
            <w:tblPrEx>
              <w:tblW w:w="5000" w:type="pct"/>
              <w:tblLook w:val="0020" w:firstRow="1" w:lastRow="0" w:firstColumn="0" w:lastColumn="0" w:noHBand="0" w:noVBand="0"/>
            </w:tblPrEx>
          </w:tblPrExChange>
        </w:tblPrEx>
        <w:trPr>
          <w:trHeight w:val="300"/>
          <w:del w:id="189" w:author="Syed Ahmed" w:date="2026-09-08T15:55:00Z"/>
          <w:trPrChange w:id="190" w:author="Syed Ahmed" w:date="2026-09-08T15:55:00Z">
            <w:trPr>
              <w:trHeight w:val="300"/>
            </w:trPr>
          </w:trPrChange>
        </w:trPr>
        <w:tc>
          <w:tcPr>
            <w:tcW w:w="0" w:type="auto"/>
            <w:tcPrChange w:id="191" w:author="Syed Ahmed" w:date="2026-09-08T15:55:00Z">
              <w:tcPr>
                <w:tcW w:w="2180" w:type="dxa"/>
              </w:tcPr>
            </w:tcPrChange>
          </w:tcPr>
          <w:p w14:paraId="230A976C" w14:textId="73D6F220" w:rsidR="007F5111" w:rsidRDefault="00C963BA">
            <w:pPr>
              <w:pStyle w:val="Compact"/>
            </w:pPr>
            <w:r>
              <w:rPr>
                <w:b/>
                <w:bCs/>
              </w:rPr>
              <w:t>Client Removal Owner</w:t>
            </w:r>
          </w:p>
        </w:tc>
        <w:tc>
          <w:tcPr>
            <w:tcW w:w="0" w:type="auto"/>
            <w:tcPrChange w:id="192" w:author="Syed Ahmed" w:date="2026-09-08T15:55:00Z">
              <w:tcPr>
                <w:tcW w:w="7296" w:type="dxa"/>
              </w:tcPr>
            </w:tcPrChange>
          </w:tcPr>
          <w:p w14:paraId="230A976D" w14:textId="42FD682F" w:rsidR="007F5111" w:rsidRDefault="00C963BA">
            <w:pPr>
              <w:pStyle w:val="Compact"/>
            </w:pPr>
            <w:r>
              <w:rPr>
                <w:i/>
                <w:iCs/>
              </w:rPr>
              <w:t>Not yet provided — Who uninstalls the client or pulls it from the image after go-live. To be supplied by GEHA (Appendix B).</w:t>
            </w:r>
          </w:p>
        </w:tc>
      </w:tr>
    </w:tbl>
    <w:p w14:paraId="230A976F" w14:textId="05789168" w:rsidR="007F5111" w:rsidRDefault="00C963BA" w:rsidP="4A3EE59D">
      <w:pPr>
        <w:pStyle w:val="BodyText"/>
        <w:rPr>
          <w:del w:id="193" w:author="Syed Ahmed" w:date="2026-09-08T15:55:00Z" w16du:dateUtc="2026-09-08T15:55:48Z"/>
          <w:b/>
          <w:bCs/>
          <w:sz w:val="15"/>
          <w:szCs w:val="15"/>
        </w:rPr>
      </w:pPr>
      <w:del w:id="194" w:author="Syed Ahmed" w:date="2026-09-08T15:55:00Z" w16du:dateUtc="2026-09-08T15:55:48Z">
        <w:r w:rsidRPr="4A3EE59D" w:rsidDel="00C963BA">
          <w:rPr>
            <w:b/>
            <w:bCs/>
            <w:sz w:val="15"/>
            <w:szCs w:val="15"/>
          </w:rPr>
          <w:delText>Table 4.3 — Application Delivery &amp; Client Access</w:delText>
        </w:r>
      </w:del>
    </w:p>
    <w:p w14:paraId="230A9770" w14:textId="7D6EF85A" w:rsidR="007F5111" w:rsidRDefault="007F5111">
      <w:pPr>
        <w:pStyle w:val="Compact"/>
      </w:pPr>
    </w:p>
    <w:p w14:paraId="230A9771" w14:textId="52B435C8" w:rsidR="007F5111" w:rsidRDefault="00C963BA">
      <w:pPr>
        <w:pStyle w:val="Heading2"/>
        <w:rPr>
          <w:ins w:id="195" w:author="Joseph, Bibbin" w:date="2026-09-09T16:35:00Z" w16du:dateUtc="2026-09-09T16:35:39Z"/>
        </w:rPr>
      </w:pPr>
      <w:bookmarkStart w:id="196" w:name="data-database-tier"/>
      <w:bookmarkEnd w:id="172"/>
      <w:r>
        <w:t>4.4 Data &amp; Database Tier</w:t>
      </w:r>
    </w:p>
    <w:p w14:paraId="0C07CBD5" w14:textId="6DA01A93" w:rsidR="4A9AB95C" w:rsidRDefault="4A9AB95C">
      <w:pPr>
        <w:pStyle w:val="BodyText"/>
        <w:rPr>
          <w:ins w:id="197" w:author="Joseph, Bibbin" w:date="2026-09-09T16:35:00Z" w16du:dateUtc="2026-09-09T16:35:45Z"/>
        </w:rPr>
        <w:pPrChange w:id="198" w:author="Joseph, Bibbin" w:date="2026-09-09T16:35:00Z">
          <w:pPr>
            <w:pStyle w:val="Heading2"/>
          </w:pPr>
        </w:pPrChange>
      </w:pPr>
      <w:ins w:id="199" w:author="Joseph, Bibbin" w:date="2026-09-09T16:35:00Z" w16du:dateUtc="2026-09-09T16:35:43Z">
        <w:r>
          <w:t>Not Applicable</w:t>
        </w:r>
      </w:ins>
    </w:p>
    <w:p w14:paraId="4E780223" w14:textId="23BE85EB" w:rsidR="1D04F90E" w:rsidRDefault="1D04F90E" w:rsidP="1D04F90E">
      <w:pPr>
        <w:pStyle w:val="BodyText"/>
      </w:pPr>
    </w:p>
    <w:p w14:paraId="230A9772" w14:textId="0E9259E5" w:rsidR="007F5111" w:rsidRDefault="00C963BA">
      <w:pPr>
        <w:pStyle w:val="FirstParagraph"/>
        <w:rPr>
          <w:del w:id="200" w:author="Joseph, Bibbin" w:date="2026-09-09T16:35:00Z" w16du:dateUtc="2026-09-09T16:35:29Z"/>
        </w:rPr>
      </w:pPr>
      <w:del w:id="201" w:author="Joseph, Bibbin" w:date="2026-09-09T16:35:00Z" w16du:dateUtc="2026-09-09T16:35:29Z">
        <w:r w:rsidDel="00C963BA">
          <w:delText>The data tier is documented here as the migration source: what exists, how much of it there is, how it will be extracted and what obligations survive the source system. Engine version, edition, collation and compatibility level are recorded because they gate whether a managed platform target is available or whether a straight lift is the only supported option. Volume is captured at database granularity rather than instance total, since the load window is driven by the largest objects and by unstructured attachments that are routinely underestimated. Retention and legal-hold obligations are recorded explicitly, as they outlive the server and must be satisfied somewhere after it is gone.</w:delText>
        </w:r>
      </w:del>
    </w:p>
    <w:p w14:paraId="230A9773" w14:textId="1F8F67C2" w:rsidR="007F5111" w:rsidRDefault="007F5111">
      <w:pPr>
        <w:pStyle w:val="Compact"/>
        <w:rPr>
          <w:del w:id="202" w:author="Syed Ahmed" w:date="2026-09-08T15:56:00Z" w16du:dateUtc="2026-09-08T15:56:10Z"/>
        </w:rPr>
      </w:pPr>
    </w:p>
    <w:tbl>
      <w:tblPr>
        <w:tblStyle w:val="Table"/>
        <w:tblW w:w="5000" w:type="pct"/>
        <w:tblLook w:val="0020" w:firstRow="1" w:lastRow="0" w:firstColumn="0" w:lastColumn="0" w:noHBand="0" w:noVBand="0"/>
      </w:tblPr>
      <w:tblGrid>
        <w:gridCol w:w="2249"/>
        <w:gridCol w:w="7227"/>
        <w:tblGridChange w:id="203">
          <w:tblGrid>
            <w:gridCol w:w="360"/>
            <w:gridCol w:w="360"/>
            <w:gridCol w:w="1529"/>
            <w:gridCol w:w="7227"/>
          </w:tblGrid>
        </w:tblGridChange>
      </w:tblGrid>
      <w:tr w:rsidR="007F5111" w14:paraId="230A9776" w14:textId="77777777" w:rsidTr="1D04F90E">
        <w:trPr>
          <w:cnfStyle w:val="100000000000" w:firstRow="1" w:lastRow="0" w:firstColumn="0" w:lastColumn="0" w:oddVBand="0" w:evenVBand="0" w:oddHBand="0" w:evenHBand="0" w:firstRowFirstColumn="0" w:firstRowLastColumn="0" w:lastRowFirstColumn="0" w:lastRowLastColumn="0"/>
          <w:tblHeader/>
          <w:del w:id="204" w:author="Joseph, Bibbin" w:date="2026-09-09T16:35:00Z"/>
        </w:trPr>
        <w:tc>
          <w:tcPr>
            <w:tcW w:w="0" w:type="auto"/>
          </w:tcPr>
          <w:p w14:paraId="230A9774" w14:textId="2BDFF695" w:rsidR="007F5111" w:rsidRDefault="00C963BA">
            <w:pPr>
              <w:pStyle w:val="Compact"/>
            </w:pPr>
            <w:del w:id="205" w:author="Joseph, Bibbin" w:date="2026-09-09T16:35:00Z" w16du:dateUtc="2026-09-09T16:35:57Z">
              <w:r w:rsidRPr="1D04F90E" w:rsidDel="00C963BA">
                <w:rPr>
                  <w:b/>
                  <w:bCs/>
                </w:rPr>
                <w:delText>Database Engine &amp; Version</w:delText>
              </w:r>
            </w:del>
          </w:p>
        </w:tc>
        <w:tc>
          <w:tcPr>
            <w:tcW w:w="0" w:type="auto"/>
          </w:tcPr>
          <w:p w14:paraId="230A9775" w14:textId="026E79AE" w:rsidR="007F5111" w:rsidRDefault="00C963BA">
            <w:pPr>
              <w:pStyle w:val="Compact"/>
            </w:pPr>
            <w:del w:id="206" w:author="Joseph, Bibbin" w:date="2026-09-09T16:35:00Z" w16du:dateUtc="2026-09-09T16:35:57Z">
              <w:r w:rsidRPr="1D04F90E" w:rsidDel="00C963BA">
                <w:rPr>
                  <w:i/>
                  <w:iCs/>
                </w:rPr>
                <w:delText xml:space="preserve">Not yet provided </w:delText>
              </w:r>
            </w:del>
            <w:del w:id="207" w:author="Syed Ahmed" w:date="2026-09-08T15:58:00Z" w16du:dateUtc="2026-09-08T15:58:49Z">
              <w:r w:rsidRPr="1D04F90E" w:rsidDel="00C963BA">
                <w:rPr>
                  <w:i/>
                  <w:iCs/>
                </w:rPr>
                <w:delText>— requested from GEHA, required by 2026-09-15 (Appendix B, item 16).</w:delText>
              </w:r>
            </w:del>
          </w:p>
        </w:tc>
      </w:tr>
      <w:tr w:rsidR="007F5111" w14:paraId="230A9779" w14:textId="77777777" w:rsidTr="1D04F90E">
        <w:trPr>
          <w:del w:id="208" w:author="Joseph, Bibbin" w:date="2026-09-09T16:35:00Z"/>
        </w:trPr>
        <w:tc>
          <w:tcPr>
            <w:tcW w:w="0" w:type="auto"/>
          </w:tcPr>
          <w:p w14:paraId="230A9777" w14:textId="056161FC" w:rsidR="007F5111" w:rsidRDefault="00C963BA">
            <w:pPr>
              <w:pStyle w:val="Compact"/>
            </w:pPr>
            <w:del w:id="209" w:author="Joseph, Bibbin" w:date="2026-09-09T16:35:00Z" w16du:dateUtc="2026-09-09T16:35:57Z">
              <w:r w:rsidRPr="1D04F90E" w:rsidDel="00C963BA">
                <w:rPr>
                  <w:b/>
                  <w:bCs/>
                </w:rPr>
                <w:delText>Data Volume</w:delText>
              </w:r>
            </w:del>
          </w:p>
        </w:tc>
        <w:tc>
          <w:tcPr>
            <w:tcW w:w="0" w:type="auto"/>
          </w:tcPr>
          <w:p w14:paraId="230A9778" w14:textId="75D1AADA" w:rsidR="007F5111" w:rsidRDefault="00C963BA">
            <w:pPr>
              <w:pStyle w:val="Compact"/>
            </w:pPr>
            <w:del w:id="210" w:author="Joseph, Bibbin" w:date="2026-09-09T16:35:00Z" w16du:dateUtc="2026-09-09T16:35:57Z">
              <w:r w:rsidRPr="1D04F90E" w:rsidDel="00C963BA">
                <w:rPr>
                  <w:i/>
                  <w:iCs/>
                </w:rPr>
                <w:delText>Total size and record counts by major object,</w:delText>
              </w:r>
            </w:del>
          </w:p>
        </w:tc>
      </w:tr>
      <w:tr w:rsidR="007F5111" w14:paraId="230A977C" w14:textId="77777777" w:rsidTr="1D04F90E">
        <w:trPr>
          <w:del w:id="211" w:author="Joseph, Bibbin" w:date="2026-09-09T16:35:00Z"/>
        </w:trPr>
        <w:tc>
          <w:tcPr>
            <w:tcW w:w="0" w:type="auto"/>
          </w:tcPr>
          <w:p w14:paraId="230A977A" w14:textId="01AEFAAB" w:rsidR="007F5111" w:rsidRDefault="00C963BA">
            <w:pPr>
              <w:pStyle w:val="Compact"/>
            </w:pPr>
            <w:del w:id="212" w:author="Joseph, Bibbin" w:date="2026-09-09T16:35:00Z" w16du:dateUtc="2026-09-09T16:35:57Z">
              <w:r w:rsidRPr="1D04F90E" w:rsidDel="00C963BA">
                <w:rPr>
                  <w:b/>
                  <w:bCs/>
                </w:rPr>
                <w:delText>Attachments / Unstructured Data</w:delText>
              </w:r>
            </w:del>
          </w:p>
        </w:tc>
        <w:tc>
          <w:tcPr>
            <w:tcW w:w="0" w:type="auto"/>
          </w:tcPr>
          <w:p w14:paraId="230A977B" w14:textId="2E64BB1F" w:rsidR="007F5111" w:rsidRDefault="00C963BA">
            <w:pPr>
              <w:pStyle w:val="Compact"/>
            </w:pPr>
            <w:del w:id="213" w:author="Joseph, Bibbin" w:date="2026-09-09T16:35:00Z" w16du:dateUtc="2026-09-09T16:35:57Z">
              <w:r w:rsidRPr="1D04F90E" w:rsidDel="00C963BA">
                <w:rPr>
                  <w:i/>
                  <w:iCs/>
                </w:rPr>
                <w:delText xml:space="preserve">Not yet provided </w:delText>
              </w:r>
            </w:del>
            <w:del w:id="214" w:author="Syed Ahmed" w:date="2026-09-08T15:58:00Z" w16du:dateUtc="2026-09-08T15:58:53Z">
              <w:r w:rsidRPr="1D04F90E" w:rsidDel="00C963BA">
                <w:rPr>
                  <w:i/>
                  <w:iCs/>
                </w:rPr>
                <w:delText>— File count and volume held against records — this is routinely underestimated and drives the load window. To be supplied by GEHA (Appendix B).</w:delText>
              </w:r>
            </w:del>
          </w:p>
        </w:tc>
      </w:tr>
      <w:tr w:rsidR="007F5111" w14:paraId="230A977F" w14:textId="77777777" w:rsidTr="1D04F90E">
        <w:trPr>
          <w:del w:id="215" w:author="Joseph, Bibbin" w:date="2026-09-09T16:35:00Z"/>
        </w:trPr>
        <w:tc>
          <w:tcPr>
            <w:tcW w:w="0" w:type="auto"/>
          </w:tcPr>
          <w:p w14:paraId="230A977D" w14:textId="5A20E10B" w:rsidR="007F5111" w:rsidRDefault="00C963BA">
            <w:pPr>
              <w:pStyle w:val="Compact"/>
            </w:pPr>
            <w:del w:id="216" w:author="Joseph, Bibbin" w:date="2026-09-09T16:35:00Z" w16du:dateUtc="2026-09-09T16:35:57Z">
              <w:r w:rsidRPr="1D04F90E" w:rsidDel="00C963BA">
                <w:rPr>
                  <w:b/>
                  <w:bCs/>
                </w:rPr>
                <w:delText>Export Method &amp; Access</w:delText>
              </w:r>
            </w:del>
          </w:p>
        </w:tc>
        <w:tc>
          <w:tcPr>
            <w:tcW w:w="0" w:type="auto"/>
          </w:tcPr>
          <w:p w14:paraId="230A977E" w14:textId="038E3D80" w:rsidR="007F5111" w:rsidRDefault="00C963BA">
            <w:pPr>
              <w:pStyle w:val="Compact"/>
            </w:pPr>
            <w:del w:id="217" w:author="Joseph, Bibbin" w:date="2026-09-09T16:35:00Z" w16du:dateUtc="2026-09-09T16:35:57Z">
              <w:r w:rsidRPr="1D04F90E" w:rsidDel="00C963BA">
                <w:rPr>
                  <w:i/>
                  <w:iCs/>
                </w:rPr>
                <w:delText xml:space="preserve">Not yet provided — </w:delText>
              </w:r>
            </w:del>
            <w:del w:id="218" w:author="Syed Ahmed" w:date="2026-09-08T15:58:00Z" w16du:dateUtc="2026-09-08T15:58:57Z">
              <w:r w:rsidRPr="1D04F90E" w:rsidDel="00C963BA">
                <w:rPr>
                  <w:i/>
                  <w:iCs/>
                </w:rPr>
                <w:delText>How data is extracted, by whom, and what access is required — request lead time if access does not yet exist. To be supplied by GEHA (Appendix B).</w:delText>
              </w:r>
            </w:del>
          </w:p>
        </w:tc>
      </w:tr>
      <w:tr w:rsidR="007F5111" w14:paraId="230A9782" w14:textId="77777777" w:rsidTr="1D04F90E">
        <w:trPr>
          <w:del w:id="219" w:author="Joseph, Bibbin" w:date="2026-09-09T16:35:00Z"/>
        </w:trPr>
        <w:tc>
          <w:tcPr>
            <w:tcW w:w="0" w:type="auto"/>
          </w:tcPr>
          <w:p w14:paraId="230A9780" w14:textId="048ACFD9" w:rsidR="007F5111" w:rsidRDefault="00C963BA">
            <w:pPr>
              <w:pStyle w:val="Compact"/>
            </w:pPr>
            <w:del w:id="220" w:author="Joseph, Bibbin" w:date="2026-09-09T16:35:00Z" w16du:dateUtc="2026-09-09T16:35:57Z">
              <w:r w:rsidRPr="1D04F90E" w:rsidDel="00C963BA">
                <w:rPr>
                  <w:b/>
                  <w:bCs/>
                </w:rPr>
                <w:delText>Historical Data &amp; Retention</w:delText>
              </w:r>
            </w:del>
          </w:p>
        </w:tc>
        <w:tc>
          <w:tcPr>
            <w:tcW w:w="0" w:type="auto"/>
          </w:tcPr>
          <w:p w14:paraId="230A9781" w14:textId="2D270D10" w:rsidR="007F5111" w:rsidRDefault="00C963BA">
            <w:pPr>
              <w:pStyle w:val="Compact"/>
            </w:pPr>
            <w:del w:id="221" w:author="Joseph, Bibbin" w:date="2026-09-09T16:35:00Z" w16du:dateUtc="2026-09-09T16:35:57Z">
              <w:r w:rsidRPr="1D04F90E" w:rsidDel="00C963BA">
                <w:rPr>
                  <w:i/>
                  <w:iCs/>
                </w:rPr>
                <w:delText xml:space="preserve">Not yet provided — </w:delText>
              </w:r>
            </w:del>
            <w:del w:id="222" w:author="Syed Ahmed" w:date="2026-09-08T15:59:00Z" w16du:dateUtc="2026-09-08T15:59:00Z">
              <w:r w:rsidRPr="1D04F90E" w:rsidDel="00C963BA">
                <w:rPr>
                  <w:i/>
                  <w:iCs/>
                </w:rPr>
                <w:delText>How much history migrates, what archives read-only, and the retention or legal-hold obligation on the remainder. To be supplied by GEHA (Appendix B)</w:delText>
              </w:r>
            </w:del>
            <w:del w:id="223" w:author="Joseph, Bibbin" w:date="2026-09-09T16:35:00Z" w16du:dateUtc="2026-09-09T16:35:57Z">
              <w:r w:rsidRPr="1D04F90E" w:rsidDel="00C963BA">
                <w:rPr>
                  <w:i/>
                  <w:iCs/>
                </w:rPr>
                <w:delText>.</w:delText>
              </w:r>
            </w:del>
          </w:p>
        </w:tc>
      </w:tr>
      <w:tr w:rsidR="007F5111" w14:paraId="230A9785" w14:textId="77777777" w:rsidTr="1D04F90E">
        <w:trPr>
          <w:del w:id="224" w:author="Joseph, Bibbin" w:date="2026-09-09T16:35:00Z"/>
        </w:trPr>
        <w:tc>
          <w:tcPr>
            <w:tcW w:w="0" w:type="auto"/>
          </w:tcPr>
          <w:p w14:paraId="230A9783" w14:textId="4E27AEF5" w:rsidR="007F5111" w:rsidRDefault="00C963BA">
            <w:pPr>
              <w:pStyle w:val="Compact"/>
            </w:pPr>
            <w:del w:id="225" w:author="Joseph, Bibbin" w:date="2026-09-09T16:35:00Z" w16du:dateUtc="2026-09-09T16:35:57Z">
              <w:r w:rsidRPr="1D04F90E" w:rsidDel="00C963BA">
                <w:rPr>
                  <w:b/>
                  <w:bCs/>
                </w:rPr>
                <w:delText>Instance Sizing &amp; Utilization</w:delText>
              </w:r>
            </w:del>
          </w:p>
        </w:tc>
        <w:tc>
          <w:tcPr>
            <w:tcW w:w="0" w:type="auto"/>
          </w:tcPr>
          <w:p w14:paraId="230A9784" w14:textId="53BBAC2A" w:rsidR="007F5111" w:rsidRDefault="00C963BA">
            <w:pPr>
              <w:pStyle w:val="Compact"/>
            </w:pPr>
            <w:del w:id="226" w:author="Joseph, Bibbin" w:date="2026-09-09T16:35:00Z" w16du:dateUtc="2026-09-09T16:35:57Z">
              <w:r w:rsidRPr="1D04F90E" w:rsidDel="00C963BA">
                <w:rPr>
                  <w:i/>
                  <w:iCs/>
                </w:rPr>
                <w:delText>Not yet provided —</w:delText>
              </w:r>
            </w:del>
            <w:del w:id="227" w:author="Syed Ahmed" w:date="2026-09-08T15:59:00Z" w16du:dateUtc="2026-09-08T15:59:07Z">
              <w:r w:rsidRPr="1D04F90E" w:rsidDel="00C963BA">
                <w:rPr>
                  <w:i/>
                  <w:iCs/>
                </w:rPr>
                <w:delText xml:space="preserve"> vCPU, memory, and measured peak CPU, memory, IOPS and throughput with the observation window — the same standard as §4.1. To be supplied by GEHA (Appendix B)</w:delText>
              </w:r>
            </w:del>
            <w:del w:id="228" w:author="Joseph, Bibbin" w:date="2026-09-09T16:35:00Z" w16du:dateUtc="2026-09-09T16:35:57Z">
              <w:r w:rsidRPr="1D04F90E" w:rsidDel="00C963BA">
                <w:rPr>
                  <w:i/>
                  <w:iCs/>
                </w:rPr>
                <w:delText>.</w:delText>
              </w:r>
            </w:del>
          </w:p>
        </w:tc>
      </w:tr>
      <w:tr w:rsidR="007F5111" w14:paraId="230A9788" w14:textId="77777777" w:rsidTr="1D04F90E">
        <w:trPr>
          <w:del w:id="229" w:author="Joseph, Bibbin" w:date="2026-09-09T16:35:00Z"/>
        </w:trPr>
        <w:tc>
          <w:tcPr>
            <w:tcW w:w="0" w:type="auto"/>
          </w:tcPr>
          <w:p w14:paraId="230A9786" w14:textId="67EB7D54" w:rsidR="007F5111" w:rsidRDefault="00C963BA">
            <w:pPr>
              <w:pStyle w:val="Compact"/>
            </w:pPr>
            <w:del w:id="230" w:author="Joseph, Bibbin" w:date="2026-09-09T16:35:00Z" w16du:dateUtc="2026-09-09T16:35:57Z">
              <w:r w:rsidRPr="1D04F90E" w:rsidDel="00C963BA">
                <w:rPr>
                  <w:b/>
                  <w:bCs/>
                </w:rPr>
                <w:delText>Database Count &amp; Individual Sizes</w:delText>
              </w:r>
            </w:del>
          </w:p>
        </w:tc>
        <w:tc>
          <w:tcPr>
            <w:tcW w:w="0" w:type="auto"/>
          </w:tcPr>
          <w:p w14:paraId="230A9787" w14:textId="75C948CE" w:rsidR="007F5111" w:rsidRDefault="00C963BA">
            <w:pPr>
              <w:pStyle w:val="Compact"/>
            </w:pPr>
            <w:del w:id="231" w:author="Joseph, Bibbin" w:date="2026-09-09T16:35:00Z" w16du:dateUtc="2026-09-09T16:35:57Z">
              <w:r w:rsidRPr="1D04F90E" w:rsidDel="00C963BA">
                <w:rPr>
                  <w:i/>
                  <w:iCs/>
                </w:rPr>
                <w:delText>To be provided by GEHA</w:delText>
              </w:r>
            </w:del>
          </w:p>
        </w:tc>
      </w:tr>
      <w:tr w:rsidR="007F5111" w14:paraId="230A978B" w14:textId="77777777" w:rsidTr="1D04F90E">
        <w:trPr>
          <w:del w:id="232" w:author="Joseph, Bibbin" w:date="2026-09-09T16:35:00Z"/>
        </w:trPr>
        <w:tc>
          <w:tcPr>
            <w:tcW w:w="0" w:type="auto"/>
          </w:tcPr>
          <w:p w14:paraId="230A9789" w14:textId="57659219" w:rsidR="007F5111" w:rsidRDefault="00C963BA">
            <w:pPr>
              <w:pStyle w:val="Compact"/>
            </w:pPr>
            <w:del w:id="233" w:author="Syed Ahmed" w:date="2026-09-08T13:42:00Z" w16du:dateUtc="2026-09-08T13:42:05Z">
              <w:r w:rsidRPr="1D04F90E" w:rsidDel="00C963BA">
                <w:rPr>
                  <w:b/>
                  <w:bCs/>
                </w:rPr>
                <w:delText>High Availability Topology</w:delText>
              </w:r>
            </w:del>
          </w:p>
        </w:tc>
        <w:tc>
          <w:tcPr>
            <w:tcW w:w="0" w:type="auto"/>
          </w:tcPr>
          <w:p w14:paraId="230A978A" w14:textId="6FC14FDF" w:rsidR="007F5111" w:rsidRDefault="00C963BA">
            <w:pPr>
              <w:pStyle w:val="Compact"/>
            </w:pPr>
            <w:del w:id="234" w:author="Syed Ahmed" w:date="2026-09-08T13:42:00Z" w16du:dateUtc="2026-09-08T13:42:05Z">
              <w:r w:rsidDel="00C963BA">
                <w:delText>Not yet provided — requested from GEHA, required by 2026-09-15 (Appendix B, item 16).</w:delText>
              </w:r>
            </w:del>
          </w:p>
        </w:tc>
      </w:tr>
      <w:tr w:rsidR="007F5111" w14:paraId="230A978E" w14:textId="77777777" w:rsidTr="1D04F90E">
        <w:trPr>
          <w:del w:id="235" w:author="Joseph, Bibbin" w:date="2026-09-09T16:35:00Z"/>
        </w:trPr>
        <w:tc>
          <w:tcPr>
            <w:tcW w:w="0" w:type="auto"/>
          </w:tcPr>
          <w:p w14:paraId="230A978C" w14:textId="0AC114CB" w:rsidR="007F5111" w:rsidRDefault="00C963BA">
            <w:pPr>
              <w:pStyle w:val="Compact"/>
            </w:pPr>
            <w:del w:id="236" w:author="Syed Ahmed" w:date="2026-09-08T13:42:00Z" w16du:dateUtc="2026-09-08T13:42:05Z">
              <w:r w:rsidRPr="1D04F90E" w:rsidDel="00C963BA">
                <w:rPr>
                  <w:b/>
                  <w:bCs/>
                </w:rPr>
                <w:lastRenderedPageBreak/>
                <w:delText>Collation &amp; Compatibility Level</w:delText>
              </w:r>
            </w:del>
          </w:p>
        </w:tc>
        <w:tc>
          <w:tcPr>
            <w:tcW w:w="0" w:type="auto"/>
          </w:tcPr>
          <w:p w14:paraId="230A978D" w14:textId="4BEF79C6" w:rsidR="007F5111" w:rsidRDefault="00C963BA">
            <w:pPr>
              <w:pStyle w:val="Compact"/>
            </w:pPr>
            <w:del w:id="237" w:author="Syed Ahmed" w:date="2026-09-08T13:42:00Z" w16du:dateUtc="2026-09-08T13:42:05Z">
              <w:r w:rsidRPr="1D04F90E" w:rsidDel="00C963BA">
                <w:rPr>
                  <w:i/>
                  <w:iCs/>
                </w:rPr>
                <w:delText>Not yet provided — Both values. These gate a managed-instance or platform-as-a-service target and are the usual reason a straight move is n. To be supplied by GEHA (Appendix B).</w:delText>
              </w:r>
            </w:del>
          </w:p>
        </w:tc>
      </w:tr>
      <w:tr w:rsidR="007F5111" w14:paraId="230A9791" w14:textId="77777777" w:rsidTr="1D04F90E">
        <w:trPr>
          <w:del w:id="238" w:author="Joseph, Bibbin" w:date="2026-09-09T16:35:00Z"/>
        </w:trPr>
        <w:tc>
          <w:tcPr>
            <w:tcW w:w="0" w:type="auto"/>
          </w:tcPr>
          <w:p w14:paraId="230A978F" w14:textId="7B8ED24A" w:rsidR="007F5111" w:rsidRDefault="00C963BA">
            <w:pPr>
              <w:pStyle w:val="Compact"/>
            </w:pPr>
            <w:del w:id="239" w:author="Syed Ahmed" w:date="2026-09-08T13:42:00Z" w16du:dateUtc="2026-09-08T13:42:05Z">
              <w:r w:rsidRPr="1D04F90E" w:rsidDel="00C963BA">
                <w:rPr>
                  <w:b/>
                  <w:bCs/>
                </w:rPr>
                <w:delText>Encryption at Rest</w:delText>
              </w:r>
            </w:del>
          </w:p>
        </w:tc>
        <w:tc>
          <w:tcPr>
            <w:tcW w:w="0" w:type="auto"/>
          </w:tcPr>
          <w:p w14:paraId="230A9790" w14:textId="75198186" w:rsidR="007F5111" w:rsidRDefault="00C963BA">
            <w:pPr>
              <w:pStyle w:val="Compact"/>
            </w:pPr>
            <w:del w:id="240" w:author="Syed Ahmed" w:date="2026-09-08T13:42:00Z" w16du:dateUtc="2026-09-08T13:42:05Z">
              <w:r w:rsidDel="00C963BA">
                <w:delText xml:space="preserve">☐ </w:delText>
              </w:r>
            </w:del>
            <w:del w:id="241" w:author="Joseph, Bibbin" w:date="2026-09-09T16:35:00Z" w16du:dateUtc="2026-09-09T16:35:57Z">
              <w:r w:rsidRPr="1D04F90E" w:rsidDel="00C963BA">
                <w:rPr>
                  <w:i/>
                  <w:iCs/>
                </w:rPr>
                <w:delText>TDE</w:delText>
              </w:r>
            </w:del>
            <w:del w:id="242" w:author="Syed Ahmed" w:date="2026-09-08T13:42:00Z" w16du:dateUtc="2026-09-08T13:42:05Z">
              <w:r w:rsidDel="00C963BA">
                <w:delText xml:space="preserve"> ☐ </w:delText>
              </w:r>
            </w:del>
            <w:del w:id="243" w:author="Joseph, Bibbin" w:date="2026-09-09T16:35:00Z" w16du:dateUtc="2026-09-09T16:35:57Z">
              <w:r w:rsidRPr="1D04F90E" w:rsidDel="00C963BA">
                <w:rPr>
                  <w:i/>
                  <w:iCs/>
                </w:rPr>
                <w:delText>Column-level</w:delText>
              </w:r>
            </w:del>
            <w:del w:id="244" w:author="Syed Ahmed" w:date="2026-09-08T13:42:00Z" w16du:dateUtc="2026-09-08T13:42:05Z">
              <w:r w:rsidDel="00C963BA">
                <w:delText xml:space="preserve"> ☐ </w:delText>
              </w:r>
            </w:del>
            <w:del w:id="245" w:author="Joseph, Bibbin" w:date="2026-09-09T16:35:00Z" w16du:dateUtc="2026-09-09T16:35:57Z">
              <w:r w:rsidRPr="1D04F90E" w:rsidDel="00C963BA">
                <w:rPr>
                  <w:i/>
                  <w:iCs/>
                </w:rPr>
                <w:delText>None</w:delText>
              </w:r>
            </w:del>
            <w:del w:id="246" w:author="Syed Ahmed" w:date="2026-09-08T13:42:00Z" w16du:dateUtc="2026-09-08T13:42:05Z">
              <w:r w:rsidDel="00C963BA">
                <w:delText xml:space="preserve"> — </w:delText>
              </w:r>
            </w:del>
            <w:del w:id="247" w:author="Joseph, Bibbin" w:date="2026-09-09T16:35:00Z" w16du:dateUtc="2026-09-09T16:35:57Z">
              <w:r w:rsidRPr="1D04F90E" w:rsidDel="00C963BA">
                <w:rPr>
                  <w:i/>
                  <w:iCs/>
                </w:rPr>
                <w:delText>Not yet provided — with key location and custodian. To be supplied by GEHA (Appendix B).</w:delText>
              </w:r>
            </w:del>
          </w:p>
        </w:tc>
      </w:tr>
      <w:tr w:rsidR="007F5111" w14:paraId="230A9794" w14:textId="77777777" w:rsidTr="1D04F90E">
        <w:trPr>
          <w:del w:id="248" w:author="Joseph, Bibbin" w:date="2026-09-09T16:35:00Z"/>
        </w:trPr>
        <w:tc>
          <w:tcPr>
            <w:tcW w:w="0" w:type="auto"/>
          </w:tcPr>
          <w:p w14:paraId="230A9792" w14:textId="3E7E62D9" w:rsidR="007F5111" w:rsidRDefault="00C963BA">
            <w:pPr>
              <w:pStyle w:val="Compact"/>
            </w:pPr>
            <w:del w:id="249" w:author="Syed Ahmed" w:date="2026-09-08T13:42:00Z" w16du:dateUtc="2026-09-08T13:42:05Z">
              <w:r w:rsidRPr="1D04F90E" w:rsidDel="00C963BA">
                <w:rPr>
                  <w:b/>
                  <w:bCs/>
                </w:rPr>
                <w:delText>Scheduled Database Jobs</w:delText>
              </w:r>
            </w:del>
          </w:p>
        </w:tc>
        <w:tc>
          <w:tcPr>
            <w:tcW w:w="0" w:type="auto"/>
          </w:tcPr>
          <w:p w14:paraId="230A9793" w14:textId="33C054F1" w:rsidR="007F5111" w:rsidRDefault="00C963BA">
            <w:pPr>
              <w:pStyle w:val="Compact"/>
            </w:pPr>
            <w:del w:id="250" w:author="Syed Ahmed" w:date="2026-09-08T13:42:00Z" w16du:dateUtc="2026-09-08T13:42:05Z">
              <w:r w:rsidRPr="1D04F90E" w:rsidDel="00C963BA">
                <w:rPr>
                  <w:i/>
                  <w:iCs/>
                </w:rPr>
                <w:delText>Not yet provided — SQL Agent jobs, maintenance plans, replication and their owners. Each is retired or re-pointed in §7.6. To be supplied by GEHA (Appendix B).</w:delText>
              </w:r>
            </w:del>
          </w:p>
        </w:tc>
      </w:tr>
      <w:tr w:rsidR="007F5111" w14:paraId="230A9797" w14:textId="77777777" w:rsidTr="1D04F90E">
        <w:trPr>
          <w:del w:id="251" w:author="Joseph, Bibbin" w:date="2026-09-09T16:35:00Z"/>
        </w:trPr>
        <w:tc>
          <w:tcPr>
            <w:tcW w:w="0" w:type="auto"/>
          </w:tcPr>
          <w:p w14:paraId="230A9795" w14:textId="2EAF668B" w:rsidR="007F5111" w:rsidRDefault="00C963BA">
            <w:pPr>
              <w:pStyle w:val="Compact"/>
            </w:pPr>
            <w:del w:id="252" w:author="Syed Ahmed" w:date="2026-09-08T13:42:00Z" w16du:dateUtc="2026-09-08T13:42:05Z">
              <w:r w:rsidRPr="1D04F90E" w:rsidDel="00C963BA">
                <w:rPr>
                  <w:b/>
                  <w:bCs/>
                </w:rPr>
                <w:delText>Target Compatibility Assessment</w:delText>
              </w:r>
            </w:del>
          </w:p>
        </w:tc>
        <w:tc>
          <w:tcPr>
            <w:tcW w:w="0" w:type="auto"/>
          </w:tcPr>
          <w:p w14:paraId="230A9796" w14:textId="346BB538" w:rsidR="007F5111" w:rsidRDefault="00C963BA">
            <w:pPr>
              <w:pStyle w:val="Compact"/>
            </w:pPr>
            <w:del w:id="253" w:author="Syed Ahmed" w:date="2026-09-08T13:42:00Z" w16du:dateUtc="2026-09-08T13:42:05Z">
              <w:r w:rsidRPr="1D04F90E" w:rsidDel="00C963BA">
                <w:rPr>
                  <w:i/>
                  <w:iCs/>
                </w:rPr>
                <w:delText>Not yet provided — Result of the assessment tool run against this instance, its date, and the blocking findings. Record Not run as a findin. To be supplied by GEHA (Appendix B).</w:delText>
              </w:r>
            </w:del>
          </w:p>
        </w:tc>
      </w:tr>
      <w:tr w:rsidR="007F5111" w14:paraId="230A979A" w14:textId="77777777" w:rsidTr="1D04F90E">
        <w:tblPrEx>
          <w:tblW w:w="5000" w:type="pct"/>
          <w:tblLook w:val="0020" w:firstRow="1" w:lastRow="0" w:firstColumn="0" w:lastColumn="0" w:noHBand="0" w:noVBand="0"/>
          <w:tblPrExChange w:id="254" w:author="Syed Ahmed" w:date="2026-09-08T13:42:00Z">
            <w:tblPrEx>
              <w:tblW w:w="5000" w:type="pct"/>
              <w:tblLook w:val="0020" w:firstRow="1" w:lastRow="0" w:firstColumn="0" w:lastColumn="0" w:noHBand="0" w:noVBand="0"/>
            </w:tblPrEx>
          </w:tblPrExChange>
        </w:tblPrEx>
        <w:trPr>
          <w:trHeight w:val="300"/>
          <w:del w:id="255" w:author="Joseph, Bibbin" w:date="2026-09-09T16:35:00Z"/>
          <w:trPrChange w:id="256" w:author="Syed Ahmed" w:date="2026-09-08T13:42:00Z">
            <w:trPr>
              <w:gridAfter w:val="0"/>
            </w:trPr>
          </w:trPrChange>
        </w:trPr>
        <w:tc>
          <w:tcPr>
            <w:tcW w:w="0" w:type="auto"/>
            <w:tcPrChange w:id="257" w:author="Syed Ahmed" w:date="2026-09-08T13:42:00Z">
              <w:tcPr>
                <w:tcW w:w="2249" w:type="dxa"/>
              </w:tcPr>
            </w:tcPrChange>
          </w:tcPr>
          <w:p w14:paraId="230A9798" w14:textId="245D95FA" w:rsidR="007F5111" w:rsidRDefault="00C963BA">
            <w:pPr>
              <w:pStyle w:val="Compact"/>
            </w:pPr>
            <w:del w:id="258" w:author="Syed Ahmed" w:date="2026-09-08T13:42:00Z" w16du:dateUtc="2026-09-08T13:42:05Z">
              <w:r w:rsidRPr="1D04F90E" w:rsidDel="00C963BA">
                <w:rPr>
                  <w:b/>
                  <w:bCs/>
                </w:rPr>
                <w:delText>Cross-Database / Linked Server Dependencies</w:delText>
              </w:r>
            </w:del>
          </w:p>
        </w:tc>
        <w:tc>
          <w:tcPr>
            <w:tcW w:w="0" w:type="auto"/>
            <w:tcPrChange w:id="259" w:author="Syed Ahmed" w:date="2026-09-08T13:42:00Z">
              <w:tcPr>
                <w:tcW w:w="7227" w:type="dxa"/>
              </w:tcPr>
            </w:tcPrChange>
          </w:tcPr>
          <w:p w14:paraId="230A9799" w14:textId="43947465" w:rsidR="007F5111" w:rsidRDefault="00C963BA">
            <w:pPr>
              <w:pStyle w:val="Compact"/>
            </w:pPr>
            <w:del w:id="260" w:author="Syed Ahmed" w:date="2026-09-08T13:42:00Z" w16du:dateUtc="2026-09-08T13:42:05Z">
              <w:r w:rsidRPr="1D04F90E" w:rsidDel="00C963BA">
                <w:rPr>
                  <w:i/>
                  <w:iCs/>
                </w:rPr>
                <w:delText>Not yet provided — Systems that read this database directly. Each is an integration and belongs in §4.7. To be supplied by GEHA (Appendix B).</w:delText>
              </w:r>
            </w:del>
          </w:p>
        </w:tc>
      </w:tr>
    </w:tbl>
    <w:p w14:paraId="230A979B" w14:textId="073BF408" w:rsidR="007F5111" w:rsidRDefault="00C963BA" w:rsidP="1D04F90E">
      <w:pPr>
        <w:pStyle w:val="BodyText"/>
        <w:rPr>
          <w:del w:id="261" w:author="Joseph, Bibbin" w:date="2026-09-09T16:35:00Z" w16du:dateUtc="2026-09-09T16:35:29Z"/>
          <w:b/>
          <w:bCs/>
          <w:sz w:val="15"/>
          <w:szCs w:val="15"/>
        </w:rPr>
      </w:pPr>
      <w:del w:id="262" w:author="Joseph, Bibbin" w:date="2026-09-09T16:35:00Z" w16du:dateUtc="2026-09-09T16:35:29Z">
        <w:r w:rsidRPr="1D04F90E" w:rsidDel="00C963BA">
          <w:rPr>
            <w:b/>
            <w:bCs/>
            <w:sz w:val="15"/>
            <w:szCs w:val="15"/>
          </w:rPr>
          <w:delText>Table 4.4 — Data &amp; Database Tier</w:delText>
        </w:r>
      </w:del>
    </w:p>
    <w:p w14:paraId="230A979C" w14:textId="220D9626" w:rsidR="007F5111" w:rsidRDefault="007F5111">
      <w:pPr>
        <w:pStyle w:val="Compact"/>
        <w:rPr>
          <w:del w:id="263" w:author="Joseph, Bibbin" w:date="2026-09-09T16:35:00Z" w16du:dateUtc="2026-09-09T16:35:29Z"/>
        </w:rPr>
      </w:pPr>
    </w:p>
    <w:p w14:paraId="230A979D" w14:textId="5BED7EA7" w:rsidR="007F5111" w:rsidRDefault="00C963BA">
      <w:pPr>
        <w:pStyle w:val="Heading2"/>
        <w:rPr>
          <w:del w:id="264" w:author="Syed Ahmed" w:date="2026-09-08T15:59:00Z" w16du:dateUtc="2026-09-08T15:59:47Z"/>
        </w:rPr>
      </w:pPr>
      <w:bookmarkStart w:id="265" w:name="identity-access"/>
      <w:bookmarkEnd w:id="196"/>
      <w:del w:id="266" w:author="Syed Ahmed" w:date="2026-09-08T15:59:00Z" w16du:dateUtc="2026-09-08T15:59:47Z">
        <w:r w:rsidDel="00C963BA">
          <w:delText>4.5 Identity &amp; Access</w:delText>
        </w:r>
      </w:del>
    </w:p>
    <w:p w14:paraId="230A979E" w14:textId="0964E5D4" w:rsidR="007F5111" w:rsidRDefault="00C963BA">
      <w:pPr>
        <w:pStyle w:val="FirstParagraph"/>
        <w:rPr>
          <w:del w:id="267" w:author="Syed Ahmed" w:date="2026-09-08T15:59:00Z" w16du:dateUtc="2026-09-08T15:59:47Z"/>
        </w:rPr>
      </w:pPr>
      <w:del w:id="268" w:author="Syed Ahmed" w:date="2026-09-08T15:59:00Z" w16du:dateUtc="2026-09-08T15:59:47Z">
        <w:r w:rsidDel="00C963BA">
          <w:delText>Identity is documented here with particular care because it is the area most often assumed to transfer intact and the first to fail after a rehost. Authentication method, identity provider, account populations, privileged access and multi-factor enforcement are each recorded with counts rather than general descriptions. Group resolution, service-account authentication and credential paths all depend on directory decisions taken in the target design, so the current position must be precise before that design is fixed. Entries in the registers that follow must each resolve to a target decision; an unmapped group or an unaccounted service account is a post-cutover outage waiting to happen.</w:delText>
        </w:r>
      </w:del>
    </w:p>
    <w:p w14:paraId="230A979F" w14:textId="7ED1A478" w:rsidR="007F5111" w:rsidRDefault="007F5111">
      <w:pPr>
        <w:pStyle w:val="Compact"/>
        <w:rPr>
          <w:del w:id="269" w:author="Syed Ahmed" w:date="2026-09-08T15:59:00Z" w16du:dateUtc="2026-09-08T15:59:47Z"/>
        </w:rPr>
      </w:pPr>
    </w:p>
    <w:tbl>
      <w:tblPr>
        <w:tblStyle w:val="Table"/>
        <w:tblW w:w="5000" w:type="pct"/>
        <w:tblLook w:val="0020" w:firstRow="1" w:lastRow="0" w:firstColumn="0" w:lastColumn="0" w:noHBand="0" w:noVBand="0"/>
      </w:tblPr>
      <w:tblGrid>
        <w:gridCol w:w="1290"/>
        <w:gridCol w:w="8186"/>
      </w:tblGrid>
      <w:tr w:rsidR="007F5111" w14:paraId="230A97A2"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7A0" w14:textId="4128F034" w:rsidR="007F5111" w:rsidRDefault="00C963BA">
            <w:pPr>
              <w:pStyle w:val="Compact"/>
            </w:pPr>
            <w:del w:id="270" w:author="Syed Ahmed" w:date="2026-09-08T15:59:00Z" w16du:dateUtc="2026-09-08T15:59:47Z">
              <w:r w:rsidRPr="4A3EE59D" w:rsidDel="00C963BA">
                <w:rPr>
                  <w:b/>
                  <w:bCs/>
                </w:rPr>
                <w:delText>Authentication Method</w:delText>
              </w:r>
            </w:del>
          </w:p>
        </w:tc>
        <w:tc>
          <w:tcPr>
            <w:tcW w:w="0" w:type="auto"/>
          </w:tcPr>
          <w:p w14:paraId="230A97A1" w14:textId="001B3421" w:rsidR="007F5111" w:rsidRDefault="00C963BA">
            <w:pPr>
              <w:pStyle w:val="Compact"/>
            </w:pPr>
            <w:del w:id="271" w:author="Syed Ahmed" w:date="2026-09-08T15:59:00Z" w16du:dateUtc="2026-09-08T15:59:47Z">
              <w:r w:rsidRPr="4A3EE59D" w:rsidDel="00C963BA">
                <w:rPr>
                  <w:i/>
                  <w:iCs/>
                </w:rPr>
                <w:delText>Enterprise position recorded at discovery: "van led a discussion on current user and app authentication methods, including the use of Entra ID, conditional access policies, service accounts, managed identities, and RBAC for security groups. + Tom and Dale confirmed that on-premises Active Directory groups replicate via AD Connect, and permiss" (ai notes - 2025.11.26 Identity and Access) | "e groups. + Khurshid asked about single sign-on and guest access, and Tom clarified that Entra ID is used for SSO and guest access is supported. + Tom confirmed that single sign-on is managed through Entra ID, and guest access is supported for third-party vendors. + Dale explained that Octa is no lo" (ai notes - 2025.11.26 Identity and Access). Application-specific configuration still to be confirmed with the owner.  (Evidenced — GEHA Identity &amp;amp; Access discovery session, 26-Nov-2025)</w:delText>
              </w:r>
            </w:del>
          </w:p>
        </w:tc>
      </w:tr>
      <w:tr w:rsidR="007F5111" w14:paraId="230A97A5" w14:textId="77777777" w:rsidTr="4A3EE59D">
        <w:tc>
          <w:tcPr>
            <w:tcW w:w="0" w:type="auto"/>
          </w:tcPr>
          <w:p w14:paraId="230A97A3" w14:textId="607B56C0" w:rsidR="007F5111" w:rsidRDefault="00C963BA">
            <w:pPr>
              <w:pStyle w:val="Compact"/>
            </w:pPr>
            <w:del w:id="272" w:author="Syed Ahmed" w:date="2026-09-08T15:59:00Z" w16du:dateUtc="2026-09-08T15:59:47Z">
              <w:r w:rsidRPr="4A3EE59D" w:rsidDel="00C963BA">
                <w:rPr>
                  <w:b/>
                  <w:bCs/>
                </w:rPr>
                <w:delText>Identity Provider</w:delText>
              </w:r>
            </w:del>
          </w:p>
        </w:tc>
        <w:tc>
          <w:tcPr>
            <w:tcW w:w="0" w:type="auto"/>
          </w:tcPr>
          <w:p w14:paraId="230A97A4" w14:textId="257BB7CA" w:rsidR="007F5111" w:rsidRDefault="00C963BA">
            <w:pPr>
              <w:pStyle w:val="Compact"/>
            </w:pPr>
            <w:del w:id="273" w:author="Syed Ahmed" w:date="2026-09-08T15:59:00Z" w16du:dateUtc="2026-09-08T15:59:47Z">
              <w:r w:rsidRPr="4A3EE59D" w:rsidDel="00C963BA">
                <w:rPr>
                  <w:i/>
                  <w:iCs/>
                </w:rPr>
                <w:delText>Program record — "van led a discussion on current user and app authentication methods, including the use of Entra ID, conditional access policies, service accounts, managed identities, and RBAC for security groups. + Tom and Dale confirmed that on-premises Active Directory groups replicate via AD Connect, and permiss" (ai notes - 2025.11.26 Identity and Access) | "e groups. + Khurshid asked about single sign-on and guest access, and Tom clarified that Entra ID is used for SSO and guest access is supported. + Tom confirmed that single sign-on is managed through Entra ID, and guest access is supported for third-party vendors. + Dale explained that Octa is no lo" (ai notes - 2025.11.26 Identity and Access)  (Evidenced — GEHA Identity &amp;amp; Access discovery session, 26-Nov-2025)</w:delText>
              </w:r>
            </w:del>
          </w:p>
        </w:tc>
      </w:tr>
      <w:tr w:rsidR="007F5111" w14:paraId="230A97A8" w14:textId="77777777" w:rsidTr="4A3EE59D">
        <w:tc>
          <w:tcPr>
            <w:tcW w:w="0" w:type="auto"/>
          </w:tcPr>
          <w:p w14:paraId="230A97A6" w14:textId="48C178B9" w:rsidR="007F5111" w:rsidRDefault="00C963BA">
            <w:pPr>
              <w:pStyle w:val="Compact"/>
            </w:pPr>
            <w:del w:id="274" w:author="Syed Ahmed" w:date="2026-09-08T15:59:00Z" w16du:dateUtc="2026-09-08T15:59:55Z">
              <w:r w:rsidRPr="4A3EE59D" w:rsidDel="00C963BA">
                <w:rPr>
                  <w:b/>
                  <w:bCs/>
                </w:rPr>
                <w:delText>Internal User Accounts</w:delText>
              </w:r>
            </w:del>
          </w:p>
        </w:tc>
        <w:tc>
          <w:tcPr>
            <w:tcW w:w="0" w:type="auto"/>
          </w:tcPr>
          <w:p w14:paraId="230A97A7" w14:textId="7BC1412B" w:rsidR="007F5111" w:rsidRDefault="00C963BA">
            <w:pPr>
              <w:pStyle w:val="Compact"/>
            </w:pPr>
            <w:del w:id="275" w:author="Syed Ahmed" w:date="2026-09-08T15:59:00Z" w16du:dateUtc="2026-09-08T15:59:55Z">
              <w:r w:rsidRPr="4A3EE59D" w:rsidDel="00C963BA">
                <w:rPr>
                  <w:i/>
                  <w:iCs/>
                </w:rPr>
                <w:delText>—</w:delText>
              </w:r>
            </w:del>
          </w:p>
        </w:tc>
      </w:tr>
      <w:tr w:rsidR="007F5111" w14:paraId="230A97AB" w14:textId="77777777" w:rsidTr="4A3EE59D">
        <w:tc>
          <w:tcPr>
            <w:tcW w:w="0" w:type="auto"/>
          </w:tcPr>
          <w:p w14:paraId="230A97A9" w14:textId="52423B8F" w:rsidR="007F5111" w:rsidRDefault="00C963BA">
            <w:pPr>
              <w:pStyle w:val="Compact"/>
            </w:pPr>
            <w:del w:id="276" w:author="Syed Ahmed" w:date="2026-09-08T15:59:00Z" w16du:dateUtc="2026-09-08T15:59:55Z">
              <w:r w:rsidRPr="4A3EE59D" w:rsidDel="00C963BA">
                <w:rPr>
                  <w:b/>
                  <w:bCs/>
                </w:rPr>
                <w:delText>External / Partner Accounts</w:delText>
              </w:r>
            </w:del>
          </w:p>
        </w:tc>
        <w:tc>
          <w:tcPr>
            <w:tcW w:w="0" w:type="auto"/>
          </w:tcPr>
          <w:p w14:paraId="230A97AA" w14:textId="0C1A47AE" w:rsidR="007F5111" w:rsidRDefault="00C963BA">
            <w:pPr>
              <w:pStyle w:val="Compact"/>
            </w:pPr>
            <w:del w:id="277" w:author="Syed Ahmed" w:date="2026-09-08T15:59:00Z" w16du:dateUtc="2026-09-08T15:59:55Z">
              <w:r w:rsidRPr="4A3EE59D" w:rsidDel="00C963BA">
                <w:rPr>
                  <w:i/>
                  <w:iCs/>
                </w:rPr>
                <w:delText>—</w:delText>
              </w:r>
            </w:del>
          </w:p>
        </w:tc>
      </w:tr>
      <w:tr w:rsidR="007F5111" w14:paraId="230A97AE" w14:textId="77777777" w:rsidTr="4A3EE59D">
        <w:tc>
          <w:tcPr>
            <w:tcW w:w="0" w:type="auto"/>
          </w:tcPr>
          <w:p w14:paraId="230A97AC" w14:textId="0A9EAA7B" w:rsidR="007F5111" w:rsidRDefault="00C963BA">
            <w:pPr>
              <w:pStyle w:val="Compact"/>
            </w:pPr>
            <w:del w:id="278" w:author="Syed Ahmed" w:date="2026-09-08T15:59:00Z" w16du:dateUtc="2026-09-08T15:59:55Z">
              <w:r w:rsidRPr="4A3EE59D" w:rsidDel="00C963BA">
                <w:rPr>
                  <w:b/>
                  <w:bCs/>
                </w:rPr>
                <w:delText>Access Governed By</w:delText>
              </w:r>
            </w:del>
          </w:p>
        </w:tc>
        <w:tc>
          <w:tcPr>
            <w:tcW w:w="0" w:type="auto"/>
          </w:tcPr>
          <w:p w14:paraId="230A97AD" w14:textId="6469EBBA" w:rsidR="007F5111" w:rsidRDefault="00C963BA">
            <w:pPr>
              <w:pStyle w:val="Compact"/>
            </w:pPr>
            <w:del w:id="279" w:author="Syed Ahmed" w:date="2026-09-08T15:59:00Z" w16du:dateUtc="2026-09-08T15:59:55Z">
              <w:r w:rsidRPr="4A3EE59D" w:rsidDel="00C963BA">
                <w:rPr>
                  <w:i/>
                  <w:iCs/>
                </w:rPr>
                <w:delText>Not yet provided — Active Directory security groups / direct AD user assignment / local application accounts / a mix — name the mechanism. . To be supplied by GEHA (Appendix B).</w:delText>
              </w:r>
            </w:del>
          </w:p>
        </w:tc>
      </w:tr>
      <w:tr w:rsidR="007F5111" w14:paraId="230A97B1" w14:textId="77777777" w:rsidTr="4A3EE59D">
        <w:tc>
          <w:tcPr>
            <w:tcW w:w="0" w:type="auto"/>
          </w:tcPr>
          <w:p w14:paraId="230A97AF" w14:textId="273180DA" w:rsidR="007F5111" w:rsidRDefault="00C963BA">
            <w:pPr>
              <w:pStyle w:val="Compact"/>
            </w:pPr>
            <w:del w:id="280" w:author="Syed Ahmed" w:date="2026-09-08T15:59:00Z" w16du:dateUtc="2026-09-08T15:59:55Z">
              <w:r w:rsidRPr="4A3EE59D" w:rsidDel="00C963BA">
                <w:rPr>
                  <w:b/>
                  <w:bCs/>
                </w:rPr>
                <w:delText>Privileged Access</w:delText>
              </w:r>
            </w:del>
          </w:p>
        </w:tc>
        <w:tc>
          <w:tcPr>
            <w:tcW w:w="0" w:type="auto"/>
          </w:tcPr>
          <w:p w14:paraId="230A97B0" w14:textId="0AAADEDD" w:rsidR="007F5111" w:rsidRDefault="00C963BA">
            <w:pPr>
              <w:pStyle w:val="Compact"/>
            </w:pPr>
            <w:del w:id="281" w:author="Syed Ahmed" w:date="2026-09-08T15:59:00Z" w16du:dateUtc="2026-09-08T15:59:55Z">
              <w:r w:rsidRPr="4A3EE59D" w:rsidDel="00C963BA">
                <w:rPr>
                  <w:i/>
                  <w:iCs/>
                </w:rPr>
                <w:delText>Not yet provided — Admin accounts, PAM or vaulting in use, and who approves elevation. To be supplied by GEHA (Appendix B).</w:delText>
              </w:r>
            </w:del>
          </w:p>
        </w:tc>
      </w:tr>
      <w:tr w:rsidR="007F5111" w14:paraId="230A97B4" w14:textId="77777777" w:rsidTr="4A3EE59D">
        <w:tc>
          <w:tcPr>
            <w:tcW w:w="0" w:type="auto"/>
          </w:tcPr>
          <w:p w14:paraId="230A97B2" w14:textId="43D4E46B" w:rsidR="007F5111" w:rsidRDefault="00C963BA">
            <w:pPr>
              <w:pStyle w:val="Compact"/>
            </w:pPr>
            <w:del w:id="282" w:author="Syed Ahmed" w:date="2026-09-08T15:59:00Z" w16du:dateUtc="2026-09-08T15:59:55Z">
              <w:r w:rsidRPr="4A3EE59D" w:rsidDel="00C963BA">
                <w:rPr>
                  <w:b/>
                  <w:bCs/>
                </w:rPr>
                <w:delText>MFA in Use</w:delText>
              </w:r>
            </w:del>
          </w:p>
        </w:tc>
        <w:tc>
          <w:tcPr>
            <w:tcW w:w="0" w:type="auto"/>
          </w:tcPr>
          <w:p w14:paraId="230A97B3" w14:textId="06E0CBB8" w:rsidR="007F5111" w:rsidRDefault="00C963BA">
            <w:pPr>
              <w:pStyle w:val="Compact"/>
            </w:pPr>
            <w:del w:id="283" w:author="Syed Ahmed" w:date="2026-09-08T15:59:00Z" w16du:dateUtc="2026-09-08T15:59:55Z">
              <w:r w:rsidDel="00C963BA">
                <w:delText xml:space="preserve">☐ </w:delText>
              </w:r>
              <w:r w:rsidRPr="4A3EE59D" w:rsidDel="00C963BA">
                <w:rPr>
                  <w:i/>
                  <w:iCs/>
                </w:rPr>
                <w:delText>Yes</w:delText>
              </w:r>
              <w:r w:rsidDel="00C963BA">
                <w:delText xml:space="preserve"> ☐ </w:delText>
              </w:r>
              <w:r w:rsidRPr="4A3EE59D" w:rsidDel="00C963BA">
                <w:rPr>
                  <w:i/>
                  <w:iCs/>
                </w:rPr>
                <w:delText>No</w:delText>
              </w:r>
              <w:r w:rsidDel="00C963BA">
                <w:delText xml:space="preserve"> — </w:delText>
              </w:r>
              <w:r w:rsidRPr="4A3EE59D" w:rsidDel="00C963BA">
                <w:rPr>
                  <w:i/>
                  <w:iCs/>
                </w:rPr>
                <w:delText>To be provided by GEHA</w:delText>
              </w:r>
            </w:del>
          </w:p>
        </w:tc>
      </w:tr>
    </w:tbl>
    <w:p w14:paraId="230A97B5" w14:textId="4C497E6A" w:rsidR="007F5111" w:rsidRDefault="00C963BA" w:rsidP="4A3EE59D">
      <w:pPr>
        <w:pStyle w:val="BodyText"/>
        <w:rPr>
          <w:del w:id="284" w:author="Syed Ahmed" w:date="2026-09-08T15:59:00Z" w16du:dateUtc="2026-09-08T15:59:55Z"/>
          <w:b/>
          <w:bCs/>
          <w:sz w:val="15"/>
          <w:szCs w:val="15"/>
        </w:rPr>
      </w:pPr>
      <w:del w:id="285" w:author="Syed Ahmed" w:date="2026-09-08T15:59:00Z" w16du:dateUtc="2026-09-08T15:59:55Z">
        <w:r w:rsidRPr="4A3EE59D" w:rsidDel="00C963BA">
          <w:rPr>
            <w:b/>
            <w:bCs/>
            <w:sz w:val="15"/>
            <w:szCs w:val="15"/>
          </w:rPr>
          <w:delText>Table 4.5 — Identity &amp; Access</w:delText>
        </w:r>
      </w:del>
    </w:p>
    <w:p w14:paraId="230A97B6" w14:textId="3A839874" w:rsidR="007F5111" w:rsidRDefault="007F5111">
      <w:pPr>
        <w:pStyle w:val="Compact"/>
      </w:pPr>
    </w:p>
    <w:p w14:paraId="230A97B7" w14:textId="6EDC9F7F" w:rsidR="007F5111" w:rsidRDefault="00C963BA">
      <w:pPr>
        <w:pStyle w:val="Heading3"/>
        <w:rPr>
          <w:ins w:id="286" w:author="Joseph, Bibbin" w:date="2026-09-09T16:36:00Z" w16du:dateUtc="2026-09-09T16:36:30Z"/>
        </w:rPr>
      </w:pPr>
      <w:bookmarkStart w:id="287" w:name="single-sign-on"/>
      <w:r>
        <w:t>4.5.1 Single Sign-On</w:t>
      </w:r>
    </w:p>
    <w:p w14:paraId="7B2C645B" w14:textId="1C861EFB" w:rsidR="1D04F90E" w:rsidRDefault="1D04F90E">
      <w:pPr>
        <w:pStyle w:val="BodyText"/>
        <w:rPr>
          <w:ins w:id="288" w:author="Joseph, Bibbin" w:date="2026-09-09T16:36:00Z" w16du:dateUtc="2026-09-09T16:36:31Z"/>
        </w:rPr>
        <w:pPrChange w:id="289" w:author="Joseph, Bibbin" w:date="2026-09-09T16:36:00Z">
          <w:pPr>
            <w:pStyle w:val="Heading3"/>
          </w:pPr>
        </w:pPrChange>
      </w:pPr>
    </w:p>
    <w:p w14:paraId="66A00CB0" w14:textId="5683BF99" w:rsidR="4D014363" w:rsidRDefault="4D014363" w:rsidP="1D04F90E">
      <w:pPr>
        <w:pStyle w:val="BodyText"/>
      </w:pPr>
      <w:ins w:id="290" w:author="Joseph, Bibbin" w:date="2026-09-09T16:36:00Z" w16du:dateUtc="2026-09-09T16:36:40Z">
        <w:r>
          <w:t>Not Applicable</w:t>
        </w:r>
      </w:ins>
    </w:p>
    <w:p w14:paraId="230A97B8" w14:textId="3C2CF6AC" w:rsidR="007F5111" w:rsidRDefault="00C963BA">
      <w:pPr>
        <w:pStyle w:val="FirstParagraph"/>
      </w:pPr>
      <w:del w:id="291" w:author="Joseph, Bibbin" w:date="2026-09-09T16:36:00Z" w16du:dateUtc="2026-09-09T16:36:25Z">
        <w:r w:rsidDel="00C963BA">
          <w:delText>The single sign-on configuration in effect today is recorded here in enough detail to be reproduced or deliberately replaced. Integrated Windows Authentication and LDAP binds are not federated protocols, and they continue to function in Azure only where the target remains domain-joined with line of sight to a domain controller — which is a directory decision, not a networking one. Protocol, identity provider, trust configuration, signing certificates, claims released and the identifier that uniquely identifies a user are all captured, since an unstable identifier breaks user mapping in the target. Access paths that bypass single sign-on entirely are recorded too, because they survive an identity change unnoticed.</w:delText>
        </w:r>
      </w:del>
    </w:p>
    <w:p w14:paraId="230A97B9" w14:textId="23FFEA65" w:rsidR="007F5111" w:rsidRDefault="007F5111">
      <w:pPr>
        <w:pStyle w:val="Compact"/>
      </w:pPr>
    </w:p>
    <w:tbl>
      <w:tblPr>
        <w:tblStyle w:val="Table"/>
        <w:tblW w:w="5000" w:type="pct"/>
        <w:tblLook w:val="0020" w:firstRow="1" w:lastRow="0" w:firstColumn="0" w:lastColumn="0" w:noHBand="0" w:noVBand="0"/>
      </w:tblPr>
      <w:tblGrid>
        <w:gridCol w:w="1346"/>
        <w:gridCol w:w="8130"/>
      </w:tblGrid>
      <w:tr w:rsidR="007F5111" w14:paraId="230A97BC"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7BA" w14:textId="62597C20" w:rsidR="007F5111" w:rsidRDefault="00C963BA">
            <w:pPr>
              <w:pStyle w:val="Compact"/>
            </w:pPr>
            <w:del w:id="292" w:author="Syed Ahmed" w:date="2026-09-08T13:41:00Z" w16du:dateUtc="2026-09-08T13:41:45Z">
              <w:r w:rsidRPr="4A3EE59D" w:rsidDel="00C963BA">
                <w:rPr>
                  <w:b/>
                  <w:bCs/>
                </w:rPr>
                <w:delText>Is Federated SSO in Use?</w:delText>
              </w:r>
            </w:del>
          </w:p>
        </w:tc>
        <w:tc>
          <w:tcPr>
            <w:tcW w:w="0" w:type="auto"/>
          </w:tcPr>
          <w:p w14:paraId="230A97BB" w14:textId="6547D6BB" w:rsidR="007F5111" w:rsidRDefault="00C963BA">
            <w:pPr>
              <w:pStyle w:val="Compact"/>
            </w:pPr>
            <w:del w:id="293" w:author="Syed Ahmed" w:date="2026-09-08T13:41:00Z" w16du:dateUtc="2026-09-08T13:41:45Z">
              <w:r w:rsidDel="00C963BA">
                <w:delText>Program record — "van led a discussion on current user and app authentication methods, including the use of Entra ID, conditional access policies, service accounts, managed identities, and RBAC for security groups. + Tom and Dale confirmed that on-premises Active Directory groups replicate via AD Connect, and permiss" (ai notes - 2025.11.26 Identity and Access) | "e groups. + Khurshid asked about single sign-on and guest access, and Tom clarified that Entra ID is used for SSO and guest access is supported. + Tom confirmed that single sign-on is managed through Entra ID, and guest access is supported for third-party vendors. + Dale explained that Octa is no lo" (ai notes - 2025.11.26 Identity and Access)  (Evidenced — GEHA Identity &amp;amp; Access discovery session, 26-Nov-2025)</w:delText>
              </w:r>
            </w:del>
          </w:p>
        </w:tc>
      </w:tr>
      <w:tr w:rsidR="007F5111" w14:paraId="230A97BF" w14:textId="77777777" w:rsidTr="4A3EE59D">
        <w:tc>
          <w:tcPr>
            <w:tcW w:w="0" w:type="auto"/>
          </w:tcPr>
          <w:p w14:paraId="230A97BD" w14:textId="37F3F867" w:rsidR="007F5111" w:rsidRDefault="00C963BA">
            <w:pPr>
              <w:pStyle w:val="Compact"/>
            </w:pPr>
            <w:del w:id="294" w:author="Syed Ahmed" w:date="2026-09-08T13:41:00Z" w16du:dateUtc="2026-09-08T13:41:45Z">
              <w:r w:rsidRPr="4A3EE59D" w:rsidDel="00C963BA">
                <w:rPr>
                  <w:b/>
                  <w:bCs/>
                </w:rPr>
                <w:delText>Protocol</w:delText>
              </w:r>
            </w:del>
          </w:p>
        </w:tc>
        <w:tc>
          <w:tcPr>
            <w:tcW w:w="0" w:type="auto"/>
          </w:tcPr>
          <w:p w14:paraId="230A97BE" w14:textId="39F8E83F" w:rsidR="007F5111" w:rsidRDefault="00C963BA">
            <w:pPr>
              <w:pStyle w:val="Compact"/>
            </w:pPr>
            <w:del w:id="295" w:author="Syed Ahmed" w:date="2026-09-08T13:41:00Z" w16du:dateUtc="2026-09-08T13:41:45Z">
              <w:r w:rsidRPr="4A3EE59D" w:rsidDel="00C963BA">
                <w:rPr>
                  <w:i/>
                  <w:iCs/>
                </w:rPr>
                <w:delText>Not yet provided — SAML 2.0 / OIDC / WS-Federation / Kerberos or IWA / header-based. Kerberos and IWA are not federation — flag them as suc. To be supplied by GEHA (Appendix B).</w:delText>
              </w:r>
            </w:del>
          </w:p>
        </w:tc>
      </w:tr>
      <w:tr w:rsidR="007F5111" w14:paraId="230A97C2" w14:textId="77777777" w:rsidTr="4A3EE59D">
        <w:tc>
          <w:tcPr>
            <w:tcW w:w="0" w:type="auto"/>
          </w:tcPr>
          <w:p w14:paraId="230A97C0" w14:textId="5135C4F5" w:rsidR="007F5111" w:rsidRDefault="00C963BA">
            <w:pPr>
              <w:pStyle w:val="Compact"/>
            </w:pPr>
            <w:del w:id="296" w:author="Syed Ahmed" w:date="2026-09-08T13:41:00Z" w16du:dateUtc="2026-09-08T13:41:45Z">
              <w:r w:rsidRPr="4A3EE59D" w:rsidDel="00C963BA">
                <w:rPr>
                  <w:b/>
                  <w:bCs/>
                </w:rPr>
                <w:delText>Identity Provider Product &amp; Version</w:delText>
              </w:r>
            </w:del>
          </w:p>
        </w:tc>
        <w:tc>
          <w:tcPr>
            <w:tcW w:w="0" w:type="auto"/>
          </w:tcPr>
          <w:p w14:paraId="230A97C1" w14:textId="0A67CDE6" w:rsidR="007F5111" w:rsidRDefault="00C963BA">
            <w:pPr>
              <w:pStyle w:val="Compact"/>
            </w:pPr>
            <w:del w:id="297" w:author="Syed Ahmed" w:date="2026-09-08T13:41:00Z" w16du:dateUtc="2026-09-08T13:41:45Z">
              <w:r w:rsidRPr="4A3EE59D" w:rsidDel="00C963BA">
                <w:rPr>
                  <w:i/>
                  <w:iCs/>
                </w:rPr>
                <w:delText>Not yet provided — ADFS farm and version, Entra ID, Okta, PingFederate — and whether it is on-premises or cloud-hosted. To be supplied by GEHA (Appendix B).</w:delText>
              </w:r>
            </w:del>
          </w:p>
        </w:tc>
      </w:tr>
      <w:tr w:rsidR="007F5111" w14:paraId="230A97C5" w14:textId="77777777" w:rsidTr="4A3EE59D">
        <w:tc>
          <w:tcPr>
            <w:tcW w:w="0" w:type="auto"/>
          </w:tcPr>
          <w:p w14:paraId="230A97C3" w14:textId="62D99E82" w:rsidR="007F5111" w:rsidRDefault="00C963BA">
            <w:pPr>
              <w:pStyle w:val="Compact"/>
            </w:pPr>
            <w:del w:id="298" w:author="Syed Ahmed" w:date="2026-09-08T13:41:00Z" w16du:dateUtc="2026-09-08T13:41:45Z">
              <w:r w:rsidRPr="4A3EE59D" w:rsidDel="00C963BA">
                <w:rPr>
                  <w:b/>
                  <w:bCs/>
                </w:rPr>
                <w:delText>IdP Ownership</w:delText>
              </w:r>
            </w:del>
          </w:p>
        </w:tc>
        <w:tc>
          <w:tcPr>
            <w:tcW w:w="0" w:type="auto"/>
          </w:tcPr>
          <w:p w14:paraId="230A97C4" w14:textId="6C67DBE7" w:rsidR="007F5111" w:rsidRDefault="00C963BA">
            <w:pPr>
              <w:pStyle w:val="Compact"/>
            </w:pPr>
            <w:del w:id="299" w:author="Syed Ahmed" w:date="2026-09-08T13:41:00Z" w16du:dateUtc="2026-09-08T13:41:45Z">
              <w:r w:rsidRPr="4A3EE59D" w:rsidDel="00C963BA">
                <w:rPr>
                  <w:i/>
                  <w:iCs/>
                </w:rPr>
                <w:delText>To be provided by GEHA</w:delText>
              </w:r>
            </w:del>
          </w:p>
        </w:tc>
      </w:tr>
      <w:tr w:rsidR="007F5111" w14:paraId="230A97C8" w14:textId="77777777" w:rsidTr="4A3EE59D">
        <w:tc>
          <w:tcPr>
            <w:tcW w:w="0" w:type="auto"/>
          </w:tcPr>
          <w:p w14:paraId="230A97C6" w14:textId="266113EB" w:rsidR="007F5111" w:rsidRDefault="00C963BA">
            <w:pPr>
              <w:pStyle w:val="Compact"/>
            </w:pPr>
            <w:del w:id="300" w:author="Syed Ahmed" w:date="2026-09-08T13:41:00Z" w16du:dateUtc="2026-09-08T13:41:45Z">
              <w:r w:rsidRPr="4A3EE59D" w:rsidDel="00C963BA">
                <w:rPr>
                  <w:b/>
                  <w:bCs/>
                </w:rPr>
                <w:delText>Trust / Relying Party Configuration</w:delText>
              </w:r>
            </w:del>
          </w:p>
        </w:tc>
        <w:tc>
          <w:tcPr>
            <w:tcW w:w="0" w:type="auto"/>
          </w:tcPr>
          <w:p w14:paraId="230A97C7" w14:textId="14287125" w:rsidR="007F5111" w:rsidRDefault="00C963BA">
            <w:pPr>
              <w:pStyle w:val="Compact"/>
            </w:pPr>
            <w:del w:id="301" w:author="Syed Ahmed" w:date="2026-09-08T13:41:00Z" w16du:dateUtc="2026-09-08T13:41:45Z">
              <w:r w:rsidRPr="4A3EE59D" w:rsidDel="00C963BA">
                <w:rPr>
                  <w:i/>
                  <w:iCs/>
                </w:rPr>
                <w:delText>Not yet provided — Relying party trust or enterprise application name, entity ID or issuer, ACS or reply URL, and where the metadata is pub. To be supplied by GEHA (Appendix B).</w:delText>
              </w:r>
            </w:del>
          </w:p>
        </w:tc>
      </w:tr>
      <w:tr w:rsidR="007F5111" w14:paraId="230A97CB" w14:textId="77777777" w:rsidTr="4A3EE59D">
        <w:tc>
          <w:tcPr>
            <w:tcW w:w="0" w:type="auto"/>
          </w:tcPr>
          <w:p w14:paraId="230A97C9" w14:textId="229A6668" w:rsidR="007F5111" w:rsidRDefault="00C963BA">
            <w:pPr>
              <w:pStyle w:val="Compact"/>
            </w:pPr>
            <w:del w:id="302" w:author="Syed Ahmed" w:date="2026-09-08T13:41:00Z" w16du:dateUtc="2026-09-08T13:41:23Z">
              <w:r w:rsidRPr="4A3EE59D" w:rsidDel="00C963BA">
                <w:rPr>
                  <w:b/>
                  <w:bCs/>
                </w:rPr>
                <w:delText>Signing &amp; Encryption Certificates</w:delText>
              </w:r>
            </w:del>
          </w:p>
        </w:tc>
        <w:tc>
          <w:tcPr>
            <w:tcW w:w="0" w:type="auto"/>
          </w:tcPr>
          <w:p w14:paraId="230A97CA" w14:textId="6DF14026" w:rsidR="007F5111" w:rsidRDefault="00C963BA">
            <w:pPr>
              <w:pStyle w:val="Compact"/>
            </w:pPr>
            <w:del w:id="303" w:author="Syed Ahmed" w:date="2026-09-08T13:41:00Z" w16du:dateUtc="2026-09-08T13:41:23Z">
              <w:r w:rsidRPr="4A3EE59D" w:rsidDel="00C963BA">
                <w:rPr>
                  <w:i/>
                  <w:iCs/>
                </w:rPr>
                <w:delText>Not yet provided — Certificate, thumbprint and expiry for both IdP and SP sides. Every certificate here must also appear in §4.8, and its e. To be supplied by GEHA (Appendix B).</w:delText>
              </w:r>
            </w:del>
          </w:p>
        </w:tc>
      </w:tr>
      <w:tr w:rsidR="007F5111" w14:paraId="230A97CE" w14:textId="77777777" w:rsidTr="4A3EE59D">
        <w:tc>
          <w:tcPr>
            <w:tcW w:w="0" w:type="auto"/>
          </w:tcPr>
          <w:p w14:paraId="230A97CC" w14:textId="129994F5" w:rsidR="007F5111" w:rsidRDefault="00C963BA">
            <w:pPr>
              <w:pStyle w:val="Compact"/>
            </w:pPr>
            <w:del w:id="304" w:author="Syed Ahmed" w:date="2026-09-08T13:41:00Z" w16du:dateUtc="2026-09-08T13:41:23Z">
              <w:r w:rsidRPr="4A3EE59D" w:rsidDel="00C963BA">
                <w:rPr>
                  <w:b/>
                  <w:bCs/>
                </w:rPr>
                <w:delText>Claims / Attributes Released</w:delText>
              </w:r>
            </w:del>
          </w:p>
        </w:tc>
        <w:tc>
          <w:tcPr>
            <w:tcW w:w="0" w:type="auto"/>
          </w:tcPr>
          <w:p w14:paraId="230A97CD" w14:textId="3BEFA79D" w:rsidR="007F5111" w:rsidRDefault="00C963BA">
            <w:pPr>
              <w:pStyle w:val="Compact"/>
            </w:pPr>
            <w:del w:id="305" w:author="Syed Ahmed" w:date="2026-09-08T13:41:00Z" w16du:dateUtc="2026-09-08T13:41:23Z">
              <w:r w:rsidRPr="4A3EE59D" w:rsidDel="00C963BA">
                <w:rPr>
                  <w:i/>
                  <w:iCs/>
                </w:rPr>
                <w:delText>Not yet provided — Attribute names and sources — UPN, email, employee ID, group claims. Note any attribute the application depends on that . To be supplied by GEHA (Appendix B).</w:delText>
              </w:r>
            </w:del>
          </w:p>
        </w:tc>
      </w:tr>
      <w:tr w:rsidR="007F5111" w14:paraId="230A97D1" w14:textId="77777777" w:rsidTr="4A3EE59D">
        <w:tc>
          <w:tcPr>
            <w:tcW w:w="0" w:type="auto"/>
          </w:tcPr>
          <w:p w14:paraId="230A97CF" w14:textId="56E1A655" w:rsidR="007F5111" w:rsidRDefault="00C963BA">
            <w:pPr>
              <w:pStyle w:val="Compact"/>
            </w:pPr>
            <w:del w:id="306" w:author="Syed Ahmed" w:date="2026-09-08T13:41:00Z" w16du:dateUtc="2026-09-08T13:41:23Z">
              <w:r w:rsidRPr="4A3EE59D" w:rsidDel="00C963BA">
                <w:rPr>
                  <w:b/>
                  <w:bCs/>
                </w:rPr>
                <w:delText>NameID Format &amp; Unique Identifier</w:delText>
              </w:r>
            </w:del>
          </w:p>
        </w:tc>
        <w:tc>
          <w:tcPr>
            <w:tcW w:w="0" w:type="auto"/>
          </w:tcPr>
          <w:p w14:paraId="230A97D0" w14:textId="6723C784" w:rsidR="007F5111" w:rsidRDefault="00C963BA">
            <w:pPr>
              <w:pStyle w:val="Compact"/>
            </w:pPr>
            <w:del w:id="307" w:author="Syed Ahmed" w:date="2026-09-08T13:41:00Z" w16du:dateUtc="2026-09-08T13:41:23Z">
              <w:r w:rsidRPr="4A3EE59D" w:rsidDel="00C963BA">
                <w:rPr>
                  <w:i/>
                  <w:iCs/>
                </w:rPr>
                <w:delText>Not yet provided — What identifies a user to the application, and whether it is stable across a name change or email change. An unstable id. To be supplied by GEHA (Appendix B).</w:delText>
              </w:r>
            </w:del>
          </w:p>
        </w:tc>
      </w:tr>
      <w:tr w:rsidR="007F5111" w14:paraId="230A97D4" w14:textId="77777777" w:rsidTr="4A3EE59D">
        <w:tc>
          <w:tcPr>
            <w:tcW w:w="0" w:type="auto"/>
          </w:tcPr>
          <w:p w14:paraId="230A97D2" w14:textId="76C97A1C" w:rsidR="007F5111" w:rsidRDefault="00C963BA">
            <w:pPr>
              <w:pStyle w:val="Compact"/>
            </w:pPr>
            <w:del w:id="308" w:author="Syed Ahmed" w:date="2026-09-08T13:41:00Z" w16du:dateUtc="2026-09-08T13:41:23Z">
              <w:r w:rsidRPr="4A3EE59D" w:rsidDel="00C963BA">
                <w:rPr>
                  <w:b/>
                  <w:bCs/>
                </w:rPr>
                <w:delText>SSO Flow Supported</w:delText>
              </w:r>
            </w:del>
          </w:p>
        </w:tc>
        <w:tc>
          <w:tcPr>
            <w:tcW w:w="0" w:type="auto"/>
          </w:tcPr>
          <w:p w14:paraId="230A97D3" w14:textId="06B5CC73" w:rsidR="007F5111" w:rsidRDefault="00C963BA">
            <w:pPr>
              <w:pStyle w:val="Compact"/>
            </w:pPr>
            <w:del w:id="309" w:author="Syed Ahmed" w:date="2026-09-08T13:41:00Z" w16du:dateUtc="2026-09-08T13:41:23Z">
              <w:r w:rsidRPr="4A3EE59D" w:rsidDel="00C963BA">
                <w:rPr>
                  <w:i/>
                  <w:iCs/>
                </w:rPr>
                <w:delText>Not yet provided — IdP-initiated, SP-initiated, or both — and which one users actually use today, since that is the bookmark that changes a. To be supplied by GEHA (Appendix B).</w:delText>
              </w:r>
            </w:del>
          </w:p>
        </w:tc>
      </w:tr>
      <w:tr w:rsidR="007F5111" w14:paraId="230A97D7" w14:textId="77777777" w:rsidTr="4A3EE59D">
        <w:tc>
          <w:tcPr>
            <w:tcW w:w="0" w:type="auto"/>
          </w:tcPr>
          <w:p w14:paraId="230A97D5" w14:textId="41213BC7" w:rsidR="007F5111" w:rsidRDefault="00C963BA">
            <w:pPr>
              <w:pStyle w:val="Compact"/>
            </w:pPr>
            <w:del w:id="310" w:author="Syed Ahmed" w:date="2026-09-08T13:41:00Z" w16du:dateUtc="2026-09-08T13:41:23Z">
              <w:r w:rsidRPr="4A3EE59D" w:rsidDel="00C963BA">
                <w:rPr>
                  <w:b/>
                  <w:bCs/>
                </w:rPr>
                <w:delText>Session Lifetime &amp; Timeout</w:delText>
              </w:r>
            </w:del>
          </w:p>
        </w:tc>
        <w:tc>
          <w:tcPr>
            <w:tcW w:w="0" w:type="auto"/>
          </w:tcPr>
          <w:p w14:paraId="230A97D6" w14:textId="7FEEB6F3" w:rsidR="007F5111" w:rsidRDefault="00C963BA">
            <w:pPr>
              <w:pStyle w:val="Compact"/>
            </w:pPr>
            <w:del w:id="311" w:author="Syed Ahmed" w:date="2026-09-08T13:41:00Z" w16du:dateUtc="2026-09-08T13:41:23Z">
              <w:r w:rsidRPr="4A3EE59D" w:rsidDel="00C963BA">
                <w:rPr>
                  <w:i/>
                  <w:iCs/>
                </w:rPr>
                <w:delText>Not yet provided — Token lifetime, idle timeout, and re-authentication behavior. To be supplied by GEHA (Appendix B).</w:delText>
              </w:r>
            </w:del>
          </w:p>
        </w:tc>
      </w:tr>
      <w:tr w:rsidR="007F5111" w14:paraId="230A97DA" w14:textId="77777777" w:rsidTr="4A3EE59D">
        <w:tc>
          <w:tcPr>
            <w:tcW w:w="0" w:type="auto"/>
          </w:tcPr>
          <w:p w14:paraId="230A97D8" w14:textId="75D4793A" w:rsidR="007F5111" w:rsidRDefault="00C963BA">
            <w:pPr>
              <w:pStyle w:val="Compact"/>
            </w:pPr>
            <w:del w:id="312" w:author="Syed Ahmed" w:date="2026-09-08T13:41:00Z" w16du:dateUtc="2026-09-08T13:41:23Z">
              <w:r w:rsidRPr="4A3EE59D" w:rsidDel="00C963BA">
                <w:rPr>
                  <w:b/>
                  <w:bCs/>
                </w:rPr>
                <w:delText>MFA Enforcement Point</w:delText>
              </w:r>
            </w:del>
          </w:p>
        </w:tc>
        <w:tc>
          <w:tcPr>
            <w:tcW w:w="0" w:type="auto"/>
          </w:tcPr>
          <w:p w14:paraId="230A97D9" w14:textId="520AA150" w:rsidR="007F5111" w:rsidRDefault="00C963BA">
            <w:pPr>
              <w:pStyle w:val="Compact"/>
            </w:pPr>
            <w:del w:id="313" w:author="Syed Ahmed" w:date="2026-09-08T13:41:00Z" w16du:dateUtc="2026-09-08T13:41:23Z">
              <w:r w:rsidRPr="4A3EE59D" w:rsidDel="00C963BA">
                <w:rPr>
                  <w:i/>
                  <w:iCs/>
                </w:rPr>
                <w:delText>Not yet provided — At the IdP, at the application, or not enforced — and under which conditional access or policy rules. To be supplied by GEHA (Appendix B).</w:delText>
              </w:r>
            </w:del>
          </w:p>
        </w:tc>
      </w:tr>
      <w:tr w:rsidR="007F5111" w14:paraId="230A97DD" w14:textId="77777777" w:rsidTr="4A3EE59D">
        <w:tc>
          <w:tcPr>
            <w:tcW w:w="0" w:type="auto"/>
          </w:tcPr>
          <w:p w14:paraId="230A97DB" w14:textId="4D250648" w:rsidR="007F5111" w:rsidRDefault="00C963BA">
            <w:pPr>
              <w:pStyle w:val="Compact"/>
            </w:pPr>
            <w:del w:id="314" w:author="Syed Ahmed" w:date="2026-09-08T13:41:00Z" w16du:dateUtc="2026-09-08T13:41:23Z">
              <w:r w:rsidRPr="4A3EE59D" w:rsidDel="00C963BA">
                <w:rPr>
                  <w:b/>
                  <w:bCs/>
                </w:rPr>
                <w:delText>Non-SSO Access Paths</w:delText>
              </w:r>
            </w:del>
          </w:p>
        </w:tc>
        <w:tc>
          <w:tcPr>
            <w:tcW w:w="0" w:type="auto"/>
          </w:tcPr>
          <w:p w14:paraId="230A97DC" w14:textId="57190E32" w:rsidR="007F5111" w:rsidRDefault="00C963BA">
            <w:pPr>
              <w:pStyle w:val="Compact"/>
            </w:pPr>
            <w:del w:id="315" w:author="Syed Ahmed" w:date="2026-09-08T13:41:00Z" w16du:dateUtc="2026-09-08T13:41:23Z">
              <w:r w:rsidRPr="4A3EE59D" w:rsidDel="00C963BA">
                <w:rPr>
                  <w:i/>
                  <w:iCs/>
                </w:rPr>
                <w:delText>Not yet provided — Local or emergency accounts, API keys, or service logins that bypass SSO entirely. These survive an SSO change and are r. To be supplied by GEHA (Appendix B).</w:delText>
              </w:r>
            </w:del>
          </w:p>
        </w:tc>
      </w:tr>
      <w:tr w:rsidR="007F5111" w14:paraId="230A97E0" w14:textId="77777777" w:rsidTr="4A3EE59D">
        <w:tc>
          <w:tcPr>
            <w:tcW w:w="0" w:type="auto"/>
          </w:tcPr>
          <w:p w14:paraId="230A97DE" w14:textId="45399E40" w:rsidR="007F5111" w:rsidRDefault="00C963BA">
            <w:pPr>
              <w:pStyle w:val="Compact"/>
            </w:pPr>
            <w:del w:id="316" w:author="Syed Ahmed" w:date="2026-09-08T13:41:00Z" w16du:dateUtc="2026-09-08T13:41:23Z">
              <w:r w:rsidRPr="4A3EE59D" w:rsidDel="00C963BA">
                <w:rPr>
                  <w:b/>
                  <w:bCs/>
                </w:rPr>
                <w:delText>IdP Migration Dependency</w:delText>
              </w:r>
            </w:del>
          </w:p>
        </w:tc>
        <w:tc>
          <w:tcPr>
            <w:tcW w:w="0" w:type="auto"/>
          </w:tcPr>
          <w:p w14:paraId="230A97DF" w14:textId="0E7B6C89" w:rsidR="007F5111" w:rsidRDefault="00C963BA">
            <w:pPr>
              <w:pStyle w:val="Compact"/>
            </w:pPr>
            <w:del w:id="317" w:author="Syed Ahmed" w:date="2026-09-08T13:41:00Z" w16du:dateUtc="2026-09-08T13:41:23Z">
              <w:r w:rsidRPr="4A3EE59D" w:rsidDel="00C963BA">
                <w:rPr>
                  <w:i/>
                  <w:iCs/>
                </w:rPr>
                <w:delText>Not yet provided — Whether the identity provider is itself being migrated, upgraded or retired under another program workstream. If so, thi. To be supplied by GEHA (Appendix B).</w:delText>
              </w:r>
            </w:del>
          </w:p>
        </w:tc>
      </w:tr>
    </w:tbl>
    <w:p w14:paraId="230A97E1" w14:textId="19BE773F" w:rsidR="007F5111" w:rsidRDefault="00C963BA" w:rsidP="4A3EE59D">
      <w:pPr>
        <w:pStyle w:val="BodyText"/>
        <w:rPr>
          <w:del w:id="318" w:author="Syed Ahmed" w:date="2026-09-08T13:41:00Z" w16du:dateUtc="2026-09-08T13:41:22Z"/>
          <w:b/>
          <w:bCs/>
          <w:sz w:val="15"/>
          <w:szCs w:val="15"/>
        </w:rPr>
      </w:pPr>
      <w:del w:id="319" w:author="Syed Ahmed" w:date="2026-09-08T13:41:00Z" w16du:dateUtc="2026-09-08T13:41:22Z">
        <w:r w:rsidRPr="4A3EE59D" w:rsidDel="00C963BA">
          <w:rPr>
            <w:b/>
            <w:bCs/>
            <w:sz w:val="15"/>
            <w:szCs w:val="15"/>
          </w:rPr>
          <w:delText>Table 4.5.1 — Single Sign-On</w:delText>
        </w:r>
      </w:del>
    </w:p>
    <w:p w14:paraId="230A97E2" w14:textId="3AF15912" w:rsidR="007F5111" w:rsidRDefault="007F5111">
      <w:pPr>
        <w:pStyle w:val="Compact"/>
      </w:pPr>
    </w:p>
    <w:p w14:paraId="230A97E3" w14:textId="19085715" w:rsidR="007F5111" w:rsidRDefault="00C963BA">
      <w:pPr>
        <w:pStyle w:val="Heading3"/>
        <w:rPr>
          <w:ins w:id="320" w:author="Joseph, Bibbin" w:date="2026-09-09T16:36:00Z" w16du:dateUtc="2026-09-09T16:36:50Z"/>
        </w:rPr>
      </w:pPr>
      <w:bookmarkStart w:id="321" w:name="authorization-entitlement-model"/>
      <w:bookmarkEnd w:id="287"/>
      <w:del w:id="322" w:author="Syed Ahmed" w:date="2026-09-08T16:00:00Z" w16du:dateUtc="2026-09-08T16:00:50Z">
        <w:r w:rsidDel="00C963BA">
          <w:delText>4.5.2 Authorization &amp; Entitlement Model</w:delText>
        </w:r>
      </w:del>
    </w:p>
    <w:p w14:paraId="471D8455" w14:textId="4F4E2FDE" w:rsidR="454792C3" w:rsidRDefault="454792C3">
      <w:pPr>
        <w:pStyle w:val="BodyText"/>
        <w:rPr>
          <w:del w:id="323" w:author="Syed Ahmed" w:date="2026-09-08T16:00:00Z" w16du:dateUtc="2026-09-08T16:00:50Z"/>
        </w:rPr>
        <w:pPrChange w:id="324" w:author="Joseph, Bibbin" w:date="2026-09-09T16:36:00Z">
          <w:pPr>
            <w:pStyle w:val="Heading3"/>
          </w:pPr>
        </w:pPrChange>
      </w:pPr>
      <w:ins w:id="325" w:author="Joseph, Bibbin" w:date="2026-09-09T16:36:00Z" w16du:dateUtc="2026-09-09T16:36:54Z">
        <w:r>
          <w:t>Not Applicable</w:t>
        </w:r>
      </w:ins>
    </w:p>
    <w:p w14:paraId="230A97E4" w14:textId="5D819609" w:rsidR="007F5111" w:rsidRDefault="00C963BA">
      <w:pPr>
        <w:pStyle w:val="FirstParagraph"/>
        <w:rPr>
          <w:del w:id="326" w:author="Syed Ahmed" w:date="2026-09-08T16:00:00Z" w16du:dateUtc="2026-09-08T16:00:50Z"/>
        </w:rPr>
      </w:pPr>
      <w:del w:id="327" w:author="Syed Ahmed" w:date="2026-09-08T16:00:00Z" w16du:dateUtc="2026-09-08T16:00:50Z">
        <w:r w:rsidDel="00C963BA">
          <w:delText>Authorization is a separate question from authentication, and it is recorded here layer by layer: what the directory grants, what the application grants, and what the database grants independently of both. The authoritative permission store is named explicitly, together with the person able to export it, because a description of a role model is not an entitlement list. Data-scoping and field-level rules are captured with the mechanism that enforces them, since a rule the target platform cannot enforce becomes a risk rather than a configuration task. A current export of who holds what is the only way to prove after cutover that the target matches the source.</w:delText>
        </w:r>
      </w:del>
    </w:p>
    <w:p w14:paraId="230A97E5" w14:textId="4F65BB3A" w:rsidR="007F5111" w:rsidRDefault="007F5111">
      <w:pPr>
        <w:pStyle w:val="Compact"/>
        <w:rPr>
          <w:del w:id="328" w:author="Syed Ahmed" w:date="2026-09-08T16:00:00Z" w16du:dateUtc="2026-09-08T16:00:50Z"/>
        </w:rPr>
      </w:pPr>
    </w:p>
    <w:tbl>
      <w:tblPr>
        <w:tblStyle w:val="Table"/>
        <w:tblW w:w="5000" w:type="pct"/>
        <w:tblLook w:val="0020" w:firstRow="1" w:lastRow="0" w:firstColumn="0" w:lastColumn="0" w:noHBand="0" w:noVBand="0"/>
      </w:tblPr>
      <w:tblGrid>
        <w:gridCol w:w="2082"/>
        <w:gridCol w:w="7394"/>
        <w:tblGridChange w:id="329">
          <w:tblGrid>
            <w:gridCol w:w="2082"/>
            <w:gridCol w:w="7394"/>
          </w:tblGrid>
        </w:tblGridChange>
      </w:tblGrid>
      <w:tr w:rsidR="007F5111" w14:paraId="230A97E8"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7E6" w14:textId="1AE69766" w:rsidR="007F5111" w:rsidRDefault="00C963BA">
            <w:pPr>
              <w:pStyle w:val="Compact"/>
            </w:pPr>
            <w:del w:id="330" w:author="Syed Ahmed" w:date="2026-09-08T16:00:00Z" w16du:dateUtc="2026-09-08T16:00:50Z">
              <w:r w:rsidRPr="4A3EE59D" w:rsidDel="00C963BA">
                <w:rPr>
                  <w:b/>
                  <w:bCs/>
                </w:rPr>
                <w:delText>Where Entitlement Is Determined</w:delText>
              </w:r>
            </w:del>
          </w:p>
        </w:tc>
        <w:tc>
          <w:tcPr>
            <w:tcW w:w="0" w:type="auto"/>
          </w:tcPr>
          <w:p w14:paraId="230A97E7" w14:textId="2171EBA0" w:rsidR="007F5111" w:rsidRDefault="00C963BA">
            <w:pPr>
              <w:pStyle w:val="Compact"/>
            </w:pPr>
            <w:del w:id="331" w:author="Syed Ahmed" w:date="2026-09-08T16:00:00Z" w16du:dateUtc="2026-09-08T16:00:50Z">
              <w:r w:rsidRPr="4A3EE59D" w:rsidDel="00C963BA">
                <w:rPr>
                  <w:i/>
                  <w:iCs/>
                </w:rPr>
                <w:delText>Not yet provided — Directory groups only / in-application roles only / both, with the directory granting entry and the application granting. To be supplied by GEHA (Appendix B).</w:delText>
              </w:r>
            </w:del>
          </w:p>
        </w:tc>
      </w:tr>
      <w:tr w:rsidR="007F5111" w14:paraId="230A97EB" w14:textId="77777777" w:rsidTr="4A3EE59D">
        <w:tc>
          <w:tcPr>
            <w:tcW w:w="0" w:type="auto"/>
          </w:tcPr>
          <w:p w14:paraId="230A97E9" w14:textId="7815F8BD" w:rsidR="007F5111" w:rsidRDefault="00C963BA">
            <w:pPr>
              <w:pStyle w:val="Compact"/>
            </w:pPr>
            <w:del w:id="332" w:author="Syed Ahmed" w:date="2026-09-08T16:00:00Z" w16du:dateUtc="2026-09-08T16:00:50Z">
              <w:r w:rsidRPr="4A3EE59D" w:rsidDel="00C963BA">
                <w:rPr>
                  <w:b/>
                  <w:bCs/>
                </w:rPr>
                <w:delText>Authoritative Permission Store</w:delText>
              </w:r>
            </w:del>
          </w:p>
        </w:tc>
        <w:tc>
          <w:tcPr>
            <w:tcW w:w="0" w:type="auto"/>
          </w:tcPr>
          <w:p w14:paraId="230A97EA" w14:textId="2172D78A" w:rsidR="007F5111" w:rsidRDefault="00C963BA">
            <w:pPr>
              <w:pStyle w:val="Compact"/>
            </w:pPr>
            <w:del w:id="333" w:author="Syed Ahmed" w:date="2026-09-08T16:00:00Z" w16du:dateUtc="2026-09-08T16:00:50Z">
              <w:r w:rsidRPr="4A3EE59D" w:rsidDel="00C963BA">
                <w:rPr>
                  <w:i/>
                  <w:iCs/>
                </w:rPr>
                <w:delText>Not yet provided — The system that holds the definitive answer to “what can this user do” — AD, the application database, a config file, a . To be supplied by GEHA (Appendix B).</w:delText>
              </w:r>
            </w:del>
          </w:p>
        </w:tc>
      </w:tr>
      <w:tr w:rsidR="007F5111" w14:paraId="230A97EE" w14:textId="77777777" w:rsidTr="4A3EE59D">
        <w:tc>
          <w:tcPr>
            <w:tcW w:w="0" w:type="auto"/>
          </w:tcPr>
          <w:p w14:paraId="230A97EC" w14:textId="3D5D3935" w:rsidR="007F5111" w:rsidRDefault="00C963BA">
            <w:pPr>
              <w:pStyle w:val="Compact"/>
            </w:pPr>
            <w:del w:id="334" w:author="Syed Ahmed" w:date="2026-09-08T16:00:00Z" w16du:dateUtc="2026-09-08T16:00:50Z">
              <w:r w:rsidRPr="4A3EE59D" w:rsidDel="00C963BA">
                <w:rPr>
                  <w:b/>
                  <w:bCs/>
                </w:rPr>
                <w:delText>In-Application Role Model</w:delText>
              </w:r>
            </w:del>
          </w:p>
        </w:tc>
        <w:tc>
          <w:tcPr>
            <w:tcW w:w="0" w:type="auto"/>
          </w:tcPr>
          <w:p w14:paraId="230A97ED" w14:textId="11DB7550" w:rsidR="007F5111" w:rsidRDefault="00C963BA">
            <w:pPr>
              <w:pStyle w:val="Compact"/>
            </w:pPr>
            <w:del w:id="335" w:author="Syed Ahmed" w:date="2026-09-08T16:00:00Z" w16du:dateUtc="2026-09-08T16:00:50Z">
              <w:r w:rsidRPr="4A3EE59D" w:rsidDel="00C963BA">
                <w:rPr>
                  <w:i/>
                  <w:iCs/>
                </w:rPr>
                <w:delText>Not yet provided — Roles defined inside the application, what each confers, and how a user is assigned to one. Attach the export; a descrip. To be supplied by GEHA (Appendix B).</w:delText>
              </w:r>
            </w:del>
          </w:p>
        </w:tc>
      </w:tr>
      <w:tr w:rsidR="007F5111" w14:paraId="230A97F1" w14:textId="77777777" w:rsidTr="4A3EE59D">
        <w:tc>
          <w:tcPr>
            <w:tcW w:w="0" w:type="auto"/>
          </w:tcPr>
          <w:p w14:paraId="230A97EF" w14:textId="0497AB71" w:rsidR="007F5111" w:rsidRDefault="00C963BA">
            <w:pPr>
              <w:pStyle w:val="Compact"/>
            </w:pPr>
            <w:del w:id="336" w:author="Syed Ahmed" w:date="2026-09-08T16:00:00Z" w16du:dateUtc="2026-09-08T16:00:50Z">
              <w:r w:rsidRPr="4A3EE59D" w:rsidDel="00C963BA">
                <w:rPr>
                  <w:b/>
                  <w:bCs/>
                </w:rPr>
                <w:delText>Data Scoping / Record-Level Rules</w:delText>
              </w:r>
            </w:del>
          </w:p>
        </w:tc>
        <w:tc>
          <w:tcPr>
            <w:tcW w:w="0" w:type="auto"/>
          </w:tcPr>
          <w:p w14:paraId="230A97F0" w14:textId="04CF2383" w:rsidR="007F5111" w:rsidRDefault="00C963BA">
            <w:pPr>
              <w:pStyle w:val="Compact"/>
            </w:pPr>
            <w:del w:id="337" w:author="Syed Ahmed" w:date="2026-09-08T16:00:00Z" w16du:dateUtc="2026-09-08T16:00:50Z">
              <w:r w:rsidRPr="4A3EE59D" w:rsidDel="00C963BA">
                <w:rPr>
                  <w:i/>
                  <w:iCs/>
                </w:rPr>
                <w:delText>Not yet provided — Restrictions on which records a user can see — by region, business unit, client, claim type, ownership. State the rule a. To be supplied by GEHA (Appendix B).</w:delText>
              </w:r>
            </w:del>
          </w:p>
        </w:tc>
      </w:tr>
      <w:tr w:rsidR="007F5111" w14:paraId="230A97F4" w14:textId="77777777" w:rsidTr="4A3EE59D">
        <w:tc>
          <w:tcPr>
            <w:tcW w:w="0" w:type="auto"/>
          </w:tcPr>
          <w:p w14:paraId="230A97F2" w14:textId="067000A1" w:rsidR="007F5111" w:rsidRDefault="00C963BA">
            <w:pPr>
              <w:pStyle w:val="Compact"/>
            </w:pPr>
            <w:del w:id="338" w:author="Syed Ahmed" w:date="2026-09-08T16:00:00Z" w16du:dateUtc="2026-09-08T16:00:50Z">
              <w:r w:rsidRPr="4A3EE59D" w:rsidDel="00C963BA">
                <w:rPr>
                  <w:b/>
                  <w:bCs/>
                </w:rPr>
                <w:delText>Field-Level or Action-Level Restrictions</w:delText>
              </w:r>
            </w:del>
          </w:p>
        </w:tc>
        <w:tc>
          <w:tcPr>
            <w:tcW w:w="0" w:type="auto"/>
          </w:tcPr>
          <w:p w14:paraId="230A97F3" w14:textId="2C02A5D8" w:rsidR="007F5111" w:rsidRDefault="00C963BA">
            <w:pPr>
              <w:pStyle w:val="Compact"/>
            </w:pPr>
            <w:del w:id="339" w:author="Syed Ahmed" w:date="2026-09-08T16:00:00Z" w16du:dateUtc="2026-09-08T16:00:50Z">
              <w:r w:rsidRPr="4A3EE59D" w:rsidDel="00C963BA">
                <w:rPr>
                  <w:i/>
                  <w:iCs/>
                </w:rPr>
                <w:delText>Not yet provided — Fields a role can view but not edit, actions gated by approval, dollar or volume thresholds. To be supplied by GEHA (Appendix B).</w:delText>
              </w:r>
            </w:del>
          </w:p>
        </w:tc>
      </w:tr>
      <w:tr w:rsidR="007F5111" w14:paraId="230A97F7" w14:textId="77777777" w:rsidTr="4A3EE59D">
        <w:tblPrEx>
          <w:tblW w:w="5000" w:type="pct"/>
          <w:tblLook w:val="0020" w:firstRow="1" w:lastRow="0" w:firstColumn="0" w:lastColumn="0" w:noHBand="0" w:noVBand="0"/>
          <w:tblPrExChange w:id="340" w:author="Syed Ahmed" w:date="2026-09-08T16:00:00Z">
            <w:tblPrEx>
              <w:tblW w:w="5000" w:type="pct"/>
              <w:tblLook w:val="0020" w:firstRow="1" w:lastRow="0" w:firstColumn="0" w:lastColumn="0" w:noHBand="0" w:noVBand="0"/>
            </w:tblPrEx>
          </w:tblPrExChange>
        </w:tblPrEx>
        <w:trPr>
          <w:trHeight w:val="300"/>
          <w:trPrChange w:id="341" w:author="Syed Ahmed" w:date="2026-09-08T16:00:00Z">
            <w:trPr>
              <w:trHeight w:val="300"/>
            </w:trPr>
          </w:trPrChange>
        </w:trPr>
        <w:tc>
          <w:tcPr>
            <w:tcW w:w="0" w:type="auto"/>
            <w:tcPrChange w:id="342" w:author="Syed Ahmed" w:date="2026-09-08T16:00:00Z">
              <w:tcPr>
                <w:tcW w:w="2082" w:type="dxa"/>
              </w:tcPr>
            </w:tcPrChange>
          </w:tcPr>
          <w:p w14:paraId="230A97F5" w14:textId="0EE0527E" w:rsidR="007F5111" w:rsidRDefault="00C963BA">
            <w:pPr>
              <w:pStyle w:val="Compact"/>
            </w:pPr>
            <w:del w:id="343" w:author="Syed Ahmed" w:date="2026-09-08T16:00:00Z" w16du:dateUtc="2026-09-08T16:00:50Z">
              <w:r w:rsidRPr="4A3EE59D" w:rsidDel="00C963BA">
                <w:rPr>
                  <w:b/>
                  <w:bCs/>
                </w:rPr>
                <w:delText>Segregation of Duties Constraints</w:delText>
              </w:r>
            </w:del>
          </w:p>
        </w:tc>
        <w:tc>
          <w:tcPr>
            <w:tcW w:w="0" w:type="auto"/>
            <w:tcPrChange w:id="344" w:author="Syed Ahmed" w:date="2026-09-08T16:00:00Z">
              <w:tcPr>
                <w:tcW w:w="7394" w:type="dxa"/>
              </w:tcPr>
            </w:tcPrChange>
          </w:tcPr>
          <w:p w14:paraId="230A97F6" w14:textId="1E8309FC" w:rsidR="007F5111" w:rsidRDefault="00C963BA">
            <w:pPr>
              <w:pStyle w:val="Compact"/>
            </w:pPr>
            <w:del w:id="345" w:author="Syed Ahmed" w:date="2026-09-08T16:00:00Z" w16du:dateUtc="2026-09-08T16:00:50Z">
              <w:r w:rsidRPr="4A3EE59D" w:rsidDel="00C963BA">
                <w:rPr>
                  <w:i/>
                  <w:iCs/>
                </w:rPr>
                <w:delText>Not yet provided — Combinations of access that must not be held together, and what enforces the rule today. To be supplied by GEHA (Appendix B).</w:delText>
              </w:r>
            </w:del>
          </w:p>
        </w:tc>
      </w:tr>
      <w:tr w:rsidR="007F5111" w14:paraId="230A97FA" w14:textId="77777777" w:rsidTr="4A3EE59D">
        <w:tc>
          <w:tcPr>
            <w:tcW w:w="0" w:type="auto"/>
          </w:tcPr>
          <w:p w14:paraId="230A97F8" w14:textId="637A707B" w:rsidR="007F5111" w:rsidRDefault="00C963BA">
            <w:pPr>
              <w:pStyle w:val="Compact"/>
            </w:pPr>
            <w:del w:id="346" w:author="Syed Ahmed" w:date="2026-09-08T16:00:00Z" w16du:dateUtc="2026-09-08T16:00:55Z">
              <w:r w:rsidRPr="4A3EE59D" w:rsidDel="00C963BA">
                <w:rPr>
                  <w:b/>
                  <w:bCs/>
                </w:rPr>
                <w:delText>Database-Level Permissions</w:delText>
              </w:r>
            </w:del>
          </w:p>
        </w:tc>
        <w:tc>
          <w:tcPr>
            <w:tcW w:w="0" w:type="auto"/>
          </w:tcPr>
          <w:p w14:paraId="230A97F9" w14:textId="2D5897D0" w:rsidR="007F5111" w:rsidRDefault="00C963BA">
            <w:pPr>
              <w:pStyle w:val="Compact"/>
            </w:pPr>
            <w:del w:id="347" w:author="Syed Ahmed" w:date="2026-09-08T16:00:00Z" w16du:dateUtc="2026-09-08T16:00:55Z">
              <w:r w:rsidRPr="4A3EE59D" w:rsidDel="00C963BA">
                <w:rPr>
                  <w:i/>
                  <w:iCs/>
                </w:rPr>
                <w:delText>Not yet provided — Direct database access held by users or tools outside the application — logins, roles, read access for reporting. These . To be supplied by GEHA (Appendix B).</w:delText>
              </w:r>
            </w:del>
          </w:p>
        </w:tc>
      </w:tr>
      <w:tr w:rsidR="007F5111" w14:paraId="230A97FD" w14:textId="77777777" w:rsidTr="4A3EE59D">
        <w:tc>
          <w:tcPr>
            <w:tcW w:w="0" w:type="auto"/>
          </w:tcPr>
          <w:p w14:paraId="230A97FB" w14:textId="18A0D20F" w:rsidR="007F5111" w:rsidRDefault="00C963BA">
            <w:pPr>
              <w:pStyle w:val="Compact"/>
            </w:pPr>
            <w:del w:id="348" w:author="Syed Ahmed" w:date="2026-09-08T16:01:00Z" w16du:dateUtc="2026-09-08T16:01:00Z">
              <w:r w:rsidRPr="4A3EE59D" w:rsidDel="00C963BA">
                <w:rPr>
                  <w:b/>
                  <w:bCs/>
                </w:rPr>
                <w:delText>Delegated Administration</w:delText>
              </w:r>
            </w:del>
          </w:p>
        </w:tc>
        <w:tc>
          <w:tcPr>
            <w:tcW w:w="0" w:type="auto"/>
          </w:tcPr>
          <w:p w14:paraId="230A97FC" w14:textId="6A2EDB5C" w:rsidR="007F5111" w:rsidRDefault="00C963BA">
            <w:pPr>
              <w:pStyle w:val="Compact"/>
            </w:pPr>
            <w:del w:id="349" w:author="Syed Ahmed" w:date="2026-09-08T16:01:00Z" w16du:dateUtc="2026-09-08T16:01:00Z">
              <w:r w:rsidRPr="4A3EE59D" w:rsidDel="00C963BA">
                <w:rPr>
                  <w:i/>
                  <w:iCs/>
                </w:rPr>
                <w:delText>Not yet provided — Who can grant access without going through IT, and what they can grant. To be supplied by GEHA (Appendix B).</w:delText>
              </w:r>
            </w:del>
          </w:p>
        </w:tc>
      </w:tr>
      <w:tr w:rsidR="007F5111" w14:paraId="230A9800" w14:textId="77777777" w:rsidTr="4A3EE59D">
        <w:tc>
          <w:tcPr>
            <w:tcW w:w="0" w:type="auto"/>
          </w:tcPr>
          <w:p w14:paraId="230A97FE" w14:textId="0960ADAC" w:rsidR="007F5111" w:rsidRDefault="00C963BA">
            <w:pPr>
              <w:pStyle w:val="Compact"/>
            </w:pPr>
            <w:del w:id="350" w:author="Syed Ahmed" w:date="2026-09-08T16:01:00Z" w16du:dateUtc="2026-09-08T16:01:00Z">
              <w:r w:rsidRPr="4A3EE59D" w:rsidDel="00C963BA">
                <w:rPr>
                  <w:b/>
                  <w:bCs/>
                </w:rPr>
                <w:lastRenderedPageBreak/>
                <w:delText>Access Request &amp; Approval Workflow</w:delText>
              </w:r>
            </w:del>
          </w:p>
        </w:tc>
        <w:tc>
          <w:tcPr>
            <w:tcW w:w="0" w:type="auto"/>
          </w:tcPr>
          <w:p w14:paraId="230A97FF" w14:textId="7E7D50A1" w:rsidR="007F5111" w:rsidRDefault="00C963BA">
            <w:pPr>
              <w:pStyle w:val="Compact"/>
            </w:pPr>
            <w:del w:id="351" w:author="Syed Ahmed" w:date="2026-09-08T16:01:00Z" w16du:dateUtc="2026-09-08T16:01:00Z">
              <w:r w:rsidRPr="4A3EE59D" w:rsidDel="00C963BA">
                <w:rPr>
                  <w:i/>
                  <w:iCs/>
                </w:rPr>
                <w:delText>Not yet provided — How a new user gets access today — ticket, manager approval, form, verbal. This process must exist for the target on day. To be supplied by GEHA (Appendix B).</w:delText>
              </w:r>
            </w:del>
          </w:p>
        </w:tc>
      </w:tr>
      <w:tr w:rsidR="007F5111" w14:paraId="230A9803" w14:textId="77777777" w:rsidTr="4A3EE59D">
        <w:tc>
          <w:tcPr>
            <w:tcW w:w="0" w:type="auto"/>
          </w:tcPr>
          <w:p w14:paraId="230A9801" w14:textId="01F87244" w:rsidR="007F5111" w:rsidRDefault="00C963BA">
            <w:pPr>
              <w:pStyle w:val="Compact"/>
            </w:pPr>
            <w:del w:id="352" w:author="Syed Ahmed" w:date="2026-09-08T16:01:00Z" w16du:dateUtc="2026-09-08T16:01:00Z">
              <w:r w:rsidRPr="4A3EE59D" w:rsidDel="00C963BA">
                <w:rPr>
                  <w:b/>
                  <w:bCs/>
                </w:rPr>
                <w:delText>Access Review / Recertification</w:delText>
              </w:r>
            </w:del>
          </w:p>
        </w:tc>
        <w:tc>
          <w:tcPr>
            <w:tcW w:w="0" w:type="auto"/>
          </w:tcPr>
          <w:p w14:paraId="230A9802" w14:textId="5BAF2C75" w:rsidR="007F5111" w:rsidRDefault="00C963BA">
            <w:pPr>
              <w:pStyle w:val="Compact"/>
            </w:pPr>
            <w:del w:id="353" w:author="Syed Ahmed" w:date="2026-09-08T16:01:00Z" w16du:dateUtc="2026-09-08T16:01:00Z">
              <w:r w:rsidRPr="4A3EE59D" w:rsidDel="00C963BA">
                <w:rPr>
                  <w:i/>
                  <w:iCs/>
                </w:rPr>
                <w:delText>Not yet provided — Cadence, who attests, when it was last performed, and whether findings were remediated. To be supplied by GEHA (Appendix B).</w:delText>
              </w:r>
            </w:del>
          </w:p>
        </w:tc>
      </w:tr>
      <w:tr w:rsidR="007F5111" w14:paraId="230A9806" w14:textId="77777777" w:rsidTr="4A3EE59D">
        <w:tc>
          <w:tcPr>
            <w:tcW w:w="0" w:type="auto"/>
          </w:tcPr>
          <w:p w14:paraId="230A9804" w14:textId="75ECFD2C" w:rsidR="007F5111" w:rsidRDefault="00C963BA">
            <w:pPr>
              <w:pStyle w:val="Compact"/>
            </w:pPr>
            <w:del w:id="354" w:author="Syed Ahmed" w:date="2026-09-08T16:01:00Z" w16du:dateUtc="2026-09-08T16:01:00Z">
              <w:r w:rsidRPr="4A3EE59D" w:rsidDel="00C963BA">
                <w:rPr>
                  <w:b/>
                  <w:bCs/>
                </w:rPr>
                <w:delText>Documented Entitlement Baseline</w:delText>
              </w:r>
            </w:del>
          </w:p>
        </w:tc>
        <w:tc>
          <w:tcPr>
            <w:tcW w:w="0" w:type="auto"/>
          </w:tcPr>
          <w:p w14:paraId="230A9805" w14:textId="29B22ACA" w:rsidR="007F5111" w:rsidRDefault="00C963BA">
            <w:pPr>
              <w:pStyle w:val="Compact"/>
            </w:pPr>
            <w:del w:id="355" w:author="Syed Ahmed" w:date="2026-09-08T16:01:00Z" w16du:dateUtc="2026-09-08T16:01:00Z">
              <w:r w:rsidRPr="4A3EE59D" w:rsidDel="00C963BA">
                <w:rPr>
                  <w:i/>
                  <w:iCs/>
                </w:rPr>
                <w:delText>Not yet provided — Whether a current export of who has what exists. If not, take one before cutover — it is the only way to prove the targe. To be supplied by GEHA (Appendix B).</w:delText>
              </w:r>
            </w:del>
          </w:p>
        </w:tc>
      </w:tr>
    </w:tbl>
    <w:p w14:paraId="230A9807" w14:textId="4B886AD4" w:rsidR="007F5111" w:rsidRDefault="00C963BA" w:rsidP="4A3EE59D">
      <w:pPr>
        <w:pStyle w:val="BodyText"/>
        <w:rPr>
          <w:del w:id="356" w:author="Syed Ahmed" w:date="2026-09-08T16:01:00Z" w16du:dateUtc="2026-09-08T16:01:00Z"/>
          <w:b/>
          <w:bCs/>
          <w:sz w:val="15"/>
          <w:szCs w:val="15"/>
        </w:rPr>
      </w:pPr>
      <w:del w:id="357" w:author="Syed Ahmed" w:date="2026-09-08T16:01:00Z" w16du:dateUtc="2026-09-08T16:01:00Z">
        <w:r w:rsidRPr="4A3EE59D" w:rsidDel="00C963BA">
          <w:rPr>
            <w:b/>
            <w:bCs/>
            <w:sz w:val="15"/>
            <w:szCs w:val="15"/>
          </w:rPr>
          <w:delText>Table 4.5.2 — Authorization &amp; Entitlement Model</w:delText>
        </w:r>
      </w:del>
    </w:p>
    <w:p w14:paraId="230A9808" w14:textId="4B7737A2" w:rsidR="007F5111" w:rsidRDefault="007F5111">
      <w:pPr>
        <w:pStyle w:val="Compact"/>
      </w:pPr>
    </w:p>
    <w:p w14:paraId="230A9809" w14:textId="47A1C696" w:rsidR="007F5111" w:rsidRDefault="00C963BA">
      <w:pPr>
        <w:pStyle w:val="Heading3"/>
        <w:rPr>
          <w:ins w:id="358" w:author="Joseph, Bibbin" w:date="2026-09-09T16:36:00Z" w16du:dateUtc="2026-09-09T16:36:59Z"/>
        </w:rPr>
      </w:pPr>
      <w:bookmarkStart w:id="359" w:name="non-interactive-bypass-access"/>
      <w:bookmarkEnd w:id="321"/>
      <w:del w:id="360" w:author="Syed Ahmed" w:date="2026-09-08T16:06:00Z" w16du:dateUtc="2026-09-08T16:06:10Z">
        <w:r w:rsidDel="00C963BA">
          <w:delText>4.5.3 Non-Interactive &amp; Bypass Access</w:delText>
        </w:r>
      </w:del>
    </w:p>
    <w:p w14:paraId="1E08DEBA" w14:textId="70D83D90" w:rsidR="1D04F90E" w:rsidRDefault="1D04F90E">
      <w:pPr>
        <w:pStyle w:val="BodyText"/>
        <w:rPr>
          <w:ins w:id="361" w:author="Joseph, Bibbin" w:date="2026-09-09T16:37:00Z" w16du:dateUtc="2026-09-09T16:37:00Z"/>
        </w:rPr>
        <w:pPrChange w:id="362" w:author="Joseph, Bibbin" w:date="2026-09-09T16:36:00Z">
          <w:pPr>
            <w:pStyle w:val="Heading3"/>
          </w:pPr>
        </w:pPrChange>
      </w:pPr>
    </w:p>
    <w:p w14:paraId="4E8A1693" w14:textId="361AE2F0" w:rsidR="7A83F298" w:rsidRDefault="7A83F298" w:rsidP="1D04F90E">
      <w:pPr>
        <w:pStyle w:val="BodyText"/>
        <w:rPr>
          <w:del w:id="363" w:author="Syed Ahmed" w:date="2026-09-08T16:06:00Z" w16du:dateUtc="2026-09-08T16:06:10Z"/>
        </w:rPr>
      </w:pPr>
      <w:ins w:id="364" w:author="Joseph, Bibbin" w:date="2026-09-09T16:37:00Z" w16du:dateUtc="2026-09-09T16:37:03Z">
        <w:r>
          <w:t>Not Applicable</w:t>
        </w:r>
      </w:ins>
    </w:p>
    <w:p w14:paraId="230A980A" w14:textId="200FA750" w:rsidR="007F5111" w:rsidRDefault="00C963BA">
      <w:pPr>
        <w:pStyle w:val="FirstParagraph"/>
        <w:rPr>
          <w:del w:id="365" w:author="Syed Ahmed" w:date="2026-09-08T16:06:00Z" w16du:dateUtc="2026-09-08T16:06:10Z"/>
        </w:rPr>
      </w:pPr>
      <w:del w:id="366" w:author="Syed Ahmed" w:date="2026-09-08T16:06:00Z" w16du:dateUtc="2026-09-08T16:06:10Z">
        <w:r w:rsidDel="00C963BA">
          <w:delText>Mechanisms that operate outside interactive sign-on — API keys, tokens, certificates, key pairs, shared accounts, allowlists and vendor support access — are inventoried here because they persist unchanged through identity migrations and rarely appear in access reviews. The checklist is completed first so that each mechanism is positively confirmed present or absent, rather than left ambiguous by omission. Every entry records who or what uses it, where the credential is held, when it expires or rotates, and whether it bypasses single sign-on altogether. Anything that bypasses sign-on must be closed or formally retained by recorded decision before the go/no-go gate.</w:delText>
        </w:r>
      </w:del>
    </w:p>
    <w:p w14:paraId="230A980B" w14:textId="13925C97" w:rsidR="007F5111" w:rsidRDefault="007F5111">
      <w:pPr>
        <w:pStyle w:val="Compact"/>
        <w:rPr>
          <w:del w:id="367" w:author="Syed Ahmed" w:date="2026-09-08T16:06:00Z" w16du:dateUtc="2026-09-08T16:06:10Z"/>
        </w:rPr>
      </w:pPr>
    </w:p>
    <w:tbl>
      <w:tblPr>
        <w:tblStyle w:val="Table"/>
        <w:tblW w:w="5000" w:type="pct"/>
        <w:tblLook w:val="0020" w:firstRow="1" w:lastRow="0" w:firstColumn="0" w:lastColumn="0" w:noHBand="0" w:noVBand="0"/>
      </w:tblPr>
      <w:tblGrid>
        <w:gridCol w:w="860"/>
        <w:gridCol w:w="4143"/>
        <w:gridCol w:w="860"/>
        <w:gridCol w:w="3613"/>
        <w:tblGridChange w:id="368">
          <w:tblGrid>
            <w:gridCol w:w="860"/>
            <w:gridCol w:w="4143"/>
            <w:gridCol w:w="860"/>
            <w:gridCol w:w="3613"/>
          </w:tblGrid>
        </w:tblGridChange>
      </w:tblGrid>
      <w:tr w:rsidR="007F5111" w14:paraId="230A9810"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369" w:author="Syed Ahmed" w:date="2026-09-08T16:06:00Z"/>
        </w:trPr>
        <w:tc>
          <w:tcPr>
            <w:tcW w:w="0" w:type="auto"/>
          </w:tcPr>
          <w:p w14:paraId="230A980C" w14:textId="472318B2" w:rsidR="007F5111" w:rsidRDefault="00C963BA">
            <w:pPr>
              <w:pStyle w:val="Compact"/>
            </w:pPr>
            <w:r>
              <w:rPr>
                <w:b/>
                <w:bCs/>
              </w:rPr>
              <w:t>Present</w:t>
            </w:r>
          </w:p>
        </w:tc>
        <w:tc>
          <w:tcPr>
            <w:tcW w:w="0" w:type="auto"/>
          </w:tcPr>
          <w:p w14:paraId="230A980D" w14:textId="00B43767" w:rsidR="007F5111" w:rsidRDefault="00C963BA">
            <w:pPr>
              <w:pStyle w:val="Compact"/>
            </w:pPr>
            <w:r>
              <w:rPr>
                <w:b/>
                <w:bCs/>
              </w:rPr>
              <w:t>Mechanism</w:t>
            </w:r>
          </w:p>
        </w:tc>
        <w:tc>
          <w:tcPr>
            <w:tcW w:w="0" w:type="auto"/>
          </w:tcPr>
          <w:p w14:paraId="230A980E" w14:textId="449EEB17" w:rsidR="007F5111" w:rsidRDefault="00C963BA">
            <w:pPr>
              <w:pStyle w:val="Compact"/>
            </w:pPr>
            <w:r>
              <w:rPr>
                <w:b/>
                <w:bCs/>
              </w:rPr>
              <w:t>Present</w:t>
            </w:r>
          </w:p>
        </w:tc>
        <w:tc>
          <w:tcPr>
            <w:tcW w:w="0" w:type="auto"/>
          </w:tcPr>
          <w:p w14:paraId="230A980F" w14:textId="6280D679" w:rsidR="007F5111" w:rsidRDefault="00C963BA">
            <w:pPr>
              <w:pStyle w:val="Compact"/>
            </w:pPr>
            <w:r>
              <w:rPr>
                <w:b/>
                <w:bCs/>
              </w:rPr>
              <w:t>Mechanism</w:t>
            </w:r>
          </w:p>
        </w:tc>
      </w:tr>
      <w:tr w:rsidR="007F5111" w14:paraId="230A9815" w14:textId="77777777" w:rsidTr="4A3EE59D">
        <w:trPr>
          <w:trHeight w:val="300"/>
          <w:del w:id="370" w:author="Syed Ahmed" w:date="2026-09-08T16:06:00Z"/>
        </w:trPr>
        <w:tc>
          <w:tcPr>
            <w:tcW w:w="0" w:type="auto"/>
          </w:tcPr>
          <w:p w14:paraId="230A9811" w14:textId="143ACFC8" w:rsidR="007F5111" w:rsidRDefault="00C963BA">
            <w:pPr>
              <w:pStyle w:val="Compact"/>
            </w:pPr>
            <w:r>
              <w:t>☐</w:t>
            </w:r>
          </w:p>
        </w:tc>
        <w:tc>
          <w:tcPr>
            <w:tcW w:w="0" w:type="auto"/>
          </w:tcPr>
          <w:p w14:paraId="230A9812" w14:textId="0DC38566" w:rsidR="007F5111" w:rsidRDefault="00C963BA">
            <w:pPr>
              <w:pStyle w:val="Compact"/>
            </w:pPr>
            <w:r>
              <w:rPr>
                <w:i/>
                <w:iCs/>
              </w:rPr>
              <w:t>API key or static token</w:t>
            </w:r>
          </w:p>
        </w:tc>
        <w:tc>
          <w:tcPr>
            <w:tcW w:w="0" w:type="auto"/>
          </w:tcPr>
          <w:p w14:paraId="230A9813" w14:textId="7C65A339" w:rsidR="007F5111" w:rsidRDefault="00C963BA">
            <w:pPr>
              <w:pStyle w:val="Compact"/>
            </w:pPr>
            <w:r>
              <w:t>☐</w:t>
            </w:r>
          </w:p>
        </w:tc>
        <w:tc>
          <w:tcPr>
            <w:tcW w:w="0" w:type="auto"/>
          </w:tcPr>
          <w:p w14:paraId="230A9814" w14:textId="77E1EB1C" w:rsidR="007F5111" w:rsidRDefault="00C963BA">
            <w:pPr>
              <w:pStyle w:val="Compact"/>
            </w:pPr>
            <w:r>
              <w:rPr>
                <w:i/>
                <w:iCs/>
              </w:rPr>
              <w:t>OAuth client credentials</w:t>
            </w:r>
          </w:p>
        </w:tc>
      </w:tr>
      <w:tr w:rsidR="007F5111" w14:paraId="230A981A" w14:textId="77777777" w:rsidTr="4A3EE59D">
        <w:trPr>
          <w:trHeight w:val="300"/>
          <w:del w:id="371" w:author="Syed Ahmed" w:date="2026-09-08T16:06:00Z"/>
        </w:trPr>
        <w:tc>
          <w:tcPr>
            <w:tcW w:w="0" w:type="auto"/>
          </w:tcPr>
          <w:p w14:paraId="230A9816" w14:textId="0F961F07" w:rsidR="007F5111" w:rsidRDefault="00C963BA">
            <w:pPr>
              <w:pStyle w:val="Compact"/>
            </w:pPr>
            <w:r>
              <w:t>☐</w:t>
            </w:r>
          </w:p>
        </w:tc>
        <w:tc>
          <w:tcPr>
            <w:tcW w:w="0" w:type="auto"/>
          </w:tcPr>
          <w:p w14:paraId="230A9817" w14:textId="2FDFBF5D" w:rsidR="007F5111" w:rsidRDefault="00C963BA">
            <w:pPr>
              <w:pStyle w:val="Compact"/>
            </w:pPr>
            <w:r>
              <w:rPr>
                <w:i/>
                <w:iCs/>
              </w:rPr>
              <w:t>Bearer or personal access token</w:t>
            </w:r>
          </w:p>
        </w:tc>
        <w:tc>
          <w:tcPr>
            <w:tcW w:w="0" w:type="auto"/>
          </w:tcPr>
          <w:p w14:paraId="230A9818" w14:textId="3468D32E" w:rsidR="007F5111" w:rsidRDefault="00C963BA">
            <w:pPr>
              <w:pStyle w:val="Compact"/>
            </w:pPr>
            <w:r>
              <w:t>☐</w:t>
            </w:r>
          </w:p>
        </w:tc>
        <w:tc>
          <w:tcPr>
            <w:tcW w:w="0" w:type="auto"/>
          </w:tcPr>
          <w:p w14:paraId="230A9819" w14:textId="536088E1" w:rsidR="007F5111" w:rsidRDefault="00C963BA">
            <w:pPr>
              <w:pStyle w:val="Compact"/>
            </w:pPr>
            <w:r>
              <w:rPr>
                <w:i/>
                <w:iCs/>
              </w:rPr>
              <w:t>Mutual TLS client certificate</w:t>
            </w:r>
          </w:p>
        </w:tc>
      </w:tr>
      <w:tr w:rsidR="007F5111" w14:paraId="230A981F" w14:textId="77777777" w:rsidTr="4A3EE59D">
        <w:trPr>
          <w:trHeight w:val="300"/>
          <w:del w:id="372" w:author="Syed Ahmed" w:date="2026-09-08T16:06:00Z"/>
        </w:trPr>
        <w:tc>
          <w:tcPr>
            <w:tcW w:w="0" w:type="auto"/>
          </w:tcPr>
          <w:p w14:paraId="230A981B" w14:textId="7F8C5646" w:rsidR="007F5111" w:rsidRDefault="00C963BA">
            <w:pPr>
              <w:pStyle w:val="Compact"/>
            </w:pPr>
            <w:r>
              <w:t>☐</w:t>
            </w:r>
          </w:p>
        </w:tc>
        <w:tc>
          <w:tcPr>
            <w:tcW w:w="0" w:type="auto"/>
          </w:tcPr>
          <w:p w14:paraId="230A981C" w14:textId="5B5BD6D7" w:rsidR="007F5111" w:rsidRDefault="00C963BA">
            <w:pPr>
              <w:pStyle w:val="Compact"/>
            </w:pPr>
            <w:r>
              <w:rPr>
                <w:i/>
                <w:iCs/>
              </w:rPr>
              <w:t>SSH key pair for SFTP</w:t>
            </w:r>
          </w:p>
        </w:tc>
        <w:tc>
          <w:tcPr>
            <w:tcW w:w="0" w:type="auto"/>
          </w:tcPr>
          <w:p w14:paraId="230A981D" w14:textId="5DEFDFEB" w:rsidR="007F5111" w:rsidRDefault="00C963BA">
            <w:pPr>
              <w:pStyle w:val="Compact"/>
            </w:pPr>
            <w:r>
              <w:t>☐</w:t>
            </w:r>
          </w:p>
        </w:tc>
        <w:tc>
          <w:tcPr>
            <w:tcW w:w="0" w:type="auto"/>
          </w:tcPr>
          <w:p w14:paraId="230A981E" w14:textId="5C9938C8" w:rsidR="007F5111" w:rsidRDefault="00C963BA">
            <w:pPr>
              <w:pStyle w:val="Compact"/>
            </w:pPr>
            <w:r>
              <w:rPr>
                <w:i/>
                <w:iCs/>
              </w:rPr>
              <w:t>LDAP or directory bind account</w:t>
            </w:r>
          </w:p>
        </w:tc>
      </w:tr>
      <w:tr w:rsidR="007F5111" w14:paraId="230A9824" w14:textId="77777777" w:rsidTr="4A3EE59D">
        <w:trPr>
          <w:trHeight w:val="300"/>
          <w:del w:id="373" w:author="Syed Ahmed" w:date="2026-09-08T16:06:00Z"/>
        </w:trPr>
        <w:tc>
          <w:tcPr>
            <w:tcW w:w="0" w:type="auto"/>
          </w:tcPr>
          <w:p w14:paraId="230A9820" w14:textId="2F2A18BF" w:rsidR="007F5111" w:rsidRDefault="00C963BA">
            <w:pPr>
              <w:pStyle w:val="Compact"/>
            </w:pPr>
            <w:r>
              <w:t>☐</w:t>
            </w:r>
          </w:p>
        </w:tc>
        <w:tc>
          <w:tcPr>
            <w:tcW w:w="0" w:type="auto"/>
          </w:tcPr>
          <w:p w14:paraId="230A9821" w14:textId="248553E2" w:rsidR="007F5111" w:rsidRDefault="00C963BA">
            <w:pPr>
              <w:pStyle w:val="Compact"/>
            </w:pPr>
            <w:r>
              <w:rPr>
                <w:i/>
                <w:iCs/>
              </w:rPr>
              <w:t>Shared or generic account</w:t>
            </w:r>
          </w:p>
        </w:tc>
        <w:tc>
          <w:tcPr>
            <w:tcW w:w="0" w:type="auto"/>
          </w:tcPr>
          <w:p w14:paraId="230A9822" w14:textId="6F013AFC" w:rsidR="007F5111" w:rsidRDefault="00C963BA">
            <w:pPr>
              <w:pStyle w:val="Compact"/>
            </w:pPr>
            <w:r>
              <w:t>☐</w:t>
            </w:r>
          </w:p>
        </w:tc>
        <w:tc>
          <w:tcPr>
            <w:tcW w:w="0" w:type="auto"/>
          </w:tcPr>
          <w:p w14:paraId="230A9823" w14:textId="57A0632C" w:rsidR="007F5111" w:rsidRDefault="00C963BA">
            <w:pPr>
              <w:pStyle w:val="Compact"/>
            </w:pPr>
            <w:r>
              <w:rPr>
                <w:i/>
                <w:iCs/>
              </w:rPr>
              <w:t>Smartcard or certificate logon</w:t>
            </w:r>
          </w:p>
        </w:tc>
      </w:tr>
      <w:tr w:rsidR="007F5111" w14:paraId="230A9829" w14:textId="77777777" w:rsidTr="4A3EE59D">
        <w:trPr>
          <w:trHeight w:val="300"/>
          <w:del w:id="374" w:author="Syed Ahmed" w:date="2026-09-08T16:06:00Z"/>
        </w:trPr>
        <w:tc>
          <w:tcPr>
            <w:tcW w:w="0" w:type="auto"/>
          </w:tcPr>
          <w:p w14:paraId="230A9825" w14:textId="2839C0E2" w:rsidR="007F5111" w:rsidRDefault="00C963BA">
            <w:pPr>
              <w:pStyle w:val="Compact"/>
            </w:pPr>
            <w:r>
              <w:t>☐</w:t>
            </w:r>
          </w:p>
        </w:tc>
        <w:tc>
          <w:tcPr>
            <w:tcW w:w="0" w:type="auto"/>
          </w:tcPr>
          <w:p w14:paraId="230A9826" w14:textId="613A77EE" w:rsidR="007F5111" w:rsidRDefault="00C963BA">
            <w:pPr>
              <w:pStyle w:val="Compact"/>
            </w:pPr>
            <w:r>
              <w:rPr>
                <w:i/>
                <w:iCs/>
              </w:rPr>
              <w:t>IP allowlist used as access control</w:t>
            </w:r>
          </w:p>
        </w:tc>
        <w:tc>
          <w:tcPr>
            <w:tcW w:w="0" w:type="auto"/>
          </w:tcPr>
          <w:p w14:paraId="230A9827" w14:textId="7B3AA5D0" w:rsidR="007F5111" w:rsidRDefault="00C963BA">
            <w:pPr>
              <w:pStyle w:val="Compact"/>
            </w:pPr>
            <w:r>
              <w:t>☐</w:t>
            </w:r>
          </w:p>
        </w:tc>
        <w:tc>
          <w:tcPr>
            <w:tcW w:w="0" w:type="auto"/>
          </w:tcPr>
          <w:p w14:paraId="230A9828" w14:textId="2CCB471D" w:rsidR="007F5111" w:rsidRDefault="00C963BA">
            <w:pPr>
              <w:pStyle w:val="Compact"/>
            </w:pPr>
            <w:r>
              <w:rPr>
                <w:i/>
                <w:iCs/>
              </w:rPr>
              <w:t>Direct database login</w:t>
            </w:r>
          </w:p>
        </w:tc>
      </w:tr>
      <w:tr w:rsidR="007F5111" w14:paraId="230A982E" w14:textId="77777777" w:rsidTr="4A3EE59D">
        <w:trPr>
          <w:trHeight w:val="300"/>
          <w:del w:id="375" w:author="Syed Ahmed" w:date="2026-09-08T16:06:00Z"/>
        </w:trPr>
        <w:tc>
          <w:tcPr>
            <w:tcW w:w="0" w:type="auto"/>
          </w:tcPr>
          <w:p w14:paraId="230A982A" w14:textId="2E70B4A0" w:rsidR="007F5111" w:rsidRDefault="00C963BA">
            <w:pPr>
              <w:pStyle w:val="Compact"/>
            </w:pPr>
            <w:r>
              <w:t>☐</w:t>
            </w:r>
          </w:p>
        </w:tc>
        <w:tc>
          <w:tcPr>
            <w:tcW w:w="0" w:type="auto"/>
          </w:tcPr>
          <w:p w14:paraId="230A982B" w14:textId="643AA7F0" w:rsidR="007F5111" w:rsidRDefault="00C963BA">
            <w:pPr>
              <w:pStyle w:val="Compact"/>
            </w:pPr>
            <w:r>
              <w:rPr>
                <w:i/>
                <w:iCs/>
              </w:rPr>
              <w:t>Kerberos delegation or constrained delegation</w:t>
            </w:r>
          </w:p>
        </w:tc>
        <w:tc>
          <w:tcPr>
            <w:tcW w:w="0" w:type="auto"/>
          </w:tcPr>
          <w:p w14:paraId="230A982C" w14:textId="56414685" w:rsidR="007F5111" w:rsidRDefault="00C963BA">
            <w:pPr>
              <w:pStyle w:val="Compact"/>
            </w:pPr>
            <w:r>
              <w:t>☐</w:t>
            </w:r>
          </w:p>
        </w:tc>
        <w:tc>
          <w:tcPr>
            <w:tcW w:w="0" w:type="auto"/>
          </w:tcPr>
          <w:p w14:paraId="230A982D" w14:textId="798D97B2" w:rsidR="007F5111" w:rsidRDefault="00C963BA">
            <w:pPr>
              <w:pStyle w:val="Compact"/>
            </w:pPr>
            <w:r>
              <w:rPr>
                <w:i/>
                <w:iCs/>
              </w:rPr>
              <w:t>Local application administrator account</w:t>
            </w:r>
          </w:p>
        </w:tc>
      </w:tr>
      <w:tr w:rsidR="007F5111" w14:paraId="230A9833" w14:textId="77777777" w:rsidTr="4A3EE59D">
        <w:trPr>
          <w:trHeight w:val="300"/>
          <w:del w:id="376" w:author="Syed Ahmed" w:date="2026-09-08T16:06:00Z"/>
        </w:trPr>
        <w:tc>
          <w:tcPr>
            <w:tcW w:w="0" w:type="auto"/>
          </w:tcPr>
          <w:p w14:paraId="230A982F" w14:textId="2ECADF6E" w:rsidR="007F5111" w:rsidRDefault="00C963BA">
            <w:pPr>
              <w:pStyle w:val="Compact"/>
            </w:pPr>
            <w:r>
              <w:t>☐</w:t>
            </w:r>
          </w:p>
        </w:tc>
        <w:tc>
          <w:tcPr>
            <w:tcW w:w="0" w:type="auto"/>
          </w:tcPr>
          <w:p w14:paraId="230A9830" w14:textId="34D07CF9" w:rsidR="007F5111" w:rsidRDefault="00C963BA">
            <w:pPr>
              <w:pStyle w:val="Compact"/>
            </w:pPr>
            <w:r>
              <w:rPr>
                <w:i/>
                <w:iCs/>
              </w:rPr>
              <w:t>Vendor or third-party support access</w:t>
            </w:r>
          </w:p>
        </w:tc>
        <w:tc>
          <w:tcPr>
            <w:tcW w:w="0" w:type="auto"/>
          </w:tcPr>
          <w:p w14:paraId="230A9831" w14:textId="5404A7B7" w:rsidR="007F5111" w:rsidRDefault="00C963BA">
            <w:pPr>
              <w:pStyle w:val="Compact"/>
            </w:pPr>
            <w:r>
              <w:t>☐</w:t>
            </w:r>
          </w:p>
        </w:tc>
        <w:tc>
          <w:tcPr>
            <w:tcW w:w="0" w:type="auto"/>
          </w:tcPr>
          <w:p w14:paraId="230A9832" w14:textId="72D72B0B" w:rsidR="007F5111" w:rsidRDefault="00C963BA">
            <w:pPr>
              <w:pStyle w:val="Compact"/>
            </w:pPr>
            <w:r>
              <w:rPr>
                <w:i/>
                <w:iCs/>
              </w:rPr>
              <w:t>Other — specify below</w:t>
            </w:r>
          </w:p>
        </w:tc>
      </w:tr>
      <w:tr w:rsidR="007F5111" w14:paraId="230A9838" w14:textId="77777777" w:rsidTr="4A3EE59D">
        <w:tblPrEx>
          <w:tblW w:w="5000" w:type="pct"/>
          <w:tblLook w:val="0020" w:firstRow="1" w:lastRow="0" w:firstColumn="0" w:lastColumn="0" w:noHBand="0" w:noVBand="0"/>
          <w:tblPrExChange w:id="377" w:author="Syed Ahmed" w:date="2026-09-08T16:06:00Z">
            <w:tblPrEx>
              <w:tblW w:w="5000" w:type="pct"/>
              <w:tblLook w:val="0020" w:firstRow="1" w:lastRow="0" w:firstColumn="0" w:lastColumn="0" w:noHBand="0" w:noVBand="0"/>
            </w:tblPrEx>
          </w:tblPrExChange>
        </w:tblPrEx>
        <w:trPr>
          <w:trHeight w:val="300"/>
          <w:del w:id="378" w:author="Syed Ahmed" w:date="2026-09-08T16:06:00Z"/>
          <w:trPrChange w:id="379" w:author="Syed Ahmed" w:date="2026-09-08T16:06:00Z">
            <w:trPr>
              <w:trHeight w:val="300"/>
            </w:trPr>
          </w:trPrChange>
        </w:trPr>
        <w:tc>
          <w:tcPr>
            <w:tcW w:w="0" w:type="auto"/>
            <w:tcPrChange w:id="380" w:author="Syed Ahmed" w:date="2026-09-08T16:06:00Z">
              <w:tcPr>
                <w:tcW w:w="860" w:type="dxa"/>
              </w:tcPr>
            </w:tcPrChange>
          </w:tcPr>
          <w:p w14:paraId="230A9834" w14:textId="54255D22" w:rsidR="007F5111" w:rsidRDefault="00C963BA">
            <w:pPr>
              <w:pStyle w:val="Compact"/>
            </w:pPr>
            <w:r>
              <w:t>☐</w:t>
            </w:r>
          </w:p>
        </w:tc>
        <w:tc>
          <w:tcPr>
            <w:tcW w:w="0" w:type="auto"/>
            <w:tcPrChange w:id="381" w:author="Syed Ahmed" w:date="2026-09-08T16:06:00Z">
              <w:tcPr>
                <w:tcW w:w="4143" w:type="dxa"/>
              </w:tcPr>
            </w:tcPrChange>
          </w:tcPr>
          <w:p w14:paraId="230A9835" w14:textId="2616865E" w:rsidR="007F5111" w:rsidRDefault="00C963BA">
            <w:pPr>
              <w:pStyle w:val="Compact"/>
            </w:pPr>
            <w:r>
              <w:rPr>
                <w:i/>
                <w:iCs/>
              </w:rPr>
              <w:t>Confirmed none present</w:t>
            </w:r>
          </w:p>
        </w:tc>
        <w:tc>
          <w:tcPr>
            <w:tcW w:w="0" w:type="auto"/>
            <w:tcPrChange w:id="382" w:author="Syed Ahmed" w:date="2026-09-08T16:06:00Z">
              <w:tcPr>
                <w:tcW w:w="860" w:type="dxa"/>
              </w:tcPr>
            </w:tcPrChange>
          </w:tcPr>
          <w:p w14:paraId="230A9836" w14:textId="492D9C0A" w:rsidR="007F5111" w:rsidRDefault="007F5111">
            <w:pPr>
              <w:pStyle w:val="Compact"/>
            </w:pPr>
          </w:p>
        </w:tc>
        <w:tc>
          <w:tcPr>
            <w:tcW w:w="0" w:type="auto"/>
            <w:tcPrChange w:id="383" w:author="Syed Ahmed" w:date="2026-09-08T16:06:00Z">
              <w:tcPr>
                <w:tcW w:w="3613" w:type="dxa"/>
              </w:tcPr>
            </w:tcPrChange>
          </w:tcPr>
          <w:p w14:paraId="230A9837" w14:textId="15E5A05D" w:rsidR="007F5111" w:rsidRDefault="00C963BA">
            <w:pPr>
              <w:pStyle w:val="Compact"/>
            </w:pPr>
            <w:r>
              <w:rPr>
                <w:i/>
                <w:iCs/>
              </w:rPr>
              <w:t>Checked by / date:</w:t>
            </w:r>
          </w:p>
        </w:tc>
      </w:tr>
    </w:tbl>
    <w:p w14:paraId="230A9839" w14:textId="4F76A28D" w:rsidR="007F5111" w:rsidRDefault="00C963BA" w:rsidP="1D04F90E">
      <w:pPr>
        <w:pStyle w:val="BodyText"/>
        <w:rPr>
          <w:del w:id="384" w:author="Joseph, Bibbin" w:date="2026-09-09T16:37:00Z" w16du:dateUtc="2026-09-09T16:37:21Z"/>
          <w:b/>
          <w:bCs/>
          <w:sz w:val="15"/>
          <w:szCs w:val="15"/>
        </w:rPr>
      </w:pPr>
      <w:del w:id="385" w:author="Joseph, Bibbin" w:date="2026-09-09T16:37:00Z" w16du:dateUtc="2026-09-09T16:37:21Z">
        <w:r w:rsidRPr="1D04F90E" w:rsidDel="00C963BA">
          <w:rPr>
            <w:b/>
            <w:bCs/>
            <w:sz w:val="15"/>
            <w:szCs w:val="15"/>
          </w:rPr>
          <w:delText>Table 4.5.3a — Step 1: Mechanism Checklist</w:delText>
        </w:r>
      </w:del>
    </w:p>
    <w:p w14:paraId="230A983A" w14:textId="1546D225" w:rsidR="007F5111" w:rsidRDefault="007F5111">
      <w:pPr>
        <w:sectPr w:rsidR="007F5111">
          <w:headerReference w:type="default" r:id="rId27"/>
          <w:footerReference w:type="default" r:id="rId28"/>
          <w:pgSz w:w="12240" w:h="15840"/>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1170"/>
        <w:gridCol w:w="1039"/>
        <w:gridCol w:w="2984"/>
        <w:gridCol w:w="1039"/>
        <w:gridCol w:w="1121"/>
        <w:gridCol w:w="889"/>
        <w:gridCol w:w="3269"/>
        <w:gridCol w:w="1565"/>
      </w:tblGrid>
      <w:tr w:rsidR="007F5111" w14:paraId="230A9843"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386" w:author="Syed Ahmed" w:date="2026-09-08T16:06:00Z"/>
        </w:trPr>
        <w:tc>
          <w:tcPr>
            <w:tcW w:w="0" w:type="auto"/>
          </w:tcPr>
          <w:p w14:paraId="230A983B" w14:textId="5366FCFF" w:rsidR="007F5111" w:rsidRDefault="00C963BA">
            <w:pPr>
              <w:pStyle w:val="Compact"/>
            </w:pPr>
            <w:r>
              <w:rPr>
                <w:b/>
                <w:bCs/>
              </w:rPr>
              <w:lastRenderedPageBreak/>
              <w:t>Mechanism</w:t>
            </w:r>
          </w:p>
        </w:tc>
        <w:tc>
          <w:tcPr>
            <w:tcW w:w="0" w:type="auto"/>
          </w:tcPr>
          <w:p w14:paraId="230A983C" w14:textId="1AE50F9F" w:rsidR="007F5111" w:rsidRDefault="00C963BA">
            <w:pPr>
              <w:pStyle w:val="Compact"/>
            </w:pPr>
            <w:r>
              <w:rPr>
                <w:b/>
                <w:bCs/>
              </w:rPr>
              <w:t>Who or What Uses It</w:t>
            </w:r>
          </w:p>
        </w:tc>
        <w:tc>
          <w:tcPr>
            <w:tcW w:w="0" w:type="auto"/>
          </w:tcPr>
          <w:p w14:paraId="230A983D" w14:textId="50A3CD10" w:rsidR="007F5111" w:rsidRDefault="00C963BA">
            <w:pPr>
              <w:pStyle w:val="Compact"/>
            </w:pPr>
            <w:r>
              <w:rPr>
                <w:b/>
                <w:bCs/>
              </w:rPr>
              <w:t>Credential Type</w:t>
            </w:r>
          </w:p>
        </w:tc>
        <w:tc>
          <w:tcPr>
            <w:tcW w:w="0" w:type="auto"/>
          </w:tcPr>
          <w:p w14:paraId="230A983E" w14:textId="6391A0C3" w:rsidR="007F5111" w:rsidRDefault="00C963BA">
            <w:pPr>
              <w:pStyle w:val="Compact"/>
            </w:pPr>
            <w:r>
              <w:rPr>
                <w:b/>
                <w:bCs/>
              </w:rPr>
              <w:t>Issued / Held By</w:t>
            </w:r>
          </w:p>
        </w:tc>
        <w:tc>
          <w:tcPr>
            <w:tcW w:w="0" w:type="auto"/>
          </w:tcPr>
          <w:p w14:paraId="230A983F" w14:textId="4C32851C" w:rsidR="007F5111" w:rsidRDefault="00C963BA">
            <w:pPr>
              <w:pStyle w:val="Compact"/>
            </w:pPr>
            <w:r>
              <w:rPr>
                <w:b/>
                <w:bCs/>
              </w:rPr>
              <w:t>Expiry or Rotation</w:t>
            </w:r>
          </w:p>
        </w:tc>
        <w:tc>
          <w:tcPr>
            <w:tcW w:w="0" w:type="auto"/>
          </w:tcPr>
          <w:p w14:paraId="230A9840" w14:textId="548E5A7E" w:rsidR="007F5111" w:rsidRDefault="00C963BA">
            <w:pPr>
              <w:pStyle w:val="Compact"/>
            </w:pPr>
            <w:r>
              <w:rPr>
                <w:b/>
                <w:bCs/>
              </w:rPr>
              <w:t>Bypasses SSO?</w:t>
            </w:r>
          </w:p>
        </w:tc>
        <w:tc>
          <w:tcPr>
            <w:tcW w:w="0" w:type="auto"/>
          </w:tcPr>
          <w:p w14:paraId="230A9841" w14:textId="4D8A12DF" w:rsidR="007F5111" w:rsidRDefault="00C963BA">
            <w:pPr>
              <w:pStyle w:val="Compact"/>
            </w:pPr>
            <w:r>
              <w:rPr>
                <w:b/>
                <w:bCs/>
              </w:rPr>
              <w:t>Target Equivalent</w:t>
            </w:r>
          </w:p>
        </w:tc>
        <w:tc>
          <w:tcPr>
            <w:tcW w:w="0" w:type="auto"/>
          </w:tcPr>
          <w:p w14:paraId="230A9842" w14:textId="178715B7" w:rsidR="007F5111" w:rsidRDefault="00C963BA">
            <w:pPr>
              <w:pStyle w:val="Compact"/>
            </w:pPr>
            <w:r>
              <w:rPr>
                <w:b/>
                <w:bCs/>
              </w:rPr>
              <w:t>Disposition</w:t>
            </w:r>
          </w:p>
        </w:tc>
      </w:tr>
      <w:tr w:rsidR="007F5111" w14:paraId="230A984C" w14:textId="77777777" w:rsidTr="4A3EE59D">
        <w:trPr>
          <w:trHeight w:val="300"/>
          <w:del w:id="387" w:author="Syed Ahmed" w:date="2026-09-08T16:06:00Z"/>
        </w:trPr>
        <w:tc>
          <w:tcPr>
            <w:tcW w:w="0" w:type="auto"/>
          </w:tcPr>
          <w:p w14:paraId="230A9844" w14:textId="3F46628F" w:rsidR="007F5111" w:rsidRDefault="00C963BA">
            <w:pPr>
              <w:pStyle w:val="Compact"/>
            </w:pPr>
            <w:r>
              <w:rPr>
                <w:i/>
                <w:iCs/>
              </w:rPr>
              <w:t>To be provided by GEHA</w:t>
            </w:r>
          </w:p>
        </w:tc>
        <w:tc>
          <w:tcPr>
            <w:tcW w:w="0" w:type="auto"/>
          </w:tcPr>
          <w:p w14:paraId="230A9845" w14:textId="4CA3D823" w:rsidR="007F5111" w:rsidRDefault="00C963BA">
            <w:pPr>
              <w:pStyle w:val="Compact"/>
            </w:pPr>
            <w:r>
              <w:rPr>
                <w:i/>
                <w:iCs/>
              </w:rPr>
              <w:t>To be provided by GEHA</w:t>
            </w:r>
          </w:p>
        </w:tc>
        <w:tc>
          <w:tcPr>
            <w:tcW w:w="0" w:type="auto"/>
          </w:tcPr>
          <w:p w14:paraId="230A9846" w14:textId="6B250BF9" w:rsidR="007F5111" w:rsidRDefault="00C963BA">
            <w:pPr>
              <w:pStyle w:val="Compact"/>
            </w:pPr>
            <w:r>
              <w:rPr>
                <w:i/>
                <w:iCs/>
              </w:rPr>
              <w:t>Not yet provided — Key, secret, certificate, key pair, password. To be supplied by GEHA (Appendix B).</w:t>
            </w:r>
          </w:p>
        </w:tc>
        <w:tc>
          <w:tcPr>
            <w:tcW w:w="0" w:type="auto"/>
          </w:tcPr>
          <w:p w14:paraId="230A9847" w14:textId="1E296A1E" w:rsidR="007F5111" w:rsidRDefault="00C963BA">
            <w:pPr>
              <w:pStyle w:val="Compact"/>
            </w:pPr>
            <w:r>
              <w:rPr>
                <w:i/>
                <w:iCs/>
              </w:rPr>
              <w:t>To be provided by GEHA</w:t>
            </w:r>
          </w:p>
        </w:tc>
        <w:tc>
          <w:tcPr>
            <w:tcW w:w="0" w:type="auto"/>
          </w:tcPr>
          <w:p w14:paraId="230A9848" w14:textId="5AF65628" w:rsidR="007F5111" w:rsidRDefault="00C963BA">
            <w:pPr>
              <w:pStyle w:val="Compact"/>
            </w:pPr>
            <w:r>
              <w:t xml:space="preserve">☐ </w:t>
            </w:r>
            <w:r>
              <w:rPr>
                <w:i/>
                <w:iCs/>
              </w:rPr>
              <w:t>Date:</w:t>
            </w:r>
            <w:r>
              <w:t xml:space="preserve"> ☐ </w:t>
            </w:r>
            <w:r>
              <w:rPr>
                <w:i/>
                <w:iCs/>
              </w:rPr>
              <w:t>Interval:</w:t>
            </w:r>
            <w:r>
              <w:t xml:space="preserve"> ☐ </w:t>
            </w:r>
            <w:r>
              <w:rPr>
                <w:i/>
                <w:iCs/>
              </w:rPr>
              <w:t>None</w:t>
            </w:r>
          </w:p>
        </w:tc>
        <w:tc>
          <w:tcPr>
            <w:tcW w:w="0" w:type="auto"/>
          </w:tcPr>
          <w:p w14:paraId="230A9849" w14:textId="7DBEEBC1" w:rsidR="007F5111" w:rsidRDefault="00C963BA">
            <w:pPr>
              <w:pStyle w:val="Compact"/>
            </w:pPr>
            <w:r>
              <w:t xml:space="preserve">☐ </w:t>
            </w:r>
            <w:r>
              <w:rPr>
                <w:i/>
                <w:iCs/>
              </w:rPr>
              <w:t>Yes</w:t>
            </w:r>
            <w:r>
              <w:t xml:space="preserve"> ☐ </w:t>
            </w:r>
            <w:r>
              <w:rPr>
                <w:i/>
                <w:iCs/>
              </w:rPr>
              <w:t>No</w:t>
            </w:r>
          </w:p>
        </w:tc>
        <w:tc>
          <w:tcPr>
            <w:tcW w:w="0" w:type="auto"/>
          </w:tcPr>
          <w:p w14:paraId="230A984A" w14:textId="32E9F4F8" w:rsidR="007F5111" w:rsidRDefault="00C963BA">
            <w:pPr>
              <w:pStyle w:val="Compact"/>
            </w:pPr>
            <w:r>
              <w:rPr>
                <w:i/>
                <w:iCs/>
              </w:rPr>
              <w:t>Not yet provided — Target mechanism that replaces it, or None available. To be supplied by GEHA (Appendix B).</w:t>
            </w:r>
          </w:p>
        </w:tc>
        <w:tc>
          <w:tcPr>
            <w:tcW w:w="0" w:type="auto"/>
          </w:tcPr>
          <w:p w14:paraId="230A984B" w14:textId="348EBE53" w:rsidR="007F5111" w:rsidRDefault="00C963BA">
            <w:pPr>
              <w:pStyle w:val="Compact"/>
            </w:pPr>
            <w:r>
              <w:t xml:space="preserve">☐ </w:t>
            </w:r>
            <w:r>
              <w:rPr>
                <w:i/>
                <w:iCs/>
              </w:rPr>
              <w:t>Replace</w:t>
            </w:r>
            <w:r>
              <w:t xml:space="preserve"> ☐ </w:t>
            </w:r>
            <w:r>
              <w:rPr>
                <w:i/>
                <w:iCs/>
              </w:rPr>
              <w:t>Retain</w:t>
            </w:r>
            <w:r>
              <w:t xml:space="preserve"> ☐ </w:t>
            </w:r>
            <w:r>
              <w:rPr>
                <w:i/>
                <w:iCs/>
              </w:rPr>
              <w:t>Revoke at cutover</w:t>
            </w:r>
          </w:p>
        </w:tc>
      </w:tr>
    </w:tbl>
    <w:p w14:paraId="230A984D" w14:textId="06332E17" w:rsidR="007F5111" w:rsidRDefault="00C963BA" w:rsidP="4A3EE59D">
      <w:pPr>
        <w:pStyle w:val="BodyText"/>
        <w:rPr>
          <w:del w:id="388" w:author="Syed Ahmed" w:date="2026-09-08T16:06:00Z" w16du:dateUtc="2026-09-08T16:06:17Z"/>
          <w:b/>
          <w:bCs/>
          <w:sz w:val="15"/>
          <w:szCs w:val="15"/>
        </w:rPr>
      </w:pPr>
      <w:del w:id="389" w:author="Syed Ahmed" w:date="2026-09-08T16:06:00Z" w16du:dateUtc="2026-09-08T16:06:17Z">
        <w:r w:rsidRPr="4A3EE59D" w:rsidDel="00C963BA">
          <w:rPr>
            <w:b/>
            <w:bCs/>
            <w:sz w:val="15"/>
            <w:szCs w:val="15"/>
          </w:rPr>
          <w:delText>Table 4.5.3b — Step 2: Mechanism Register</w:delText>
        </w:r>
      </w:del>
    </w:p>
    <w:p w14:paraId="230A984E" w14:textId="747BE8F1" w:rsidR="007F5111" w:rsidRDefault="007F5111">
      <w:pPr>
        <w:sectPr w:rsidR="007F5111">
          <w:headerReference w:type="default" r:id="rId29"/>
          <w:footerReference w:type="default" r:id="rId30"/>
          <w:pgSz w:w="15840" w:h="12240" w:orient="landscape"/>
          <w:pgMar w:top="1440" w:right="1440" w:bottom="1440" w:left="1440" w:header="720" w:footer="620" w:gutter="0"/>
          <w:cols w:space="720"/>
        </w:sectPr>
      </w:pPr>
    </w:p>
    <w:p w14:paraId="230A984F" w14:textId="4B6DCB0D" w:rsidR="007F5111" w:rsidRDefault="00C963BA">
      <w:pPr>
        <w:pStyle w:val="Heading3"/>
        <w:rPr>
          <w:ins w:id="390" w:author="Joseph, Bibbin" w:date="2026-09-09T16:38:00Z" w16du:dateUtc="2026-09-09T16:38:08Z"/>
        </w:rPr>
      </w:pPr>
      <w:bookmarkStart w:id="391" w:name="active-directory-security-group-register"/>
      <w:bookmarkEnd w:id="359"/>
      <w:r>
        <w:lastRenderedPageBreak/>
        <w:t>4.5.4 Active Directory Security Group Register</w:t>
      </w:r>
    </w:p>
    <w:p w14:paraId="18AA930E" w14:textId="4392656B" w:rsidR="1D04F90E" w:rsidRDefault="1D04F90E">
      <w:pPr>
        <w:pStyle w:val="BodyText"/>
        <w:rPr>
          <w:ins w:id="392" w:author="Joseph, Bibbin" w:date="2026-09-09T16:38:00Z" w16du:dateUtc="2026-09-09T16:38:09Z"/>
        </w:rPr>
        <w:pPrChange w:id="393" w:author="Joseph, Bibbin" w:date="2026-09-09T16:38:00Z">
          <w:pPr>
            <w:pStyle w:val="Heading3"/>
          </w:pPr>
        </w:pPrChange>
      </w:pPr>
    </w:p>
    <w:p w14:paraId="008C1627" w14:textId="205EFC9B" w:rsidR="176ECB3A" w:rsidRDefault="176ECB3A" w:rsidP="1D04F90E">
      <w:pPr>
        <w:pStyle w:val="BodyText"/>
      </w:pPr>
      <w:ins w:id="394" w:author="Joseph, Bibbin" w:date="2026-09-09T16:38:00Z" w16du:dateUtc="2026-09-09T16:38:12Z">
        <w:r>
          <w:t>Not Applicable</w:t>
        </w:r>
      </w:ins>
    </w:p>
    <w:p w14:paraId="230A9850" w14:textId="2A70F207" w:rsidR="007F5111" w:rsidRDefault="00C963BA">
      <w:pPr>
        <w:pStyle w:val="FirstParagraph"/>
        <w:rPr>
          <w:del w:id="395" w:author="Joseph, Bibbin" w:date="2026-09-09T16:38:00Z" w16du:dateUtc="2026-09-09T16:38:00Z"/>
        </w:rPr>
      </w:pPr>
      <w:del w:id="396" w:author="Joseph, Bibbin" w:date="2026-09-09T16:38:00Z" w16du:dateUtc="2026-09-09T16:38:00Z">
        <w:r w:rsidDel="00C963BA">
          <w:delText>Every Active Directory group that governs access to this application is registered here with its effective membership, its owner and its target mapping. Membership counts are taken after nested groups are expanded, because a count read from the group object understates real access and nesting is a common source of entitlement nobody intended to grant. Groups shared with other applications are identified explicitly, since they cannot be retired alongside this application and become coupling findings for the dependency register. Each group resolves either to a target role or to an explicit retirement decision; none may be left unmapped.</w:delText>
        </w:r>
      </w:del>
    </w:p>
    <w:p w14:paraId="230A9851" w14:textId="4A01C272" w:rsidR="007F5111" w:rsidRDefault="007F5111">
      <w:pPr>
        <w:pStyle w:val="Compact"/>
        <w:rPr>
          <w:del w:id="397" w:author="Joseph, Bibbin" w:date="2026-09-09T16:38:00Z" w16du:dateUtc="2026-09-09T16:38:00Z"/>
        </w:rPr>
      </w:pPr>
    </w:p>
    <w:tbl>
      <w:tblPr>
        <w:tblStyle w:val="Table"/>
        <w:tblW w:w="5000" w:type="pct"/>
        <w:tblLook w:val="0020" w:firstRow="1" w:lastRow="0" w:firstColumn="0" w:lastColumn="0" w:noHBand="0" w:noVBand="0"/>
      </w:tblPr>
      <w:tblGrid>
        <w:gridCol w:w="792"/>
        <w:gridCol w:w="1620"/>
        <w:gridCol w:w="814"/>
        <w:gridCol w:w="1446"/>
        <w:gridCol w:w="792"/>
        <w:gridCol w:w="1842"/>
        <w:gridCol w:w="1383"/>
        <w:gridCol w:w="787"/>
      </w:tblGrid>
      <w:tr w:rsidR="007F5111" w14:paraId="230A985A" w14:textId="77777777" w:rsidTr="1D04F90E">
        <w:trPr>
          <w:cnfStyle w:val="100000000000" w:firstRow="1" w:lastRow="0" w:firstColumn="0" w:lastColumn="0" w:oddVBand="0" w:evenVBand="0" w:oddHBand="0" w:evenHBand="0" w:firstRowFirstColumn="0" w:firstRowLastColumn="0" w:lastRowFirstColumn="0" w:lastRowLastColumn="0"/>
          <w:tblHeader/>
          <w:del w:id="398" w:author="Joseph, Bibbin" w:date="2026-09-09T16:38:00Z"/>
        </w:trPr>
        <w:tc>
          <w:tcPr>
            <w:tcW w:w="0" w:type="auto"/>
          </w:tcPr>
          <w:p w14:paraId="230A9852" w14:textId="0C0E9429" w:rsidR="007F5111" w:rsidRDefault="00C963BA">
            <w:pPr>
              <w:pStyle w:val="Compact"/>
            </w:pPr>
            <w:r>
              <w:rPr>
                <w:b/>
                <w:bCs/>
              </w:rPr>
              <w:t>Group Name (full DN)</w:t>
            </w:r>
          </w:p>
        </w:tc>
        <w:tc>
          <w:tcPr>
            <w:tcW w:w="0" w:type="auto"/>
          </w:tcPr>
          <w:p w14:paraId="230A9853" w14:textId="630A6212" w:rsidR="007F5111" w:rsidRDefault="00C963BA">
            <w:pPr>
              <w:pStyle w:val="Compact"/>
            </w:pPr>
            <w:r>
              <w:rPr>
                <w:b/>
                <w:bCs/>
              </w:rPr>
              <w:t>Access It Grants</w:t>
            </w:r>
          </w:p>
        </w:tc>
        <w:tc>
          <w:tcPr>
            <w:tcW w:w="0" w:type="auto"/>
          </w:tcPr>
          <w:p w14:paraId="230A9854" w14:textId="4D266516" w:rsidR="007F5111" w:rsidRDefault="00C963BA">
            <w:pPr>
              <w:pStyle w:val="Compact"/>
            </w:pPr>
            <w:r>
              <w:rPr>
                <w:b/>
                <w:bCs/>
              </w:rPr>
              <w:t>Effective Members</w:t>
            </w:r>
          </w:p>
        </w:tc>
        <w:tc>
          <w:tcPr>
            <w:tcW w:w="0" w:type="auto"/>
          </w:tcPr>
          <w:p w14:paraId="230A9855" w14:textId="1D948BAA" w:rsidR="007F5111" w:rsidRDefault="00C963BA">
            <w:pPr>
              <w:pStyle w:val="Compact"/>
            </w:pPr>
            <w:r>
              <w:rPr>
                <w:b/>
                <w:bCs/>
              </w:rPr>
              <w:t>Nested Groups</w:t>
            </w:r>
          </w:p>
        </w:tc>
        <w:tc>
          <w:tcPr>
            <w:tcW w:w="0" w:type="auto"/>
          </w:tcPr>
          <w:p w14:paraId="230A9856" w14:textId="3D101DE4" w:rsidR="007F5111" w:rsidRDefault="00C963BA">
            <w:pPr>
              <w:pStyle w:val="Compact"/>
            </w:pPr>
            <w:r>
              <w:rPr>
                <w:b/>
                <w:bCs/>
              </w:rPr>
              <w:t>Group Owner</w:t>
            </w:r>
          </w:p>
        </w:tc>
        <w:tc>
          <w:tcPr>
            <w:tcW w:w="0" w:type="auto"/>
          </w:tcPr>
          <w:p w14:paraId="230A9857" w14:textId="6E365E0F" w:rsidR="007F5111" w:rsidRDefault="00C963BA">
            <w:pPr>
              <w:pStyle w:val="Compact"/>
            </w:pPr>
            <w:r>
              <w:rPr>
                <w:b/>
                <w:bCs/>
              </w:rPr>
              <w:t>How Membership Is Granted</w:t>
            </w:r>
          </w:p>
        </w:tc>
        <w:tc>
          <w:tcPr>
            <w:tcW w:w="0" w:type="auto"/>
          </w:tcPr>
          <w:p w14:paraId="230A9858" w14:textId="0116E9BB" w:rsidR="007F5111" w:rsidRDefault="00C963BA">
            <w:pPr>
              <w:pStyle w:val="Compact"/>
            </w:pPr>
            <w:r>
              <w:rPr>
                <w:b/>
                <w:bCs/>
              </w:rPr>
              <w:t>Used By Other Applications?</w:t>
            </w:r>
          </w:p>
        </w:tc>
        <w:tc>
          <w:tcPr>
            <w:tcW w:w="0" w:type="auto"/>
          </w:tcPr>
          <w:p w14:paraId="230A9859" w14:textId="2228BF42" w:rsidR="007F5111" w:rsidRDefault="00C963BA">
            <w:pPr>
              <w:pStyle w:val="Compact"/>
            </w:pPr>
            <w:r>
              <w:rPr>
                <w:b/>
                <w:bCs/>
              </w:rPr>
              <w:t>Target Role Mapping</w:t>
            </w:r>
          </w:p>
        </w:tc>
      </w:tr>
      <w:tr w:rsidR="007F5111" w14:paraId="230A9863" w14:textId="77777777" w:rsidTr="1D04F90E">
        <w:trPr>
          <w:del w:id="399" w:author="Joseph, Bibbin" w:date="2026-09-09T16:38:00Z"/>
        </w:trPr>
        <w:tc>
          <w:tcPr>
            <w:tcW w:w="0" w:type="auto"/>
          </w:tcPr>
          <w:p w14:paraId="230A985B" w14:textId="2219AE5D" w:rsidR="007F5111" w:rsidRDefault="00C963BA">
            <w:pPr>
              <w:pStyle w:val="Compact"/>
            </w:pPr>
            <w:r>
              <w:rPr>
                <w:i/>
                <w:iCs/>
              </w:rPr>
              <w:t>To be provided by GEHA</w:t>
            </w:r>
          </w:p>
        </w:tc>
        <w:tc>
          <w:tcPr>
            <w:tcW w:w="0" w:type="auto"/>
          </w:tcPr>
          <w:p w14:paraId="230A985C" w14:textId="79CBA083" w:rsidR="007F5111" w:rsidRDefault="00C963BA">
            <w:pPr>
              <w:pStyle w:val="Compact"/>
            </w:pPr>
            <w:r w:rsidRPr="4A3EE59D">
              <w:rPr>
                <w:i/>
                <w:iCs/>
              </w:rPr>
              <w:t>Not yet provided — Application role or permission set this group confers</w:t>
            </w:r>
            <w:del w:id="400" w:author="Syed Ahmed" w:date="2026-09-08T19:11:00Z" w16du:dateUtc="2026-09-08T19:11:35Z">
              <w:r w:rsidRPr="4A3EE59D" w:rsidDel="00C963BA">
                <w:rPr>
                  <w:i/>
                  <w:iCs/>
                </w:rPr>
                <w:delText>. To be supplied by GEHA (Appendix B).</w:delText>
              </w:r>
            </w:del>
          </w:p>
        </w:tc>
        <w:tc>
          <w:tcPr>
            <w:tcW w:w="0" w:type="auto"/>
          </w:tcPr>
          <w:p w14:paraId="230A985D" w14:textId="223A4DF3" w:rsidR="007F5111" w:rsidRDefault="00C963BA">
            <w:pPr>
              <w:pStyle w:val="Compact"/>
            </w:pPr>
            <w:r>
              <w:rPr>
                <w:i/>
                <w:iCs/>
              </w:rPr>
              <w:t>—</w:t>
            </w:r>
          </w:p>
        </w:tc>
        <w:tc>
          <w:tcPr>
            <w:tcW w:w="0" w:type="auto"/>
          </w:tcPr>
          <w:p w14:paraId="230A985E" w14:textId="25224DF3" w:rsidR="007F5111" w:rsidRDefault="00C963BA">
            <w:pPr>
              <w:pStyle w:val="Compact"/>
            </w:pPr>
            <w:r w:rsidRPr="4A3EE59D">
              <w:rPr>
                <w:i/>
                <w:iCs/>
              </w:rPr>
              <w:t>Not yet provided — Groups nested inside this one, or None.</w:t>
            </w:r>
            <w:del w:id="401" w:author="Syed Ahmed" w:date="2026-09-08T19:11:00Z" w16du:dateUtc="2026-09-08T19:11:39Z">
              <w:r w:rsidRPr="4A3EE59D" w:rsidDel="00C963BA">
                <w:rPr>
                  <w:i/>
                  <w:iCs/>
                </w:rPr>
                <w:delText xml:space="preserve"> To be supplied by GEHA (Appendix B).</w:delText>
              </w:r>
            </w:del>
          </w:p>
        </w:tc>
        <w:tc>
          <w:tcPr>
            <w:tcW w:w="0" w:type="auto"/>
          </w:tcPr>
          <w:p w14:paraId="230A985F" w14:textId="36EDFB11" w:rsidR="007F5111" w:rsidRDefault="00C963BA">
            <w:pPr>
              <w:pStyle w:val="Compact"/>
            </w:pPr>
            <w:r>
              <w:rPr>
                <w:i/>
                <w:iCs/>
              </w:rPr>
              <w:t>To be provided by GEHA</w:t>
            </w:r>
          </w:p>
        </w:tc>
        <w:tc>
          <w:tcPr>
            <w:tcW w:w="0" w:type="auto"/>
          </w:tcPr>
          <w:p w14:paraId="230A9860" w14:textId="4FDBB8AB" w:rsidR="007F5111" w:rsidRDefault="00C963BA">
            <w:pPr>
              <w:pStyle w:val="Compact"/>
            </w:pPr>
            <w:r w:rsidRPr="4A3EE59D">
              <w:rPr>
                <w:i/>
                <w:iCs/>
              </w:rPr>
              <w:t xml:space="preserve">Not yet provided — </w:t>
            </w:r>
            <w:del w:id="402" w:author="Syed Ahmed" w:date="2026-09-08T19:11:00Z" w16du:dateUtc="2026-09-08T19:11:44Z">
              <w:r w:rsidRPr="4A3EE59D" w:rsidDel="00C963BA">
                <w:rPr>
                  <w:i/>
                  <w:iCs/>
                </w:rPr>
                <w:delText>Access request workflow, manual add, automated from HR attribute. To be supplied by GEHA (Appendix B).</w:delText>
              </w:r>
            </w:del>
          </w:p>
        </w:tc>
        <w:tc>
          <w:tcPr>
            <w:tcW w:w="0" w:type="auto"/>
          </w:tcPr>
          <w:p w14:paraId="230A9861" w14:textId="22311D32" w:rsidR="007F5111" w:rsidRDefault="00C963BA">
            <w:pPr>
              <w:pStyle w:val="Compact"/>
            </w:pPr>
            <w:r>
              <w:t xml:space="preserve">☐ </w:t>
            </w:r>
            <w:r>
              <w:rPr>
                <w:i/>
                <w:iCs/>
              </w:rPr>
              <w:t>Yes — name them</w:t>
            </w:r>
            <w:r>
              <w:t xml:space="preserve"> ☐ </w:t>
            </w:r>
            <w:r>
              <w:rPr>
                <w:i/>
                <w:iCs/>
              </w:rPr>
              <w:t>No — scoped to this application only</w:t>
            </w:r>
          </w:p>
        </w:tc>
        <w:tc>
          <w:tcPr>
            <w:tcW w:w="0" w:type="auto"/>
          </w:tcPr>
          <w:p w14:paraId="230A9862" w14:textId="3BD43137" w:rsidR="007F5111" w:rsidRDefault="00C963BA">
            <w:pPr>
              <w:pStyle w:val="Compact"/>
            </w:pPr>
            <w:r>
              <w:t xml:space="preserve">☐ </w:t>
            </w:r>
            <w:r>
              <w:rPr>
                <w:i/>
                <w:iCs/>
              </w:rPr>
              <w:t>Target role:</w:t>
            </w:r>
            <w:r>
              <w:t xml:space="preserve"> ☐ </w:t>
            </w:r>
            <w:r>
              <w:rPr>
                <w:i/>
                <w:iCs/>
              </w:rPr>
              <w:t>Retire</w:t>
            </w:r>
          </w:p>
        </w:tc>
      </w:tr>
    </w:tbl>
    <w:p w14:paraId="230A9864" w14:textId="680E2755" w:rsidR="007F5111" w:rsidRDefault="00C963BA" w:rsidP="1D04F90E">
      <w:pPr>
        <w:pStyle w:val="BodyText"/>
        <w:rPr>
          <w:del w:id="403" w:author="Joseph, Bibbin" w:date="2026-09-09T16:38:00Z" w16du:dateUtc="2026-09-09T16:38:00Z"/>
          <w:b/>
          <w:bCs/>
          <w:sz w:val="15"/>
          <w:szCs w:val="15"/>
        </w:rPr>
      </w:pPr>
      <w:del w:id="404" w:author="Joseph, Bibbin" w:date="2026-09-09T16:38:00Z" w16du:dateUtc="2026-09-09T16:38:00Z">
        <w:r w:rsidRPr="1D04F90E" w:rsidDel="00C963BA">
          <w:rPr>
            <w:b/>
            <w:bCs/>
            <w:sz w:val="15"/>
            <w:szCs w:val="15"/>
          </w:rPr>
          <w:delText>Table 4.5.4 — Active Directory Security Group Register</w:delText>
        </w:r>
      </w:del>
    </w:p>
    <w:p w14:paraId="230A9865" w14:textId="0207C95D" w:rsidR="007F5111" w:rsidRDefault="007F5111">
      <w:pPr>
        <w:pStyle w:val="Compact"/>
      </w:pPr>
    </w:p>
    <w:p w14:paraId="230A9866" w14:textId="3846AF31" w:rsidR="007F5111" w:rsidRDefault="00C963BA">
      <w:pPr>
        <w:pStyle w:val="Heading3"/>
      </w:pPr>
      <w:bookmarkStart w:id="405" w:name="service-application-account-register"/>
      <w:bookmarkEnd w:id="391"/>
      <w:r>
        <w:t>4.5.5 Service &amp; Application Account Register</w:t>
      </w:r>
    </w:p>
    <w:p w14:paraId="230A9867" w14:textId="47599DB7" w:rsidR="007F5111" w:rsidRDefault="00C963BA">
      <w:pPr>
        <w:pStyle w:val="FirstParagraph"/>
      </w:pPr>
      <w:r>
        <w:t xml:space="preserve">Service and application accounts are registered here separately from user accounts, because they fail differently: nothing breaks at cutover, and then a scheduled job runs and fails silently hours later. Each account records what it authenticates to, where its credential is held, its expiry or rotation position, the rights it carries, and the job or integration that depends on it. Every account must trace to a scheduled job, an integration or an explicit </w:t>
      </w:r>
      <w:commentRangeStart w:id="406"/>
      <w:r>
        <w:t>retirement</w:t>
      </w:r>
      <w:commentRangeEnd w:id="406"/>
      <w:r>
        <w:rPr>
          <w:rStyle w:val="CommentReference"/>
          <w:sz w:val="19"/>
          <w:szCs w:val="19"/>
        </w:rPr>
        <w:commentReference w:id="406"/>
      </w:r>
      <w:r>
        <w:t xml:space="preserve"> decision; an account tracing to none of these is recorded as an open item. Where a managed identity can replace an account in the target, that substitution is recorded, and where it cannot, the reason is stated.</w:t>
      </w:r>
      <w:ins w:id="407" w:author="Ahmed, Syed" w:date="2026-09-10T15:47:00Z" w16du:dateUtc="2026-09-10T15:47:25Z">
        <w:r w:rsidR="54DEE2E2">
          <w:t>- to be determined down</w:t>
        </w:r>
      </w:ins>
    </w:p>
    <w:p w14:paraId="230A9868" w14:textId="6F5B3137" w:rsidR="007F5111" w:rsidRDefault="007F5111">
      <w:pPr>
        <w:pStyle w:val="Compact"/>
      </w:pPr>
    </w:p>
    <w:tbl>
      <w:tblPr>
        <w:tblStyle w:val="Table"/>
        <w:tblW w:w="5000" w:type="pct"/>
        <w:tblLook w:val="0020" w:firstRow="1" w:lastRow="0" w:firstColumn="0" w:lastColumn="0" w:noHBand="0" w:noVBand="0"/>
      </w:tblPr>
      <w:tblGrid>
        <w:gridCol w:w="1214"/>
        <w:gridCol w:w="1348"/>
        <w:gridCol w:w="1360"/>
        <w:gridCol w:w="871"/>
        <w:gridCol w:w="831"/>
        <w:gridCol w:w="1476"/>
        <w:gridCol w:w="1123"/>
        <w:gridCol w:w="1253"/>
        <w:tblGridChange w:id="408">
          <w:tblGrid>
            <w:gridCol w:w="360"/>
            <w:gridCol w:w="720"/>
            <w:gridCol w:w="134"/>
            <w:gridCol w:w="586"/>
            <w:gridCol w:w="762"/>
            <w:gridCol w:w="318"/>
            <w:gridCol w:w="720"/>
            <w:gridCol w:w="322"/>
            <w:gridCol w:w="398"/>
            <w:gridCol w:w="360"/>
            <w:gridCol w:w="113"/>
            <w:gridCol w:w="607"/>
            <w:gridCol w:w="224"/>
            <w:gridCol w:w="1476"/>
            <w:gridCol w:w="1123"/>
            <w:gridCol w:w="1253"/>
          </w:tblGrid>
        </w:tblGridChange>
      </w:tblGrid>
      <w:tr w:rsidR="007F5111" w14:paraId="230A9871"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869" w14:textId="6902649D" w:rsidR="007F5111" w:rsidRDefault="00C963BA">
            <w:pPr>
              <w:pStyle w:val="Compact"/>
            </w:pPr>
            <w:r>
              <w:rPr>
                <w:b/>
                <w:bCs/>
              </w:rPr>
              <w:t>Account Name</w:t>
            </w:r>
          </w:p>
        </w:tc>
        <w:tc>
          <w:tcPr>
            <w:tcW w:w="0" w:type="auto"/>
          </w:tcPr>
          <w:p w14:paraId="230A986A" w14:textId="3314479F" w:rsidR="007F5111" w:rsidRDefault="00C963BA">
            <w:pPr>
              <w:pStyle w:val="Compact"/>
            </w:pPr>
            <w:r>
              <w:rPr>
                <w:b/>
                <w:bCs/>
              </w:rPr>
              <w:t>Type</w:t>
            </w:r>
          </w:p>
        </w:tc>
        <w:tc>
          <w:tcPr>
            <w:tcW w:w="0" w:type="auto"/>
          </w:tcPr>
          <w:p w14:paraId="230A986B" w14:textId="74D1E53F" w:rsidR="007F5111" w:rsidRDefault="00C963BA">
            <w:pPr>
              <w:pStyle w:val="Compact"/>
            </w:pPr>
            <w:r>
              <w:rPr>
                <w:b/>
                <w:bCs/>
              </w:rPr>
              <w:t>What It Authenticates To</w:t>
            </w:r>
          </w:p>
        </w:tc>
        <w:tc>
          <w:tcPr>
            <w:tcW w:w="0" w:type="auto"/>
          </w:tcPr>
          <w:p w14:paraId="230A986C" w14:textId="4CFB6ACB" w:rsidR="007F5111" w:rsidRDefault="00C963BA">
            <w:pPr>
              <w:pStyle w:val="Compact"/>
            </w:pPr>
            <w:r>
              <w:rPr>
                <w:b/>
                <w:bCs/>
              </w:rPr>
              <w:t>Credential Holder / Vault</w:t>
            </w:r>
          </w:p>
        </w:tc>
        <w:tc>
          <w:tcPr>
            <w:tcW w:w="0" w:type="auto"/>
          </w:tcPr>
          <w:p w14:paraId="230A986D" w14:textId="0D201BE1" w:rsidR="007F5111" w:rsidRDefault="00C963BA">
            <w:pPr>
              <w:pStyle w:val="Compact"/>
            </w:pPr>
            <w:r>
              <w:rPr>
                <w:b/>
                <w:bCs/>
              </w:rPr>
              <w:t>Password Policy &amp; Expiry</w:t>
            </w:r>
          </w:p>
        </w:tc>
        <w:tc>
          <w:tcPr>
            <w:tcW w:w="0" w:type="auto"/>
          </w:tcPr>
          <w:p w14:paraId="230A986E" w14:textId="07D26C51" w:rsidR="007F5111" w:rsidRDefault="00C963BA">
            <w:pPr>
              <w:pStyle w:val="Compact"/>
            </w:pPr>
            <w:r>
              <w:rPr>
                <w:b/>
                <w:bCs/>
              </w:rPr>
              <w:t>Rights Held</w:t>
            </w:r>
          </w:p>
        </w:tc>
        <w:tc>
          <w:tcPr>
            <w:tcW w:w="0" w:type="auto"/>
          </w:tcPr>
          <w:p w14:paraId="230A986F" w14:textId="36700822" w:rsidR="007F5111" w:rsidRDefault="00C963BA">
            <w:pPr>
              <w:pStyle w:val="Compact"/>
            </w:pPr>
            <w:r>
              <w:rPr>
                <w:b/>
                <w:bCs/>
              </w:rPr>
              <w:t>Depends On / Used By</w:t>
            </w:r>
          </w:p>
        </w:tc>
        <w:tc>
          <w:tcPr>
            <w:tcW w:w="0" w:type="auto"/>
          </w:tcPr>
          <w:p w14:paraId="230A9870" w14:textId="036F5D7D" w:rsidR="007F5111" w:rsidRDefault="00C963BA">
            <w:pPr>
              <w:pStyle w:val="Compact"/>
            </w:pPr>
            <w:r>
              <w:rPr>
                <w:b/>
                <w:bCs/>
              </w:rPr>
              <w:t>Disposition at Cutover</w:t>
            </w:r>
          </w:p>
        </w:tc>
      </w:tr>
      <w:tr w:rsidR="007F5111" w14:paraId="230A987A" w14:textId="77777777" w:rsidTr="08FEA0F7">
        <w:tblPrEx>
          <w:tblW w:w="5000" w:type="pct"/>
          <w:tblLook w:val="0020" w:firstRow="1" w:lastRow="0" w:firstColumn="0" w:lastColumn="0" w:noHBand="0" w:noVBand="0"/>
          <w:tblPrExChange w:id="409" w:author="Syed Ahmed" w:date="2026-09-08T19:50:00Z">
            <w:tblPrEx>
              <w:tblW w:w="5000" w:type="pct"/>
              <w:tblLook w:val="0020" w:firstRow="1" w:lastRow="0" w:firstColumn="0" w:lastColumn="0" w:noHBand="0" w:noVBand="0"/>
            </w:tblPrEx>
          </w:tblPrExChange>
        </w:tblPrEx>
        <w:trPr>
          <w:trHeight w:val="420"/>
          <w:trPrChange w:id="410" w:author="Syed Ahmed" w:date="2026-09-08T19:50:00Z">
            <w:trPr>
              <w:gridAfter w:val="0"/>
              <w:trHeight w:val="300"/>
            </w:trPr>
          </w:trPrChange>
        </w:trPr>
        <w:tc>
          <w:tcPr>
            <w:tcW w:w="0" w:type="auto"/>
            <w:tcPrChange w:id="411" w:author="Syed Ahmed" w:date="2026-09-08T19:50:00Z">
              <w:tcPr>
                <w:tcW w:w="739" w:type="dxa"/>
              </w:tcPr>
            </w:tcPrChange>
          </w:tcPr>
          <w:p w14:paraId="230A9872" w14:textId="5DE2CBC8" w:rsidR="007F5111" w:rsidRDefault="04421DC8" w:rsidP="08FEA0F7">
            <w:pPr>
              <w:pStyle w:val="Compact"/>
              <w:spacing w:before="210" w:after="210"/>
              <w:rPr>
                <w:rFonts w:ascii="Segoe UI" w:eastAsia="Segoe UI" w:hAnsi="Segoe UI" w:cs="Segoe UI"/>
                <w:sz w:val="21"/>
                <w:szCs w:val="21"/>
              </w:rPr>
            </w:pPr>
            <w:ins w:id="412" w:author="Ahmed, Syed" w:date="2026-09-10T15:06:00Z" w16du:dateUtc="2026-09-10T15:06:11Z">
              <w:r w:rsidRPr="08FEA0F7">
                <w:rPr>
                  <w:i/>
                  <w:iCs/>
                </w:rPr>
                <w:t>C</w:t>
              </w:r>
            </w:ins>
            <w:ins w:id="413" w:author="Ahmed, Syed" w:date="2026-09-10T15:05:00Z" w16du:dateUtc="2026-09-10T15:05:46Z">
              <w:r w:rsidRPr="08FEA0F7">
                <w:rPr>
                  <w:i/>
                  <w:iCs/>
                </w:rPr>
                <w:t>yber</w:t>
              </w:r>
            </w:ins>
            <w:ins w:id="414" w:author="Ahmed, Syed" w:date="2026-09-10T15:06:00Z" w16du:dateUtc="2026-09-10T15:06:29Z">
              <w:r w:rsidRPr="08FEA0F7">
                <w:rPr>
                  <w:i/>
                  <w:iCs/>
                </w:rPr>
                <w:t xml:space="preserve">arkpc </w:t>
              </w:r>
              <w:r w:rsidR="00C963BA">
                <w:fldChar w:fldCharType="begin"/>
              </w:r>
              <w:r w:rsidR="00C963BA">
                <w:instrText xml:space="preserve">HYPERLINK "mailto:rec@geha.com" </w:instrText>
              </w:r>
              <w:r w:rsidR="00C963BA">
                <w:fldChar w:fldCharType="separate"/>
              </w:r>
              <w:r w:rsidRPr="08FEA0F7">
                <w:rPr>
                  <w:rStyle w:val="Hyperlink"/>
                  <w:i/>
                  <w:iCs/>
                </w:rPr>
                <w:t>rec@geha.com</w:t>
              </w:r>
              <w:r w:rsidR="00C963BA">
                <w:fldChar w:fldCharType="end"/>
              </w:r>
              <w:r w:rsidRPr="08FEA0F7">
                <w:rPr>
                  <w:i/>
                  <w:iCs/>
                </w:rPr>
                <w:t xml:space="preserve"> </w:t>
              </w:r>
            </w:ins>
            <w:del w:id="415" w:author="Ahmed, Syed" w:date="2026-09-10T15:05:00Z" w16du:dateUtc="2026-09-10T15:05:23Z">
              <w:r w:rsidR="00C963BA" w:rsidRPr="08FEA0F7" w:rsidDel="00C963BA">
                <w:rPr>
                  <w:i/>
                  <w:iCs/>
                </w:rPr>
                <w:delText>To be provided by GEHA</w:delText>
              </w:r>
            </w:del>
          </w:p>
        </w:tc>
        <w:tc>
          <w:tcPr>
            <w:tcW w:w="0" w:type="auto"/>
            <w:tcPrChange w:id="416" w:author="Syed Ahmed" w:date="2026-09-08T19:50:00Z">
              <w:tcPr>
                <w:tcW w:w="1456" w:type="dxa"/>
              </w:tcPr>
            </w:tcPrChange>
          </w:tcPr>
          <w:p w14:paraId="230A9873" w14:textId="56EADACB" w:rsidR="007F5111" w:rsidRDefault="00C963BA">
            <w:pPr>
              <w:pStyle w:val="Compact"/>
            </w:pPr>
            <w:r w:rsidRPr="4A3EE59D">
              <w:rPr>
                <w:i/>
                <w:iCs/>
              </w:rPr>
              <w:t xml:space="preserve">Not yet provided — </w:t>
            </w:r>
            <w:del w:id="417" w:author="Syed Ahmed" w:date="2026-09-08T19:50:00Z" w16du:dateUtc="2026-09-08T19:50:56Z">
              <w:r w:rsidRPr="4A3EE59D" w:rsidDel="00C963BA">
                <w:rPr>
                  <w:i/>
                  <w:iCs/>
                </w:rPr>
                <w:delText>AD service account / gMSA / local account / SQL login / application-internal account. To be supplied by GEHA (Appendix B).</w:delText>
              </w:r>
            </w:del>
          </w:p>
        </w:tc>
        <w:tc>
          <w:tcPr>
            <w:tcW w:w="0" w:type="auto"/>
            <w:tcPrChange w:id="418" w:author="Syed Ahmed" w:date="2026-09-08T19:50:00Z">
              <w:tcPr>
                <w:tcW w:w="1432" w:type="dxa"/>
                <w:gridSpan w:val="2"/>
              </w:tcPr>
            </w:tcPrChange>
          </w:tcPr>
          <w:p w14:paraId="230A9874" w14:textId="2F257382" w:rsidR="007F5111" w:rsidRDefault="00C963BA">
            <w:pPr>
              <w:pStyle w:val="Compact"/>
            </w:pPr>
            <w:r w:rsidRPr="4A3EE59D">
              <w:rPr>
                <w:i/>
                <w:iCs/>
              </w:rPr>
              <w:t>Not yet provided — T</w:t>
            </w:r>
            <w:del w:id="419" w:author="Syed Ahmed" w:date="2026-09-08T19:51:00Z" w16du:dateUtc="2026-09-08T19:51:00Z">
              <w:r w:rsidRPr="4A3EE59D" w:rsidDel="00C963BA">
                <w:rPr>
                  <w:i/>
                  <w:iCs/>
                </w:rPr>
                <w:delText>arget system, share, database or endpoint. To be supplied by GEHA (Appendix B).</w:delText>
              </w:r>
            </w:del>
          </w:p>
        </w:tc>
        <w:tc>
          <w:tcPr>
            <w:tcW w:w="0" w:type="auto"/>
            <w:tcPrChange w:id="420" w:author="Syed Ahmed" w:date="2026-09-08T19:50:00Z">
              <w:tcPr>
                <w:tcW w:w="884" w:type="dxa"/>
                <w:gridSpan w:val="2"/>
              </w:tcPr>
            </w:tcPrChange>
          </w:tcPr>
          <w:p w14:paraId="230A9875" w14:textId="37C6605A" w:rsidR="007F5111" w:rsidRDefault="00C963BA">
            <w:pPr>
              <w:pStyle w:val="Compact"/>
            </w:pPr>
            <w:r>
              <w:rPr>
                <w:i/>
                <w:iCs/>
              </w:rPr>
              <w:t>To be provided by GEHA</w:t>
            </w:r>
          </w:p>
        </w:tc>
        <w:tc>
          <w:tcPr>
            <w:tcW w:w="0" w:type="auto"/>
            <w:tcPrChange w:id="421" w:author="Syed Ahmed" w:date="2026-09-08T19:50:00Z">
              <w:tcPr>
                <w:tcW w:w="847" w:type="dxa"/>
              </w:tcPr>
            </w:tcPrChange>
          </w:tcPr>
          <w:p w14:paraId="230A9876" w14:textId="05453142" w:rsidR="007F5111" w:rsidRDefault="00C963BA">
            <w:pPr>
              <w:pStyle w:val="Compact"/>
            </w:pPr>
            <w:r>
              <w:t xml:space="preserve">☐ </w:t>
            </w:r>
            <w:r>
              <w:rPr>
                <w:i/>
                <w:iCs/>
              </w:rPr>
              <w:t>Expiry date:</w:t>
            </w:r>
            <w:r>
              <w:t xml:space="preserve"> ☐ </w:t>
            </w:r>
            <w:r>
              <w:rPr>
                <w:i/>
                <w:iCs/>
              </w:rPr>
              <w:t>Non-expiring</w:t>
            </w:r>
          </w:p>
        </w:tc>
        <w:tc>
          <w:tcPr>
            <w:tcW w:w="0" w:type="auto"/>
            <w:tcPrChange w:id="422" w:author="Syed Ahmed" w:date="2026-09-08T19:50:00Z">
              <w:tcPr>
                <w:tcW w:w="1579" w:type="dxa"/>
                <w:gridSpan w:val="2"/>
              </w:tcPr>
            </w:tcPrChange>
          </w:tcPr>
          <w:p w14:paraId="230A9877" w14:textId="164B9026" w:rsidR="007F5111" w:rsidRDefault="00C963BA">
            <w:pPr>
              <w:pStyle w:val="Compact"/>
            </w:pPr>
            <w:r w:rsidRPr="4A3EE59D">
              <w:rPr>
                <w:i/>
                <w:iCs/>
              </w:rPr>
              <w:t>Not yet provided — I</w:t>
            </w:r>
            <w:del w:id="423" w:author="Syed Ahmed" w:date="2026-09-08T19:51:00Z" w16du:dateUtc="2026-09-08T19:51:13Z">
              <w:r w:rsidRPr="4A3EE59D" w:rsidDel="00C963BA">
                <w:rPr>
                  <w:i/>
                  <w:iCs/>
                </w:rPr>
                <w:delText>nteractive logon, log on as a service, SPN, group memberships, database roles. To be supplied by GEHA (Appendix B).</w:delText>
              </w:r>
            </w:del>
          </w:p>
        </w:tc>
        <w:tc>
          <w:tcPr>
            <w:tcW w:w="0" w:type="auto"/>
            <w:tcPrChange w:id="424" w:author="Syed Ahmed" w:date="2026-09-08T19:50:00Z">
              <w:tcPr>
                <w:tcW w:w="1199" w:type="dxa"/>
              </w:tcPr>
            </w:tcPrChange>
          </w:tcPr>
          <w:p w14:paraId="230A9878" w14:textId="684E26F8" w:rsidR="007F5111" w:rsidRDefault="00C963BA">
            <w:pPr>
              <w:pStyle w:val="Compact"/>
            </w:pPr>
            <w:r w:rsidRPr="4A3EE59D">
              <w:rPr>
                <w:i/>
                <w:iCs/>
              </w:rPr>
              <w:t xml:space="preserve">Not yet provided </w:t>
            </w:r>
            <w:del w:id="425" w:author="Syed Ahmed" w:date="2026-09-08T19:51:00Z" w16du:dateUtc="2026-09-08T19:51:27Z">
              <w:r w:rsidRPr="4A3EE59D" w:rsidDel="00C963BA">
                <w:rPr>
                  <w:i/>
                  <w:iCs/>
                </w:rPr>
                <w:delText>— Scheduled job in §4.2 or integration in §4.7. To be supplied by GEHA (Appendix B).</w:delText>
              </w:r>
            </w:del>
          </w:p>
        </w:tc>
        <w:tc>
          <w:tcPr>
            <w:tcW w:w="0" w:type="auto"/>
            <w:tcPrChange w:id="426" w:author="Syed Ahmed" w:date="2026-09-08T19:50:00Z">
              <w:tcPr>
                <w:tcW w:w="1340" w:type="dxa"/>
                <w:gridSpan w:val="2"/>
              </w:tcPr>
            </w:tcPrChange>
          </w:tcPr>
          <w:p w14:paraId="230A9879" w14:textId="002C421B" w:rsidR="007F5111" w:rsidRDefault="00C963BA">
            <w:pPr>
              <w:pStyle w:val="Compact"/>
            </w:pPr>
            <w:r>
              <w:t xml:space="preserve">☐ </w:t>
            </w:r>
            <w:r>
              <w:rPr>
                <w:i/>
                <w:iCs/>
              </w:rPr>
              <w:t>Replaced by a target credential or managed identity in §5.7</w:t>
            </w:r>
            <w:r>
              <w:t xml:space="preserve"> ☐ </w:t>
            </w:r>
            <w:r>
              <w:rPr>
                <w:i/>
                <w:iCs/>
              </w:rPr>
              <w:t>Retained for another purpose</w:t>
            </w:r>
            <w:r>
              <w:t xml:space="preserve"> ☐ </w:t>
            </w:r>
            <w:r>
              <w:rPr>
                <w:i/>
                <w:iCs/>
              </w:rPr>
              <w:t>Disabled and deleted</w:t>
            </w:r>
          </w:p>
        </w:tc>
      </w:tr>
    </w:tbl>
    <w:p w14:paraId="230A987B" w14:textId="20611FE2" w:rsidR="007F5111" w:rsidRDefault="00C963BA">
      <w:pPr>
        <w:pStyle w:val="BodyText"/>
      </w:pPr>
      <w:r>
        <w:rPr>
          <w:b/>
          <w:bCs/>
          <w:sz w:val="15"/>
          <w:szCs w:val="15"/>
        </w:rPr>
        <w:t>Table 4.5.5 — Service &amp; Application Account Register</w:t>
      </w:r>
    </w:p>
    <w:p w14:paraId="230A987C" w14:textId="4910D2EE" w:rsidR="007F5111" w:rsidRDefault="007F5111">
      <w:pPr>
        <w:pStyle w:val="Compact"/>
      </w:pPr>
    </w:p>
    <w:p w14:paraId="230A987D" w14:textId="451991A8" w:rsidR="007F5111" w:rsidRDefault="00C963BA">
      <w:pPr>
        <w:pStyle w:val="Heading2"/>
        <w:rPr>
          <w:del w:id="427" w:author="Ahmed, Syed" w:date="2026-09-10T15:19:00Z" w16du:dateUtc="2026-09-10T15:19:52Z"/>
        </w:rPr>
      </w:pPr>
      <w:bookmarkStart w:id="428" w:name="network"/>
      <w:bookmarkEnd w:id="265"/>
      <w:bookmarkEnd w:id="405"/>
      <w:r>
        <w:t>4.6 Network</w:t>
      </w:r>
      <w:ins w:id="429" w:author="Ahmed, Syed" w:date="2026-09-09T19:31:00Z" w16du:dateUtc="2026-09-09T19:31:15Z">
        <w:r w:rsidR="0CB3C48A">
          <w:t xml:space="preserve"> </w:t>
        </w:r>
      </w:ins>
      <w:commentRangeStart w:id="430"/>
      <w:commentRangeEnd w:id="430"/>
      <w:r>
        <w:rPr>
          <w:rStyle w:val="CommentReference"/>
          <w:sz w:val="28"/>
          <w:szCs w:val="28"/>
        </w:rPr>
        <w:commentReference w:id="430"/>
      </w:r>
    </w:p>
    <w:p w14:paraId="230A987E" w14:textId="35612DD5" w:rsidR="007F5111" w:rsidRDefault="3EFF0F6C">
      <w:pPr>
        <w:pStyle w:val="FirstParagraph"/>
      </w:pPr>
      <w:ins w:id="431" w:author="Ahmed, Syed" w:date="2026-09-10T14:19:00Z" w16du:dateUtc="2026-09-10T14:19:45Z">
        <w:r>
          <w:t xml:space="preserve">Cyberark currently uses an on premises F5 load balancer to provide </w:t>
        </w:r>
      </w:ins>
      <w:ins w:id="432" w:author="Ahmed, Syed" w:date="2026-09-10T14:20:00Z" w16du:dateUtc="2026-09-10T14:20:58Z">
        <w:r>
          <w:t xml:space="preserve">access through DNS name cyberark.Geha.com The DNS </w:t>
        </w:r>
        <w:r w:rsidR="7102976D">
          <w:t>currently resolved to 10.110.12.39 and 10.100.12.39.</w:t>
        </w:r>
      </w:ins>
      <w:ins w:id="433" w:author="Ahmed, Syed" w:date="2026-09-10T14:21:00Z" w16du:dateUtc="2026-09-10T14:21:59Z">
        <w:r w:rsidR="7229430F">
          <w:t xml:space="preserve"> Because the on</w:t>
        </w:r>
      </w:ins>
      <w:ins w:id="434" w:author="Ahmed, Syed" w:date="2026-09-10T14:22:00Z" w16du:dateUtc="2026-09-10T14:22:31Z">
        <w:r w:rsidR="7229430F">
          <w:t xml:space="preserve">-premises F5 environment will be retired, an Azure load balancing solution will be required for the </w:t>
        </w:r>
      </w:ins>
      <w:ins w:id="435" w:author="Ahmed, Syed" w:date="2026-09-10T14:23:00Z" w16du:dateUtc="2026-09-10T14:23:23Z">
        <w:r w:rsidR="7CAD59E4">
          <w:t xml:space="preserve">future-state CyberArk </w:t>
        </w:r>
      </w:ins>
      <w:ins w:id="436" w:author="Ahmed, Syed" w:date="2026-09-10T15:19:00Z" w16du:dateUtc="2026-09-10T15:19:58Z">
        <w:r w:rsidR="065A9C2C">
          <w:t>environment</w:t>
        </w:r>
      </w:ins>
      <w:ins w:id="437" w:author="Ahmed, Syed" w:date="2026-09-10T14:23:00Z" w16du:dateUtc="2026-09-10T14:23:23Z">
        <w:r w:rsidR="7CAD59E4">
          <w:t>.</w:t>
        </w:r>
      </w:ins>
      <w:ins w:id="438" w:author="Ahmed, Syed" w:date="2026-09-10T16:15:00Z" w16du:dateUtc="2026-09-10T16:15:59Z">
        <w:r w:rsidR="2BA25037">
          <w:t xml:space="preserve">The connector servers use outbound TCP 1858 and TCP 443 to the SaaS tenant. The connector servers are in the network as its targets so theres </w:t>
        </w:r>
      </w:ins>
      <w:ins w:id="439" w:author="Ahmed, Syed" w:date="2026-09-10T16:16:00Z" w16du:dateUtc="2026-09-10T16:16:04Z">
        <w:r w:rsidR="2BA25037">
          <w:t xml:space="preserve">no firewall in-between </w:t>
        </w:r>
      </w:ins>
      <w:ins w:id="440" w:author="Ahmed, Syed" w:date="2026-09-10T14:23:00Z" w16du:dateUtc="2026-09-10T14:23:23Z">
        <w:r w:rsidR="7CAD59E4">
          <w:t xml:space="preserve"> </w:t>
        </w:r>
      </w:ins>
      <w:del w:id="441" w:author="Ahmed, Syed" w:date="2026-09-10T14:19:00Z" w16du:dateUtc="2026-09-10T14:19:10Z">
        <w:r w:rsidR="00C963BA" w:rsidDel="00C963BA">
          <w:delText xml:space="preserve">Only the network configuration that must change as a consequence of this migration is documented here; configuration unaffected by the move is deliberately out of scope to keep the record actionable. DNS records are captured with their current resolution, time-to-live values and owning team, because lowering time-to-live ahead of cutover is a lead-time activity rather </w:delText>
        </w:r>
        <w:r w:rsidR="00C963BA" w:rsidDel="00C963BA">
          <w:lastRenderedPageBreak/>
          <w:delText>than a cutover step. Firewall rules that exist solely for this application are identified so they can be removed at decommission rather than left standing indefinitely. External and partner connectivity is recorded separately, since changes at the far end run on someone else's change process</w:delText>
        </w:r>
      </w:del>
      <w:r w:rsidR="00C963BA">
        <w:t xml:space="preserve"> </w:t>
      </w:r>
      <w:del w:id="442" w:author="Ahmed, Syed" w:date="2026-09-10T14:19:00Z" w16du:dateUtc="2026-09-10T14:19:02Z">
        <w:r w:rsidR="00C963BA" w:rsidDel="00C963BA">
          <w:delText>and</w:delText>
        </w:r>
      </w:del>
      <w:r w:rsidR="00C963BA">
        <w:t xml:space="preserve"> timetable.</w:t>
      </w:r>
    </w:p>
    <w:tbl>
      <w:tblPr>
        <w:tblStyle w:val="TableGrid"/>
        <w:tblW w:w="0" w:type="auto"/>
        <w:tblLook w:val="06A0" w:firstRow="1" w:lastRow="0" w:firstColumn="1" w:lastColumn="0" w:noHBand="1" w:noVBand="1"/>
      </w:tblPr>
      <w:tblGrid>
        <w:gridCol w:w="9360"/>
      </w:tblGrid>
      <w:tr w:rsidR="08FEA0F7" w14:paraId="1BB90906" w14:textId="77777777" w:rsidTr="08FEA0F7">
        <w:trPr>
          <w:trHeight w:val="300"/>
          <w:ins w:id="443" w:author="Ahmed, Syed" w:date="2026-09-10T14:25:00Z"/>
        </w:trPr>
        <w:tc>
          <w:tcPr>
            <w:tcW w:w="9360" w:type="dxa"/>
          </w:tcPr>
          <w:p w14:paraId="13373D7C" w14:textId="22A976EB" w:rsidR="3DD6312D" w:rsidRDefault="3DD6312D" w:rsidP="08FEA0F7">
            <w:ins w:id="444" w:author="Ahmed, Syed" w:date="2026-09-10T14:25:00Z" w16du:dateUtc="2026-09-10T14:25:14Z">
              <w:r>
                <w:t>PASCCPPRD101</w:t>
              </w:r>
            </w:ins>
          </w:p>
        </w:tc>
      </w:tr>
      <w:tr w:rsidR="08FEA0F7" w14:paraId="1D908BC0" w14:textId="77777777" w:rsidTr="08FEA0F7">
        <w:trPr>
          <w:trHeight w:val="300"/>
          <w:ins w:id="445" w:author="Ahmed, Syed" w:date="2026-09-10T14:25:00Z"/>
        </w:trPr>
        <w:tc>
          <w:tcPr>
            <w:tcW w:w="9360" w:type="dxa"/>
          </w:tcPr>
          <w:p w14:paraId="1E53E158" w14:textId="462CF140" w:rsidR="3DD6312D" w:rsidRDefault="3DD6312D" w:rsidP="08FEA0F7">
            <w:ins w:id="446" w:author="Ahmed, Syed" w:date="2026-09-10T14:25:00Z" w16du:dateUtc="2026-09-10T14:25:24Z">
              <w:r>
                <w:t>PASCCPPRD102</w:t>
              </w:r>
            </w:ins>
          </w:p>
        </w:tc>
      </w:tr>
      <w:tr w:rsidR="08FEA0F7" w14:paraId="74CDC3E0" w14:textId="77777777" w:rsidTr="08FEA0F7">
        <w:trPr>
          <w:trHeight w:val="300"/>
          <w:ins w:id="447" w:author="Ahmed, Syed" w:date="2026-09-10T14:25:00Z"/>
        </w:trPr>
        <w:tc>
          <w:tcPr>
            <w:tcW w:w="9360" w:type="dxa"/>
          </w:tcPr>
          <w:p w14:paraId="2B0F34D6" w14:textId="1418D6F2" w:rsidR="3DD6312D" w:rsidRDefault="3DD6312D" w:rsidP="08FEA0F7">
            <w:ins w:id="448" w:author="Ahmed, Syed" w:date="2026-09-10T14:25:00Z" w16du:dateUtc="2026-09-10T14:25:36Z">
              <w:r>
                <w:t>PASCCPPRD103</w:t>
              </w:r>
            </w:ins>
          </w:p>
        </w:tc>
      </w:tr>
      <w:tr w:rsidR="08FEA0F7" w14:paraId="775D4F52" w14:textId="77777777" w:rsidTr="08FEA0F7">
        <w:trPr>
          <w:trHeight w:val="300"/>
          <w:ins w:id="449" w:author="Ahmed, Syed" w:date="2026-09-10T14:25:00Z"/>
        </w:trPr>
        <w:tc>
          <w:tcPr>
            <w:tcW w:w="9360" w:type="dxa"/>
          </w:tcPr>
          <w:p w14:paraId="756C05BB" w14:textId="577EC023" w:rsidR="3DD6312D" w:rsidRDefault="3DD6312D" w:rsidP="08FEA0F7">
            <w:ins w:id="450" w:author="Ahmed, Syed" w:date="2026-09-10T14:25:00Z" w16du:dateUtc="2026-09-10T14:25:46Z">
              <w:r>
                <w:t xml:space="preserve">PASCCPPRD104 </w:t>
              </w:r>
            </w:ins>
          </w:p>
        </w:tc>
      </w:tr>
    </w:tbl>
    <w:p w14:paraId="54FD1175" w14:textId="59E8AA34" w:rsidR="08FEA0F7" w:rsidRDefault="08FEA0F7"/>
    <w:p w14:paraId="6C52C0B8" w14:textId="6A83207E" w:rsidR="08FEA0F7" w:rsidRDefault="08FEA0F7"/>
    <w:p w14:paraId="34A45E27" w14:textId="00F1D077" w:rsidR="08FEA0F7" w:rsidRDefault="08FEA0F7"/>
    <w:p w14:paraId="09CF8D58" w14:textId="17FFED4D" w:rsidR="08FEA0F7" w:rsidRDefault="08FEA0F7">
      <w:pPr>
        <w:pStyle w:val="BodyText"/>
        <w:spacing w:before="240" w:after="240" w:line="259" w:lineRule="auto"/>
        <w:pPrChange w:id="451" w:author="Ahmed, Syed" w:date="2026-09-10T14:24:00Z">
          <w:pPr/>
        </w:pPrChange>
      </w:pPr>
    </w:p>
    <w:p w14:paraId="230A987F" w14:textId="484B874D" w:rsidR="007F5111" w:rsidRDefault="007F5111" w:rsidP="08FEA0F7">
      <w:pPr>
        <w:pStyle w:val="Compact"/>
      </w:pPr>
    </w:p>
    <w:p w14:paraId="6394F8FD" w14:textId="6A7D7775" w:rsidR="08FEA0F7" w:rsidRDefault="08FEA0F7">
      <w:pPr>
        <w:pStyle w:val="BodyText"/>
        <w:spacing w:before="240" w:after="240" w:line="259" w:lineRule="auto"/>
        <w:pPrChange w:id="452" w:author="Ahmed, Syed" w:date="2026-09-10T14:24:00Z">
          <w:pPr/>
        </w:pPrChange>
      </w:pPr>
    </w:p>
    <w:tbl>
      <w:tblPr>
        <w:tblStyle w:val="Table"/>
        <w:tblW w:w="5000" w:type="pct"/>
        <w:tblLook w:val="0020" w:firstRow="1" w:lastRow="0" w:firstColumn="0" w:lastColumn="0" w:noHBand="0" w:noVBand="0"/>
      </w:tblPr>
      <w:tblGrid>
        <w:gridCol w:w="1382"/>
        <w:gridCol w:w="8094"/>
      </w:tblGrid>
      <w:tr w:rsidR="007F5111" w14:paraId="230A9882" w14:textId="77777777" w:rsidTr="4A3EE59D">
        <w:trPr>
          <w:cnfStyle w:val="100000000000" w:firstRow="1" w:lastRow="0" w:firstColumn="0" w:lastColumn="0" w:oddVBand="0" w:evenVBand="0" w:oddHBand="0" w:evenHBand="0" w:firstRowFirstColumn="0" w:firstRowLastColumn="0" w:lastRowFirstColumn="0" w:lastRowLastColumn="0"/>
          <w:tblHeader/>
          <w:del w:id="453" w:author="Syed Ahmed" w:date="2026-09-08T13:46:00Z"/>
        </w:trPr>
        <w:tc>
          <w:tcPr>
            <w:tcW w:w="0" w:type="auto"/>
          </w:tcPr>
          <w:p w14:paraId="230A9880" w14:textId="507595F3" w:rsidR="007F5111" w:rsidRDefault="00C963BA">
            <w:pPr>
              <w:pStyle w:val="Compact"/>
            </w:pPr>
            <w:r>
              <w:rPr>
                <w:b/>
                <w:bCs/>
              </w:rPr>
              <w:t>DNS Records</w:t>
            </w:r>
          </w:p>
        </w:tc>
        <w:tc>
          <w:tcPr>
            <w:tcW w:w="0" w:type="auto"/>
          </w:tcPr>
          <w:p w14:paraId="230A9881" w14:textId="73C95167" w:rsidR="007F5111" w:rsidRDefault="00C963BA">
            <w:pPr>
              <w:pStyle w:val="Compact"/>
            </w:pPr>
            <w:r>
              <w:rPr>
                <w:i/>
                <w:iCs/>
              </w:rPr>
              <w:t>GEHA operates 144 DNS zones (read: DHCP_DNS_list DNS tab). The records for this application must be identified within them before cutover; per-record TTLs are not held in the export.  (Evidenced — DHCP_DNS_list (DNS tab))</w:t>
            </w:r>
          </w:p>
        </w:tc>
      </w:tr>
      <w:tr w:rsidR="007F5111" w14:paraId="230A9885" w14:textId="77777777" w:rsidTr="4A3EE59D">
        <w:trPr>
          <w:del w:id="454" w:author="Syed Ahmed" w:date="2026-09-08T13:46:00Z"/>
        </w:trPr>
        <w:tc>
          <w:tcPr>
            <w:tcW w:w="0" w:type="auto"/>
          </w:tcPr>
          <w:p w14:paraId="230A9883" w14:textId="618AD70E" w:rsidR="007F5111" w:rsidRDefault="00C963BA">
            <w:pPr>
              <w:pStyle w:val="Compact"/>
            </w:pPr>
            <w:r>
              <w:rPr>
                <w:b/>
                <w:bCs/>
              </w:rPr>
              <w:t>Firewall Rules to Remove</w:t>
            </w:r>
          </w:p>
        </w:tc>
        <w:tc>
          <w:tcPr>
            <w:tcW w:w="0" w:type="auto"/>
          </w:tcPr>
          <w:p w14:paraId="230A9884" w14:textId="28EBBBE4" w:rsidR="007F5111" w:rsidRDefault="00C963BA">
            <w:pPr>
              <w:pStyle w:val="Compact"/>
            </w:pPr>
            <w:r>
              <w:rPr>
                <w:i/>
                <w:iCs/>
              </w:rPr>
              <w:t>Not yet provided — requested from GEHA, required by 2026-09-01 (Appendix B, item 06).</w:t>
            </w:r>
          </w:p>
        </w:tc>
      </w:tr>
      <w:tr w:rsidR="007F5111" w14:paraId="230A9888" w14:textId="77777777" w:rsidTr="4A3EE59D">
        <w:trPr>
          <w:del w:id="455" w:author="Syed Ahmed" w:date="2026-09-08T13:46:00Z"/>
        </w:trPr>
        <w:tc>
          <w:tcPr>
            <w:tcW w:w="0" w:type="auto"/>
          </w:tcPr>
          <w:p w14:paraId="230A9886" w14:textId="748DDC35" w:rsidR="007F5111" w:rsidRDefault="00C963BA">
            <w:pPr>
              <w:pStyle w:val="Compact"/>
            </w:pPr>
            <w:r>
              <w:rPr>
                <w:b/>
                <w:bCs/>
              </w:rPr>
              <w:t>External / Partner Connectivity</w:t>
            </w:r>
          </w:p>
        </w:tc>
        <w:tc>
          <w:tcPr>
            <w:tcW w:w="0" w:type="auto"/>
          </w:tcPr>
          <w:p w14:paraId="230A9887" w14:textId="6DE95EDF" w:rsidR="007F5111" w:rsidRDefault="00C963BA">
            <w:pPr>
              <w:pStyle w:val="Compact"/>
            </w:pPr>
            <w:r>
              <w:rPr>
                <w:i/>
                <w:iCs/>
              </w:rPr>
              <w:t>Observed outbound destination ports — 443 (HTTPS) — 54 rows; 9998 — 16 rows; 389 (LDAP) — 12 rows; 3268 (Global Catalog) — 12 rows; 49667 — 8 rows; 1858 — 5 rows; 80 (HTTP) — 4 rows; 49669 — 2 rows; 8 out-of-network endpoints  (Evidenced — Application Interface Details, full 451,897-row pass, as-of 12/24/25)</w:t>
            </w:r>
          </w:p>
        </w:tc>
      </w:tr>
    </w:tbl>
    <w:p w14:paraId="230A9889" w14:textId="2C18491D" w:rsidR="007F5111" w:rsidRDefault="00C963BA" w:rsidP="4A3EE59D">
      <w:pPr>
        <w:pStyle w:val="BodyText"/>
        <w:rPr>
          <w:del w:id="456" w:author="Syed Ahmed" w:date="2026-09-08T13:46:00Z" w16du:dateUtc="2026-09-08T13:46:57Z"/>
          <w:b/>
          <w:bCs/>
          <w:sz w:val="15"/>
          <w:szCs w:val="15"/>
        </w:rPr>
      </w:pPr>
      <w:del w:id="457" w:author="Syed Ahmed" w:date="2026-09-08T13:46:00Z" w16du:dateUtc="2026-09-08T13:46:57Z">
        <w:r w:rsidRPr="4A3EE59D" w:rsidDel="00C963BA">
          <w:rPr>
            <w:b/>
            <w:bCs/>
            <w:sz w:val="15"/>
            <w:szCs w:val="15"/>
          </w:rPr>
          <w:delText>Table 4.6 — Network</w:delText>
        </w:r>
      </w:del>
    </w:p>
    <w:p w14:paraId="230A988A" w14:textId="3AB99D26" w:rsidR="007F5111" w:rsidRDefault="007F5111">
      <w:pPr>
        <w:pStyle w:val="Compact"/>
      </w:pPr>
    </w:p>
    <w:p w14:paraId="230A988B" w14:textId="7A62A183" w:rsidR="007F5111" w:rsidRDefault="00C963BA">
      <w:pPr>
        <w:pStyle w:val="Heading3"/>
        <w:rPr>
          <w:ins w:id="458" w:author="Joseph, Bibbin" w:date="2026-09-09T16:41:00Z" w16du:dateUtc="2026-09-09T16:41:14Z"/>
          <w:del w:id="459" w:author="Ahmed, Syed" w:date="2026-09-10T15:20:00Z" w16du:dateUtc="2026-09-10T15:20:16Z"/>
        </w:rPr>
      </w:pPr>
      <w:bookmarkStart w:id="460" w:name="vpn-remote-connectivity"/>
      <w:del w:id="461" w:author="Ahmed, Syed" w:date="2026-09-10T15:20:00Z" w16du:dateUtc="2026-09-10T15:20:16Z">
        <w:r w:rsidDel="00C963BA">
          <w:delText>4.6.1 VPN &amp; Remote Connectivity</w:delText>
        </w:r>
      </w:del>
    </w:p>
    <w:p w14:paraId="158645BD" w14:textId="7DF935E8" w:rsidR="40698679" w:rsidRDefault="40698679">
      <w:pPr>
        <w:pStyle w:val="BodyText"/>
        <w:rPr>
          <w:ins w:id="462" w:author="Joseph, Bibbin" w:date="2026-09-09T16:41:00Z" w16du:dateUtc="2026-09-09T16:41:18Z"/>
        </w:rPr>
        <w:pPrChange w:id="463" w:author="Joseph, Bibbin" w:date="2026-09-09T16:41:00Z">
          <w:pPr>
            <w:pStyle w:val="Heading3"/>
          </w:pPr>
        </w:pPrChange>
      </w:pPr>
      <w:ins w:id="464" w:author="Joseph, Bibbin" w:date="2026-09-09T16:41:00Z" w16du:dateUtc="2026-09-09T16:41:18Z">
        <w:r>
          <w:t xml:space="preserve">Not Applicable </w:t>
        </w:r>
      </w:ins>
    </w:p>
    <w:p w14:paraId="03A01784" w14:textId="6B6F99D5" w:rsidR="1D04F90E" w:rsidRDefault="1D04F90E" w:rsidP="1D04F90E">
      <w:pPr>
        <w:pStyle w:val="BodyText"/>
      </w:pPr>
    </w:p>
    <w:p w14:paraId="230A988C" w14:textId="13AF0964" w:rsidR="007F5111" w:rsidRDefault="00C963BA">
      <w:pPr>
        <w:pStyle w:val="FirstParagraph"/>
      </w:pPr>
      <w:del w:id="465" w:author="Joseph, Bibbin" w:date="2026-09-09T16:41:00Z" w16du:dateUtc="2026-09-09T16:41:10Z">
        <w:r w:rsidDel="00C963BA">
          <w:delText>Remote access and site-to-site connectivity are treated separately here because they behave differently after a move to Azure. Remote access requirements change rather than disappear, and the answer depends on the connectivity model chosen in the target design, including whether traffic to Azure endpoints is forced back through the corporate tunnel — a frequent and avoidable cause of post-cutover performance complaints. Site-to-site tunnels are jointly owned with external organizations, so their encryption domains, authentication material and far-end contacts are recorded with the lead time each partner's change process requires. Where this application was the only reason a population held VPN access, that access is reviewed rather than left in place.</w:delText>
        </w:r>
      </w:del>
    </w:p>
    <w:p w14:paraId="230A988D" w14:textId="3D07F4A8" w:rsidR="007F5111" w:rsidRDefault="007F5111">
      <w:pPr>
        <w:pStyle w:val="Compact"/>
      </w:pPr>
    </w:p>
    <w:tbl>
      <w:tblPr>
        <w:tblStyle w:val="Table"/>
        <w:tblW w:w="5000" w:type="pct"/>
        <w:tblLook w:val="0020" w:firstRow="1" w:lastRow="0" w:firstColumn="0" w:lastColumn="0" w:noHBand="0" w:noVBand="0"/>
      </w:tblPr>
      <w:tblGrid>
        <w:gridCol w:w="1719"/>
        <w:gridCol w:w="7757"/>
      </w:tblGrid>
      <w:tr w:rsidR="007F5111" w14:paraId="230A9890"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88E" w14:textId="6FF504D5" w:rsidR="007F5111" w:rsidRDefault="00C963BA">
            <w:pPr>
              <w:pStyle w:val="Compact"/>
            </w:pPr>
            <w:del w:id="466" w:author="Syed Ahmed" w:date="2026-09-08T13:47:00Z" w16du:dateUtc="2026-09-08T13:47:10Z">
              <w:r w:rsidRPr="4A3EE59D" w:rsidDel="00C963BA">
                <w:rPr>
                  <w:b/>
                  <w:bCs/>
                </w:rPr>
                <w:delText>Is Remote Access VPN Required to Reach the Application?</w:delText>
              </w:r>
            </w:del>
          </w:p>
        </w:tc>
        <w:tc>
          <w:tcPr>
            <w:tcW w:w="0" w:type="auto"/>
          </w:tcPr>
          <w:p w14:paraId="230A988F" w14:textId="4501A3AA" w:rsidR="007F5111" w:rsidRDefault="00C963BA">
            <w:pPr>
              <w:pStyle w:val="Compact"/>
            </w:pPr>
            <w:del w:id="467" w:author="Syed Ahmed" w:date="2026-09-08T13:47:00Z" w16du:dateUtc="2026-09-08T13:47:06Z">
              <w:r w:rsidDel="00C963BA">
                <w:delText>Program record — "it ExpressRoute uplink as a potential risk for migration timelines, but stated that using VPNs or publicly reachable storage accounts can bypass this limitation. Firewall management and automation + Ron stated that Azure firewall rules are managed via bicep templates during app deployment, and noted" (ai notes - 2025.11.26 network and connectivity) | "from on-premises infrastructure through edge switches, Palo Alto firewalls, Megaport, and ExpressRoute to Azure. + Ron explained that V hubs are deployed in each Azure region with secured hubs using Azure Firewall, all regions are directly peered, and on-premises ranges connect directly to the Xbox " (ai notes - 2025.11.26 network and connectivity)  (Evidenced — GEHA Network &amp;amp; Connectivity discovery session, 26-Nov-2025)</w:delText>
              </w:r>
            </w:del>
          </w:p>
        </w:tc>
      </w:tr>
      <w:tr w:rsidR="007F5111" w14:paraId="230A9893" w14:textId="77777777" w:rsidTr="4A3EE59D">
        <w:tc>
          <w:tcPr>
            <w:tcW w:w="0" w:type="auto"/>
          </w:tcPr>
          <w:p w14:paraId="230A9891" w14:textId="0F11AC98" w:rsidR="007F5111" w:rsidRDefault="00C963BA">
            <w:pPr>
              <w:pStyle w:val="Compact"/>
            </w:pPr>
            <w:del w:id="468" w:author="Syed Ahmed" w:date="2026-09-08T13:47:00Z" w16du:dateUtc="2026-09-08T13:47:10Z">
              <w:r w:rsidRPr="4A3EE59D" w:rsidDel="00C963BA">
                <w:rPr>
                  <w:b/>
                  <w:bCs/>
                </w:rPr>
                <w:delText>Solution &amp; Client</w:delText>
              </w:r>
            </w:del>
          </w:p>
        </w:tc>
        <w:tc>
          <w:tcPr>
            <w:tcW w:w="0" w:type="auto"/>
          </w:tcPr>
          <w:p w14:paraId="230A9892" w14:textId="70227AE9" w:rsidR="007F5111" w:rsidRDefault="00C963BA">
            <w:pPr>
              <w:pStyle w:val="Compact"/>
            </w:pPr>
            <w:del w:id="469" w:author="Syed Ahmed" w:date="2026-09-08T13:47:00Z" w16du:dateUtc="2026-09-08T13:47:06Z">
              <w:r w:rsidRPr="4A3EE59D" w:rsidDel="00C963BA">
                <w:rPr>
                  <w:i/>
                  <w:iCs/>
                </w:rPr>
                <w:delText>Not yet provided — Product and version, client-based or clientless portal, and whether the client is part of the desktop build in §4.3. To be supplied by GEHA (Appendix B).</w:delText>
              </w:r>
            </w:del>
          </w:p>
        </w:tc>
      </w:tr>
      <w:tr w:rsidR="007F5111" w14:paraId="230A9896" w14:textId="77777777" w:rsidTr="4A3EE59D">
        <w:tc>
          <w:tcPr>
            <w:tcW w:w="0" w:type="auto"/>
          </w:tcPr>
          <w:p w14:paraId="230A9894" w14:textId="0C7E9528" w:rsidR="007F5111" w:rsidRDefault="00C963BA">
            <w:pPr>
              <w:pStyle w:val="Compact"/>
            </w:pPr>
            <w:del w:id="470" w:author="Syed Ahmed" w:date="2026-09-08T13:47:00Z" w16du:dateUtc="2026-09-08T13:47:10Z">
              <w:r w:rsidRPr="4A3EE59D" w:rsidDel="00C963BA">
                <w:rPr>
                  <w:b/>
                  <w:bCs/>
                </w:rPr>
                <w:delText>Concentrator / Gateway</w:delText>
              </w:r>
            </w:del>
          </w:p>
        </w:tc>
        <w:tc>
          <w:tcPr>
            <w:tcW w:w="0" w:type="auto"/>
          </w:tcPr>
          <w:p w14:paraId="230A9895" w14:textId="25266B38" w:rsidR="007F5111" w:rsidRDefault="00C963BA">
            <w:pPr>
              <w:pStyle w:val="Compact"/>
            </w:pPr>
            <w:del w:id="471" w:author="Syed Ahmed" w:date="2026-09-08T13:47:00Z" w16du:dateUtc="2026-09-08T13:47:06Z">
              <w:r w:rsidRPr="4A3EE59D" w:rsidDel="00C963BA">
                <w:rPr>
                  <w:i/>
                  <w:iCs/>
                </w:rPr>
                <w:delText>Not yet provided — Device or service terminating the connection, and the team that owns it. To be supplied by GEHA (Appendix B).</w:delText>
              </w:r>
            </w:del>
          </w:p>
        </w:tc>
      </w:tr>
      <w:tr w:rsidR="007F5111" w14:paraId="230A9899" w14:textId="77777777" w:rsidTr="4A3EE59D">
        <w:tc>
          <w:tcPr>
            <w:tcW w:w="0" w:type="auto"/>
          </w:tcPr>
          <w:p w14:paraId="230A9897" w14:textId="4212EF9E" w:rsidR="007F5111" w:rsidRDefault="00C963BA">
            <w:pPr>
              <w:pStyle w:val="Compact"/>
            </w:pPr>
            <w:del w:id="472" w:author="Syed Ahmed" w:date="2026-09-08T13:47:00Z" w16du:dateUtc="2026-09-08T13:47:10Z">
              <w:r w:rsidRPr="4A3EE59D" w:rsidDel="00C963BA">
                <w:rPr>
                  <w:b/>
                  <w:bCs/>
                </w:rPr>
                <w:delText>Authentication to the VPN</w:delText>
              </w:r>
            </w:del>
          </w:p>
        </w:tc>
        <w:tc>
          <w:tcPr>
            <w:tcW w:w="0" w:type="auto"/>
          </w:tcPr>
          <w:p w14:paraId="230A9898" w14:textId="0EAD33BC" w:rsidR="007F5111" w:rsidRDefault="00C963BA">
            <w:pPr>
              <w:pStyle w:val="Compact"/>
            </w:pPr>
            <w:del w:id="473" w:author="Syed Ahmed" w:date="2026-09-08T13:47:00Z" w16du:dateUtc="2026-09-08T13:47:06Z">
              <w:r w:rsidRPr="4A3EE59D" w:rsidDel="00C963BA">
                <w:rPr>
                  <w:i/>
                  <w:iCs/>
                </w:rPr>
                <w:delText>Not yet provided — Directory, certificate, MFA — and whether this is a second authentication on top of the application login in §4.5. To be supplied by GEHA (Appendix B).</w:delText>
              </w:r>
            </w:del>
          </w:p>
        </w:tc>
      </w:tr>
      <w:tr w:rsidR="007F5111" w14:paraId="230A989C" w14:textId="77777777" w:rsidTr="4A3EE59D">
        <w:tc>
          <w:tcPr>
            <w:tcW w:w="0" w:type="auto"/>
          </w:tcPr>
          <w:p w14:paraId="230A989A" w14:textId="397AF355" w:rsidR="007F5111" w:rsidRDefault="00C963BA">
            <w:pPr>
              <w:pStyle w:val="Compact"/>
            </w:pPr>
            <w:del w:id="474" w:author="Syed Ahmed" w:date="2026-09-08T13:47:00Z" w16du:dateUtc="2026-09-08T13:47:10Z">
              <w:r w:rsidRPr="4A3EE59D" w:rsidDel="00C963BA">
                <w:rPr>
                  <w:b/>
                  <w:bCs/>
                </w:rPr>
                <w:delText>Split Tunnel Behavior</w:delText>
              </w:r>
            </w:del>
          </w:p>
        </w:tc>
        <w:tc>
          <w:tcPr>
            <w:tcW w:w="0" w:type="auto"/>
          </w:tcPr>
          <w:p w14:paraId="230A989B" w14:textId="7414E899" w:rsidR="007F5111" w:rsidRDefault="00C963BA">
            <w:pPr>
              <w:pStyle w:val="Compact"/>
            </w:pPr>
            <w:del w:id="475" w:author="Syed Ahmed" w:date="2026-09-08T13:47:00Z" w16du:dateUtc="2026-09-08T13:47:06Z">
              <w:r w:rsidRPr="4A3EE59D" w:rsidDel="00C963BA">
                <w:rPr>
                  <w:i/>
                  <w:iCs/>
                </w:rPr>
                <w:delText>Not yet provided — Whether all traffic or only corporate traffic traverses the tunnel. Traffic to Azure forced back through the tunnel adds. To be supplied by GEHA (Appendix B).</w:delText>
              </w:r>
            </w:del>
          </w:p>
        </w:tc>
      </w:tr>
      <w:tr w:rsidR="007F5111" w14:paraId="230A989F" w14:textId="77777777" w:rsidTr="4A3EE59D">
        <w:tc>
          <w:tcPr>
            <w:tcW w:w="0" w:type="auto"/>
          </w:tcPr>
          <w:p w14:paraId="230A989D" w14:textId="260631D0" w:rsidR="007F5111" w:rsidRDefault="00C963BA">
            <w:pPr>
              <w:pStyle w:val="Compact"/>
            </w:pPr>
            <w:del w:id="476" w:author="Syed Ahmed" w:date="2026-09-08T13:47:00Z" w16du:dateUtc="2026-09-08T13:47:10Z">
              <w:r w:rsidRPr="4A3EE59D" w:rsidDel="00C963BA">
                <w:rPr>
                  <w:b/>
                  <w:bCs/>
                </w:rPr>
                <w:delText xml:space="preserve">User Populations </w:delText>
              </w:r>
              <w:r w:rsidRPr="4A3EE59D" w:rsidDel="00C963BA">
                <w:rPr>
                  <w:b/>
                  <w:bCs/>
                </w:rPr>
                <w:lastRenderedPageBreak/>
                <w:delText>Dependent on It</w:delText>
              </w:r>
            </w:del>
          </w:p>
        </w:tc>
        <w:tc>
          <w:tcPr>
            <w:tcW w:w="0" w:type="auto"/>
          </w:tcPr>
          <w:p w14:paraId="230A989E" w14:textId="79D9C506" w:rsidR="007F5111" w:rsidRDefault="00C963BA">
            <w:pPr>
              <w:pStyle w:val="Compact"/>
            </w:pPr>
            <w:del w:id="477" w:author="Syed Ahmed" w:date="2026-09-08T13:47:00Z" w16du:dateUtc="2026-09-08T13:47:06Z">
              <w:r w:rsidRPr="4A3EE59D" w:rsidDel="00C963BA">
                <w:rPr>
                  <w:i/>
                  <w:iCs/>
                </w:rPr>
                <w:lastRenderedPageBreak/>
                <w:delText>—</w:delText>
              </w:r>
            </w:del>
          </w:p>
        </w:tc>
      </w:tr>
      <w:tr w:rsidR="007F5111" w14:paraId="230A98A2" w14:textId="77777777" w:rsidTr="4A3EE59D">
        <w:tc>
          <w:tcPr>
            <w:tcW w:w="0" w:type="auto"/>
          </w:tcPr>
          <w:p w14:paraId="230A98A0" w14:textId="0212805A" w:rsidR="007F5111" w:rsidRDefault="00C963BA">
            <w:pPr>
              <w:pStyle w:val="Compact"/>
            </w:pPr>
            <w:del w:id="478" w:author="Syed Ahmed" w:date="2026-09-08T13:47:00Z" w16du:dateUtc="2026-09-08T13:47:10Z">
              <w:r w:rsidRPr="4A3EE59D" w:rsidDel="00C963BA">
                <w:rPr>
                  <w:b/>
                  <w:bCs/>
                </w:rPr>
                <w:delText>Still Required After Cutover?</w:delText>
              </w:r>
            </w:del>
          </w:p>
        </w:tc>
        <w:tc>
          <w:tcPr>
            <w:tcW w:w="0" w:type="auto"/>
          </w:tcPr>
          <w:p w14:paraId="230A98A1" w14:textId="16FB9F89" w:rsidR="007F5111" w:rsidRDefault="00C963BA">
            <w:pPr>
              <w:pStyle w:val="Compact"/>
            </w:pPr>
            <w:del w:id="479" w:author="Syed Ahmed" w:date="2026-09-08T13:47:00Z" w16du:dateUtc="2026-09-08T13:47:06Z">
              <w:r w:rsidDel="00C963BA">
                <w:delText xml:space="preserve">☐ </w:delText>
              </w:r>
              <w:r w:rsidRPr="4A3EE59D" w:rsidDel="00C963BA">
                <w:rPr>
                  <w:i/>
                  <w:iCs/>
                </w:rPr>
                <w:delText>Yes</w:delText>
              </w:r>
              <w:r w:rsidDel="00C963BA">
                <w:delText xml:space="preserve"> ☐ </w:delText>
              </w:r>
              <w:r w:rsidRPr="4A3EE59D" w:rsidDel="00C963BA">
                <w:rPr>
                  <w:i/>
                  <w:iCs/>
                </w:rPr>
                <w:delText>No</w:delText>
              </w:r>
              <w:r w:rsidDel="00C963BA">
                <w:delText xml:space="preserve"> ☐ </w:delText>
              </w:r>
              <w:r w:rsidRPr="4A3EE59D" w:rsidDel="00C963BA">
                <w:rPr>
                  <w:i/>
                  <w:iCs/>
                </w:rPr>
                <w:delText>Only for other applications</w:delText>
              </w:r>
              <w:r w:rsidDel="00C963BA">
                <w:delText xml:space="preserve"> — </w:delText>
              </w:r>
              <w:r w:rsidRPr="4A3EE59D" w:rsidDel="00C963BA">
                <w:rPr>
                  <w:i/>
                  <w:iCs/>
                </w:rPr>
                <w:delText>Not yet provided — if this application was the only reason a population held VPN access, that access should be reviewed rather than left st. To be supplied by GEHA (Appendix B).</w:delText>
              </w:r>
            </w:del>
          </w:p>
        </w:tc>
      </w:tr>
    </w:tbl>
    <w:p w14:paraId="230A98A3" w14:textId="6BD33C22" w:rsidR="007F5111" w:rsidRDefault="00C963BA">
      <w:pPr>
        <w:pStyle w:val="BodyText"/>
      </w:pPr>
      <w:r>
        <w:rPr>
          <w:b/>
          <w:bCs/>
          <w:sz w:val="15"/>
          <w:szCs w:val="15"/>
        </w:rPr>
        <w:t>Table 4.6.1a — Remote Access VPN</w:t>
      </w:r>
    </w:p>
    <w:p w14:paraId="230A98A4" w14:textId="21B6DD10" w:rsidR="007F5111" w:rsidRDefault="007F5111">
      <w:pPr>
        <w:pStyle w:val="Compact"/>
      </w:pPr>
    </w:p>
    <w:p w14:paraId="230A98A5" w14:textId="0ECFB824" w:rsidR="007F5111" w:rsidRDefault="00C963BA">
      <w:pPr>
        <w:pStyle w:val="BodyText"/>
        <w:rPr>
          <w:del w:id="480" w:author="Joseph, Bibbin" w:date="2026-09-09T16:41:00Z" w16du:dateUtc="2026-09-09T16:41:25Z"/>
        </w:rPr>
      </w:pPr>
      <w:del w:id="481" w:author="Joseph, Bibbin" w:date="2026-09-09T16:41:00Z" w16du:dateUtc="2026-09-09T16:41:25Z">
        <w:r w:rsidDel="00C963BA">
          <w:delText>Each site-to-site tunnel is registered individually because changes at the far end are outside GEHA's control and run to the partner's timetable, not the program's. The register records what traffic the tunnel carries, its encryption domain, the device terminating it, the authentication material and its expiry, and a named contact at the far end together with their required notice period. Tunnels shared with other applications are identified explicitly so they are not retired alongside this one. Each tunnel resolves to retirement, retention or modification, and that disposition is agreed with the partner before the cutover window opens.</w:delText>
        </w:r>
      </w:del>
    </w:p>
    <w:p w14:paraId="230A98A6" w14:textId="51D7F7AC" w:rsidR="007F5111" w:rsidRDefault="007F5111">
      <w:pPr>
        <w:sectPr w:rsidR="007F5111">
          <w:headerReference w:type="default" r:id="rId31"/>
          <w:footerReference w:type="default" r:id="rId32"/>
          <w:pgSz w:w="12240" w:h="15840"/>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799"/>
        <w:gridCol w:w="1568"/>
        <w:gridCol w:w="1837"/>
        <w:gridCol w:w="1517"/>
        <w:gridCol w:w="1641"/>
        <w:gridCol w:w="2140"/>
        <w:gridCol w:w="798"/>
        <w:gridCol w:w="1378"/>
        <w:gridCol w:w="1398"/>
      </w:tblGrid>
      <w:tr w:rsidR="007F5111" w14:paraId="230A98B0"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482" w:author="Syed Ahmed" w:date="2026-09-08T16:07:00Z"/>
        </w:trPr>
        <w:tc>
          <w:tcPr>
            <w:tcW w:w="0" w:type="auto"/>
          </w:tcPr>
          <w:p w14:paraId="230A98A7" w14:textId="310C8DFB" w:rsidR="007F5111" w:rsidRDefault="00C963BA">
            <w:pPr>
              <w:pStyle w:val="Compact"/>
            </w:pPr>
            <w:r>
              <w:rPr>
                <w:b/>
                <w:bCs/>
              </w:rPr>
              <w:lastRenderedPageBreak/>
              <w:t>Tunnel / Peer</w:t>
            </w:r>
          </w:p>
        </w:tc>
        <w:tc>
          <w:tcPr>
            <w:tcW w:w="0" w:type="auto"/>
          </w:tcPr>
          <w:p w14:paraId="230A98A8" w14:textId="71D8C0AE" w:rsidR="007F5111" w:rsidRDefault="00C963BA">
            <w:pPr>
              <w:pStyle w:val="Compact"/>
            </w:pPr>
            <w:r>
              <w:rPr>
                <w:b/>
                <w:bCs/>
              </w:rPr>
              <w:t>Far-End Organization</w:t>
            </w:r>
          </w:p>
        </w:tc>
        <w:tc>
          <w:tcPr>
            <w:tcW w:w="0" w:type="auto"/>
          </w:tcPr>
          <w:p w14:paraId="230A98A9" w14:textId="6BD634DC" w:rsidR="007F5111" w:rsidRDefault="00C963BA">
            <w:pPr>
              <w:pStyle w:val="Compact"/>
            </w:pPr>
            <w:r>
              <w:rPr>
                <w:b/>
                <w:bCs/>
              </w:rPr>
              <w:t>Traffic Carried</w:t>
            </w:r>
          </w:p>
        </w:tc>
        <w:tc>
          <w:tcPr>
            <w:tcW w:w="0" w:type="auto"/>
          </w:tcPr>
          <w:p w14:paraId="230A98AA" w14:textId="65EE8E69" w:rsidR="007F5111" w:rsidRDefault="00C963BA">
            <w:pPr>
              <w:pStyle w:val="Compact"/>
            </w:pPr>
            <w:r>
              <w:rPr>
                <w:b/>
                <w:bCs/>
              </w:rPr>
              <w:t>Encryption Domain</w:t>
            </w:r>
          </w:p>
        </w:tc>
        <w:tc>
          <w:tcPr>
            <w:tcW w:w="0" w:type="auto"/>
          </w:tcPr>
          <w:p w14:paraId="230A98AB" w14:textId="508A9E08" w:rsidR="007F5111" w:rsidRDefault="00C963BA">
            <w:pPr>
              <w:pStyle w:val="Compact"/>
            </w:pPr>
            <w:r>
              <w:rPr>
                <w:b/>
                <w:bCs/>
              </w:rPr>
              <w:t>Termination Device</w:t>
            </w:r>
          </w:p>
        </w:tc>
        <w:tc>
          <w:tcPr>
            <w:tcW w:w="0" w:type="auto"/>
          </w:tcPr>
          <w:p w14:paraId="230A98AC" w14:textId="7A683C7A" w:rsidR="007F5111" w:rsidRDefault="00C963BA">
            <w:pPr>
              <w:pStyle w:val="Compact"/>
            </w:pPr>
            <w:r>
              <w:rPr>
                <w:b/>
                <w:bCs/>
              </w:rPr>
              <w:t>Authentication &amp; Expiry</w:t>
            </w:r>
          </w:p>
        </w:tc>
        <w:tc>
          <w:tcPr>
            <w:tcW w:w="0" w:type="auto"/>
          </w:tcPr>
          <w:p w14:paraId="230A98AD" w14:textId="6F4E1F0B" w:rsidR="007F5111" w:rsidRDefault="00C963BA">
            <w:pPr>
              <w:pStyle w:val="Compact"/>
            </w:pPr>
            <w:r>
              <w:rPr>
                <w:b/>
                <w:bCs/>
              </w:rPr>
              <w:t>Far-End Contact</w:t>
            </w:r>
          </w:p>
        </w:tc>
        <w:tc>
          <w:tcPr>
            <w:tcW w:w="0" w:type="auto"/>
          </w:tcPr>
          <w:p w14:paraId="230A98AE" w14:textId="4CA34E1A" w:rsidR="007F5111" w:rsidRDefault="00C963BA">
            <w:pPr>
              <w:pStyle w:val="Compact"/>
            </w:pPr>
            <w:r>
              <w:rPr>
                <w:b/>
                <w:bCs/>
              </w:rPr>
              <w:t>Used by Other Applications?</w:t>
            </w:r>
          </w:p>
        </w:tc>
        <w:tc>
          <w:tcPr>
            <w:tcW w:w="0" w:type="auto"/>
          </w:tcPr>
          <w:p w14:paraId="230A98AF" w14:textId="5AEB07FA" w:rsidR="007F5111" w:rsidRDefault="00C963BA">
            <w:pPr>
              <w:pStyle w:val="Compact"/>
            </w:pPr>
            <w:r>
              <w:rPr>
                <w:b/>
                <w:bCs/>
              </w:rPr>
              <w:t>Disposition</w:t>
            </w:r>
          </w:p>
        </w:tc>
      </w:tr>
      <w:tr w:rsidR="007F5111" w14:paraId="230A98BA" w14:textId="77777777" w:rsidTr="4A3EE59D">
        <w:trPr>
          <w:trHeight w:val="300"/>
          <w:del w:id="483" w:author="Syed Ahmed" w:date="2026-09-08T16:07:00Z"/>
        </w:trPr>
        <w:tc>
          <w:tcPr>
            <w:tcW w:w="0" w:type="auto"/>
          </w:tcPr>
          <w:p w14:paraId="230A98B1" w14:textId="4ACEEDA4" w:rsidR="007F5111" w:rsidRDefault="00C963BA">
            <w:pPr>
              <w:pStyle w:val="Compact"/>
            </w:pPr>
            <w:r>
              <w:rPr>
                <w:i/>
                <w:iCs/>
              </w:rPr>
              <w:t>To be provided by GEHA</w:t>
            </w:r>
          </w:p>
        </w:tc>
        <w:tc>
          <w:tcPr>
            <w:tcW w:w="0" w:type="auto"/>
          </w:tcPr>
          <w:p w14:paraId="230A98B2" w14:textId="5D45A6A8" w:rsidR="007F5111" w:rsidRDefault="00C963BA">
            <w:pPr>
              <w:pStyle w:val="Compact"/>
            </w:pPr>
            <w:r>
              <w:rPr>
                <w:i/>
                <w:iCs/>
              </w:rPr>
              <w:t>Not yet provided — Partner, vendor or other site. To be supplied by GEHA (Appendix B).</w:t>
            </w:r>
          </w:p>
        </w:tc>
        <w:tc>
          <w:tcPr>
            <w:tcW w:w="0" w:type="auto"/>
          </w:tcPr>
          <w:p w14:paraId="230A98B3" w14:textId="22F988D1" w:rsidR="007F5111" w:rsidRDefault="00C963BA">
            <w:pPr>
              <w:pStyle w:val="Compact"/>
            </w:pPr>
            <w:r>
              <w:rPr>
                <w:i/>
                <w:iCs/>
              </w:rPr>
              <w:t>Not yet provided — What flows across it, in which direction, and which interfaces in §4.7 depend on it. To be supplied by GEHA (Appendix B).</w:t>
            </w:r>
          </w:p>
        </w:tc>
        <w:tc>
          <w:tcPr>
            <w:tcW w:w="0" w:type="auto"/>
          </w:tcPr>
          <w:p w14:paraId="230A98B4" w14:textId="2D84738D" w:rsidR="007F5111" w:rsidRDefault="00C963BA">
            <w:pPr>
              <w:pStyle w:val="Compact"/>
            </w:pPr>
            <w:r>
              <w:rPr>
                <w:i/>
                <w:iCs/>
              </w:rPr>
              <w:t>Not yet provided — Local and remote subnets in scope. To be supplied by GEHA (Appendix B).</w:t>
            </w:r>
          </w:p>
        </w:tc>
        <w:tc>
          <w:tcPr>
            <w:tcW w:w="0" w:type="auto"/>
          </w:tcPr>
          <w:p w14:paraId="230A98B5" w14:textId="546C3309" w:rsidR="007F5111" w:rsidRDefault="00C963BA">
            <w:pPr>
              <w:pStyle w:val="Compact"/>
            </w:pPr>
            <w:r>
              <w:rPr>
                <w:i/>
                <w:iCs/>
              </w:rPr>
              <w:t>Not yet provided — Firewall or gateway, and the owning team. To be supplied by GEHA (Appendix B).</w:t>
            </w:r>
          </w:p>
        </w:tc>
        <w:tc>
          <w:tcPr>
            <w:tcW w:w="0" w:type="auto"/>
          </w:tcPr>
          <w:p w14:paraId="230A98B6" w14:textId="43FEC37B" w:rsidR="007F5111" w:rsidRDefault="00C963BA">
            <w:pPr>
              <w:pStyle w:val="Compact"/>
            </w:pPr>
            <w:r>
              <w:rPr>
                <w:i/>
                <w:iCs/>
              </w:rPr>
              <w:t>Not yet provided — Pre-shared key or certificate, with rotation or expiry date — add certificates to §4.8. To be supplied by GEHA (Appendix B).</w:t>
            </w:r>
          </w:p>
        </w:tc>
        <w:tc>
          <w:tcPr>
            <w:tcW w:w="0" w:type="auto"/>
          </w:tcPr>
          <w:p w14:paraId="230A98B7" w14:textId="0EA53AF1" w:rsidR="007F5111" w:rsidRDefault="00C963BA">
            <w:pPr>
              <w:pStyle w:val="Compact"/>
            </w:pPr>
            <w:r>
              <w:rPr>
                <w:i/>
                <w:iCs/>
              </w:rPr>
              <w:t>To be provided by GEHA</w:t>
            </w:r>
          </w:p>
        </w:tc>
        <w:tc>
          <w:tcPr>
            <w:tcW w:w="0" w:type="auto"/>
          </w:tcPr>
          <w:p w14:paraId="230A98B8" w14:textId="0495A9C0" w:rsidR="007F5111" w:rsidRDefault="00C963BA">
            <w:pPr>
              <w:pStyle w:val="Compact"/>
            </w:pPr>
            <w:r>
              <w:t xml:space="preserve">☐ </w:t>
            </w:r>
            <w:r>
              <w:rPr>
                <w:i/>
                <w:iCs/>
              </w:rPr>
              <w:t>Yes — name them</w:t>
            </w:r>
            <w:r>
              <w:t xml:space="preserve"> ☐ </w:t>
            </w:r>
            <w:r>
              <w:rPr>
                <w:i/>
                <w:iCs/>
              </w:rPr>
              <w:t>No — carries only this application</w:t>
            </w:r>
          </w:p>
        </w:tc>
        <w:tc>
          <w:tcPr>
            <w:tcW w:w="0" w:type="auto"/>
          </w:tcPr>
          <w:p w14:paraId="230A98B9" w14:textId="6F3D7743" w:rsidR="007F5111" w:rsidRDefault="00C963BA">
            <w:pPr>
              <w:pStyle w:val="Compact"/>
            </w:pPr>
            <w:r>
              <w:t xml:space="preserve">☐ </w:t>
            </w:r>
            <w:r>
              <w:rPr>
                <w:i/>
                <w:iCs/>
              </w:rPr>
              <w:t>Retire after cutover</w:t>
            </w:r>
            <w:r>
              <w:t xml:space="preserve"> ☐ </w:t>
            </w:r>
            <w:r>
              <w:rPr>
                <w:i/>
                <w:iCs/>
              </w:rPr>
              <w:t>Retain for other traffic</w:t>
            </w:r>
            <w:r>
              <w:t xml:space="preserve"> ☐ </w:t>
            </w:r>
            <w:r>
              <w:rPr>
                <w:i/>
                <w:iCs/>
              </w:rPr>
              <w:t>Modify encryption domain</w:t>
            </w:r>
          </w:p>
        </w:tc>
      </w:tr>
    </w:tbl>
    <w:p w14:paraId="230A98BB" w14:textId="0E7E62EF" w:rsidR="007F5111" w:rsidRDefault="00C963BA" w:rsidP="4A3EE59D">
      <w:pPr>
        <w:pStyle w:val="BodyText"/>
        <w:rPr>
          <w:del w:id="484" w:author="Syed Ahmed" w:date="2026-09-08T16:07:00Z" w16du:dateUtc="2026-09-08T16:07:22Z"/>
          <w:b/>
          <w:bCs/>
          <w:sz w:val="15"/>
          <w:szCs w:val="15"/>
        </w:rPr>
      </w:pPr>
      <w:del w:id="485" w:author="Syed Ahmed" w:date="2026-09-08T16:07:00Z" w16du:dateUtc="2026-09-08T16:07:22Z">
        <w:r w:rsidRPr="1D04F90E" w:rsidDel="00C963BA">
          <w:rPr>
            <w:b/>
            <w:bCs/>
            <w:sz w:val="15"/>
            <w:szCs w:val="15"/>
          </w:rPr>
          <w:delText>Table 4.6.1b — Site-to-Site Tunnels</w:delText>
        </w:r>
      </w:del>
    </w:p>
    <w:p w14:paraId="230A98BC" w14:textId="21A6165C" w:rsidR="007F5111" w:rsidRDefault="007F5111">
      <w:pPr>
        <w:sectPr w:rsidR="007F5111">
          <w:headerReference w:type="default" r:id="rId33"/>
          <w:footerReference w:type="default" r:id="rId34"/>
          <w:pgSz w:w="15840" w:h="12240" w:orient="landscape"/>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1838"/>
        <w:gridCol w:w="7638"/>
      </w:tblGrid>
      <w:tr w:rsidR="007F5111" w14:paraId="230A98BF"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486" w:author="Syed Ahmed" w:date="2026-09-08T16:07:00Z"/>
        </w:trPr>
        <w:tc>
          <w:tcPr>
            <w:tcW w:w="0" w:type="auto"/>
          </w:tcPr>
          <w:p w14:paraId="230A98BD" w14:textId="58EC57EB" w:rsidR="007F5111" w:rsidRDefault="00C963BA">
            <w:pPr>
              <w:pStyle w:val="Compact"/>
            </w:pPr>
            <w:r>
              <w:rPr>
                <w:b/>
                <w:bCs/>
              </w:rPr>
              <w:lastRenderedPageBreak/>
              <w:t>Incumbent Vendor Support Access</w:t>
            </w:r>
          </w:p>
        </w:tc>
        <w:tc>
          <w:tcPr>
            <w:tcW w:w="0" w:type="auto"/>
          </w:tcPr>
          <w:p w14:paraId="230A98BE" w14:textId="58ADB951" w:rsidR="007F5111" w:rsidRDefault="00C963BA">
            <w:pPr>
              <w:pStyle w:val="Compact"/>
            </w:pPr>
            <w:r>
              <w:rPr>
                <w:i/>
                <w:iCs/>
              </w:rPr>
              <w:t>Not yet provided — How the current vendor or any third party reaches this environment for support — VPN, jump host, remote tool, standing a. To be supplied by GEHA (Appendix B).</w:t>
            </w:r>
          </w:p>
        </w:tc>
      </w:tr>
      <w:tr w:rsidR="007F5111" w14:paraId="230A98C2" w14:textId="77777777" w:rsidTr="4A3EE59D">
        <w:trPr>
          <w:trHeight w:val="300"/>
          <w:del w:id="487" w:author="Syed Ahmed" w:date="2026-09-08T16:07:00Z"/>
        </w:trPr>
        <w:tc>
          <w:tcPr>
            <w:tcW w:w="0" w:type="auto"/>
          </w:tcPr>
          <w:p w14:paraId="230A98C0" w14:textId="2A1A7E06" w:rsidR="007F5111" w:rsidRDefault="00C963BA">
            <w:pPr>
              <w:pStyle w:val="Compact"/>
            </w:pPr>
            <w:r>
              <w:rPr>
                <w:b/>
                <w:bCs/>
              </w:rPr>
              <w:t>Standing Versus On-Demand</w:t>
            </w:r>
          </w:p>
        </w:tc>
        <w:tc>
          <w:tcPr>
            <w:tcW w:w="0" w:type="auto"/>
          </w:tcPr>
          <w:p w14:paraId="230A98C1" w14:textId="199B9CC6" w:rsidR="007F5111" w:rsidRDefault="00C963BA">
            <w:pPr>
              <w:pStyle w:val="Compact"/>
            </w:pPr>
            <w:r>
              <w:rPr>
                <w:i/>
                <w:iCs/>
              </w:rPr>
              <w:t>Not yet provided — Whether that access is always available or requested per incident, and who approves it. To be supplied by GEHA (Appendix B).</w:t>
            </w:r>
          </w:p>
        </w:tc>
      </w:tr>
    </w:tbl>
    <w:p w14:paraId="230A98C3" w14:textId="58306688" w:rsidR="007F5111" w:rsidRDefault="00C963BA" w:rsidP="4A3EE59D">
      <w:pPr>
        <w:pStyle w:val="BodyText"/>
        <w:rPr>
          <w:del w:id="488" w:author="Syed Ahmed" w:date="2026-09-08T16:07:00Z" w16du:dateUtc="2026-09-08T16:07:26Z"/>
          <w:b/>
          <w:bCs/>
          <w:sz w:val="15"/>
          <w:szCs w:val="15"/>
        </w:rPr>
      </w:pPr>
      <w:del w:id="489" w:author="Syed Ahmed" w:date="2026-09-08T16:07:00Z" w16du:dateUtc="2026-09-08T16:07:26Z">
        <w:r w:rsidRPr="4A3EE59D" w:rsidDel="00C963BA">
          <w:rPr>
            <w:b/>
            <w:bCs/>
            <w:sz w:val="15"/>
            <w:szCs w:val="15"/>
          </w:rPr>
          <w:delText>Table 4.6.1c — Vendor &amp; Third-Party Access</w:delText>
        </w:r>
      </w:del>
    </w:p>
    <w:p w14:paraId="230A98C4" w14:textId="53DA47AC" w:rsidR="007F5111" w:rsidRDefault="007F5111">
      <w:pPr>
        <w:pStyle w:val="Compact"/>
      </w:pPr>
    </w:p>
    <w:p w14:paraId="230A98C5" w14:textId="6B8A9594" w:rsidR="007F5111" w:rsidRDefault="00C963BA">
      <w:pPr>
        <w:pStyle w:val="Heading3"/>
        <w:rPr>
          <w:del w:id="490" w:author="Ahmed, Syed" w:date="2026-09-10T14:05:00Z" w16du:dateUtc="2026-09-10T14:05:08Z"/>
        </w:rPr>
      </w:pPr>
      <w:bookmarkStart w:id="491" w:name="load-balancer-configuration"/>
      <w:bookmarkEnd w:id="460"/>
      <w:del w:id="492" w:author="Ahmed, Syed" w:date="2026-09-10T14:05:00Z" w16du:dateUtc="2026-09-10T14:05:08Z">
        <w:r w:rsidDel="00C963BA">
          <w:delText>4.6.2 Load Balancer Configuration</w:delText>
        </w:r>
      </w:del>
    </w:p>
    <w:p w14:paraId="230A98C6" w14:textId="10544D93" w:rsidR="007F5111" w:rsidRDefault="007F5111">
      <w:pPr>
        <w:pStyle w:val="Compact"/>
        <w:rPr>
          <w:del w:id="493" w:author="Ahmed, Syed" w:date="2026-09-10T14:05:00Z" w16du:dateUtc="2026-09-10T14:05:08Z"/>
        </w:rPr>
      </w:pPr>
    </w:p>
    <w:tbl>
      <w:tblPr>
        <w:tblStyle w:val="Table"/>
        <w:tblW w:w="5000" w:type="pct"/>
        <w:tblLook w:val="0020" w:firstRow="1" w:lastRow="0" w:firstColumn="0" w:lastColumn="0" w:noHBand="0" w:noVBand="0"/>
      </w:tblPr>
      <w:tblGrid>
        <w:gridCol w:w="2036"/>
        <w:gridCol w:w="7440"/>
      </w:tblGrid>
      <w:tr w:rsidR="007F5111" w14:paraId="230A98C9" w14:textId="77777777" w:rsidTr="08FEA0F7">
        <w:trPr>
          <w:cnfStyle w:val="100000000000" w:firstRow="1" w:lastRow="0" w:firstColumn="0" w:lastColumn="0" w:oddVBand="0" w:evenVBand="0" w:oddHBand="0" w:evenHBand="0" w:firstRowFirstColumn="0" w:firstRowLastColumn="0" w:lastRowFirstColumn="0" w:lastRowLastColumn="0"/>
          <w:trHeight w:val="300"/>
          <w:tblHeader/>
          <w:del w:id="494" w:author="Ahmed, Syed" w:date="2026-09-10T14:05:00Z"/>
        </w:trPr>
        <w:tc>
          <w:tcPr>
            <w:tcW w:w="0" w:type="auto"/>
          </w:tcPr>
          <w:p w14:paraId="230A98C7" w14:textId="23AA8B4C" w:rsidR="007F5111" w:rsidRDefault="00C963BA">
            <w:pPr>
              <w:pStyle w:val="Compact"/>
            </w:pPr>
            <w:r>
              <w:rPr>
                <w:b/>
                <w:bCs/>
              </w:rPr>
              <w:t>Load Balancer in Use?</w:t>
            </w:r>
          </w:p>
        </w:tc>
        <w:tc>
          <w:tcPr>
            <w:tcW w:w="0" w:type="auto"/>
          </w:tcPr>
          <w:p w14:paraId="230A98C8" w14:textId="25A97131" w:rsidR="007F5111" w:rsidRDefault="00C963BA">
            <w:pPr>
              <w:pStyle w:val="Compact"/>
            </w:pPr>
            <w:r>
              <w:t>Not yet provided — requested from GEHA, required by 2026-09-01 (Appendix B, item 06).</w:t>
            </w:r>
          </w:p>
        </w:tc>
      </w:tr>
    </w:tbl>
    <w:p w14:paraId="230A98CA" w14:textId="43E3D59F" w:rsidR="007F5111" w:rsidRDefault="00C963BA" w:rsidP="08FEA0F7">
      <w:pPr>
        <w:pStyle w:val="FirstParagraph"/>
        <w:rPr>
          <w:del w:id="495" w:author="Ahmed, Syed" w:date="2026-09-10T14:05:00Z" w16du:dateUtc="2026-09-10T14:05:08Z"/>
          <w:b/>
          <w:bCs/>
          <w:sz w:val="15"/>
          <w:szCs w:val="15"/>
        </w:rPr>
      </w:pPr>
      <w:del w:id="496" w:author="Ahmed, Syed" w:date="2026-09-10T14:05:00Z" w16du:dateUtc="2026-09-10T14:05:08Z">
        <w:r w:rsidRPr="08FEA0F7" w:rsidDel="00C963BA">
          <w:rPr>
            <w:b/>
            <w:bCs/>
            <w:sz w:val="15"/>
            <w:szCs w:val="15"/>
          </w:rPr>
          <w:delText>Table 4.6.2a — Load Balancer Configuration</w:delText>
        </w:r>
      </w:del>
    </w:p>
    <w:p w14:paraId="230A98CB" w14:textId="16871AAB" w:rsidR="007F5111" w:rsidRDefault="007F5111">
      <w:pPr>
        <w:pStyle w:val="Compact"/>
        <w:rPr>
          <w:del w:id="497" w:author="Ahmed, Syed" w:date="2026-09-10T14:05:00Z" w16du:dateUtc="2026-09-10T14:05:08Z"/>
        </w:rPr>
      </w:pPr>
    </w:p>
    <w:p w14:paraId="230A98CC" w14:textId="1E254541" w:rsidR="007F5111" w:rsidRDefault="00C963BA">
      <w:pPr>
        <w:pStyle w:val="BodyText"/>
        <w:rPr>
          <w:del w:id="498" w:author="Ahmed, Syed" w:date="2026-09-10T14:05:00Z" w16du:dateUtc="2026-09-10T14:05:08Z"/>
        </w:rPr>
      </w:pPr>
      <w:del w:id="499" w:author="Ahmed, Syed" w:date="2026-09-10T14:05:00Z" w16du:dateUtc="2026-09-10T14:05:08Z">
        <w:r w:rsidDel="00C963BA">
          <w:delText>The load balancer configuration is recorded from an exported running configuration rather than from screen captures, because the settings that break applications — persistence profiles, health monitor strings, traffic policies, source address translation and client-IP preservation — are precisely the ones screenshots omit. Each virtual server is documented with its address, the hostnames it serves, its pool members, its balancing method and its TLS termination model. A virtual server that fronts more than one application cannot be retired with this application alone and is recorded as a coupling finding. Certificates presented by the load balancer are cross-referenced to the certificate register and their expiry checked against the cutover date rather than today's date.</w:delText>
        </w:r>
      </w:del>
    </w:p>
    <w:p w14:paraId="230A98CD" w14:textId="16DEA2E9" w:rsidR="007F5111" w:rsidRDefault="007F5111">
      <w:pPr>
        <w:pStyle w:val="Compact"/>
      </w:pPr>
    </w:p>
    <w:tbl>
      <w:tblPr>
        <w:tblStyle w:val="Table"/>
        <w:tblW w:w="5000" w:type="pct"/>
        <w:tblLook w:val="0020" w:firstRow="1" w:lastRow="0" w:firstColumn="0" w:lastColumn="0" w:noHBand="0" w:noVBand="0"/>
      </w:tblPr>
      <w:tblGrid>
        <w:gridCol w:w="2128"/>
        <w:gridCol w:w="7348"/>
      </w:tblGrid>
      <w:tr w:rsidR="007F5111" w14:paraId="230A98D0"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8CE" w14:textId="3F35D80B" w:rsidR="007F5111" w:rsidRDefault="00C963BA">
            <w:pPr>
              <w:pStyle w:val="Compact"/>
            </w:pPr>
            <w:del w:id="500" w:author="Syed Ahmed" w:date="2026-09-08T13:48:00Z" w16du:dateUtc="2026-09-08T13:48:39Z">
              <w:r w:rsidRPr="4A3EE59D" w:rsidDel="00C963BA">
                <w:rPr>
                  <w:b/>
                  <w:bCs/>
                </w:rPr>
                <w:delText>Platform &amp; Version</w:delText>
              </w:r>
            </w:del>
          </w:p>
        </w:tc>
        <w:tc>
          <w:tcPr>
            <w:tcW w:w="0" w:type="auto"/>
          </w:tcPr>
          <w:p w14:paraId="230A98CF" w14:textId="1FE71FF8" w:rsidR="007F5111" w:rsidRDefault="00C963BA">
            <w:pPr>
              <w:pStyle w:val="Compact"/>
            </w:pPr>
            <w:del w:id="501" w:author="Syed Ahmed" w:date="2026-09-08T13:48:00Z" w16du:dateUtc="2026-09-08T13:48:39Z">
              <w:r w:rsidRPr="4A3EE59D" w:rsidDel="00C963BA">
                <w:rPr>
                  <w:i/>
                  <w:iCs/>
                </w:rPr>
                <w:delText>Not yet provided — Vendor, model, software version, and whether physical or virtual appliance. To be supplied by GEHA (Appendix B).</w:delText>
              </w:r>
            </w:del>
          </w:p>
        </w:tc>
      </w:tr>
      <w:tr w:rsidR="007F5111" w14:paraId="230A98D3" w14:textId="77777777" w:rsidTr="4A3EE59D">
        <w:tc>
          <w:tcPr>
            <w:tcW w:w="0" w:type="auto"/>
          </w:tcPr>
          <w:p w14:paraId="230A98D1" w14:textId="1248A5FC" w:rsidR="007F5111" w:rsidRDefault="00C963BA">
            <w:pPr>
              <w:pStyle w:val="Compact"/>
            </w:pPr>
            <w:del w:id="502" w:author="Syed Ahmed" w:date="2026-09-08T13:48:00Z" w16du:dateUtc="2026-09-08T13:48:39Z">
              <w:r w:rsidRPr="4A3EE59D" w:rsidDel="00C963BA">
                <w:rPr>
                  <w:b/>
                  <w:bCs/>
                </w:rPr>
                <w:delText>Device Names &amp; HA Model</w:delText>
              </w:r>
            </w:del>
          </w:p>
        </w:tc>
        <w:tc>
          <w:tcPr>
            <w:tcW w:w="0" w:type="auto"/>
          </w:tcPr>
          <w:p w14:paraId="230A98D2" w14:textId="141C5671" w:rsidR="007F5111" w:rsidRDefault="00C963BA">
            <w:pPr>
              <w:pStyle w:val="Compact"/>
            </w:pPr>
            <w:del w:id="503" w:author="Syed Ahmed" w:date="2026-09-08T13:48:00Z" w16du:dateUtc="2026-09-08T13:48:39Z">
              <w:r w:rsidRPr="4A3EE59D" w:rsidDel="00C963BA">
                <w:rPr>
                  <w:i/>
                  <w:iCs/>
                </w:rPr>
                <w:delText>Not yet provided — Device hostnames, active/standby or active/active pairing, and the failover mechanism. To be supplied by GEHA (Appendix B).</w:delText>
              </w:r>
            </w:del>
          </w:p>
        </w:tc>
      </w:tr>
      <w:tr w:rsidR="007F5111" w14:paraId="230A98D6" w14:textId="77777777" w:rsidTr="4A3EE59D">
        <w:tc>
          <w:tcPr>
            <w:tcW w:w="0" w:type="auto"/>
          </w:tcPr>
          <w:p w14:paraId="230A98D4" w14:textId="190CF59B" w:rsidR="007F5111" w:rsidRDefault="00C963BA">
            <w:pPr>
              <w:pStyle w:val="Compact"/>
            </w:pPr>
            <w:del w:id="504" w:author="Syed Ahmed" w:date="2026-09-08T13:48:00Z" w16du:dateUtc="2026-09-08T13:48:39Z">
              <w:r w:rsidRPr="4A3EE59D" w:rsidDel="00C963BA">
                <w:rPr>
                  <w:b/>
                  <w:bCs/>
                </w:rPr>
                <w:delText>Virtual Server / VIP</w:delText>
              </w:r>
            </w:del>
          </w:p>
        </w:tc>
        <w:tc>
          <w:tcPr>
            <w:tcW w:w="0" w:type="auto"/>
          </w:tcPr>
          <w:p w14:paraId="230A98D5" w14:textId="56E01F3F" w:rsidR="007F5111" w:rsidRDefault="00C963BA">
            <w:pPr>
              <w:pStyle w:val="Compact"/>
            </w:pPr>
            <w:del w:id="505" w:author="Syed Ahmed" w:date="2026-09-08T13:48:00Z" w16du:dateUtc="2026-09-08T13:48:39Z">
              <w:r w:rsidRPr="4A3EE59D" w:rsidDel="00C963BA">
                <w:rPr>
                  <w:i/>
                  <w:iCs/>
                </w:rPr>
                <w:delText>To be provided by GEHA</w:delText>
              </w:r>
            </w:del>
          </w:p>
        </w:tc>
      </w:tr>
      <w:tr w:rsidR="007F5111" w14:paraId="230A98D9" w14:textId="77777777" w:rsidTr="4A3EE59D">
        <w:tc>
          <w:tcPr>
            <w:tcW w:w="0" w:type="auto"/>
          </w:tcPr>
          <w:p w14:paraId="230A98D7" w14:textId="5380B76A" w:rsidR="007F5111" w:rsidRDefault="00C963BA">
            <w:pPr>
              <w:pStyle w:val="Compact"/>
            </w:pPr>
            <w:del w:id="506" w:author="Syed Ahmed" w:date="2026-09-08T13:48:00Z" w16du:dateUtc="2026-09-08T13:48:39Z">
              <w:r w:rsidRPr="4A3EE59D" w:rsidDel="00C963BA">
                <w:rPr>
                  <w:b/>
                  <w:bCs/>
                </w:rPr>
                <w:delText>FQDNs Served by This VIP</w:delText>
              </w:r>
            </w:del>
          </w:p>
        </w:tc>
        <w:tc>
          <w:tcPr>
            <w:tcW w:w="0" w:type="auto"/>
          </w:tcPr>
          <w:p w14:paraId="230A98D8" w14:textId="58A002E0" w:rsidR="007F5111" w:rsidRDefault="00C963BA">
            <w:pPr>
              <w:pStyle w:val="Compact"/>
            </w:pPr>
            <w:del w:id="507" w:author="Syed Ahmed" w:date="2026-09-08T13:48:00Z" w16du:dateUtc="2026-09-08T13:48:39Z">
              <w:r w:rsidRPr="4A3EE59D" w:rsidDel="00C963BA">
                <w:rPr>
                  <w:i/>
                  <w:iCs/>
                </w:rPr>
                <w:delText>Not yet provided — Every hostname resolving here, including SNI-based routing. A VIP serving more than one application is a coupling findin. To be supplied by GEHA (Appendix B).</w:delText>
              </w:r>
            </w:del>
          </w:p>
        </w:tc>
      </w:tr>
      <w:tr w:rsidR="007F5111" w14:paraId="230A98DC" w14:textId="77777777" w:rsidTr="4A3EE59D">
        <w:tc>
          <w:tcPr>
            <w:tcW w:w="0" w:type="auto"/>
          </w:tcPr>
          <w:p w14:paraId="230A98DA" w14:textId="1F6024BB" w:rsidR="007F5111" w:rsidRDefault="00C963BA">
            <w:pPr>
              <w:pStyle w:val="Compact"/>
            </w:pPr>
            <w:del w:id="508" w:author="Syed Ahmed" w:date="2026-09-08T13:48:00Z" w16du:dateUtc="2026-09-08T13:48:39Z">
              <w:r w:rsidRPr="4A3EE59D" w:rsidDel="00C963BA">
                <w:rPr>
                  <w:b/>
                  <w:bCs/>
                </w:rPr>
                <w:delText>Pool &amp; Members</w:delText>
              </w:r>
            </w:del>
          </w:p>
        </w:tc>
        <w:tc>
          <w:tcPr>
            <w:tcW w:w="0" w:type="auto"/>
          </w:tcPr>
          <w:p w14:paraId="230A98DB" w14:textId="7E038017" w:rsidR="007F5111" w:rsidRDefault="00C963BA">
            <w:pPr>
              <w:pStyle w:val="Compact"/>
            </w:pPr>
            <w:del w:id="509" w:author="Syed Ahmed" w:date="2026-09-08T13:48:00Z" w16du:dateUtc="2026-09-08T13:48:39Z">
              <w:r w:rsidRPr="4A3EE59D" w:rsidDel="00C963BA">
                <w:rPr>
                  <w:i/>
                  <w:iCs/>
                </w:rPr>
                <w:delText>Not yet provided — Pool name, each member as host and port, and their state. These are the servers in §4.1 — the two lists must agree. To be supplied by GEHA (Appendix B).</w:delText>
              </w:r>
            </w:del>
          </w:p>
        </w:tc>
      </w:tr>
      <w:tr w:rsidR="007F5111" w14:paraId="230A98DF" w14:textId="77777777" w:rsidTr="4A3EE59D">
        <w:tc>
          <w:tcPr>
            <w:tcW w:w="0" w:type="auto"/>
          </w:tcPr>
          <w:p w14:paraId="230A98DD" w14:textId="5FECDF7A" w:rsidR="007F5111" w:rsidRDefault="00C963BA">
            <w:pPr>
              <w:pStyle w:val="Compact"/>
            </w:pPr>
            <w:del w:id="510" w:author="Syed Ahmed" w:date="2026-09-08T13:48:00Z" w16du:dateUtc="2026-09-08T13:48:39Z">
              <w:r w:rsidRPr="4A3EE59D" w:rsidDel="00C963BA">
                <w:rPr>
                  <w:b/>
                  <w:bCs/>
                </w:rPr>
                <w:delText>Load Balancing Method</w:delText>
              </w:r>
            </w:del>
          </w:p>
        </w:tc>
        <w:tc>
          <w:tcPr>
            <w:tcW w:w="0" w:type="auto"/>
          </w:tcPr>
          <w:p w14:paraId="230A98DE" w14:textId="2A81BFBC" w:rsidR="007F5111" w:rsidRDefault="00C963BA">
            <w:pPr>
              <w:pStyle w:val="Compact"/>
            </w:pPr>
            <w:del w:id="511" w:author="Syed Ahmed" w:date="2026-09-08T13:48:00Z" w16du:dateUtc="2026-09-08T13:48:39Z">
              <w:r w:rsidRPr="4A3EE59D" w:rsidDel="00C963BA">
                <w:rPr>
                  <w:i/>
                  <w:iCs/>
                </w:rPr>
                <w:delText>Not yet provided — Round robin, least connections, ratio, priority groups — and any member weighting. To be supplied by GEHA (Appendix B).</w:delText>
              </w:r>
            </w:del>
          </w:p>
        </w:tc>
      </w:tr>
      <w:tr w:rsidR="007F5111" w14:paraId="230A98E2" w14:textId="77777777" w:rsidTr="4A3EE59D">
        <w:tc>
          <w:tcPr>
            <w:tcW w:w="0" w:type="auto"/>
          </w:tcPr>
          <w:p w14:paraId="230A98E0" w14:textId="4AAF41D2" w:rsidR="007F5111" w:rsidRDefault="00C963BA">
            <w:pPr>
              <w:pStyle w:val="Compact"/>
            </w:pPr>
            <w:del w:id="512" w:author="Syed Ahmed" w:date="2026-09-08T13:48:00Z" w16du:dateUtc="2026-09-08T13:48:39Z">
              <w:r w:rsidRPr="4A3EE59D" w:rsidDel="00C963BA">
                <w:rPr>
                  <w:b/>
                  <w:bCs/>
                </w:rPr>
                <w:delText>Persistence / Session Affinity</w:delText>
              </w:r>
            </w:del>
          </w:p>
        </w:tc>
        <w:tc>
          <w:tcPr>
            <w:tcW w:w="0" w:type="auto"/>
          </w:tcPr>
          <w:p w14:paraId="230A98E1" w14:textId="152228D3" w:rsidR="007F5111" w:rsidRDefault="00C963BA">
            <w:pPr>
              <w:pStyle w:val="Compact"/>
            </w:pPr>
            <w:del w:id="513" w:author="Syed Ahmed" w:date="2026-09-08T13:48:00Z" w16du:dateUtc="2026-09-08T13:48:39Z">
              <w:r w:rsidRPr="4A3EE59D" w:rsidDel="00C963BA">
                <w:rPr>
                  <w:i/>
                  <w:iCs/>
                </w:rPr>
                <w:delText>Not yet provided — Source address, cookie, TLS session, or none — with timeout. Applications that hold session state in process depend on t. To be supplied by GEHA (Appendix B).</w:delText>
              </w:r>
            </w:del>
          </w:p>
        </w:tc>
      </w:tr>
      <w:tr w:rsidR="007F5111" w14:paraId="230A98E5" w14:textId="77777777" w:rsidTr="4A3EE59D">
        <w:tc>
          <w:tcPr>
            <w:tcW w:w="0" w:type="auto"/>
          </w:tcPr>
          <w:p w14:paraId="230A98E3" w14:textId="5C63D41F" w:rsidR="007F5111" w:rsidRDefault="00C963BA">
            <w:pPr>
              <w:pStyle w:val="Compact"/>
            </w:pPr>
            <w:del w:id="514" w:author="Syed Ahmed" w:date="2026-09-08T13:48:00Z" w16du:dateUtc="2026-09-08T13:48:39Z">
              <w:r w:rsidRPr="4A3EE59D" w:rsidDel="00C963BA">
                <w:rPr>
                  <w:b/>
                  <w:bCs/>
                </w:rPr>
                <w:delText>Health Monitors</w:delText>
              </w:r>
            </w:del>
          </w:p>
        </w:tc>
        <w:tc>
          <w:tcPr>
            <w:tcW w:w="0" w:type="auto"/>
          </w:tcPr>
          <w:p w14:paraId="230A98E4" w14:textId="742282FE" w:rsidR="007F5111" w:rsidRDefault="00C963BA">
            <w:pPr>
              <w:pStyle w:val="Compact"/>
            </w:pPr>
            <w:del w:id="515" w:author="Syed Ahmed" w:date="2026-09-08T13:48:00Z" w16du:dateUtc="2026-09-08T13:48:39Z">
              <w:r w:rsidRPr="4A3EE59D" w:rsidDel="00C963BA">
                <w:rPr>
                  <w:i/>
                  <w:iCs/>
                </w:rPr>
                <w:delText>Not yet provided — Monitor type, interval, timeout, and the send and receive strings. A monitor that only checks a port open will not detec. To be supplied by GEHA (Appendix B).</w:delText>
              </w:r>
            </w:del>
          </w:p>
        </w:tc>
      </w:tr>
      <w:tr w:rsidR="007F5111" w14:paraId="230A98E8" w14:textId="77777777" w:rsidTr="4A3EE59D">
        <w:tc>
          <w:tcPr>
            <w:tcW w:w="0" w:type="auto"/>
          </w:tcPr>
          <w:p w14:paraId="230A98E6" w14:textId="4E27069A" w:rsidR="007F5111" w:rsidRDefault="00C963BA">
            <w:pPr>
              <w:pStyle w:val="Compact"/>
            </w:pPr>
            <w:del w:id="516" w:author="Syed Ahmed" w:date="2026-09-08T13:48:00Z" w16du:dateUtc="2026-09-08T13:48:39Z">
              <w:r w:rsidRPr="4A3EE59D" w:rsidDel="00C963BA">
                <w:rPr>
                  <w:b/>
                  <w:bCs/>
                </w:rPr>
                <w:delText>TLS Termination Model</w:delText>
              </w:r>
            </w:del>
          </w:p>
        </w:tc>
        <w:tc>
          <w:tcPr>
            <w:tcW w:w="0" w:type="auto"/>
          </w:tcPr>
          <w:p w14:paraId="230A98E7" w14:textId="75773D29" w:rsidR="007F5111" w:rsidRDefault="00C963BA">
            <w:pPr>
              <w:pStyle w:val="Compact"/>
            </w:pPr>
            <w:del w:id="517" w:author="Syed Ahmed" w:date="2026-09-08T13:48:00Z" w16du:dateUtc="2026-09-08T13:48:39Z">
              <w:r w:rsidRPr="4A3EE59D" w:rsidDel="00C963BA">
                <w:rPr>
                  <w:i/>
                  <w:iCs/>
                </w:rPr>
                <w:delText>Not yet provided — Offload, re-encrypt or passthrough — this determines where certificates live and what the application sees. To be supplied by GEHA (Appendix B).</w:delText>
              </w:r>
            </w:del>
          </w:p>
        </w:tc>
      </w:tr>
      <w:tr w:rsidR="007F5111" w14:paraId="230A98EB" w14:textId="77777777" w:rsidTr="4A3EE59D">
        <w:tc>
          <w:tcPr>
            <w:tcW w:w="0" w:type="auto"/>
          </w:tcPr>
          <w:p w14:paraId="230A98E9" w14:textId="333E7C65" w:rsidR="007F5111" w:rsidRDefault="00C963BA">
            <w:pPr>
              <w:pStyle w:val="Compact"/>
            </w:pPr>
            <w:del w:id="518" w:author="Syed Ahmed" w:date="2026-09-08T13:48:00Z" w16du:dateUtc="2026-09-08T13:48:39Z">
              <w:r w:rsidRPr="4A3EE59D" w:rsidDel="00C963BA">
                <w:rPr>
                  <w:b/>
                  <w:bCs/>
                </w:rPr>
                <w:delText>Certificates on the Load Balancer</w:delText>
              </w:r>
            </w:del>
          </w:p>
        </w:tc>
        <w:tc>
          <w:tcPr>
            <w:tcW w:w="0" w:type="auto"/>
          </w:tcPr>
          <w:p w14:paraId="230A98EA" w14:textId="79EDE201" w:rsidR="007F5111" w:rsidRDefault="00C963BA">
            <w:pPr>
              <w:pStyle w:val="Compact"/>
            </w:pPr>
            <w:del w:id="519" w:author="Syed Ahmed" w:date="2026-09-08T13:48:00Z" w16du:dateUtc="2026-09-08T13:48:39Z">
              <w:r w:rsidRPr="4A3EE59D" w:rsidDel="00C963BA">
                <w:rPr>
                  <w:i/>
                  <w:iCs/>
                </w:rPr>
                <w:delText>Not yet provided — Certificate names, subject and SAN entries, issuer and expiry. Each must also appear in §4.8, and expiry checked against. To be supplied by GEHA (Appendix B).</w:delText>
              </w:r>
            </w:del>
          </w:p>
        </w:tc>
      </w:tr>
      <w:tr w:rsidR="007F5111" w14:paraId="230A98EE" w14:textId="77777777" w:rsidTr="4A3EE59D">
        <w:tc>
          <w:tcPr>
            <w:tcW w:w="0" w:type="auto"/>
          </w:tcPr>
          <w:p w14:paraId="230A98EC" w14:textId="58DD0D6C" w:rsidR="007F5111" w:rsidRDefault="00C963BA">
            <w:pPr>
              <w:pStyle w:val="Compact"/>
            </w:pPr>
            <w:del w:id="520" w:author="Syed Ahmed" w:date="2026-09-08T13:48:00Z" w16du:dateUtc="2026-09-08T13:48:39Z">
              <w:r w:rsidRPr="4A3EE59D" w:rsidDel="00C963BA">
                <w:rPr>
                  <w:b/>
                  <w:bCs/>
                </w:rPr>
                <w:delText>Cipher Policy &amp; TLS Versions</w:delText>
              </w:r>
            </w:del>
          </w:p>
        </w:tc>
        <w:tc>
          <w:tcPr>
            <w:tcW w:w="0" w:type="auto"/>
          </w:tcPr>
          <w:p w14:paraId="230A98ED" w14:textId="7050969B" w:rsidR="007F5111" w:rsidRDefault="00C963BA">
            <w:pPr>
              <w:pStyle w:val="Compact"/>
            </w:pPr>
            <w:del w:id="521" w:author="Syed Ahmed" w:date="2026-09-08T13:48:00Z" w16du:dateUtc="2026-09-08T13:48:39Z">
              <w:r w:rsidRPr="4A3EE59D" w:rsidDel="00C963BA">
                <w:rPr>
                  <w:i/>
                  <w:iCs/>
                </w:rPr>
                <w:delText>Not yet provided — Permitted protocol versions and cipher suites, and any client certificate authentication requirement. To be supplied by GEHA (Appendix B).</w:delText>
              </w:r>
            </w:del>
          </w:p>
        </w:tc>
      </w:tr>
      <w:tr w:rsidR="007F5111" w14:paraId="230A98F1" w14:textId="77777777" w:rsidTr="4A3EE59D">
        <w:tc>
          <w:tcPr>
            <w:tcW w:w="0" w:type="auto"/>
          </w:tcPr>
          <w:p w14:paraId="230A98EF" w14:textId="219E20EF" w:rsidR="007F5111" w:rsidRDefault="00C963BA">
            <w:pPr>
              <w:pStyle w:val="Compact"/>
            </w:pPr>
            <w:del w:id="522" w:author="Syed Ahmed" w:date="2026-09-08T13:48:00Z" w16du:dateUtc="2026-09-08T13:48:39Z">
              <w:r w:rsidRPr="4A3EE59D" w:rsidDel="00C963BA">
                <w:rPr>
                  <w:b/>
                  <w:bCs/>
                </w:rPr>
                <w:delText>Traffic Policies, iRules or Scripts</w:delText>
              </w:r>
            </w:del>
          </w:p>
        </w:tc>
        <w:tc>
          <w:tcPr>
            <w:tcW w:w="0" w:type="auto"/>
          </w:tcPr>
          <w:p w14:paraId="230A98F0" w14:textId="3519CCFC" w:rsidR="007F5111" w:rsidRDefault="00C963BA">
            <w:pPr>
              <w:pStyle w:val="Compact"/>
            </w:pPr>
            <w:del w:id="523" w:author="Syed Ahmed" w:date="2026-09-08T13:48:00Z" w16du:dateUtc="2026-09-08T13:48:39Z">
              <w:r w:rsidRPr="4A3EE59D" w:rsidDel="00C963BA">
                <w:rPr>
                  <w:i/>
                  <w:iCs/>
                </w:rPr>
                <w:delText>Not yet provided — Every rule, redirect and rewrite applied — HTTP to HTTPS redirects, path-based routing, header manipulation, maintenance. To be supplied by GEHA (Appendix B).</w:delText>
              </w:r>
            </w:del>
          </w:p>
        </w:tc>
      </w:tr>
      <w:tr w:rsidR="007F5111" w14:paraId="230A98F4" w14:textId="77777777" w:rsidTr="4A3EE59D">
        <w:tc>
          <w:tcPr>
            <w:tcW w:w="0" w:type="auto"/>
          </w:tcPr>
          <w:p w14:paraId="230A98F2" w14:textId="2F906374" w:rsidR="007F5111" w:rsidRDefault="00C963BA">
            <w:pPr>
              <w:pStyle w:val="Compact"/>
            </w:pPr>
            <w:del w:id="524" w:author="Syed Ahmed" w:date="2026-09-08T13:48:00Z" w16du:dateUtc="2026-09-08T13:48:39Z">
              <w:r w:rsidRPr="4A3EE59D" w:rsidDel="00C963BA">
                <w:rPr>
                  <w:b/>
                  <w:bCs/>
                </w:rPr>
                <w:delText>WAF / Security Policies</w:delText>
              </w:r>
            </w:del>
          </w:p>
        </w:tc>
        <w:tc>
          <w:tcPr>
            <w:tcW w:w="0" w:type="auto"/>
          </w:tcPr>
          <w:p w14:paraId="230A98F3" w14:textId="3EA42D08" w:rsidR="007F5111" w:rsidRDefault="00C963BA">
            <w:pPr>
              <w:pStyle w:val="Compact"/>
            </w:pPr>
            <w:del w:id="525" w:author="Syed Ahmed" w:date="2026-09-08T13:48:00Z" w16du:dateUtc="2026-09-08T13:48:39Z">
              <w:r w:rsidRPr="4A3EE59D" w:rsidDel="00C963BA">
                <w:rPr>
                  <w:i/>
                  <w:iCs/>
                </w:rPr>
                <w:delText>Not yet provided — Web application firewall, bot defence, rate limiting or DDoS policy applied to this virtual server, and who owns the pol. To be supplied by GEHA (Appendix B).</w:delText>
              </w:r>
            </w:del>
          </w:p>
        </w:tc>
      </w:tr>
      <w:tr w:rsidR="007F5111" w14:paraId="230A98F7" w14:textId="77777777" w:rsidTr="4A3EE59D">
        <w:tc>
          <w:tcPr>
            <w:tcW w:w="0" w:type="auto"/>
          </w:tcPr>
          <w:p w14:paraId="230A98F5" w14:textId="4461AD0D" w:rsidR="007F5111" w:rsidRDefault="00C963BA">
            <w:pPr>
              <w:pStyle w:val="Compact"/>
            </w:pPr>
            <w:del w:id="526" w:author="Syed Ahmed" w:date="2026-09-08T13:48:00Z" w16du:dateUtc="2026-09-08T13:48:39Z">
              <w:r w:rsidRPr="4A3EE59D" w:rsidDel="00C963BA">
                <w:rPr>
                  <w:b/>
                  <w:bCs/>
                </w:rPr>
                <w:delText>SNAT / Source Address Translation</w:delText>
              </w:r>
            </w:del>
          </w:p>
        </w:tc>
        <w:tc>
          <w:tcPr>
            <w:tcW w:w="0" w:type="auto"/>
          </w:tcPr>
          <w:p w14:paraId="230A98F6" w14:textId="04ACBA89" w:rsidR="007F5111" w:rsidRDefault="00C963BA">
            <w:pPr>
              <w:pStyle w:val="Compact"/>
            </w:pPr>
            <w:del w:id="527" w:author="Syed Ahmed" w:date="2026-09-08T13:48:00Z" w16du:dateUtc="2026-09-08T13:48:39Z">
              <w:r w:rsidRPr="4A3EE59D" w:rsidDel="00C963BA">
                <w:rPr>
                  <w:i/>
                  <w:iCs/>
                </w:rPr>
                <w:delText>Not yet provided — SNAT pool or automap, and the resulting source addresses seen by back-end servers. These addresses commonly appear in do. To be supplied by GEHA (Appendix B).</w:delText>
              </w:r>
            </w:del>
          </w:p>
        </w:tc>
      </w:tr>
      <w:tr w:rsidR="007F5111" w14:paraId="230A98FA" w14:textId="77777777" w:rsidTr="4A3EE59D">
        <w:tc>
          <w:tcPr>
            <w:tcW w:w="0" w:type="auto"/>
          </w:tcPr>
          <w:p w14:paraId="230A98F8" w14:textId="33F6525F" w:rsidR="007F5111" w:rsidRDefault="00C963BA">
            <w:pPr>
              <w:pStyle w:val="Compact"/>
            </w:pPr>
            <w:del w:id="528" w:author="Syed Ahmed" w:date="2026-09-08T13:48:00Z" w16du:dateUtc="2026-09-08T13:48:39Z">
              <w:r w:rsidRPr="4A3EE59D" w:rsidDel="00C963BA">
                <w:rPr>
                  <w:b/>
                  <w:bCs/>
                </w:rPr>
                <w:delText>Client IP Preservation</w:delText>
              </w:r>
            </w:del>
          </w:p>
        </w:tc>
        <w:tc>
          <w:tcPr>
            <w:tcW w:w="0" w:type="auto"/>
          </w:tcPr>
          <w:p w14:paraId="230A98F9" w14:textId="4D53D7CF" w:rsidR="007F5111" w:rsidRDefault="00C963BA">
            <w:pPr>
              <w:pStyle w:val="Compact"/>
            </w:pPr>
            <w:del w:id="529" w:author="Syed Ahmed" w:date="2026-09-08T13:48:00Z" w16du:dateUtc="2026-09-08T13:48:39Z">
              <w:r w:rsidRPr="4A3EE59D" w:rsidDel="00C963BA">
                <w:rPr>
                  <w:i/>
                  <w:iCs/>
                </w:rPr>
                <w:delText>Not yet provided — Whether X-Forwarded-For or an equivalent header is inserted. Applications and downstream systems that log or authorize o. To be supplied by GEHA (Appendix B).</w:delText>
              </w:r>
            </w:del>
          </w:p>
        </w:tc>
      </w:tr>
      <w:tr w:rsidR="007F5111" w14:paraId="230A98FD" w14:textId="77777777" w:rsidTr="4A3EE59D">
        <w:tc>
          <w:tcPr>
            <w:tcW w:w="0" w:type="auto"/>
          </w:tcPr>
          <w:p w14:paraId="230A98FB" w14:textId="6714443C" w:rsidR="007F5111" w:rsidRDefault="00C963BA">
            <w:pPr>
              <w:pStyle w:val="Compact"/>
            </w:pPr>
            <w:del w:id="530" w:author="Syed Ahmed" w:date="2026-09-08T13:48:00Z" w16du:dateUtc="2026-09-08T13:48:39Z">
              <w:r w:rsidRPr="4A3EE59D" w:rsidDel="00C963BA">
                <w:rPr>
                  <w:b/>
                  <w:bCs/>
                </w:rPr>
                <w:delText>Global / DNS-Based Load Balancing</w:delText>
              </w:r>
            </w:del>
          </w:p>
        </w:tc>
        <w:tc>
          <w:tcPr>
            <w:tcW w:w="0" w:type="auto"/>
          </w:tcPr>
          <w:p w14:paraId="230A98FC" w14:textId="55FB5CC3" w:rsidR="007F5111" w:rsidRDefault="00C963BA">
            <w:pPr>
              <w:pStyle w:val="Compact"/>
            </w:pPr>
            <w:del w:id="531" w:author="Syed Ahmed" w:date="2026-09-08T13:48:00Z" w16du:dateUtc="2026-09-08T13:48:39Z">
              <w:r w:rsidRPr="4A3EE59D" w:rsidDel="00C963BA">
                <w:rPr>
                  <w:i/>
                  <w:iCs/>
                </w:rPr>
                <w:delText>Not yet provided — Whether a GSLB or DNS load balancing tier sits in front of this VIP across sites, and how it decides. To be supplied by GEHA (Appendix B).</w:delText>
              </w:r>
            </w:del>
          </w:p>
        </w:tc>
      </w:tr>
      <w:tr w:rsidR="007F5111" w14:paraId="230A9900" w14:textId="77777777" w:rsidTr="4A3EE59D">
        <w:tc>
          <w:tcPr>
            <w:tcW w:w="0" w:type="auto"/>
          </w:tcPr>
          <w:p w14:paraId="230A98FE" w14:textId="4DB0302A" w:rsidR="007F5111" w:rsidRDefault="00C963BA">
            <w:pPr>
              <w:pStyle w:val="Compact"/>
            </w:pPr>
            <w:del w:id="532" w:author="Syed Ahmed" w:date="2026-09-08T13:48:00Z" w16du:dateUtc="2026-09-08T13:48:39Z">
              <w:r w:rsidRPr="4A3EE59D" w:rsidDel="00C963BA">
                <w:rPr>
                  <w:b/>
                  <w:bCs/>
                </w:rPr>
                <w:delText>Configuration Export Held</w:delText>
              </w:r>
            </w:del>
          </w:p>
        </w:tc>
        <w:tc>
          <w:tcPr>
            <w:tcW w:w="0" w:type="auto"/>
          </w:tcPr>
          <w:p w14:paraId="230A98FF" w14:textId="2D4E1A7A" w:rsidR="007F5111" w:rsidRDefault="00C963BA">
            <w:pPr>
              <w:pStyle w:val="Compact"/>
            </w:pPr>
            <w:del w:id="533" w:author="Syed Ahmed" w:date="2026-09-08T13:48:00Z" w16du:dateUtc="2026-09-08T13:48:39Z">
              <w:r w:rsidRPr="4A3EE59D" w:rsidDel="00C963BA">
                <w:rPr>
                  <w:i/>
                  <w:iCs/>
                </w:rPr>
                <w:delText>Not yet provided — Type of export obtained, the date it was taken, and where it is stored. Record Not obtained as a finding rather than lea. To be supplied by GEHA (Appendix B).</w:delText>
              </w:r>
            </w:del>
          </w:p>
        </w:tc>
      </w:tr>
      <w:tr w:rsidR="007F5111" w14:paraId="230A9903" w14:textId="77777777" w:rsidTr="4A3EE59D">
        <w:tc>
          <w:tcPr>
            <w:tcW w:w="0" w:type="auto"/>
          </w:tcPr>
          <w:p w14:paraId="230A9901" w14:textId="6B83594E" w:rsidR="007F5111" w:rsidRDefault="00C963BA">
            <w:pPr>
              <w:pStyle w:val="Compact"/>
            </w:pPr>
            <w:del w:id="534" w:author="Syed Ahmed" w:date="2026-09-08T13:48:00Z" w16du:dateUtc="2026-09-08T13:48:39Z">
              <w:r w:rsidRPr="4A3EE59D" w:rsidDel="00C963BA">
                <w:rPr>
                  <w:b/>
                  <w:bCs/>
                </w:rPr>
                <w:delText>Configuration Owner &amp; Change Lead Time</w:delText>
              </w:r>
            </w:del>
          </w:p>
        </w:tc>
        <w:tc>
          <w:tcPr>
            <w:tcW w:w="0" w:type="auto"/>
          </w:tcPr>
          <w:p w14:paraId="230A9902" w14:textId="66EFB23A" w:rsidR="007F5111" w:rsidRDefault="00C963BA">
            <w:pPr>
              <w:pStyle w:val="Compact"/>
            </w:pPr>
            <w:del w:id="535" w:author="Syed Ahmed" w:date="2026-09-08T13:48:00Z" w16du:dateUtc="2026-09-08T13:48:39Z">
              <w:r w:rsidRPr="4A3EE59D" w:rsidDel="00C963BA">
                <w:rPr>
                  <w:i/>
                  <w:iCs/>
                </w:rPr>
                <w:delText>To be provided by GEHA</w:delText>
              </w:r>
            </w:del>
          </w:p>
        </w:tc>
      </w:tr>
      <w:tr w:rsidR="007F5111" w14:paraId="230A9906" w14:textId="77777777" w:rsidTr="4A3EE59D">
        <w:tc>
          <w:tcPr>
            <w:tcW w:w="0" w:type="auto"/>
          </w:tcPr>
          <w:p w14:paraId="230A9904" w14:textId="27D0194E" w:rsidR="007F5111" w:rsidRDefault="00C963BA">
            <w:pPr>
              <w:pStyle w:val="Compact"/>
            </w:pPr>
            <w:del w:id="536" w:author="Syed Ahmed" w:date="2026-09-08T13:48:00Z" w16du:dateUtc="2026-09-08T13:48:39Z">
              <w:r w:rsidRPr="4A3EE59D" w:rsidDel="00C963BA">
                <w:rPr>
                  <w:b/>
                  <w:bCs/>
                </w:rPr>
                <w:delText>Disposition at Decommission</w:delText>
              </w:r>
            </w:del>
          </w:p>
        </w:tc>
        <w:tc>
          <w:tcPr>
            <w:tcW w:w="0" w:type="auto"/>
          </w:tcPr>
          <w:p w14:paraId="230A9905" w14:textId="20B77106" w:rsidR="007F5111" w:rsidRDefault="00C963BA">
            <w:pPr>
              <w:pStyle w:val="Compact"/>
            </w:pPr>
            <w:del w:id="537" w:author="Syed Ahmed" w:date="2026-09-08T13:48:00Z" w16du:dateUtc="2026-09-08T13:48:39Z">
              <w:r w:rsidRPr="4A3EE59D" w:rsidDel="00C963BA">
                <w:rPr>
                  <w:i/>
                  <w:iCs/>
                </w:rPr>
                <w:delText>Not yet provided — Retire the virtual server, pool, monitors and certificates — or, where objects are shared with another application, iden. To be supplied by GEHA (Appendix B).</w:delText>
              </w:r>
            </w:del>
          </w:p>
        </w:tc>
      </w:tr>
    </w:tbl>
    <w:p w14:paraId="230A9907" w14:textId="39E2039C" w:rsidR="007F5111" w:rsidRDefault="00C963BA">
      <w:pPr>
        <w:pStyle w:val="BodyText"/>
      </w:pPr>
      <w:r>
        <w:rPr>
          <w:b/>
          <w:bCs/>
          <w:sz w:val="15"/>
          <w:szCs w:val="15"/>
        </w:rPr>
        <w:t>Table 4.6.2b — Load Balancer Configuration</w:t>
      </w:r>
    </w:p>
    <w:p w14:paraId="230A9908" w14:textId="2EB15BC7" w:rsidR="007F5111" w:rsidRDefault="007F5111">
      <w:pPr>
        <w:pStyle w:val="Compact"/>
      </w:pPr>
    </w:p>
    <w:p w14:paraId="230A9909" w14:textId="4BA6EEC0" w:rsidR="007F5111" w:rsidRDefault="00C963BA">
      <w:pPr>
        <w:pStyle w:val="Heading2"/>
        <w:rPr>
          <w:del w:id="538" w:author="Syed Ahmed" w:date="2026-09-08T16:08:00Z" w16du:dateUtc="2026-09-08T16:08:04Z"/>
        </w:rPr>
      </w:pPr>
      <w:bookmarkStart w:id="539" w:name="integrations-dependencies"/>
      <w:bookmarkEnd w:id="428"/>
      <w:bookmarkEnd w:id="491"/>
      <w:del w:id="540" w:author="Syed Ahmed" w:date="2026-09-08T16:08:00Z" w16du:dateUtc="2026-09-08T16:08:04Z">
        <w:r w:rsidDel="00C963BA">
          <w:lastRenderedPageBreak/>
          <w:delText>4.7 Integrations &amp; Dependencies</w:delText>
        </w:r>
      </w:del>
    </w:p>
    <w:p w14:paraId="230A990A" w14:textId="38246D77" w:rsidR="007F5111" w:rsidRDefault="00C963BA">
      <w:pPr>
        <w:pStyle w:val="FirstParagraph"/>
        <w:rPr>
          <w:del w:id="541" w:author="Syed Ahmed" w:date="2026-09-08T16:08:00Z" w16du:dateUtc="2026-09-08T16:08:04Z"/>
        </w:rPr>
      </w:pPr>
      <w:del w:id="542" w:author="Syed Ahmed" w:date="2026-09-08T16:08:00Z" w16du:dateUtc="2026-09-08T16:08:04Z">
        <w:r w:rsidDel="00C963BA">
          <w:delText>Every integration this application participates in is inventoried here, in both directions, with the protocol, frequency and criticality of each. The team owning the far side of the interface is named, because that team controls when the change can be made and their lead time frequently exceeds the migration team's own. Implicit dependencies receive the same treatment as formal interfaces: scheduled jobs on other systems, license servers, mail relays and hardcoded addresses all fail in the same way and for the same reason. This inventory is the input to the target integration design and to the re-pointing tracker executed during the cutover window.</w:delText>
        </w:r>
      </w:del>
    </w:p>
    <w:p w14:paraId="230A990B" w14:textId="68884332" w:rsidR="007F5111" w:rsidRDefault="007F5111">
      <w:pPr>
        <w:sectPr w:rsidR="007F5111">
          <w:headerReference w:type="default" r:id="rId35"/>
          <w:footerReference w:type="default" r:id="rId36"/>
          <w:pgSz w:w="12240" w:h="15840"/>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1015"/>
        <w:gridCol w:w="730"/>
        <w:gridCol w:w="2337"/>
        <w:gridCol w:w="1269"/>
        <w:gridCol w:w="6957"/>
        <w:gridCol w:w="768"/>
      </w:tblGrid>
      <w:tr w:rsidR="007F5111" w14:paraId="230A9912"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543" w:author="Syed Ahmed" w:date="2026-09-08T16:08:00Z"/>
        </w:trPr>
        <w:tc>
          <w:tcPr>
            <w:tcW w:w="0" w:type="auto"/>
          </w:tcPr>
          <w:p w14:paraId="230A990C" w14:textId="25978A1E" w:rsidR="007F5111" w:rsidRDefault="00C963BA">
            <w:pPr>
              <w:pStyle w:val="Compact"/>
            </w:pPr>
            <w:r>
              <w:rPr>
                <w:b/>
                <w:bCs/>
              </w:rPr>
              <w:lastRenderedPageBreak/>
              <w:t>System</w:t>
            </w:r>
          </w:p>
        </w:tc>
        <w:tc>
          <w:tcPr>
            <w:tcW w:w="0" w:type="auto"/>
          </w:tcPr>
          <w:p w14:paraId="230A990D" w14:textId="58FFB468" w:rsidR="007F5111" w:rsidRDefault="00C963BA">
            <w:pPr>
              <w:pStyle w:val="Compact"/>
            </w:pPr>
            <w:r>
              <w:rPr>
                <w:b/>
                <w:bCs/>
              </w:rPr>
              <w:t>Direction</w:t>
            </w:r>
          </w:p>
        </w:tc>
        <w:tc>
          <w:tcPr>
            <w:tcW w:w="0" w:type="auto"/>
          </w:tcPr>
          <w:p w14:paraId="230A990E" w14:textId="24C5E7F7" w:rsidR="007F5111" w:rsidRDefault="00C963BA">
            <w:pPr>
              <w:pStyle w:val="Compact"/>
            </w:pPr>
            <w:r>
              <w:rPr>
                <w:b/>
                <w:bCs/>
              </w:rPr>
              <w:t>Protocol / Method</w:t>
            </w:r>
          </w:p>
        </w:tc>
        <w:tc>
          <w:tcPr>
            <w:tcW w:w="0" w:type="auto"/>
          </w:tcPr>
          <w:p w14:paraId="230A990F" w14:textId="353AEEE3" w:rsidR="007F5111" w:rsidRDefault="00C963BA">
            <w:pPr>
              <w:pStyle w:val="Compact"/>
            </w:pPr>
            <w:r>
              <w:rPr>
                <w:b/>
                <w:bCs/>
              </w:rPr>
              <w:t>Frequency</w:t>
            </w:r>
          </w:p>
        </w:tc>
        <w:tc>
          <w:tcPr>
            <w:tcW w:w="0" w:type="auto"/>
          </w:tcPr>
          <w:p w14:paraId="230A9910" w14:textId="4D9856D2" w:rsidR="007F5111" w:rsidRDefault="00C963BA">
            <w:pPr>
              <w:pStyle w:val="Compact"/>
            </w:pPr>
            <w:r>
              <w:rPr>
                <w:b/>
                <w:bCs/>
              </w:rPr>
              <w:t>Owning Team (Far Side)</w:t>
            </w:r>
          </w:p>
        </w:tc>
        <w:tc>
          <w:tcPr>
            <w:tcW w:w="0" w:type="auto"/>
          </w:tcPr>
          <w:p w14:paraId="230A9911" w14:textId="1C2C16C4" w:rsidR="007F5111" w:rsidRDefault="00C963BA">
            <w:pPr>
              <w:pStyle w:val="Compact"/>
            </w:pPr>
            <w:r>
              <w:rPr>
                <w:b/>
                <w:bCs/>
              </w:rPr>
              <w:t>Criticality</w:t>
            </w:r>
          </w:p>
        </w:tc>
      </w:tr>
      <w:tr w:rsidR="007F5111" w14:paraId="230A9919" w14:textId="77777777" w:rsidTr="4A3EE59D">
        <w:trPr>
          <w:trHeight w:val="300"/>
          <w:del w:id="544" w:author="Syed Ahmed" w:date="2026-09-08T16:08:00Z"/>
        </w:trPr>
        <w:tc>
          <w:tcPr>
            <w:tcW w:w="0" w:type="auto"/>
          </w:tcPr>
          <w:p w14:paraId="230A9913" w14:textId="1B4A0FC9" w:rsidR="007F5111" w:rsidRDefault="00C963BA">
            <w:pPr>
              <w:pStyle w:val="Compact"/>
            </w:pPr>
            <w:r>
              <w:rPr>
                <w:i/>
                <w:iCs/>
              </w:rPr>
              <w:t>SCCM</w:t>
            </w:r>
          </w:p>
        </w:tc>
        <w:tc>
          <w:tcPr>
            <w:tcW w:w="0" w:type="auto"/>
          </w:tcPr>
          <w:p w14:paraId="230A9914" w14:textId="231DE7C3" w:rsidR="007F5111" w:rsidRDefault="00C963BA">
            <w:pPr>
              <w:pStyle w:val="Compact"/>
            </w:pPr>
            <w:r>
              <w:rPr>
                <w:i/>
                <w:iCs/>
              </w:rPr>
              <w:t>Inbound</w:t>
            </w:r>
          </w:p>
        </w:tc>
        <w:tc>
          <w:tcPr>
            <w:tcW w:w="0" w:type="auto"/>
          </w:tcPr>
          <w:p w14:paraId="230A9915" w14:textId="366BCD09" w:rsidR="007F5111" w:rsidRDefault="00C963BA">
            <w:pPr>
              <w:pStyle w:val="Compact"/>
            </w:pPr>
            <w:r>
              <w:rPr>
                <w:i/>
                <w:iCs/>
              </w:rPr>
              <w:t>observed on ports 51371… (dllhost)</w:t>
            </w:r>
          </w:p>
        </w:tc>
        <w:tc>
          <w:tcPr>
            <w:tcW w:w="0" w:type="auto"/>
          </w:tcPr>
          <w:p w14:paraId="230A9916" w14:textId="4C055FA8" w:rsidR="007F5111" w:rsidRDefault="00C963BA">
            <w:pPr>
              <w:pStyle w:val="Compact"/>
            </w:pPr>
            <w:r>
              <w:rPr>
                <w:i/>
                <w:iCs/>
              </w:rPr>
              <w:t>4 connection rows</w:t>
            </w:r>
          </w:p>
        </w:tc>
        <w:tc>
          <w:tcPr>
            <w:tcW w:w="0" w:type="auto"/>
          </w:tcPr>
          <w:p w14:paraId="230A9917" w14:textId="279E6645" w:rsidR="007F5111" w:rsidRDefault="00C963BA">
            <w:pPr>
              <w:pStyle w:val="Compact"/>
            </w:pPr>
            <w:r>
              <w:rPr>
                <w:i/>
                <w:iCs/>
              </w:rPr>
              <w:t>Not yet provided — far-side owning team not on file (Appendix B item 05). To be supplied by GEHA (Appendix B).</w:t>
            </w:r>
          </w:p>
        </w:tc>
        <w:tc>
          <w:tcPr>
            <w:tcW w:w="0" w:type="auto"/>
          </w:tcPr>
          <w:p w14:paraId="230A9918" w14:textId="05E48FF2" w:rsidR="007F5111" w:rsidRDefault="00C963BA">
            <w:pPr>
              <w:pStyle w:val="Compact"/>
            </w:pPr>
            <w:r>
              <w:rPr>
                <w:i/>
                <w:iCs/>
              </w:rPr>
              <w:t>Low</w:t>
            </w:r>
          </w:p>
        </w:tc>
      </w:tr>
      <w:tr w:rsidR="007F5111" w14:paraId="230A9920" w14:textId="77777777" w:rsidTr="4A3EE59D">
        <w:trPr>
          <w:trHeight w:val="300"/>
          <w:del w:id="545" w:author="Syed Ahmed" w:date="2026-09-08T16:08:00Z"/>
        </w:trPr>
        <w:tc>
          <w:tcPr>
            <w:tcW w:w="0" w:type="auto"/>
          </w:tcPr>
          <w:p w14:paraId="230A991A" w14:textId="535CEC17" w:rsidR="007F5111" w:rsidRDefault="00C963BA">
            <w:pPr>
              <w:pStyle w:val="Compact"/>
            </w:pPr>
            <w:r>
              <w:rPr>
                <w:i/>
                <w:iCs/>
              </w:rPr>
              <w:t>SERVICENOW</w:t>
            </w:r>
          </w:p>
        </w:tc>
        <w:tc>
          <w:tcPr>
            <w:tcW w:w="0" w:type="auto"/>
          </w:tcPr>
          <w:p w14:paraId="230A991B" w14:textId="7E22D034" w:rsidR="007F5111" w:rsidRDefault="00C963BA">
            <w:pPr>
              <w:pStyle w:val="Compact"/>
            </w:pPr>
            <w:r>
              <w:rPr>
                <w:i/>
                <w:iCs/>
              </w:rPr>
              <w:t>Inbound</w:t>
            </w:r>
          </w:p>
        </w:tc>
        <w:tc>
          <w:tcPr>
            <w:tcW w:w="0" w:type="auto"/>
          </w:tcPr>
          <w:p w14:paraId="230A991C" w14:textId="72A2F08A" w:rsidR="007F5111" w:rsidRDefault="00C963BA">
            <w:pPr>
              <w:pStyle w:val="Compact"/>
            </w:pPr>
            <w:r>
              <w:rPr>
                <w:i/>
                <w:iCs/>
              </w:rPr>
              <w:t>observed on ports 135… (svchost)</w:t>
            </w:r>
          </w:p>
        </w:tc>
        <w:tc>
          <w:tcPr>
            <w:tcW w:w="0" w:type="auto"/>
          </w:tcPr>
          <w:p w14:paraId="230A991D" w14:textId="4EC7AEEC" w:rsidR="007F5111" w:rsidRDefault="00C963BA">
            <w:pPr>
              <w:pStyle w:val="Compact"/>
            </w:pPr>
            <w:r>
              <w:rPr>
                <w:i/>
                <w:iCs/>
              </w:rPr>
              <w:t>1 connection rows</w:t>
            </w:r>
          </w:p>
        </w:tc>
        <w:tc>
          <w:tcPr>
            <w:tcW w:w="0" w:type="auto"/>
          </w:tcPr>
          <w:p w14:paraId="230A991E" w14:textId="3E86D59F" w:rsidR="007F5111" w:rsidRDefault="00C963BA">
            <w:pPr>
              <w:pStyle w:val="Compact"/>
            </w:pPr>
            <w:r>
              <w:rPr>
                <w:i/>
                <w:iCs/>
              </w:rPr>
              <w:t>Not yet provided — far-side owning team not on file (Appendix B item 05). To be supplied by GEHA (Appendix B).</w:t>
            </w:r>
          </w:p>
        </w:tc>
        <w:tc>
          <w:tcPr>
            <w:tcW w:w="0" w:type="auto"/>
          </w:tcPr>
          <w:p w14:paraId="230A991F" w14:textId="794E2414" w:rsidR="007F5111" w:rsidRDefault="00C963BA">
            <w:pPr>
              <w:pStyle w:val="Compact"/>
            </w:pPr>
            <w:r>
              <w:rPr>
                <w:i/>
                <w:iCs/>
              </w:rPr>
              <w:t>Low</w:t>
            </w:r>
          </w:p>
        </w:tc>
      </w:tr>
    </w:tbl>
    <w:p w14:paraId="230A9921" w14:textId="5EFA2D73" w:rsidR="007F5111" w:rsidRDefault="00C963BA" w:rsidP="4A3EE59D">
      <w:pPr>
        <w:pStyle w:val="BodyText"/>
        <w:rPr>
          <w:del w:id="546" w:author="Syed Ahmed" w:date="2026-09-08T16:08:00Z" w16du:dateUtc="2026-09-08T16:08:00Z"/>
          <w:b/>
          <w:bCs/>
          <w:sz w:val="15"/>
          <w:szCs w:val="15"/>
        </w:rPr>
      </w:pPr>
      <w:del w:id="547" w:author="Syed Ahmed" w:date="2026-09-08T16:08:00Z" w16du:dateUtc="2026-09-08T16:08:00Z">
        <w:r w:rsidRPr="4A3EE59D" w:rsidDel="00C963BA">
          <w:rPr>
            <w:b/>
            <w:bCs/>
            <w:sz w:val="15"/>
            <w:szCs w:val="15"/>
          </w:rPr>
          <w:delText>Table 4.7 — Integrations &amp; Dependencies</w:delText>
        </w:r>
      </w:del>
    </w:p>
    <w:p w14:paraId="230A9922" w14:textId="3EAE8C70" w:rsidR="007F5111" w:rsidRDefault="007F5111">
      <w:pPr>
        <w:sectPr w:rsidR="007F5111">
          <w:headerReference w:type="default" r:id="rId37"/>
          <w:footerReference w:type="default" r:id="rId38"/>
          <w:pgSz w:w="15840" w:h="12240" w:orient="landscape"/>
          <w:pgMar w:top="1440" w:right="1440" w:bottom="1440" w:left="1440" w:header="720" w:footer="620" w:gutter="0"/>
          <w:cols w:space="720"/>
        </w:sectPr>
      </w:pPr>
    </w:p>
    <w:p w14:paraId="230A9923" w14:textId="63CEAD69" w:rsidR="007F5111" w:rsidRDefault="00C963BA">
      <w:pPr>
        <w:pStyle w:val="Heading2"/>
        <w:rPr>
          <w:del w:id="548" w:author="Syed Ahmed" w:date="2026-09-08T16:08:00Z" w16du:dateUtc="2026-09-08T16:08:09Z"/>
        </w:rPr>
      </w:pPr>
      <w:bookmarkStart w:id="549" w:name="certificates-secrets"/>
      <w:bookmarkEnd w:id="539"/>
      <w:del w:id="550" w:author="Syed Ahmed" w:date="2026-09-08T16:08:00Z" w16du:dateUtc="2026-09-08T16:08:09Z">
        <w:r w:rsidDel="00C963BA">
          <w:lastRenderedPageBreak/>
          <w:delText>4.8 Certificates &amp; Secrets</w:delText>
        </w:r>
      </w:del>
    </w:p>
    <w:p w14:paraId="230A9924" w14:textId="5A746A0A" w:rsidR="007F5111" w:rsidRDefault="00C963BA">
      <w:pPr>
        <w:pStyle w:val="FirstParagraph"/>
        <w:rPr>
          <w:del w:id="551" w:author="Syed Ahmed" w:date="2026-09-08T16:08:00Z" w16du:dateUtc="2026-09-08T16:08:09Z"/>
        </w:rPr>
      </w:pPr>
      <w:del w:id="552" w:author="Syed Ahmed" w:date="2026-09-08T16:08:00Z" w16du:dateUtc="2026-09-08T16:08:09Z">
        <w:r w:rsidDel="00C963BA">
          <w:delText>Every certificate and secret the application depends on is inventoried here, with expiry evaluated against the planned cutover date rather than against today. A certificate that is comfortably valid now but expires during the migration window will fail at the least convenient moment, and renewal frequently involves a third party with its own lead time. Each entry records its purpose, where the private material is held, who custodies it, and the action to be taken — renewal, retirement, or migration to a vault in the target. Certificates presented by load balancers and identity providers appear here as well as in their own sections, so that nothing depends on a reader cross-referencing two lists.</w:delText>
        </w:r>
      </w:del>
    </w:p>
    <w:p w14:paraId="230A9925" w14:textId="3F14F326" w:rsidR="007F5111" w:rsidRDefault="007F5111">
      <w:pPr>
        <w:pStyle w:val="Compact"/>
        <w:rPr>
          <w:del w:id="553" w:author="Syed Ahmed" w:date="2026-09-08T16:08:00Z" w16du:dateUtc="2026-09-08T16:08:09Z"/>
        </w:rPr>
      </w:pPr>
    </w:p>
    <w:tbl>
      <w:tblPr>
        <w:tblStyle w:val="Table"/>
        <w:tblW w:w="5000" w:type="pct"/>
        <w:tblLook w:val="0020" w:firstRow="1" w:lastRow="0" w:firstColumn="0" w:lastColumn="0" w:noHBand="0" w:noVBand="0"/>
      </w:tblPr>
      <w:tblGrid>
        <w:gridCol w:w="5182"/>
        <w:gridCol w:w="663"/>
        <w:gridCol w:w="978"/>
        <w:gridCol w:w="520"/>
        <w:gridCol w:w="1591"/>
        <w:gridCol w:w="542"/>
      </w:tblGrid>
      <w:tr w:rsidR="007F5111" w14:paraId="230A992C"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554" w:author="Syed Ahmed" w:date="2026-09-08T16:08:00Z"/>
        </w:trPr>
        <w:tc>
          <w:tcPr>
            <w:tcW w:w="0" w:type="auto"/>
          </w:tcPr>
          <w:p w14:paraId="230A9926" w14:textId="7E6EE953" w:rsidR="007F5111" w:rsidRDefault="00C963BA">
            <w:pPr>
              <w:pStyle w:val="Compact"/>
            </w:pPr>
            <w:r>
              <w:rPr>
                <w:b/>
                <w:bCs/>
              </w:rPr>
              <w:t>Certificate / Secret</w:t>
            </w:r>
          </w:p>
        </w:tc>
        <w:tc>
          <w:tcPr>
            <w:tcW w:w="0" w:type="auto"/>
          </w:tcPr>
          <w:p w14:paraId="230A9927" w14:textId="36D30416" w:rsidR="007F5111" w:rsidRDefault="00C963BA">
            <w:pPr>
              <w:pStyle w:val="Compact"/>
            </w:pPr>
            <w:r>
              <w:rPr>
                <w:b/>
                <w:bCs/>
              </w:rPr>
              <w:t>Purpose</w:t>
            </w:r>
          </w:p>
        </w:tc>
        <w:tc>
          <w:tcPr>
            <w:tcW w:w="0" w:type="auto"/>
          </w:tcPr>
          <w:p w14:paraId="230A9928" w14:textId="26ABD7BE" w:rsidR="007F5111" w:rsidRDefault="00C963BA">
            <w:pPr>
              <w:pStyle w:val="Compact"/>
            </w:pPr>
            <w:r>
              <w:rPr>
                <w:b/>
                <w:bCs/>
              </w:rPr>
              <w:t>Holder / Vault</w:t>
            </w:r>
          </w:p>
        </w:tc>
        <w:tc>
          <w:tcPr>
            <w:tcW w:w="0" w:type="auto"/>
          </w:tcPr>
          <w:p w14:paraId="230A9929" w14:textId="3D5FDBD7" w:rsidR="007F5111" w:rsidRDefault="00C963BA">
            <w:pPr>
              <w:pStyle w:val="Compact"/>
            </w:pPr>
            <w:r>
              <w:rPr>
                <w:b/>
                <w:bCs/>
              </w:rPr>
              <w:t>Expiry</w:t>
            </w:r>
          </w:p>
        </w:tc>
        <w:tc>
          <w:tcPr>
            <w:tcW w:w="0" w:type="auto"/>
          </w:tcPr>
          <w:p w14:paraId="230A992A" w14:textId="03254B51" w:rsidR="007F5111" w:rsidRDefault="00C963BA">
            <w:pPr>
              <w:pStyle w:val="Compact"/>
            </w:pPr>
            <w:r>
              <w:rPr>
                <w:b/>
                <w:bCs/>
              </w:rPr>
              <w:t>Expires Before Cutover?</w:t>
            </w:r>
          </w:p>
        </w:tc>
        <w:tc>
          <w:tcPr>
            <w:tcW w:w="0" w:type="auto"/>
          </w:tcPr>
          <w:p w14:paraId="230A992B" w14:textId="18D3CE44" w:rsidR="007F5111" w:rsidRDefault="00C963BA">
            <w:pPr>
              <w:pStyle w:val="Compact"/>
            </w:pPr>
            <w:r>
              <w:rPr>
                <w:b/>
                <w:bCs/>
              </w:rPr>
              <w:t>Action</w:t>
            </w:r>
          </w:p>
        </w:tc>
      </w:tr>
      <w:tr w:rsidR="007F5111" w14:paraId="230A9933" w14:textId="77777777" w:rsidTr="4A3EE59D">
        <w:trPr>
          <w:trHeight w:val="300"/>
          <w:del w:id="555" w:author="Syed Ahmed" w:date="2026-09-08T16:08:00Z"/>
        </w:trPr>
        <w:tc>
          <w:tcPr>
            <w:tcW w:w="0" w:type="auto"/>
          </w:tcPr>
          <w:p w14:paraId="230A992D" w14:textId="32CD425D" w:rsidR="007F5111" w:rsidRDefault="00C963BA">
            <w:pPr>
              <w:pStyle w:val="Compact"/>
            </w:pPr>
            <w:r>
              <w:rPr>
                <w:i/>
                <w:iCs/>
              </w:rPr>
              <w:t>Not yet provided — requested from GEHA, required by 2026-09-01 (Appendix B, item 06).</w:t>
            </w:r>
          </w:p>
        </w:tc>
        <w:tc>
          <w:tcPr>
            <w:tcW w:w="0" w:type="auto"/>
          </w:tcPr>
          <w:p w14:paraId="230A992E" w14:textId="186AA4DE" w:rsidR="007F5111" w:rsidRDefault="00C963BA">
            <w:pPr>
              <w:pStyle w:val="Compact"/>
            </w:pPr>
            <w:r>
              <w:rPr>
                <w:i/>
                <w:iCs/>
              </w:rPr>
              <w:t>—</w:t>
            </w:r>
          </w:p>
        </w:tc>
        <w:tc>
          <w:tcPr>
            <w:tcW w:w="0" w:type="auto"/>
          </w:tcPr>
          <w:p w14:paraId="230A992F" w14:textId="14740A7C" w:rsidR="007F5111" w:rsidRDefault="00C963BA">
            <w:pPr>
              <w:pStyle w:val="Compact"/>
            </w:pPr>
            <w:r>
              <w:rPr>
                <w:i/>
                <w:iCs/>
              </w:rPr>
              <w:t>—</w:t>
            </w:r>
          </w:p>
        </w:tc>
        <w:tc>
          <w:tcPr>
            <w:tcW w:w="0" w:type="auto"/>
          </w:tcPr>
          <w:p w14:paraId="230A9930" w14:textId="4B4161A0" w:rsidR="007F5111" w:rsidRDefault="00C963BA">
            <w:pPr>
              <w:pStyle w:val="Compact"/>
            </w:pPr>
            <w:r>
              <w:rPr>
                <w:i/>
                <w:iCs/>
              </w:rPr>
              <w:t>—</w:t>
            </w:r>
          </w:p>
        </w:tc>
        <w:tc>
          <w:tcPr>
            <w:tcW w:w="0" w:type="auto"/>
          </w:tcPr>
          <w:p w14:paraId="230A9931" w14:textId="2B26CAC3" w:rsidR="007F5111" w:rsidRDefault="00C963BA">
            <w:pPr>
              <w:pStyle w:val="Compact"/>
            </w:pPr>
            <w:r>
              <w:t>—</w:t>
            </w:r>
          </w:p>
        </w:tc>
        <w:tc>
          <w:tcPr>
            <w:tcW w:w="0" w:type="auto"/>
          </w:tcPr>
          <w:p w14:paraId="230A9932" w14:textId="71E31231" w:rsidR="007F5111" w:rsidRDefault="00C963BA">
            <w:pPr>
              <w:pStyle w:val="Compact"/>
            </w:pPr>
            <w:r>
              <w:t>—</w:t>
            </w:r>
          </w:p>
        </w:tc>
      </w:tr>
    </w:tbl>
    <w:p w14:paraId="230A9934" w14:textId="15F8E00F" w:rsidR="007F5111" w:rsidRDefault="00C963BA" w:rsidP="4A3EE59D">
      <w:pPr>
        <w:pStyle w:val="BodyText"/>
        <w:rPr>
          <w:del w:id="556" w:author="Syed Ahmed" w:date="2026-09-08T16:08:00Z" w16du:dateUtc="2026-09-08T16:08:09Z"/>
          <w:b/>
          <w:bCs/>
          <w:sz w:val="15"/>
          <w:szCs w:val="15"/>
        </w:rPr>
      </w:pPr>
      <w:del w:id="557" w:author="Syed Ahmed" w:date="2026-09-08T16:08:00Z" w16du:dateUtc="2026-09-08T16:08:09Z">
        <w:r w:rsidRPr="4A3EE59D" w:rsidDel="00C963BA">
          <w:rPr>
            <w:b/>
            <w:bCs/>
            <w:sz w:val="15"/>
            <w:szCs w:val="15"/>
          </w:rPr>
          <w:delText>Table 4.8 — Certificates &amp; Secrets</w:delText>
        </w:r>
      </w:del>
    </w:p>
    <w:p w14:paraId="230A9935" w14:textId="07B85AB9" w:rsidR="007F5111" w:rsidRDefault="007F5111">
      <w:pPr>
        <w:pStyle w:val="Compact"/>
      </w:pPr>
    </w:p>
    <w:p w14:paraId="230A9936" w14:textId="4734A696" w:rsidR="007F5111" w:rsidRDefault="00C963BA">
      <w:pPr>
        <w:pStyle w:val="Heading2"/>
        <w:rPr>
          <w:del w:id="558" w:author="Syed Ahmed" w:date="2026-09-08T16:08:00Z" w16du:dateUtc="2026-09-08T16:08:15Z"/>
        </w:rPr>
      </w:pPr>
      <w:bookmarkStart w:id="559" w:name="data-classification"/>
      <w:bookmarkEnd w:id="549"/>
      <w:r>
        <w:t>4.</w:t>
      </w:r>
      <w:del w:id="560" w:author="Syed Ahmed" w:date="2026-09-08T16:08:00Z" w16du:dateUtc="2026-09-08T16:08:15Z">
        <w:r w:rsidDel="00C963BA">
          <w:delText>9 Data Classification</w:delText>
        </w:r>
      </w:del>
    </w:p>
    <w:p w14:paraId="230A9937" w14:textId="5387F4AF" w:rsidR="007F5111" w:rsidRDefault="00C963BA">
      <w:pPr>
        <w:pStyle w:val="FirstParagraph"/>
        <w:rPr>
          <w:del w:id="561" w:author="Syed Ahmed" w:date="2026-09-08T16:08:00Z" w16du:dateUtc="2026-09-08T16:08:15Z"/>
        </w:rPr>
      </w:pPr>
      <w:del w:id="562" w:author="Syed Ahmed" w:date="2026-09-08T16:08:00Z" w16du:dateUtc="2026-09-08T16:08:15Z">
        <w:r w:rsidDel="00C963BA">
          <w:delText>The sensitivity of the data this application holds, and the regulatory obligations that follow from it, are recorded here because they constrain target region, encryption, logging and retention decisions rather than merely describing them. Presence of protected health information, personally identifiable information or cardholder data is stated explicitly rather than implied by the application's business purpose. Residency constraints are captured because they determine not only where the workload runs but where its backups and diagnostic logs may be held. Current encryption at rest and in transit is recorded so the target can be shown to preserve or improve the position rather than quietly weaken it.</w:delText>
        </w:r>
      </w:del>
    </w:p>
    <w:p w14:paraId="230A9938" w14:textId="21C2C175" w:rsidR="007F5111" w:rsidRDefault="007F5111">
      <w:pPr>
        <w:pStyle w:val="Compact"/>
      </w:pPr>
    </w:p>
    <w:tbl>
      <w:tblPr>
        <w:tblStyle w:val="Table"/>
        <w:tblW w:w="5000" w:type="pct"/>
        <w:tblLook w:val="0020" w:firstRow="1" w:lastRow="0" w:firstColumn="0" w:lastColumn="0" w:noHBand="0" w:noVBand="0"/>
      </w:tblPr>
      <w:tblGrid>
        <w:gridCol w:w="1364"/>
        <w:gridCol w:w="8112"/>
      </w:tblGrid>
      <w:tr w:rsidR="007F5111" w14:paraId="230A993B" w14:textId="77777777" w:rsidTr="08FEA0F7">
        <w:trPr>
          <w:cnfStyle w:val="100000000000" w:firstRow="1" w:lastRow="0" w:firstColumn="0" w:lastColumn="0" w:oddVBand="0" w:evenVBand="0" w:oddHBand="0" w:evenHBand="0" w:firstRowFirstColumn="0" w:firstRowLastColumn="0" w:lastRowFirstColumn="0" w:lastRowLastColumn="0"/>
          <w:trHeight w:val="300"/>
          <w:tblHeader/>
          <w:del w:id="563" w:author="Syed Ahmed" w:date="2026-09-08T14:30:00Z"/>
        </w:trPr>
        <w:tc>
          <w:tcPr>
            <w:tcW w:w="0" w:type="auto"/>
          </w:tcPr>
          <w:p w14:paraId="230A9939" w14:textId="3C113E73" w:rsidR="007F5111" w:rsidRDefault="00C963BA">
            <w:pPr>
              <w:pStyle w:val="Compact"/>
            </w:pPr>
            <w:r>
              <w:rPr>
                <w:b/>
                <w:bCs/>
              </w:rPr>
              <w:t>Data Sensitivity</w:t>
            </w:r>
          </w:p>
        </w:tc>
        <w:tc>
          <w:tcPr>
            <w:tcW w:w="0" w:type="auto"/>
          </w:tcPr>
          <w:p w14:paraId="230A993A" w14:textId="12886DAF" w:rsidR="007F5111" w:rsidRDefault="00C963BA">
            <w:pPr>
              <w:pStyle w:val="Compact"/>
            </w:pPr>
            <w:r>
              <w:t>Criticality tier 2 (2 - Medium). Business impact: If the application was unavailable the impact could result in  the loss of application certain privileged access management services.  (Evidenced — BIA_Capability and Application_DC Migration (Application BIA), as-of 13-Nov-2025)</w:t>
            </w:r>
          </w:p>
        </w:tc>
      </w:tr>
      <w:tr w:rsidR="007F5111" w14:paraId="230A993E" w14:textId="77777777" w:rsidTr="08FEA0F7">
        <w:trPr>
          <w:trHeight w:val="300"/>
          <w:del w:id="564" w:author="Syed Ahmed" w:date="2026-09-08T14:30:00Z"/>
        </w:trPr>
        <w:tc>
          <w:tcPr>
            <w:tcW w:w="0" w:type="auto"/>
          </w:tcPr>
          <w:p w14:paraId="230A993C" w14:textId="1CFDDCB1" w:rsidR="007F5111" w:rsidRDefault="00C963BA">
            <w:pPr>
              <w:pStyle w:val="Compact"/>
            </w:pPr>
            <w:del w:id="565" w:author="Ahmed, Syed" w:date="2026-09-10T15:14:00Z" w16du:dateUtc="2026-09-10T15:14:56Z">
              <w:r w:rsidRPr="08FEA0F7" w:rsidDel="00C963BA">
                <w:rPr>
                  <w:b/>
                  <w:bCs/>
                </w:rPr>
                <w:delText>PII / PHI / PCI Present</w:delText>
              </w:r>
            </w:del>
          </w:p>
        </w:tc>
        <w:tc>
          <w:tcPr>
            <w:tcW w:w="0" w:type="auto"/>
          </w:tcPr>
          <w:p w14:paraId="230A993D" w14:textId="6CED8544" w:rsidR="007F5111" w:rsidRDefault="00C963BA">
            <w:pPr>
              <w:pStyle w:val="Compact"/>
            </w:pPr>
            <w:del w:id="566" w:author="Ahmed, Syed" w:date="2026-09-10T15:14:00Z" w16du:dateUtc="2026-09-10T15:14:56Z">
              <w:r w:rsidDel="00C963BA">
                <w:delText xml:space="preserve">☐ </w:delText>
              </w:r>
              <w:r w:rsidRPr="08FEA0F7" w:rsidDel="00C963BA">
                <w:rPr>
                  <w:i/>
                  <w:iCs/>
                </w:rPr>
                <w:delText>Yes</w:delText>
              </w:r>
              <w:r w:rsidDel="00C963BA">
                <w:delText xml:space="preserve"> ☐ </w:delText>
              </w:r>
              <w:r w:rsidRPr="08FEA0F7" w:rsidDel="00C963BA">
                <w:rPr>
                  <w:i/>
                  <w:iCs/>
                </w:rPr>
                <w:delText>No</w:delText>
              </w:r>
              <w:r w:rsidDel="00C963BA">
                <w:delText xml:space="preserve"> — </w:delText>
              </w:r>
            </w:del>
            <w:del w:id="567" w:author="Syed Ahmed" w:date="2026-09-08T19:54:00Z" w16du:dateUtc="2026-09-08T19:54:39Z">
              <w:r w:rsidRPr="08FEA0F7" w:rsidDel="00C963BA">
                <w:rPr>
                  <w:i/>
                  <w:iCs/>
                </w:rPr>
                <w:delText>To be provided by GEHA</w:delText>
              </w:r>
            </w:del>
          </w:p>
        </w:tc>
      </w:tr>
      <w:tr w:rsidR="007F5111" w14:paraId="230A9941" w14:textId="77777777" w:rsidTr="08FEA0F7">
        <w:trPr>
          <w:trHeight w:val="300"/>
          <w:del w:id="568" w:author="Syed Ahmed" w:date="2026-09-08T14:30:00Z"/>
        </w:trPr>
        <w:tc>
          <w:tcPr>
            <w:tcW w:w="0" w:type="auto"/>
          </w:tcPr>
          <w:p w14:paraId="230A993F" w14:textId="55D40964" w:rsidR="007F5111" w:rsidRDefault="00C963BA">
            <w:pPr>
              <w:pStyle w:val="Compact"/>
            </w:pPr>
            <w:del w:id="569" w:author="Ahmed, Syed" w:date="2026-09-10T15:14:00Z" w16du:dateUtc="2026-09-10T15:14:56Z">
              <w:r w:rsidRPr="08FEA0F7" w:rsidDel="00C963BA">
                <w:rPr>
                  <w:b/>
                  <w:bCs/>
                </w:rPr>
                <w:delText>Data Residency Constraints</w:delText>
              </w:r>
            </w:del>
          </w:p>
        </w:tc>
        <w:tc>
          <w:tcPr>
            <w:tcW w:w="0" w:type="auto"/>
          </w:tcPr>
          <w:p w14:paraId="230A9940" w14:textId="42791ADE" w:rsidR="007F5111" w:rsidRDefault="007F5111">
            <w:pPr>
              <w:pStyle w:val="Compact"/>
            </w:pPr>
          </w:p>
        </w:tc>
      </w:tr>
      <w:tr w:rsidR="007F5111" w14:paraId="230A9944" w14:textId="77777777" w:rsidTr="08FEA0F7">
        <w:trPr>
          <w:trHeight w:val="300"/>
          <w:del w:id="570" w:author="Syed Ahmed" w:date="2026-09-08T14:30:00Z"/>
        </w:trPr>
        <w:tc>
          <w:tcPr>
            <w:tcW w:w="0" w:type="auto"/>
          </w:tcPr>
          <w:p w14:paraId="230A9942" w14:textId="1B041AA2" w:rsidR="007F5111" w:rsidRDefault="00C963BA">
            <w:pPr>
              <w:pStyle w:val="Compact"/>
            </w:pPr>
            <w:del w:id="571" w:author="Ahmed, Syed" w:date="2026-09-10T15:14:00Z" w16du:dateUtc="2026-09-10T15:14:56Z">
              <w:r w:rsidRPr="08FEA0F7" w:rsidDel="00C963BA">
                <w:rPr>
                  <w:b/>
                  <w:bCs/>
                </w:rPr>
                <w:delText>Current Encryption at Rest</w:delText>
              </w:r>
            </w:del>
          </w:p>
        </w:tc>
        <w:tc>
          <w:tcPr>
            <w:tcW w:w="0" w:type="auto"/>
          </w:tcPr>
          <w:p w14:paraId="230A9943" w14:textId="07036631" w:rsidR="007F5111" w:rsidRDefault="00C963BA">
            <w:pPr>
              <w:pStyle w:val="Compact"/>
            </w:pPr>
            <w:del w:id="572" w:author="Ahmed, Syed" w:date="2026-09-10T15:14:00Z" w16du:dateUtc="2026-09-10T15:14:56Z">
              <w:r w:rsidDel="00C963BA">
                <w:delText xml:space="preserve">☐ </w:delText>
              </w:r>
              <w:r w:rsidRPr="08FEA0F7" w:rsidDel="00C963BA">
                <w:rPr>
                  <w:i/>
                  <w:iCs/>
                </w:rPr>
                <w:delText>Yes</w:delText>
              </w:r>
              <w:r w:rsidDel="00C963BA">
                <w:delText xml:space="preserve"> ☐ </w:delText>
              </w:r>
              <w:r w:rsidRPr="08FEA0F7" w:rsidDel="00C963BA">
                <w:rPr>
                  <w:i/>
                  <w:iCs/>
                </w:rPr>
                <w:delText>No</w:delText>
              </w:r>
              <w:r w:rsidDel="00C963BA">
                <w:delText xml:space="preserve"> — </w:delText>
              </w:r>
            </w:del>
            <w:del w:id="573" w:author="Syed Ahmed" w:date="2026-09-08T19:54:00Z" w16du:dateUtc="2026-09-08T19:54:46Z">
              <w:r w:rsidRPr="08FEA0F7" w:rsidDel="00C963BA">
                <w:rPr>
                  <w:i/>
                  <w:iCs/>
                </w:rPr>
                <w:delText>To be provided by GEHA</w:delText>
              </w:r>
            </w:del>
          </w:p>
        </w:tc>
      </w:tr>
      <w:tr w:rsidR="007F5111" w14:paraId="230A9947" w14:textId="77777777" w:rsidTr="08FEA0F7">
        <w:trPr>
          <w:trHeight w:val="300"/>
          <w:del w:id="574" w:author="Syed Ahmed" w:date="2026-09-08T14:30:00Z"/>
        </w:trPr>
        <w:tc>
          <w:tcPr>
            <w:tcW w:w="0" w:type="auto"/>
          </w:tcPr>
          <w:p w14:paraId="230A9945" w14:textId="1697B833" w:rsidR="007F5111" w:rsidRDefault="00C963BA">
            <w:pPr>
              <w:pStyle w:val="Compact"/>
            </w:pPr>
            <w:del w:id="575" w:author="Ahmed, Syed" w:date="2026-09-10T15:14:00Z" w16du:dateUtc="2026-09-10T15:14:56Z">
              <w:r w:rsidRPr="08FEA0F7" w:rsidDel="00C963BA">
                <w:rPr>
                  <w:b/>
                  <w:bCs/>
                </w:rPr>
                <w:delText>Current Encryption in Transit</w:delText>
              </w:r>
            </w:del>
          </w:p>
        </w:tc>
        <w:tc>
          <w:tcPr>
            <w:tcW w:w="0" w:type="auto"/>
          </w:tcPr>
          <w:p w14:paraId="230A9946" w14:textId="7F9D9AD7" w:rsidR="007F5111" w:rsidRDefault="00C963BA">
            <w:pPr>
              <w:pStyle w:val="Compact"/>
            </w:pPr>
            <w:del w:id="576" w:author="Ahmed, Syed" w:date="2026-09-10T15:14:00Z" w16du:dateUtc="2026-09-10T15:14:56Z">
              <w:r w:rsidRPr="08FEA0F7" w:rsidDel="00C963BA">
                <w:rPr>
                  <w:i/>
                  <w:iCs/>
                </w:rPr>
                <w:delText>To be provided by GEHA</w:delText>
              </w:r>
            </w:del>
          </w:p>
        </w:tc>
      </w:tr>
    </w:tbl>
    <w:p w14:paraId="230A9948" w14:textId="0DA69607" w:rsidR="007F5111" w:rsidRDefault="00C963BA" w:rsidP="4A3EE59D">
      <w:pPr>
        <w:pStyle w:val="BodyText"/>
        <w:rPr>
          <w:del w:id="577" w:author="Syed Ahmed" w:date="2026-09-08T14:30:00Z" w16du:dateUtc="2026-09-08T14:30:03Z"/>
          <w:b/>
          <w:bCs/>
          <w:sz w:val="15"/>
          <w:szCs w:val="15"/>
        </w:rPr>
      </w:pPr>
      <w:del w:id="578" w:author="Syed Ahmed" w:date="2026-09-08T14:30:00Z" w16du:dateUtc="2026-09-08T14:30:03Z">
        <w:r w:rsidRPr="4A3EE59D" w:rsidDel="00C963BA">
          <w:rPr>
            <w:b/>
            <w:bCs/>
            <w:sz w:val="15"/>
            <w:szCs w:val="15"/>
          </w:rPr>
          <w:delText>Table 4.9 — Data Classification</w:delText>
        </w:r>
      </w:del>
    </w:p>
    <w:p w14:paraId="230A9949" w14:textId="4AD63447" w:rsidR="007F5111" w:rsidRDefault="007F5111">
      <w:pPr>
        <w:pStyle w:val="Compact"/>
      </w:pPr>
    </w:p>
    <w:p w14:paraId="230A994A" w14:textId="22CE2A04" w:rsidR="007F5111" w:rsidRDefault="00C963BA">
      <w:pPr>
        <w:pStyle w:val="Heading2"/>
      </w:pPr>
      <w:bookmarkStart w:id="579" w:name="environment-inventory"/>
      <w:bookmarkEnd w:id="559"/>
      <w:r>
        <w:t>4.10 Environment Inventory</w:t>
      </w:r>
    </w:p>
    <w:p w14:paraId="230A994B" w14:textId="23B711CC" w:rsidR="007F5111" w:rsidRDefault="00C963BA">
      <w:pPr>
        <w:pStyle w:val="FirstParagraph"/>
        <w:rPr>
          <w:del w:id="580" w:author="Syed Ahmed" w:date="2026-09-08T16:08:00Z" w16du:dateUtc="2026-09-08T16:08:20Z"/>
        </w:rPr>
      </w:pPr>
      <w:del w:id="581" w:author="Syed Ahmed" w:date="2026-09-08T16:08:00Z" w16du:dateUtc="2026-09-08T16:08:20Z">
        <w:r w:rsidDel="00C963BA">
          <w:delText>Every environment is inventoried here, not only production, because non-production estates carry real data, real integrations and real license obligations far more often than expected. Each environment records its purpose, its endpoint, the nature of the data it holds and the internal move group it belongs to. Non-production is migrated ahead of production deliberately, so that the process is proven on a system whose failure costs nothing. Environments that are dormant or unused are identified here as retirement candidates rather than migrated by default.</w:delText>
        </w:r>
      </w:del>
    </w:p>
    <w:p w14:paraId="230A994C" w14:textId="413292A8" w:rsidR="007F5111" w:rsidRDefault="007F5111">
      <w:pPr>
        <w:pStyle w:val="Compact"/>
        <w:rPr>
          <w:del w:id="582" w:author="Syed Ahmed" w:date="2026-09-08T16:08:00Z" w16du:dateUtc="2026-09-08T16:08:20Z"/>
        </w:rPr>
      </w:pPr>
    </w:p>
    <w:tbl>
      <w:tblPr>
        <w:tblStyle w:val="Table"/>
        <w:tblW w:w="5000" w:type="pct"/>
        <w:tblLook w:val="0020" w:firstRow="1" w:lastRow="0" w:firstColumn="0" w:lastColumn="0" w:noHBand="0" w:noVBand="0"/>
      </w:tblPr>
      <w:tblGrid>
        <w:gridCol w:w="960"/>
        <w:gridCol w:w="1099"/>
        <w:gridCol w:w="5268"/>
        <w:gridCol w:w="844"/>
        <w:gridCol w:w="1305"/>
      </w:tblGrid>
      <w:tr w:rsidR="007F5111" w14:paraId="230A9952"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583" w:author="Syed Ahmed" w:date="2026-09-08T16:08:00Z"/>
        </w:trPr>
        <w:tc>
          <w:tcPr>
            <w:tcW w:w="0" w:type="auto"/>
          </w:tcPr>
          <w:p w14:paraId="230A994D" w14:textId="0EAC4BDB" w:rsidR="007F5111" w:rsidRDefault="00C963BA">
            <w:pPr>
              <w:pStyle w:val="Compact"/>
            </w:pPr>
            <w:r>
              <w:rPr>
                <w:b/>
                <w:bCs/>
              </w:rPr>
              <w:t>Environment</w:t>
            </w:r>
          </w:p>
        </w:tc>
        <w:tc>
          <w:tcPr>
            <w:tcW w:w="0" w:type="auto"/>
          </w:tcPr>
          <w:p w14:paraId="230A994E" w14:textId="69464716" w:rsidR="007F5111" w:rsidRDefault="00C963BA">
            <w:pPr>
              <w:pStyle w:val="Compact"/>
            </w:pPr>
            <w:r>
              <w:rPr>
                <w:b/>
                <w:bCs/>
              </w:rPr>
              <w:t>Purpose</w:t>
            </w:r>
          </w:p>
        </w:tc>
        <w:tc>
          <w:tcPr>
            <w:tcW w:w="0" w:type="auto"/>
          </w:tcPr>
          <w:p w14:paraId="230A994F" w14:textId="5D797201" w:rsidR="007F5111" w:rsidRDefault="00C963BA">
            <w:pPr>
              <w:pStyle w:val="Compact"/>
            </w:pPr>
            <w:r>
              <w:rPr>
                <w:b/>
                <w:bCs/>
              </w:rPr>
              <w:t>URL / Endpoint</w:t>
            </w:r>
          </w:p>
        </w:tc>
        <w:tc>
          <w:tcPr>
            <w:tcW w:w="0" w:type="auto"/>
          </w:tcPr>
          <w:p w14:paraId="230A9950" w14:textId="795A92A9" w:rsidR="007F5111" w:rsidRDefault="00C963BA">
            <w:pPr>
              <w:pStyle w:val="Compact"/>
            </w:pPr>
            <w:r>
              <w:rPr>
                <w:b/>
                <w:bCs/>
              </w:rPr>
              <w:t>Data Source</w:t>
            </w:r>
          </w:p>
        </w:tc>
        <w:tc>
          <w:tcPr>
            <w:tcW w:w="0" w:type="auto"/>
          </w:tcPr>
          <w:p w14:paraId="230A9951" w14:textId="3CE3C159" w:rsidR="007F5111" w:rsidRDefault="00C963BA">
            <w:pPr>
              <w:pStyle w:val="Compact"/>
            </w:pPr>
            <w:r>
              <w:rPr>
                <w:b/>
                <w:bCs/>
              </w:rPr>
              <w:t>Migration Wave</w:t>
            </w:r>
          </w:p>
        </w:tc>
      </w:tr>
      <w:tr w:rsidR="007F5111" w14:paraId="230A9958" w14:textId="77777777" w:rsidTr="4A3EE59D">
        <w:trPr>
          <w:trHeight w:val="300"/>
          <w:del w:id="584" w:author="Syed Ahmed" w:date="2026-09-08T16:08:00Z"/>
        </w:trPr>
        <w:tc>
          <w:tcPr>
            <w:tcW w:w="0" w:type="auto"/>
          </w:tcPr>
          <w:p w14:paraId="230A9953" w14:textId="4F2C05BC" w:rsidR="007F5111" w:rsidRDefault="00C963BA">
            <w:pPr>
              <w:pStyle w:val="Compact"/>
            </w:pPr>
            <w:r>
              <w:rPr>
                <w:i/>
                <w:iCs/>
              </w:rPr>
              <w:t>PROD</w:t>
            </w:r>
          </w:p>
        </w:tc>
        <w:tc>
          <w:tcPr>
            <w:tcW w:w="0" w:type="auto"/>
          </w:tcPr>
          <w:p w14:paraId="230A9954" w14:textId="773D476E" w:rsidR="007F5111" w:rsidRDefault="00C963BA">
            <w:pPr>
              <w:pStyle w:val="Compact"/>
            </w:pPr>
            <w:r>
              <w:rPr>
                <w:i/>
                <w:iCs/>
              </w:rPr>
              <w:t>Live business use</w:t>
            </w:r>
          </w:p>
        </w:tc>
        <w:tc>
          <w:tcPr>
            <w:tcW w:w="0" w:type="auto"/>
          </w:tcPr>
          <w:p w14:paraId="230A9955" w14:textId="2B70DFBB" w:rsidR="007F5111" w:rsidRDefault="00C963BA">
            <w:pPr>
              <w:pStyle w:val="Compact"/>
            </w:pPr>
            <w:r>
              <w:rPr>
                <w:i/>
                <w:iCs/>
              </w:rPr>
              <w:t>Not yet provided — endpoint URL not on file (Appendix B item 05). To be supplied by GEHA (Appendix B).</w:t>
            </w:r>
          </w:p>
        </w:tc>
        <w:tc>
          <w:tcPr>
            <w:tcW w:w="0" w:type="auto"/>
          </w:tcPr>
          <w:p w14:paraId="230A9956" w14:textId="5751E649" w:rsidR="007F5111" w:rsidRDefault="00C963BA">
            <w:pPr>
              <w:pStyle w:val="Compact"/>
            </w:pPr>
            <w:r>
              <w:rPr>
                <w:i/>
                <w:iCs/>
              </w:rPr>
              <w:t>Live data</w:t>
            </w:r>
          </w:p>
        </w:tc>
        <w:tc>
          <w:tcPr>
            <w:tcW w:w="0" w:type="auto"/>
          </w:tcPr>
          <w:p w14:paraId="230A9957" w14:textId="1F404045" w:rsidR="007F5111" w:rsidRDefault="00C963BA">
            <w:pPr>
              <w:pStyle w:val="Compact"/>
            </w:pPr>
            <w:r>
              <w:rPr>
                <w:i/>
                <w:iCs/>
              </w:rPr>
              <w:t>4 host-rows observed</w:t>
            </w:r>
          </w:p>
        </w:tc>
      </w:tr>
    </w:tbl>
    <w:p w14:paraId="230A9959" w14:textId="55967FDD" w:rsidR="007F5111" w:rsidRDefault="00C963BA">
      <w:pPr>
        <w:pStyle w:val="BodyText"/>
      </w:pPr>
      <w:r>
        <w:rPr>
          <w:b/>
          <w:bCs/>
          <w:sz w:val="15"/>
          <w:szCs w:val="15"/>
        </w:rPr>
        <w:t>Table 4.10 — Environment Inventory</w:t>
      </w:r>
    </w:p>
    <w:p w14:paraId="230A995A" w14:textId="09B4185B" w:rsidR="007F5111" w:rsidRDefault="007F5111">
      <w:pPr>
        <w:pStyle w:val="Compact"/>
      </w:pPr>
    </w:p>
    <w:p w14:paraId="230A995B" w14:textId="58F72B0B" w:rsidR="007F5111" w:rsidRDefault="00C963BA">
      <w:pPr>
        <w:pStyle w:val="Heading2"/>
        <w:rPr>
          <w:ins w:id="585" w:author="Ahmed, Syed" w:date="2026-09-10T14:26:00Z" w16du:dateUtc="2026-09-10T14:26:13Z"/>
        </w:rPr>
      </w:pPr>
      <w:bookmarkStart w:id="586" w:name="availability-backup-position"/>
      <w:bookmarkEnd w:id="579"/>
      <w:r>
        <w:lastRenderedPageBreak/>
        <w:t>4.11 Availability &amp; Backup Position</w:t>
      </w:r>
    </w:p>
    <w:p w14:paraId="391ECF35" w14:textId="424BC949" w:rsidR="73A6E844" w:rsidRDefault="73A6E844">
      <w:pPr>
        <w:pStyle w:val="BodyText"/>
        <w:pPrChange w:id="587" w:author="Ahmed, Syed" w:date="2026-09-10T14:26:00Z">
          <w:pPr>
            <w:pStyle w:val="Heading2"/>
          </w:pPr>
        </w:pPrChange>
      </w:pPr>
      <w:ins w:id="588" w:author="Ahmed, Syed" w:date="2026-09-10T14:26:00Z" w16du:dateUtc="2026-09-10T14:26:17Z">
        <w:r>
          <w:t xml:space="preserve">Not applicable </w:t>
        </w:r>
      </w:ins>
    </w:p>
    <w:p w14:paraId="230A995C" w14:textId="35FCE618" w:rsidR="007F5111" w:rsidRDefault="00C963BA">
      <w:pPr>
        <w:pStyle w:val="FirstParagraph"/>
        <w:rPr>
          <w:del w:id="589" w:author="Ahmed, Syed" w:date="2026-09-10T14:26:00Z" w16du:dateUtc="2026-09-10T14:26:11Z"/>
        </w:rPr>
      </w:pPr>
      <w:del w:id="590" w:author="Ahmed, Syed" w:date="2026-09-10T14:26:00Z" w16du:dateUtc="2026-09-10T14:26:11Z">
        <w:r w:rsidDel="00C963BA">
          <w:delText>Availability and backup posture is recorded here to the extent that it bears on the migration itself, rather than as a description of steady-state operations. Cluster and replication topology is captured because it determines which migration methods are available, and a verified restore point is captured because it is the only genuine protection across the cutover window. The recovery point the current configuration actually delivers is recorded alongside the objective the business believes it has, since the two frequently differ and the target should not be designed to an aspiration. Retention and legal-hold obligations, and any standby copy holding live data, are recorded because both outlive the source system.</w:delText>
        </w:r>
      </w:del>
    </w:p>
    <w:p w14:paraId="230A995D" w14:textId="4213E8A8" w:rsidR="007F5111" w:rsidRDefault="007F5111">
      <w:pPr>
        <w:pStyle w:val="Compact"/>
      </w:pPr>
    </w:p>
    <w:tbl>
      <w:tblPr>
        <w:tblStyle w:val="Table"/>
        <w:tblW w:w="5000" w:type="pct"/>
        <w:tblLook w:val="0020" w:firstRow="1" w:lastRow="0" w:firstColumn="0" w:lastColumn="0" w:noHBand="0" w:noVBand="0"/>
      </w:tblPr>
      <w:tblGrid>
        <w:gridCol w:w="2543"/>
        <w:gridCol w:w="6933"/>
      </w:tblGrid>
      <w:tr w:rsidR="007F5111" w14:paraId="230A9960" w14:textId="77777777" w:rsidTr="4A3EE59D">
        <w:trPr>
          <w:cnfStyle w:val="100000000000" w:firstRow="1" w:lastRow="0" w:firstColumn="0" w:lastColumn="0" w:oddVBand="0" w:evenVBand="0" w:oddHBand="0" w:evenHBand="0" w:firstRowFirstColumn="0" w:firstRowLastColumn="0" w:lastRowFirstColumn="0" w:lastRowLastColumn="0"/>
          <w:tblHeader/>
          <w:del w:id="591" w:author="Syed Ahmed" w:date="2026-09-08T13:49:00Z"/>
        </w:trPr>
        <w:tc>
          <w:tcPr>
            <w:tcW w:w="0" w:type="auto"/>
          </w:tcPr>
          <w:p w14:paraId="230A995E" w14:textId="4B581554" w:rsidR="007F5111" w:rsidRDefault="00C963BA">
            <w:pPr>
              <w:pStyle w:val="Compact"/>
            </w:pPr>
            <w:r>
              <w:rPr>
                <w:b/>
                <w:bCs/>
              </w:rPr>
              <w:t>High Availability Topology</w:t>
            </w:r>
          </w:p>
        </w:tc>
        <w:tc>
          <w:tcPr>
            <w:tcW w:w="0" w:type="auto"/>
          </w:tcPr>
          <w:p w14:paraId="230A995F" w14:textId="125A1BFD" w:rsidR="007F5111" w:rsidRDefault="00C963BA">
            <w:pPr>
              <w:pStyle w:val="Compact"/>
            </w:pPr>
            <w:r>
              <w:t>Not yet provided — requested from GEHA, required by 2026-09-15 (Appendix B, item 16).</w:t>
            </w:r>
          </w:p>
        </w:tc>
      </w:tr>
      <w:tr w:rsidR="007F5111" w14:paraId="230A9963" w14:textId="77777777" w:rsidTr="4A3EE59D">
        <w:trPr>
          <w:del w:id="592" w:author="Syed Ahmed" w:date="2026-09-08T13:49:00Z"/>
        </w:trPr>
        <w:tc>
          <w:tcPr>
            <w:tcW w:w="0" w:type="auto"/>
          </w:tcPr>
          <w:p w14:paraId="230A9961" w14:textId="319A4F16" w:rsidR="007F5111" w:rsidRDefault="00C963BA">
            <w:pPr>
              <w:pStyle w:val="Compact"/>
            </w:pPr>
            <w:r>
              <w:rPr>
                <w:b/>
                <w:bCs/>
              </w:rPr>
              <w:t>Known Single Points of Failure</w:t>
            </w:r>
          </w:p>
        </w:tc>
        <w:tc>
          <w:tcPr>
            <w:tcW w:w="0" w:type="auto"/>
          </w:tcPr>
          <w:p w14:paraId="230A9962" w14:textId="23204AC8" w:rsidR="007F5111" w:rsidRDefault="00C963BA">
            <w:pPr>
              <w:pStyle w:val="Compact"/>
            </w:pPr>
            <w:r>
              <w:rPr>
                <w:i/>
                <w:iCs/>
              </w:rPr>
              <w:t>Not yet provided — requested from GEHA, required by 2026-09-15 (Appendix B, item 05).</w:t>
            </w:r>
          </w:p>
        </w:tc>
      </w:tr>
      <w:tr w:rsidR="007F5111" w14:paraId="230A9966" w14:textId="77777777" w:rsidTr="4A3EE59D">
        <w:trPr>
          <w:del w:id="593" w:author="Syed Ahmed" w:date="2026-09-08T13:49:00Z"/>
        </w:trPr>
        <w:tc>
          <w:tcPr>
            <w:tcW w:w="0" w:type="auto"/>
          </w:tcPr>
          <w:p w14:paraId="230A9964" w14:textId="6B2DB199" w:rsidR="007F5111" w:rsidRDefault="00C963BA">
            <w:pPr>
              <w:pStyle w:val="Compact"/>
            </w:pPr>
            <w:r>
              <w:rPr>
                <w:b/>
                <w:bCs/>
              </w:rPr>
              <w:t>Backup Product &amp; Schedule</w:t>
            </w:r>
          </w:p>
        </w:tc>
        <w:tc>
          <w:tcPr>
            <w:tcW w:w="0" w:type="auto"/>
          </w:tcPr>
          <w:p w14:paraId="230A9965" w14:textId="3D3B0B0B" w:rsidR="007F5111" w:rsidRDefault="00C963BA">
            <w:pPr>
              <w:pStyle w:val="Compact"/>
            </w:pPr>
            <w:r>
              <w:rPr>
                <w:i/>
                <w:iCs/>
              </w:rPr>
              <w:t>Not yet provided — requested from GEHA, required by 2026-09-15 (Appendix B, item 17).</w:t>
            </w:r>
          </w:p>
        </w:tc>
      </w:tr>
      <w:tr w:rsidR="007F5111" w14:paraId="230A9969" w14:textId="77777777" w:rsidTr="4A3EE59D">
        <w:trPr>
          <w:del w:id="594" w:author="Syed Ahmed" w:date="2026-09-08T13:49:00Z"/>
        </w:trPr>
        <w:tc>
          <w:tcPr>
            <w:tcW w:w="0" w:type="auto"/>
          </w:tcPr>
          <w:p w14:paraId="230A9967" w14:textId="2354A462" w:rsidR="007F5111" w:rsidRDefault="00C963BA">
            <w:pPr>
              <w:pStyle w:val="Compact"/>
            </w:pPr>
            <w:r>
              <w:rPr>
                <w:b/>
                <w:bCs/>
              </w:rPr>
              <w:t>Most Recent Verified Restore</w:t>
            </w:r>
          </w:p>
        </w:tc>
        <w:tc>
          <w:tcPr>
            <w:tcW w:w="0" w:type="auto"/>
          </w:tcPr>
          <w:p w14:paraId="230A9968" w14:textId="208A4EE6" w:rsidR="007F5111" w:rsidRDefault="00C963BA">
            <w:pPr>
              <w:pStyle w:val="Compact"/>
            </w:pPr>
            <w:r>
              <w:rPr>
                <w:i/>
                <w:iCs/>
              </w:rPr>
              <w:t>Not yet provided — requested from GEHA, required by 2026-09-15 (Appendix B, item 17).</w:t>
            </w:r>
          </w:p>
        </w:tc>
      </w:tr>
      <w:tr w:rsidR="007F5111" w14:paraId="230A996C" w14:textId="77777777" w:rsidTr="4A3EE59D">
        <w:trPr>
          <w:del w:id="595" w:author="Syed Ahmed" w:date="2026-09-08T13:49:00Z"/>
        </w:trPr>
        <w:tc>
          <w:tcPr>
            <w:tcW w:w="0" w:type="auto"/>
          </w:tcPr>
          <w:p w14:paraId="230A996A" w14:textId="231F6461" w:rsidR="007F5111" w:rsidRDefault="00C963BA">
            <w:pPr>
              <w:pStyle w:val="Compact"/>
            </w:pPr>
            <w:r>
              <w:rPr>
                <w:b/>
                <w:bCs/>
              </w:rPr>
              <w:t>Retention &amp; Legal Hold</w:t>
            </w:r>
          </w:p>
        </w:tc>
        <w:tc>
          <w:tcPr>
            <w:tcW w:w="0" w:type="auto"/>
          </w:tcPr>
          <w:p w14:paraId="230A996B" w14:textId="5F98FE2C" w:rsidR="007F5111" w:rsidRDefault="00C963BA">
            <w:pPr>
              <w:pStyle w:val="Compact"/>
            </w:pPr>
            <w:r>
              <w:rPr>
                <w:i/>
                <w:iCs/>
              </w:rPr>
              <w:t>Not yet provided — requested from GEHA, required by 2026-09-30 (Appendix B, item 12).</w:t>
            </w:r>
          </w:p>
        </w:tc>
      </w:tr>
      <w:tr w:rsidR="007F5111" w14:paraId="230A996F" w14:textId="77777777" w:rsidTr="4A3EE59D">
        <w:trPr>
          <w:del w:id="596" w:author="Syed Ahmed" w:date="2026-09-08T13:49:00Z"/>
        </w:trPr>
        <w:tc>
          <w:tcPr>
            <w:tcW w:w="0" w:type="auto"/>
          </w:tcPr>
          <w:p w14:paraId="230A996D" w14:textId="75F632FF" w:rsidR="007F5111" w:rsidRDefault="00C963BA">
            <w:pPr>
              <w:pStyle w:val="Compact"/>
            </w:pPr>
            <w:r>
              <w:rPr>
                <w:b/>
                <w:bCs/>
              </w:rPr>
              <w:t>Achieved RPO Today</w:t>
            </w:r>
          </w:p>
        </w:tc>
        <w:tc>
          <w:tcPr>
            <w:tcW w:w="0" w:type="auto"/>
          </w:tcPr>
          <w:p w14:paraId="230A996E" w14:textId="4265537F" w:rsidR="007F5111" w:rsidRDefault="00C963BA">
            <w:pPr>
              <w:pStyle w:val="Compact"/>
            </w:pPr>
            <w:r>
              <w:rPr>
                <w:i/>
                <w:iCs/>
              </w:rPr>
              <w:t>Not yet provided — requested from GEHA, required by 2026-09-15 (Appendix B, item 16).</w:t>
            </w:r>
          </w:p>
        </w:tc>
      </w:tr>
      <w:tr w:rsidR="007F5111" w14:paraId="230A9972" w14:textId="77777777" w:rsidTr="4A3EE59D">
        <w:trPr>
          <w:del w:id="597" w:author="Syed Ahmed" w:date="2026-09-08T13:49:00Z"/>
        </w:trPr>
        <w:tc>
          <w:tcPr>
            <w:tcW w:w="0" w:type="auto"/>
          </w:tcPr>
          <w:p w14:paraId="230A9970" w14:textId="0AEE16D4" w:rsidR="007F5111" w:rsidRDefault="00C963BA">
            <w:pPr>
              <w:pStyle w:val="Compact"/>
            </w:pPr>
            <w:r>
              <w:rPr>
                <w:b/>
                <w:bCs/>
              </w:rPr>
              <w:t>DR Replica or Standby Copy</w:t>
            </w:r>
          </w:p>
        </w:tc>
        <w:tc>
          <w:tcPr>
            <w:tcW w:w="0" w:type="auto"/>
          </w:tcPr>
          <w:p w14:paraId="230A9971" w14:textId="599DAD6F" w:rsidR="007F5111" w:rsidRDefault="00C963BA">
            <w:pPr>
              <w:pStyle w:val="Compact"/>
            </w:pPr>
            <w:r>
              <w:t>Not yet provided — requested from GEHA, required by 2026-09-15 (Appendix B, item 16).</w:t>
            </w:r>
          </w:p>
        </w:tc>
      </w:tr>
    </w:tbl>
    <w:p w14:paraId="230A9973" w14:textId="79303BE4" w:rsidR="007F5111" w:rsidRDefault="00C963BA" w:rsidP="4A3EE59D">
      <w:pPr>
        <w:pStyle w:val="BodyText"/>
        <w:rPr>
          <w:del w:id="598" w:author="Syed Ahmed" w:date="2026-09-08T13:49:00Z" w16du:dateUtc="2026-09-08T13:49:54Z"/>
          <w:b/>
          <w:bCs/>
          <w:sz w:val="15"/>
          <w:szCs w:val="15"/>
        </w:rPr>
      </w:pPr>
      <w:del w:id="599" w:author="Syed Ahmed" w:date="2026-09-08T13:49:00Z" w16du:dateUtc="2026-09-08T13:49:54Z">
        <w:r w:rsidRPr="4A3EE59D" w:rsidDel="00C963BA">
          <w:rPr>
            <w:b/>
            <w:bCs/>
            <w:sz w:val="15"/>
            <w:szCs w:val="15"/>
          </w:rPr>
          <w:delText>Table 4.11 — Availability &amp; Backup Position</w:delText>
        </w:r>
      </w:del>
    </w:p>
    <w:p w14:paraId="230A9974" w14:textId="4A7699F5" w:rsidR="007F5111" w:rsidRDefault="007F5111">
      <w:pPr>
        <w:pStyle w:val="Compact"/>
      </w:pPr>
    </w:p>
    <w:p w14:paraId="230A9975" w14:textId="77777777" w:rsidR="007F5111" w:rsidRDefault="00C963BA">
      <w:pPr>
        <w:pStyle w:val="Heading1"/>
        <w:pageBreakBefore/>
        <w:rPr>
          <w:del w:id="600" w:author="Syed Ahmed" w:date="2026-09-08T16:08:00Z" w16du:dateUtc="2026-09-08T16:08:38Z"/>
        </w:rPr>
      </w:pPr>
      <w:bookmarkStart w:id="601" w:name="target-state"/>
      <w:bookmarkEnd w:id="19"/>
      <w:bookmarkEnd w:id="586"/>
      <w:del w:id="602" w:author="Syed Ahmed" w:date="2026-09-08T16:08:00Z" w16du:dateUtc="2026-09-08T16:08:38Z">
        <w:r w:rsidDel="00C963BA">
          <w:lastRenderedPageBreak/>
          <w:delText>5. Target State</w:delText>
        </w:r>
      </w:del>
    </w:p>
    <w:p w14:paraId="230A9976" w14:textId="1CE978BB" w:rsidR="00E2415B" w:rsidRDefault="00C963BA">
      <w:pPr>
        <w:pStyle w:val="FirstParagraph"/>
        <w:rPr>
          <w:ins w:id="603" w:author="Galindo, George" w:date="2026-09-10T10:00:00Z" w16du:dateUtc="2026-09-10T17:00:00Z"/>
        </w:rPr>
        <w:pPrChange w:id="604" w:author="Galindo, George" w:date="2026-09-10T10:00:00Z" w16du:dateUtc="2026-09-10T17:00:00Z">
          <w:pPr>
            <w:spacing w:after="220"/>
          </w:pPr>
        </w:pPrChange>
      </w:pPr>
      <w:del w:id="605" w:author="Syed Ahmed" w:date="2026-09-08T16:08:00Z" w16du:dateUtc="2026-09-08T16:08:38Z">
        <w:r w:rsidDel="00C963BA">
          <w:delText>The target state is defined here decision by decision, with the reasoning recorded alongside each choice. Unlike a vendor-operated service, this environment is designed and operated by GEHA, so an undocumented rationale cannot be reviewed and will not survive the staff changes that occur across a program of this length. Each decision names what was chosen, what was rejected, and who accepted the resulting trade-off. Read against the current</w:delText>
        </w:r>
      </w:del>
      <w:r>
        <w:t>-</w:t>
      </w:r>
      <w:del w:id="606" w:author="Galindo, George" w:date="2026-09-10T10:00:00Z" w16du:dateUtc="2026-09-10T17:00:00Z">
        <w:r w:rsidDel="00E2415B">
          <w:delText>state section, the difference between the two is the migration.</w:delText>
        </w:r>
      </w:del>
    </w:p>
    <w:p w14:paraId="5DE9A1F5" w14:textId="77777777" w:rsidR="00E2415B" w:rsidRDefault="00E2415B" w:rsidP="00E2415B">
      <w:pPr>
        <w:pStyle w:val="Heading2"/>
        <w:spacing w:before="170" w:after="90"/>
        <w:rPr>
          <w:ins w:id="607" w:author="Galindo, George" w:date="2026-09-10T10:00:00Z" w16du:dateUtc="2026-09-10T17:00:00Z"/>
        </w:rPr>
      </w:pPr>
      <w:ins w:id="608" w:author="Galindo, George" w:date="2026-09-10T10:00:00Z" w16du:dateUtc="2026-09-10T17:00:00Z">
        <w:r>
          <w:rPr>
            <w:rFonts w:ascii="Aptos" w:eastAsia="Aptos" w:hAnsi="Aptos" w:cs="Aptos"/>
            <w:color w:val="2E5496"/>
            <w:sz w:val="21"/>
            <w:szCs w:val="21"/>
          </w:rPr>
          <w:t>Design Overview</w:t>
        </w:r>
      </w:ins>
    </w:p>
    <w:p w14:paraId="66F719C2" w14:textId="77777777" w:rsidR="00E2415B" w:rsidRDefault="00E2415B" w:rsidP="00E2415B">
      <w:pPr>
        <w:spacing w:after="100" w:line="250" w:lineRule="auto"/>
        <w:rPr>
          <w:ins w:id="609" w:author="Galindo, George" w:date="2026-09-10T10:00:00Z" w16du:dateUtc="2026-09-10T17:00:00Z"/>
        </w:rPr>
      </w:pPr>
      <w:ins w:id="610" w:author="Galindo, George" w:date="2026-09-10T10:00:00Z" w16du:dateUtc="2026-09-10T17:00:00Z">
        <w:r>
          <w:rPr>
            <w:rFonts w:ascii="Aptos" w:eastAsia="Aptos" w:hAnsi="Aptos" w:cs="Aptos"/>
          </w:rPr>
          <w:t>CyberArk Privileged Access Security is a software-as-a-service platform. CyberArk hosts and operates the vault, the web portal, the policy engine and the session recording store. None of that moves. What GEHA operates is the connector tier: the servers that broker privileged sessions, rotate the credentials held in the vault, and hold the outbound tunnel to the tenant. The connector tier is what moves to Azure.</w:t>
        </w:r>
      </w:ins>
    </w:p>
    <w:p w14:paraId="30A40B95" w14:textId="77777777" w:rsidR="00E2415B" w:rsidRDefault="00E2415B" w:rsidP="00E2415B">
      <w:pPr>
        <w:spacing w:after="100" w:line="250" w:lineRule="auto"/>
        <w:rPr>
          <w:ins w:id="611" w:author="Galindo, George" w:date="2026-09-10T10:00:00Z" w16du:dateUtc="2026-09-10T17:00:00Z"/>
        </w:rPr>
      </w:pPr>
      <w:ins w:id="612" w:author="Galindo, George" w:date="2026-09-10T10:00:00Z" w16du:dateUtc="2026-09-10T17:00:00Z">
        <w:r>
          <w:rPr>
            <w:rFonts w:ascii="Aptos" w:eastAsia="Aptos" w:hAnsi="Aptos" w:cs="Aptos"/>
          </w:rPr>
          <w:t>CyberArk will be deployed to Azure using a parallel deployment pattern. Two new Microsoft Windows Server 2022 servers are built for production and two for non-production, four in total. All four are deployed from the approved GEHA server image through the Bicep module library. The existing on-premises connectors are not migrated. They stay in service for the whole program, so privileged access never depends on one estate. As each application migrates, its credentials are re-pointed from the on-premises connectors to the Azure connectors. GEHA decommissions the on-premises connectors after the final wave, once no on-premises target remains.</w:t>
        </w:r>
      </w:ins>
    </w:p>
    <w:p w14:paraId="205D2062" w14:textId="77777777" w:rsidR="00E2415B" w:rsidRDefault="00E2415B" w:rsidP="00E2415B">
      <w:pPr>
        <w:spacing w:after="100" w:line="250" w:lineRule="auto"/>
        <w:rPr>
          <w:ins w:id="613" w:author="Galindo, George" w:date="2026-09-10T10:00:00Z" w16du:dateUtc="2026-09-10T17:00:00Z"/>
        </w:rPr>
      </w:pPr>
      <w:ins w:id="614" w:author="Galindo, George" w:date="2026-09-10T10:00:00Z" w16du:dateUtc="2026-09-10T17:00:00Z">
        <w:r>
          <w:rPr>
            <w:rFonts w:ascii="Aptos" w:eastAsia="Aptos" w:hAnsi="Aptos" w:cs="Aptos"/>
          </w:rPr>
          <w:t>Each environment is a pair of Standard_D8ls_v5 servers, eight virtual processors and sixteen gigabytes of memory, one in availability zone 1 and one in availability zone 2 in the Central US region. They sit behind a standard internal load balancer. The load balancer holds a client to the same server for the life of a session, which the CyberArk brokering handshake requires. Both servers run the Privileged Session Manager and the Secure Tunnel. Credential rotation runs active on the first server and passive on the second, so rotation survives the loss of either. The connector management agent, the identity connector and the dynamic access connector run on both.</w:t>
        </w:r>
      </w:ins>
    </w:p>
    <w:p w14:paraId="2FB00D7E" w14:textId="77777777" w:rsidR="00E2415B" w:rsidRDefault="00E2415B" w:rsidP="00E2415B">
      <w:pPr>
        <w:spacing w:after="100" w:line="250" w:lineRule="auto"/>
        <w:rPr>
          <w:ins w:id="615" w:author="Galindo, George" w:date="2026-09-10T10:00:00Z" w16du:dateUtc="2026-09-10T17:00:00Z"/>
        </w:rPr>
      </w:pPr>
      <w:ins w:id="616" w:author="Galindo, George" w:date="2026-09-10T10:00:00Z" w16du:dateUtc="2026-09-10T17:00:00Z">
        <w:r>
          <w:rPr>
            <w:rFonts w:ascii="Aptos" w:eastAsia="Aptos" w:hAnsi="Aptos" w:cs="Aptos"/>
          </w:rPr>
          <w:t>The estate lands in the two security landing zone subscriptions, CIP-PRD and CIP-DEV, beneath Landing Zones and Corp. Each takes a /27 subnet inside the landing zone virtual network that already serves its subscription. No dedicated network is built. No connector holds a public address. All traffic transits the Azure Firewall Premium in the Central US secured hub, where it is inspected and, where outbound, translated. That covers administrator sessions inbound, brokered sessions to migrated servers, directory authentication and log forwarding to the data centers over ExpressRoute, and outbound traffic to the CyberArk tenant. Administrative access to the operating systems is through Azure Bastion only.</w:t>
        </w:r>
      </w:ins>
    </w:p>
    <w:p w14:paraId="100275F7" w14:textId="77777777" w:rsidR="00E2415B" w:rsidRDefault="00E2415B" w:rsidP="00E2415B">
      <w:pPr>
        <w:spacing w:after="100" w:line="250" w:lineRule="auto"/>
        <w:rPr>
          <w:ins w:id="617" w:author="Galindo, George" w:date="2026-09-10T10:00:00Z" w16du:dateUtc="2026-09-10T17:00:00Z"/>
        </w:rPr>
      </w:pPr>
      <w:ins w:id="618" w:author="Galindo, George" w:date="2026-09-10T10:00:00Z" w16du:dateUtc="2026-09-10T17:00:00Z">
        <w:r>
          <w:rPr>
            <w:rFonts w:ascii="Aptos" w:eastAsia="Aptos" w:hAnsi="Aptos" w:cs="Aptos"/>
          </w:rPr>
          <w:t>One firewall rule holds the boundary that makes the parallel pattern safe. The Azure connectors are denied brokered access to on-premises targets that have not yet migrated. Directory authentication and log forwarding to those same networks stay permitted, so the rule works by service, not by address. An application is served by one connector estate at any moment. The change that moves it is a configuration change in the CyberArk platform, not a cutover of a running server.</w:t>
        </w:r>
      </w:ins>
    </w:p>
    <w:p w14:paraId="49743A61" w14:textId="540F3C63" w:rsidR="00254096" w:rsidRDefault="00E2415B" w:rsidP="00E2415B">
      <w:pPr>
        <w:spacing w:after="100" w:line="250" w:lineRule="auto"/>
        <w:rPr>
          <w:ins w:id="619" w:author="Galindo, George" w:date="2026-09-11T16:27:00Z" w16du:dateUtc="2026-09-11T23:27:00Z"/>
          <w:rFonts w:ascii="Aptos" w:eastAsia="Aptos" w:hAnsi="Aptos" w:cs="Aptos"/>
        </w:rPr>
      </w:pPr>
      <w:ins w:id="620" w:author="Galindo, George" w:date="2026-09-10T10:00:00Z" w16du:dateUtc="2026-09-10T17:00:00Z">
        <w:r>
          <w:rPr>
            <w:rFonts w:ascii="Aptos" w:eastAsia="Aptos" w:hAnsi="Aptos" w:cs="Aptos"/>
          </w:rPr>
          <w:t>The design is stateless. The connectors hold no database, no application data and no persistent copy of any credential. Session recordings upload to the tenant and are not kept locally. Recovery from the loss of a server, a zone or the region is a redeployment from the approved image and a re-registration with the tenant, not a restore. This is also what keeps the migration low risk. Nothing is copied. Nothing is transformed. Reversing an application is the same configuration change applied in the opposite direction.</w:t>
        </w:r>
      </w:ins>
    </w:p>
    <w:p w14:paraId="678C979A" w14:textId="77777777" w:rsidR="00254096" w:rsidRDefault="00254096">
      <w:pPr>
        <w:rPr>
          <w:ins w:id="621" w:author="Galindo, George" w:date="2026-09-11T16:27:00Z" w16du:dateUtc="2026-09-11T23:27:00Z"/>
          <w:rFonts w:ascii="Aptos" w:eastAsia="Aptos" w:hAnsi="Aptos" w:cs="Aptos"/>
        </w:rPr>
      </w:pPr>
      <w:ins w:id="622" w:author="Galindo, George" w:date="2026-09-11T16:27:00Z" w16du:dateUtc="2026-09-11T23:27:00Z">
        <w:r>
          <w:rPr>
            <w:rFonts w:ascii="Aptos" w:eastAsia="Aptos" w:hAnsi="Aptos" w:cs="Aptos"/>
          </w:rPr>
          <w:br w:type="page"/>
        </w:r>
      </w:ins>
    </w:p>
    <w:p w14:paraId="0E0AEC13" w14:textId="77777777" w:rsidR="00E2415B" w:rsidRDefault="00E2415B" w:rsidP="00E2415B">
      <w:pPr>
        <w:spacing w:after="100" w:line="250" w:lineRule="auto"/>
        <w:rPr>
          <w:ins w:id="623" w:author="Galindo, George" w:date="2026-09-10T10:00:00Z" w16du:dateUtc="2026-09-10T17:00:00Z"/>
        </w:rPr>
      </w:pPr>
    </w:p>
    <w:p w14:paraId="039B3A88" w14:textId="77777777" w:rsidR="00254096" w:rsidRDefault="00E2415B" w:rsidP="00E2415B">
      <w:pPr>
        <w:pStyle w:val="Heading2"/>
        <w:spacing w:before="170" w:after="90"/>
        <w:rPr>
          <w:ins w:id="624" w:author="Galindo, George" w:date="2026-09-11T16:28:00Z" w16du:dateUtc="2026-09-11T23:28:00Z"/>
          <w:rFonts w:ascii="Aptos" w:eastAsia="Aptos" w:hAnsi="Aptos" w:cs="Aptos"/>
          <w:color w:val="2E5496"/>
          <w:sz w:val="21"/>
          <w:szCs w:val="21"/>
        </w:rPr>
      </w:pPr>
      <w:ins w:id="625" w:author="Galindo, George" w:date="2026-09-10T10:00:00Z" w16du:dateUtc="2026-09-10T17:00:00Z">
        <w:r>
          <w:rPr>
            <w:rFonts w:ascii="Aptos" w:eastAsia="Aptos" w:hAnsi="Aptos" w:cs="Aptos"/>
            <w:color w:val="2E5496"/>
            <w:sz w:val="21"/>
            <w:szCs w:val="21"/>
          </w:rPr>
          <w:t>5.0  Target State Architecture Diagram</w:t>
        </w:r>
      </w:ins>
    </w:p>
    <w:p w14:paraId="0AF0772E" w14:textId="3AE0BE7B" w:rsidR="00E2415B" w:rsidRDefault="00254096" w:rsidP="00E2415B">
      <w:pPr>
        <w:pStyle w:val="Heading2"/>
        <w:spacing w:before="170" w:after="90"/>
        <w:rPr>
          <w:ins w:id="626" w:author="Galindo, George" w:date="2026-09-10T10:00:00Z" w16du:dateUtc="2026-09-10T17:00:00Z"/>
        </w:rPr>
      </w:pPr>
      <w:ins w:id="627" w:author="Galindo, George" w:date="2026-09-11T16:28:00Z" w16du:dateUtc="2026-09-11T23:28:00Z">
        <w:r>
          <w:rPr>
            <w:rFonts w:ascii="Aptos" w:eastAsia="Aptos" w:hAnsi="Aptos" w:cs="Aptos"/>
            <w:noProof/>
            <w:color w:val="2E5496"/>
            <w:sz w:val="21"/>
            <w:szCs w:val="21"/>
          </w:rPr>
          <w:drawing>
            <wp:inline distT="0" distB="0" distL="0" distR="0" wp14:anchorId="5AF84947" wp14:editId="26E1E9B5">
              <wp:extent cx="6375400" cy="4713437"/>
              <wp:effectExtent l="0" t="0" r="0" b="0"/>
              <wp:docPr id="21285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8633" name="Picture 21285863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78398" cy="4715653"/>
                      </a:xfrm>
                      <a:prstGeom prst="rect">
                        <a:avLst/>
                      </a:prstGeom>
                    </pic:spPr>
                  </pic:pic>
                </a:graphicData>
              </a:graphic>
            </wp:inline>
          </w:drawing>
        </w:r>
      </w:ins>
      <w:ins w:id="628" w:author="Galindo, George" w:date="2026-09-11T16:27:00Z" w16du:dateUtc="2026-09-11T23:27:00Z">
        <w:r w:rsidR="00682613">
          <w:rPr>
            <w:rFonts w:ascii="Aptos" w:eastAsia="Aptos" w:hAnsi="Aptos" w:cs="Aptos"/>
            <w:color w:val="2E5496"/>
            <w:sz w:val="21"/>
            <w:szCs w:val="21"/>
          </w:rPr>
          <w:br/>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67"/>
        <w:gridCol w:w="7021"/>
      </w:tblGrid>
      <w:tr w:rsidR="00E2415B" w14:paraId="342BEAAB" w14:textId="77777777">
        <w:trPr>
          <w:tblHeader/>
          <w:ins w:id="629" w:author="Galindo, George" w:date="2026-09-10T10:00:00Z"/>
        </w:trPr>
        <w:tc>
          <w:tcPr>
            <w:tcW w:w="13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618CE51" w14:textId="77777777" w:rsidR="00E2415B" w:rsidRDefault="00E2415B">
            <w:pPr>
              <w:spacing w:line="215" w:lineRule="auto"/>
              <w:rPr>
                <w:ins w:id="630" w:author="Galindo, George" w:date="2026-09-10T10:00:00Z" w16du:dateUtc="2026-09-10T17:00:00Z"/>
              </w:rPr>
            </w:pPr>
            <w:ins w:id="631" w:author="Galindo, George" w:date="2026-09-10T10:00:00Z" w16du:dateUtc="2026-09-10T17:00:00Z">
              <w:r>
                <w:rPr>
                  <w:rFonts w:ascii="Aptos Narrow" w:eastAsia="Aptos Narrow" w:hAnsi="Aptos Narrow" w:cs="Aptos Narrow"/>
                  <w:b/>
                  <w:bCs/>
                  <w:sz w:val="16"/>
                  <w:szCs w:val="16"/>
                </w:rPr>
                <w:t>Field</w:t>
              </w:r>
            </w:ins>
          </w:p>
        </w:tc>
        <w:tc>
          <w:tcPr>
            <w:tcW w:w="37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0AFD284" w14:textId="77777777" w:rsidR="00E2415B" w:rsidRDefault="00E2415B">
            <w:pPr>
              <w:spacing w:line="215" w:lineRule="auto"/>
              <w:rPr>
                <w:ins w:id="632" w:author="Galindo, George" w:date="2026-09-10T10:00:00Z" w16du:dateUtc="2026-09-10T17:00:00Z"/>
              </w:rPr>
            </w:pPr>
            <w:ins w:id="633" w:author="Galindo, George" w:date="2026-09-10T10:00:00Z" w16du:dateUtc="2026-09-10T17:00:00Z">
              <w:r>
                <w:rPr>
                  <w:rFonts w:ascii="Aptos Narrow" w:eastAsia="Aptos Narrow" w:hAnsi="Aptos Narrow" w:cs="Aptos Narrow"/>
                  <w:b/>
                  <w:bCs/>
                  <w:sz w:val="16"/>
                  <w:szCs w:val="16"/>
                </w:rPr>
                <w:t>Value</w:t>
              </w:r>
            </w:ins>
          </w:p>
        </w:tc>
      </w:tr>
      <w:tr w:rsidR="00E2415B" w14:paraId="7C2A6857" w14:textId="77777777">
        <w:trPr>
          <w:ins w:id="634" w:author="Galindo, George" w:date="2026-09-10T10:00:00Z"/>
        </w:trPr>
        <w:tc>
          <w:tcPr>
            <w:tcW w:w="13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3D67E5C" w14:textId="77777777" w:rsidR="00E2415B" w:rsidRDefault="00E2415B">
            <w:pPr>
              <w:spacing w:line="215" w:lineRule="auto"/>
              <w:rPr>
                <w:ins w:id="635" w:author="Galindo, George" w:date="2026-09-10T10:00:00Z" w16du:dateUtc="2026-09-10T17:00:00Z"/>
              </w:rPr>
            </w:pPr>
            <w:ins w:id="636" w:author="Galindo, George" w:date="2026-09-10T10:00:00Z" w16du:dateUtc="2026-09-10T17:00:00Z">
              <w:r>
                <w:rPr>
                  <w:rFonts w:ascii="Aptos Narrow" w:eastAsia="Aptos Narrow" w:hAnsi="Aptos Narrow" w:cs="Aptos Narrow"/>
                  <w:sz w:val="16"/>
                  <w:szCs w:val="16"/>
                </w:rPr>
                <w:t>Diagram Name</w:t>
              </w:r>
            </w:ins>
          </w:p>
        </w:tc>
        <w:tc>
          <w:tcPr>
            <w:tcW w:w="3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6BA59E7" w14:textId="77777777" w:rsidR="00E2415B" w:rsidRDefault="00E2415B">
            <w:pPr>
              <w:spacing w:line="215" w:lineRule="auto"/>
              <w:rPr>
                <w:ins w:id="637" w:author="Galindo, George" w:date="2026-09-10T10:00:00Z" w16du:dateUtc="2026-09-10T17:00:00Z"/>
              </w:rPr>
            </w:pPr>
            <w:ins w:id="638" w:author="Galindo, George" w:date="2026-09-10T10:00:00Z" w16du:dateUtc="2026-09-10T17:00:00Z">
              <w:r>
                <w:rPr>
                  <w:rFonts w:ascii="Aptos Narrow" w:eastAsia="Aptos Narrow" w:hAnsi="Aptos Narrow" w:cs="Aptos Narrow"/>
                  <w:sz w:val="16"/>
                  <w:szCs w:val="16"/>
                </w:rPr>
                <w:t>CyberArk PAS Production Cloud Architecture</w:t>
              </w:r>
            </w:ins>
          </w:p>
          <w:p w14:paraId="5617BB86" w14:textId="77777777" w:rsidR="00E2415B" w:rsidRDefault="00E2415B">
            <w:pPr>
              <w:spacing w:line="215" w:lineRule="auto"/>
              <w:rPr>
                <w:ins w:id="639" w:author="Galindo, George" w:date="2026-09-10T10:00:00Z" w16du:dateUtc="2026-09-10T17:00:00Z"/>
              </w:rPr>
            </w:pPr>
            <w:ins w:id="640" w:author="Galindo, George" w:date="2026-09-10T10:00:00Z" w16du:dateUtc="2026-09-10T17:00:00Z">
              <w:r>
                <w:rPr>
                  <w:rFonts w:ascii="Aptos Narrow" w:eastAsia="Aptos Narrow" w:hAnsi="Aptos Narrow" w:cs="Aptos Narrow"/>
                  <w:sz w:val="16"/>
                  <w:szCs w:val="16"/>
                </w:rPr>
                <w:t>CyberArk PAS Azure Future State</w:t>
              </w:r>
            </w:ins>
          </w:p>
          <w:p w14:paraId="6781DDE4" w14:textId="77777777" w:rsidR="00E2415B" w:rsidRDefault="00E2415B">
            <w:pPr>
              <w:spacing w:line="215" w:lineRule="auto"/>
              <w:rPr>
                <w:ins w:id="641" w:author="Galindo, George" w:date="2026-09-10T10:00:00Z" w16du:dateUtc="2026-09-10T17:00:00Z"/>
              </w:rPr>
            </w:pPr>
            <w:ins w:id="642" w:author="Galindo, George" w:date="2026-09-10T10:00:00Z" w16du:dateUtc="2026-09-10T17:00:00Z">
              <w:r>
                <w:rPr>
                  <w:rFonts w:ascii="Aptos Narrow" w:eastAsia="Aptos Narrow" w:hAnsi="Aptos Narrow" w:cs="Aptos Narrow"/>
                  <w:sz w:val="16"/>
                  <w:szCs w:val="16"/>
                </w:rPr>
                <w:t>CyberArk PAS Azure Subnet Address Allocation</w:t>
              </w:r>
            </w:ins>
          </w:p>
        </w:tc>
      </w:tr>
      <w:tr w:rsidR="00E2415B" w14:paraId="6DC49FDE" w14:textId="77777777">
        <w:trPr>
          <w:ins w:id="643" w:author="Galindo, George" w:date="2026-09-10T10:00:00Z"/>
        </w:trPr>
        <w:tc>
          <w:tcPr>
            <w:tcW w:w="13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1F1BCC2" w14:textId="77777777" w:rsidR="00E2415B" w:rsidRDefault="00E2415B">
            <w:pPr>
              <w:spacing w:line="215" w:lineRule="auto"/>
              <w:rPr>
                <w:ins w:id="644" w:author="Galindo, George" w:date="2026-09-10T10:00:00Z" w16du:dateUtc="2026-09-10T17:00:00Z"/>
              </w:rPr>
            </w:pPr>
            <w:ins w:id="645" w:author="Galindo, George" w:date="2026-09-10T10:00:00Z" w16du:dateUtc="2026-09-10T17:00:00Z">
              <w:r>
                <w:rPr>
                  <w:rFonts w:ascii="Aptos Narrow" w:eastAsia="Aptos Narrow" w:hAnsi="Aptos Narrow" w:cs="Aptos Narrow"/>
                  <w:sz w:val="16"/>
                  <w:szCs w:val="16"/>
                </w:rPr>
                <w:t>Description</w:t>
              </w:r>
            </w:ins>
          </w:p>
        </w:tc>
        <w:tc>
          <w:tcPr>
            <w:tcW w:w="3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1E3085D" w14:textId="77777777" w:rsidR="00E2415B" w:rsidRDefault="00E2415B">
            <w:pPr>
              <w:spacing w:line="215" w:lineRule="auto"/>
              <w:rPr>
                <w:ins w:id="646" w:author="Galindo, George" w:date="2026-09-10T10:00:00Z" w16du:dateUtc="2026-09-10T17:00:00Z"/>
              </w:rPr>
            </w:pPr>
            <w:ins w:id="647" w:author="Galindo, George" w:date="2026-09-10T10:00:00Z" w16du:dateUtc="2026-09-10T17:00:00Z">
              <w:r>
                <w:rPr>
                  <w:rFonts w:ascii="Aptos Narrow" w:eastAsia="Aptos Narrow" w:hAnsi="Aptos Narrow" w:cs="Aptos Narrow"/>
                  <w:sz w:val="16"/>
                  <w:szCs w:val="16"/>
                </w:rPr>
                <w:t>The production figure shows every production resource, its containment within subscription, resource group, virtual network and subnet, and the platform services the design consumes. The future state figure shows both environments, the traffic paths between them and the boundary maintained during the parallel run. The subnet figure shows the address allocation within each subnet.</w:t>
              </w:r>
            </w:ins>
          </w:p>
        </w:tc>
      </w:tr>
      <w:tr w:rsidR="00E2415B" w14:paraId="3D74701B" w14:textId="77777777">
        <w:trPr>
          <w:ins w:id="648" w:author="Galindo, George" w:date="2026-09-10T10:00:00Z"/>
        </w:trPr>
        <w:tc>
          <w:tcPr>
            <w:tcW w:w="13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B35EE74" w14:textId="77777777" w:rsidR="00E2415B" w:rsidRDefault="00E2415B">
            <w:pPr>
              <w:spacing w:line="215" w:lineRule="auto"/>
              <w:rPr>
                <w:ins w:id="649" w:author="Galindo, George" w:date="2026-09-10T10:00:00Z" w16du:dateUtc="2026-09-10T17:00:00Z"/>
              </w:rPr>
            </w:pPr>
            <w:ins w:id="650" w:author="Galindo, George" w:date="2026-09-10T10:00:00Z" w16du:dateUtc="2026-09-10T17:00:00Z">
              <w:r>
                <w:rPr>
                  <w:rFonts w:ascii="Aptos Narrow" w:eastAsia="Aptos Narrow" w:hAnsi="Aptos Narrow" w:cs="Aptos Narrow"/>
                  <w:sz w:val="16"/>
                  <w:szCs w:val="16"/>
                </w:rPr>
                <w:t>Use Case</w:t>
              </w:r>
            </w:ins>
          </w:p>
        </w:tc>
        <w:tc>
          <w:tcPr>
            <w:tcW w:w="3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F0993B5" w14:textId="77777777" w:rsidR="00E2415B" w:rsidRDefault="00E2415B">
            <w:pPr>
              <w:spacing w:line="215" w:lineRule="auto"/>
              <w:rPr>
                <w:ins w:id="651" w:author="Galindo, George" w:date="2026-09-10T10:00:00Z" w16du:dateUtc="2026-09-10T17:00:00Z"/>
              </w:rPr>
            </w:pPr>
            <w:ins w:id="652" w:author="Galindo, George" w:date="2026-09-10T10:00:00Z" w16du:dateUtc="2026-09-10T17:00:00Z">
              <w:r>
                <w:rPr>
                  <w:rFonts w:ascii="Aptos Narrow" w:eastAsia="Aptos Narrow" w:hAnsi="Aptos Narrow" w:cs="Aptos Narrow"/>
                  <w:sz w:val="16"/>
                  <w:szCs w:val="16"/>
                </w:rPr>
                <w:t>Design review and sign-off; the Well-Architected review at 5.14; briefing the platform, network and security teams ahead of the build.</w:t>
              </w:r>
            </w:ins>
          </w:p>
        </w:tc>
      </w:tr>
      <w:tr w:rsidR="00E2415B" w14:paraId="5CE6B88A" w14:textId="77777777">
        <w:trPr>
          <w:ins w:id="653" w:author="Galindo, George" w:date="2026-09-10T10:00:00Z"/>
        </w:trPr>
        <w:tc>
          <w:tcPr>
            <w:tcW w:w="13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6FD7E1F" w14:textId="77777777" w:rsidR="00E2415B" w:rsidRDefault="00E2415B">
            <w:pPr>
              <w:spacing w:line="215" w:lineRule="auto"/>
              <w:rPr>
                <w:ins w:id="654" w:author="Galindo, George" w:date="2026-09-10T10:00:00Z" w16du:dateUtc="2026-09-10T17:00:00Z"/>
              </w:rPr>
            </w:pPr>
            <w:ins w:id="655" w:author="Galindo, George" w:date="2026-09-10T10:00:00Z" w16du:dateUtc="2026-09-10T17:00:00Z">
              <w:r>
                <w:rPr>
                  <w:rFonts w:ascii="Aptos Narrow" w:eastAsia="Aptos Narrow" w:hAnsi="Aptos Narrow" w:cs="Aptos Narrow"/>
                  <w:sz w:val="16"/>
                  <w:szCs w:val="16"/>
                </w:rPr>
                <w:t>Source of Truth</w:t>
              </w:r>
            </w:ins>
          </w:p>
        </w:tc>
        <w:tc>
          <w:tcPr>
            <w:tcW w:w="3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5DC3B96" w14:textId="77777777" w:rsidR="00E2415B" w:rsidRDefault="00E2415B">
            <w:pPr>
              <w:spacing w:line="215" w:lineRule="auto"/>
              <w:rPr>
                <w:ins w:id="656" w:author="Galindo, George" w:date="2026-09-10T10:00:00Z" w16du:dateUtc="2026-09-10T17:00:00Z"/>
              </w:rPr>
            </w:pPr>
            <w:ins w:id="657" w:author="Galindo, George" w:date="2026-09-10T10:00:00Z" w16du:dateUtc="2026-09-10T17:00:00Z">
              <w:r>
                <w:rPr>
                  <w:rFonts w:ascii="Aptos Narrow" w:eastAsia="Aptos Narrow" w:hAnsi="Aptos Narrow" w:cs="Aptos Narrow"/>
                  <w:sz w:val="16"/>
                  <w:szCs w:val="16"/>
                </w:rPr>
                <w:t>CyberArk PAS Azure Future State Design and CyberArk PAS Azure Build Parameters. Every element on the figures corresponds to a row in the build parameters tables.</w:t>
              </w:r>
            </w:ins>
          </w:p>
        </w:tc>
      </w:tr>
      <w:tr w:rsidR="00E2415B" w14:paraId="0F6B5711" w14:textId="77777777">
        <w:trPr>
          <w:ins w:id="658" w:author="Galindo, George" w:date="2026-09-10T10:00:00Z"/>
        </w:trPr>
        <w:tc>
          <w:tcPr>
            <w:tcW w:w="13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A42782D" w14:textId="77777777" w:rsidR="00E2415B" w:rsidRDefault="00E2415B">
            <w:pPr>
              <w:spacing w:line="215" w:lineRule="auto"/>
              <w:rPr>
                <w:ins w:id="659" w:author="Galindo, George" w:date="2026-09-10T10:00:00Z" w16du:dateUtc="2026-09-10T17:00:00Z"/>
              </w:rPr>
            </w:pPr>
            <w:ins w:id="660" w:author="Galindo, George" w:date="2026-09-10T10:00:00Z" w16du:dateUtc="2026-09-10T17:00:00Z">
              <w:r>
                <w:rPr>
                  <w:rFonts w:ascii="Aptos Narrow" w:eastAsia="Aptos Narrow" w:hAnsi="Aptos Narrow" w:cs="Aptos Narrow"/>
                  <w:sz w:val="16"/>
                  <w:szCs w:val="16"/>
                </w:rPr>
                <w:lastRenderedPageBreak/>
                <w:t>Author &amp; Date</w:t>
              </w:r>
            </w:ins>
          </w:p>
        </w:tc>
        <w:tc>
          <w:tcPr>
            <w:tcW w:w="3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3091B5C" w14:textId="77777777" w:rsidR="00E2415B" w:rsidRDefault="00E2415B">
            <w:pPr>
              <w:spacing w:line="215" w:lineRule="auto"/>
              <w:rPr>
                <w:ins w:id="661" w:author="Galindo, George" w:date="2026-09-10T10:00:00Z" w16du:dateUtc="2026-09-10T17:00:00Z"/>
              </w:rPr>
            </w:pPr>
            <w:ins w:id="662" w:author="Galindo, George" w:date="2026-09-10T10:00:00Z" w16du:dateUtc="2026-09-10T17:00:00Z">
              <w:r>
                <w:rPr>
                  <w:rFonts w:ascii="Aptos Narrow" w:eastAsia="Aptos Narrow" w:hAnsi="Aptos Narrow" w:cs="Aptos Narrow"/>
                  <w:sz w:val="16"/>
                  <w:szCs w:val="16"/>
                </w:rPr>
                <w:t>CitiusTech, 10 September 2026</w:t>
              </w:r>
            </w:ins>
          </w:p>
        </w:tc>
      </w:tr>
      <w:tr w:rsidR="00E2415B" w14:paraId="7C4525E2" w14:textId="77777777">
        <w:trPr>
          <w:ins w:id="663" w:author="Galindo, George" w:date="2026-09-10T10:00:00Z"/>
        </w:trPr>
        <w:tc>
          <w:tcPr>
            <w:tcW w:w="13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3F7D4F6" w14:textId="77777777" w:rsidR="00E2415B" w:rsidRDefault="00E2415B">
            <w:pPr>
              <w:spacing w:line="215" w:lineRule="auto"/>
              <w:rPr>
                <w:ins w:id="664" w:author="Galindo, George" w:date="2026-09-10T10:00:00Z" w16du:dateUtc="2026-09-10T17:00:00Z"/>
              </w:rPr>
            </w:pPr>
            <w:ins w:id="665" w:author="Galindo, George" w:date="2026-09-10T10:00:00Z" w16du:dateUtc="2026-09-10T17:00:00Z">
              <w:r>
                <w:rPr>
                  <w:rFonts w:ascii="Aptos Narrow" w:eastAsia="Aptos Narrow" w:hAnsi="Aptos Narrow" w:cs="Aptos Narrow"/>
                  <w:sz w:val="16"/>
                  <w:szCs w:val="16"/>
                </w:rPr>
                <w:t>Sign-Off</w:t>
              </w:r>
            </w:ins>
          </w:p>
        </w:tc>
        <w:tc>
          <w:tcPr>
            <w:tcW w:w="3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5B1AB2B" w14:textId="77777777" w:rsidR="00E2415B" w:rsidRDefault="00E2415B">
            <w:pPr>
              <w:spacing w:line="215" w:lineRule="auto"/>
              <w:rPr>
                <w:ins w:id="666" w:author="Galindo, George" w:date="2026-09-10T10:00:00Z" w16du:dateUtc="2026-09-10T17:00:00Z"/>
              </w:rPr>
            </w:pPr>
            <w:ins w:id="667" w:author="Galindo, George" w:date="2026-09-10T10:00:00Z" w16du:dateUtc="2026-09-10T17:00:00Z">
              <w:r>
                <w:rPr>
                  <w:rFonts w:ascii="Aptos Narrow" w:eastAsia="Aptos Narrow" w:hAnsi="Aptos Narrow" w:cs="Aptos Narrow"/>
                  <w:sz w:val="16"/>
                  <w:szCs w:val="16"/>
                </w:rPr>
                <w:t>Client approver</w:t>
              </w:r>
            </w:ins>
          </w:p>
          <w:p w14:paraId="3C008D9A" w14:textId="77777777" w:rsidR="00E2415B" w:rsidRDefault="00E2415B">
            <w:pPr>
              <w:spacing w:line="215" w:lineRule="auto"/>
              <w:rPr>
                <w:ins w:id="668" w:author="Galindo, George" w:date="2026-09-10T10:00:00Z" w16du:dateUtc="2026-09-10T17:00:00Z"/>
              </w:rPr>
            </w:pPr>
            <w:ins w:id="669" w:author="Galindo, George" w:date="2026-09-10T10:00:00Z" w16du:dateUtc="2026-09-10T17:00:00Z">
              <w:r>
                <w:rPr>
                  <w:rFonts w:ascii="Aptos Narrow" w:eastAsia="Aptos Narrow" w:hAnsi="Aptos Narrow" w:cs="Aptos Narrow"/>
                  <w:sz w:val="16"/>
                  <w:szCs w:val="16"/>
                </w:rPr>
                <w:t>Vendor approver</w:t>
              </w:r>
            </w:ins>
          </w:p>
        </w:tc>
      </w:tr>
    </w:tbl>
    <w:p w14:paraId="03CB403F" w14:textId="77777777" w:rsidR="00E2415B" w:rsidRDefault="00E2415B" w:rsidP="00E2415B">
      <w:pPr>
        <w:spacing w:before="40" w:after="150"/>
        <w:rPr>
          <w:ins w:id="670" w:author="Galindo, George" w:date="2026-09-10T10:00:00Z" w16du:dateUtc="2026-09-10T17:00:00Z"/>
        </w:rPr>
      </w:pPr>
      <w:ins w:id="671" w:author="Galindo, George" w:date="2026-09-10T10:00:00Z" w16du:dateUtc="2026-09-10T17:00:00Z">
        <w:r>
          <w:rPr>
            <w:rFonts w:ascii="Aptos" w:eastAsia="Aptos" w:hAnsi="Aptos" w:cs="Aptos"/>
            <w:i/>
            <w:iCs/>
            <w:color w:val="595959"/>
            <w:sz w:val="15"/>
            <w:szCs w:val="15"/>
          </w:rPr>
          <w:t>Table 5.0: Target state architecture diagram</w:t>
        </w:r>
      </w:ins>
    </w:p>
    <w:p w14:paraId="276C6F27" w14:textId="77777777" w:rsidR="00E2415B" w:rsidRDefault="00E2415B" w:rsidP="00E2415B">
      <w:pPr>
        <w:pStyle w:val="Heading2"/>
        <w:spacing w:before="170" w:after="90"/>
        <w:rPr>
          <w:ins w:id="672" w:author="Galindo, George" w:date="2026-09-10T10:00:00Z" w16du:dateUtc="2026-09-10T17:00:00Z"/>
        </w:rPr>
      </w:pPr>
      <w:ins w:id="673" w:author="Galindo, George" w:date="2026-09-10T10:00:00Z" w16du:dateUtc="2026-09-10T17:00:00Z">
        <w:r>
          <w:rPr>
            <w:rFonts w:ascii="Aptos" w:eastAsia="Aptos" w:hAnsi="Aptos" w:cs="Aptos"/>
            <w:color w:val="2E5496"/>
            <w:sz w:val="21"/>
            <w:szCs w:val="21"/>
          </w:rPr>
          <w:t>5.1  Migration Strategy</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98"/>
        <w:gridCol w:w="1423"/>
        <w:gridCol w:w="2087"/>
        <w:gridCol w:w="4080"/>
      </w:tblGrid>
      <w:tr w:rsidR="00E2415B" w14:paraId="0424CDA2" w14:textId="77777777">
        <w:trPr>
          <w:tblHeader/>
          <w:ins w:id="674" w:author="Galindo, George" w:date="2026-09-10T10:00:00Z"/>
        </w:trPr>
        <w:tc>
          <w:tcPr>
            <w:tcW w:w="10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5F102D7" w14:textId="77777777" w:rsidR="00E2415B" w:rsidRDefault="00E2415B">
            <w:pPr>
              <w:spacing w:line="215" w:lineRule="auto"/>
              <w:rPr>
                <w:ins w:id="675" w:author="Galindo, George" w:date="2026-09-10T10:00:00Z" w16du:dateUtc="2026-09-10T17:00:00Z"/>
              </w:rPr>
            </w:pPr>
            <w:ins w:id="676" w:author="Galindo, George" w:date="2026-09-10T10:00:00Z" w16du:dateUtc="2026-09-10T17:00:00Z">
              <w:r>
                <w:rPr>
                  <w:rFonts w:ascii="Aptos Narrow" w:eastAsia="Aptos Narrow" w:hAnsi="Aptos Narrow" w:cs="Aptos Narrow"/>
                  <w:b/>
                  <w:bCs/>
                  <w:sz w:val="16"/>
                  <w:szCs w:val="16"/>
                </w:rPr>
                <w:t>Component</w:t>
              </w:r>
            </w:ins>
          </w:p>
        </w:tc>
        <w:tc>
          <w:tcPr>
            <w:tcW w:w="7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A069327" w14:textId="77777777" w:rsidR="00E2415B" w:rsidRDefault="00E2415B">
            <w:pPr>
              <w:spacing w:line="215" w:lineRule="auto"/>
              <w:rPr>
                <w:ins w:id="677" w:author="Galindo, George" w:date="2026-09-10T10:00:00Z" w16du:dateUtc="2026-09-10T17:00:00Z"/>
              </w:rPr>
            </w:pPr>
            <w:ins w:id="678" w:author="Galindo, George" w:date="2026-09-10T10:00:00Z" w16du:dateUtc="2026-09-10T17:00:00Z">
              <w:r>
                <w:rPr>
                  <w:rFonts w:ascii="Aptos Narrow" w:eastAsia="Aptos Narrow" w:hAnsi="Aptos Narrow" w:cs="Aptos Narrow"/>
                  <w:b/>
                  <w:bCs/>
                  <w:sz w:val="16"/>
                  <w:szCs w:val="16"/>
                </w:rPr>
                <w:t>Approach</w:t>
              </w:r>
            </w:ins>
          </w:p>
        </w:tc>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3947F69E" w14:textId="77777777" w:rsidR="00E2415B" w:rsidRDefault="00E2415B">
            <w:pPr>
              <w:spacing w:line="215" w:lineRule="auto"/>
              <w:rPr>
                <w:ins w:id="679" w:author="Galindo, George" w:date="2026-09-10T10:00:00Z" w16du:dateUtc="2026-09-10T17:00:00Z"/>
              </w:rPr>
            </w:pPr>
            <w:ins w:id="680" w:author="Galindo, George" w:date="2026-09-10T10:00:00Z" w16du:dateUtc="2026-09-10T17:00:00Z">
              <w:r>
                <w:rPr>
                  <w:rFonts w:ascii="Aptos Narrow" w:eastAsia="Aptos Narrow" w:hAnsi="Aptos Narrow" w:cs="Aptos Narrow"/>
                  <w:b/>
                  <w:bCs/>
                  <w:sz w:val="16"/>
                  <w:szCs w:val="16"/>
                </w:rPr>
                <w:t>Target Service</w:t>
              </w:r>
            </w:ins>
          </w:p>
        </w:tc>
        <w:tc>
          <w:tcPr>
            <w:tcW w:w="21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8CCCEC3" w14:textId="77777777" w:rsidR="00E2415B" w:rsidRDefault="00E2415B">
            <w:pPr>
              <w:spacing w:line="215" w:lineRule="auto"/>
              <w:rPr>
                <w:ins w:id="681" w:author="Galindo, George" w:date="2026-09-10T10:00:00Z" w16du:dateUtc="2026-09-10T17:00:00Z"/>
              </w:rPr>
            </w:pPr>
            <w:ins w:id="682" w:author="Galindo, George" w:date="2026-09-10T10:00:00Z" w16du:dateUtc="2026-09-10T17:00:00Z">
              <w:r>
                <w:rPr>
                  <w:rFonts w:ascii="Aptos Narrow" w:eastAsia="Aptos Narrow" w:hAnsi="Aptos Narrow" w:cs="Aptos Narrow"/>
                  <w:b/>
                  <w:bCs/>
                  <w:sz w:val="16"/>
                  <w:szCs w:val="16"/>
                </w:rPr>
                <w:t>Description</w:t>
              </w:r>
            </w:ins>
          </w:p>
        </w:tc>
      </w:tr>
      <w:tr w:rsidR="00E2415B" w14:paraId="0A76CCDE" w14:textId="77777777">
        <w:trPr>
          <w:ins w:id="683" w:author="Galindo, George" w:date="2026-09-10T10:00:00Z"/>
        </w:trPr>
        <w:tc>
          <w:tcPr>
            <w:tcW w:w="10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2F17B93" w14:textId="77777777" w:rsidR="00E2415B" w:rsidRDefault="00E2415B">
            <w:pPr>
              <w:spacing w:line="215" w:lineRule="auto"/>
              <w:rPr>
                <w:ins w:id="684" w:author="Galindo, George" w:date="2026-09-10T10:00:00Z" w16du:dateUtc="2026-09-10T17:00:00Z"/>
              </w:rPr>
            </w:pPr>
            <w:ins w:id="685" w:author="Galindo, George" w:date="2026-09-10T10:00:00Z" w16du:dateUtc="2026-09-10T17:00:00Z">
              <w:r>
                <w:rPr>
                  <w:rFonts w:ascii="Aptos Narrow" w:eastAsia="Aptos Narrow" w:hAnsi="Aptos Narrow" w:cs="Aptos Narrow"/>
                  <w:sz w:val="16"/>
                  <w:szCs w:val="16"/>
                </w:rPr>
                <w:t>Connector tier</w:t>
              </w:r>
            </w:ins>
          </w:p>
        </w:tc>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51E60F6" w14:textId="77777777" w:rsidR="00E2415B" w:rsidRDefault="00E2415B">
            <w:pPr>
              <w:spacing w:line="215" w:lineRule="auto"/>
              <w:rPr>
                <w:ins w:id="686" w:author="Galindo, George" w:date="2026-09-10T10:00:00Z" w16du:dateUtc="2026-09-10T17:00:00Z"/>
              </w:rPr>
            </w:pPr>
            <w:ins w:id="687" w:author="Galindo, George" w:date="2026-09-10T10:00:00Z" w16du:dateUtc="2026-09-10T17:00:00Z">
              <w:r>
                <w:rPr>
                  <w:rFonts w:ascii="Aptos Narrow" w:eastAsia="Aptos Narrow" w:hAnsi="Aptos Narrow" w:cs="Aptos Narrow"/>
                  <w:sz w:val="16"/>
                  <w:szCs w:val="16"/>
                </w:rPr>
                <w:t>Build</w:t>
              </w:r>
            </w:ins>
          </w:p>
        </w:tc>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97A9DCE" w14:textId="77777777" w:rsidR="00E2415B" w:rsidRDefault="00E2415B">
            <w:pPr>
              <w:spacing w:line="215" w:lineRule="auto"/>
              <w:rPr>
                <w:ins w:id="688" w:author="Galindo, George" w:date="2026-09-10T10:00:00Z" w16du:dateUtc="2026-09-10T17:00:00Z"/>
              </w:rPr>
            </w:pPr>
            <w:ins w:id="689" w:author="Galindo, George" w:date="2026-09-10T10:00:00Z" w16du:dateUtc="2026-09-10T17:00:00Z">
              <w:r>
                <w:rPr>
                  <w:rFonts w:ascii="Aptos Narrow" w:eastAsia="Aptos Narrow" w:hAnsi="Aptos Narrow" w:cs="Aptos Narrow"/>
                  <w:sz w:val="16"/>
                  <w:szCs w:val="16"/>
                </w:rPr>
                <w:t>CyberArk Privilege Cloud connectors on Azure infrastructure</w:t>
              </w:r>
            </w:ins>
          </w:p>
        </w:tc>
        <w:tc>
          <w:tcPr>
            <w:tcW w:w="21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004928C" w14:textId="77777777" w:rsidR="00E2415B" w:rsidRDefault="00E2415B">
            <w:pPr>
              <w:spacing w:line="215" w:lineRule="auto"/>
              <w:rPr>
                <w:ins w:id="690" w:author="Galindo, George" w:date="2026-09-10T10:00:00Z" w16du:dateUtc="2026-09-10T17:00:00Z"/>
              </w:rPr>
            </w:pPr>
            <w:ins w:id="691" w:author="Galindo, George" w:date="2026-09-10T10:00:00Z" w16du:dateUtc="2026-09-10T17:00:00Z">
              <w:r>
                <w:rPr>
                  <w:rFonts w:ascii="Aptos Narrow" w:eastAsia="Aptos Narrow" w:hAnsi="Aptos Narrow" w:cs="Aptos Narrow"/>
                  <w:sz w:val="16"/>
                  <w:szCs w:val="16"/>
                </w:rPr>
                <w:t>New servers are deployed in Azure and registered as new connectors, extending the connector boundary of the existing platform. The on-premises connectors are not migrated.</w:t>
              </w:r>
            </w:ins>
          </w:p>
        </w:tc>
      </w:tr>
      <w:tr w:rsidR="00E2415B" w14:paraId="5A9120BA" w14:textId="77777777">
        <w:trPr>
          <w:ins w:id="692" w:author="Galindo, George" w:date="2026-09-10T10:00:00Z"/>
        </w:trPr>
        <w:tc>
          <w:tcPr>
            <w:tcW w:w="10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A9E297B" w14:textId="77777777" w:rsidR="00E2415B" w:rsidRDefault="00E2415B">
            <w:pPr>
              <w:spacing w:line="215" w:lineRule="auto"/>
              <w:rPr>
                <w:ins w:id="693" w:author="Galindo, George" w:date="2026-09-10T10:00:00Z" w16du:dateUtc="2026-09-10T17:00:00Z"/>
              </w:rPr>
            </w:pPr>
            <w:ins w:id="694" w:author="Galindo, George" w:date="2026-09-10T10:00:00Z" w16du:dateUtc="2026-09-10T17:00:00Z">
              <w:r>
                <w:rPr>
                  <w:rFonts w:ascii="Aptos Narrow" w:eastAsia="Aptos Narrow" w:hAnsi="Aptos Narrow" w:cs="Aptos Narrow"/>
                  <w:sz w:val="16"/>
                  <w:szCs w:val="16"/>
                </w:rPr>
                <w:t>Vault, web portal and platform services</w:t>
              </w:r>
            </w:ins>
          </w:p>
        </w:tc>
        <w:tc>
          <w:tcPr>
            <w:tcW w:w="7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0AA1C70" w14:textId="77777777" w:rsidR="00E2415B" w:rsidRDefault="00E2415B">
            <w:pPr>
              <w:spacing w:line="215" w:lineRule="auto"/>
              <w:rPr>
                <w:ins w:id="695" w:author="Galindo, George" w:date="2026-09-10T10:00:00Z" w16du:dateUtc="2026-09-10T17:00:00Z"/>
              </w:rPr>
            </w:pPr>
            <w:ins w:id="696" w:author="Galindo, George" w:date="2026-09-10T10:00:00Z" w16du:dateUtc="2026-09-10T17:00:00Z">
              <w:r>
                <w:rPr>
                  <w:rFonts w:ascii="Aptos Narrow" w:eastAsia="Aptos Narrow" w:hAnsi="Aptos Narrow" w:cs="Aptos Narrow"/>
                  <w:sz w:val="16"/>
                  <w:szCs w:val="16"/>
                </w:rPr>
                <w:t>Retain</w:t>
              </w:r>
            </w:ins>
          </w:p>
        </w:tc>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911DCD6" w14:textId="77777777" w:rsidR="00E2415B" w:rsidRDefault="00E2415B">
            <w:pPr>
              <w:spacing w:line="215" w:lineRule="auto"/>
              <w:rPr>
                <w:ins w:id="697" w:author="Galindo, George" w:date="2026-09-10T10:00:00Z" w16du:dateUtc="2026-09-10T17:00:00Z"/>
              </w:rPr>
            </w:pPr>
            <w:ins w:id="698" w:author="Galindo, George" w:date="2026-09-10T10:00:00Z" w16du:dateUtc="2026-09-10T17:00:00Z">
              <w:r>
                <w:rPr>
                  <w:rFonts w:ascii="Aptos Narrow" w:eastAsia="Aptos Narrow" w:hAnsi="Aptos Narrow" w:cs="Aptos Narrow"/>
                  <w:sz w:val="16"/>
                  <w:szCs w:val="16"/>
                </w:rPr>
                <w:t>CyberArk Privilege Cloud</w:t>
              </w:r>
            </w:ins>
          </w:p>
        </w:tc>
        <w:tc>
          <w:tcPr>
            <w:tcW w:w="21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D51EA2A" w14:textId="77777777" w:rsidR="00E2415B" w:rsidRDefault="00E2415B">
            <w:pPr>
              <w:spacing w:line="215" w:lineRule="auto"/>
              <w:rPr>
                <w:ins w:id="699" w:author="Galindo, George" w:date="2026-09-10T10:00:00Z" w16du:dateUtc="2026-09-10T17:00:00Z"/>
              </w:rPr>
            </w:pPr>
            <w:ins w:id="700" w:author="Galindo, George" w:date="2026-09-10T10:00:00Z" w16du:dateUtc="2026-09-10T17:00:00Z">
              <w:r>
                <w:rPr>
                  <w:rFonts w:ascii="Aptos Narrow" w:eastAsia="Aptos Narrow" w:hAnsi="Aptos Narrow" w:cs="Aptos Narrow"/>
                  <w:sz w:val="16"/>
                  <w:szCs w:val="16"/>
                </w:rPr>
                <w:t>Hosted and operated by CyberArk. No migration action.</w:t>
              </w:r>
            </w:ins>
          </w:p>
        </w:tc>
      </w:tr>
      <w:tr w:rsidR="00E2415B" w14:paraId="307D4C1A" w14:textId="77777777">
        <w:trPr>
          <w:ins w:id="701" w:author="Galindo, George" w:date="2026-09-10T10:00:00Z"/>
        </w:trPr>
        <w:tc>
          <w:tcPr>
            <w:tcW w:w="10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CA166C0" w14:textId="77777777" w:rsidR="00E2415B" w:rsidRDefault="00E2415B">
            <w:pPr>
              <w:spacing w:line="215" w:lineRule="auto"/>
              <w:rPr>
                <w:ins w:id="702" w:author="Galindo, George" w:date="2026-09-10T10:00:00Z" w16du:dateUtc="2026-09-10T17:00:00Z"/>
              </w:rPr>
            </w:pPr>
            <w:ins w:id="703" w:author="Galindo, George" w:date="2026-09-10T10:00:00Z" w16du:dateUtc="2026-09-10T17:00:00Z">
              <w:r>
                <w:rPr>
                  <w:rFonts w:ascii="Aptos Narrow" w:eastAsia="Aptos Narrow" w:hAnsi="Aptos Narrow" w:cs="Aptos Narrow"/>
                  <w:sz w:val="16"/>
                  <w:szCs w:val="16"/>
                </w:rPr>
                <w:t>On-premises connectors</w:t>
              </w:r>
            </w:ins>
          </w:p>
        </w:tc>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6EF8BCC" w14:textId="77777777" w:rsidR="00E2415B" w:rsidRDefault="00E2415B">
            <w:pPr>
              <w:spacing w:line="215" w:lineRule="auto"/>
              <w:rPr>
                <w:ins w:id="704" w:author="Galindo, George" w:date="2026-09-10T10:00:00Z" w16du:dateUtc="2026-09-10T17:00:00Z"/>
              </w:rPr>
            </w:pPr>
            <w:ins w:id="705" w:author="Galindo, George" w:date="2026-09-10T10:00:00Z" w16du:dateUtc="2026-09-10T17:00:00Z">
              <w:r>
                <w:rPr>
                  <w:rFonts w:ascii="Aptos Narrow" w:eastAsia="Aptos Narrow" w:hAnsi="Aptos Narrow" w:cs="Aptos Narrow"/>
                  <w:sz w:val="16"/>
                  <w:szCs w:val="16"/>
                </w:rPr>
                <w:t>Decommission in place</w:t>
              </w:r>
            </w:ins>
          </w:p>
        </w:tc>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ED2E5DA" w14:textId="77777777" w:rsidR="00E2415B" w:rsidRDefault="00E2415B">
            <w:pPr>
              <w:spacing w:line="215" w:lineRule="auto"/>
              <w:rPr>
                <w:ins w:id="706" w:author="Galindo, George" w:date="2026-09-10T10:00:00Z" w16du:dateUtc="2026-09-10T17:00:00Z"/>
              </w:rPr>
            </w:pPr>
            <w:ins w:id="707" w:author="Galindo, George" w:date="2026-09-10T10:00:00Z" w16du:dateUtc="2026-09-10T17:00:00Z">
              <w:r>
                <w:rPr>
                  <w:rFonts w:ascii="Aptos Narrow" w:eastAsia="Aptos Narrow" w:hAnsi="Aptos Narrow" w:cs="Aptos Narrow"/>
                  <w:sz w:val="16"/>
                  <w:szCs w:val="16"/>
                </w:rPr>
                <w:t>Not applicable</w:t>
              </w:r>
            </w:ins>
          </w:p>
        </w:tc>
        <w:tc>
          <w:tcPr>
            <w:tcW w:w="21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BC8C6BF" w14:textId="77777777" w:rsidR="00E2415B" w:rsidRDefault="00E2415B">
            <w:pPr>
              <w:spacing w:line="215" w:lineRule="auto"/>
              <w:rPr>
                <w:ins w:id="708" w:author="Galindo, George" w:date="2026-09-10T10:00:00Z" w16du:dateUtc="2026-09-10T17:00:00Z"/>
              </w:rPr>
            </w:pPr>
            <w:ins w:id="709" w:author="Galindo, George" w:date="2026-09-10T10:00:00Z" w16du:dateUtc="2026-09-10T17:00:00Z">
              <w:r>
                <w:rPr>
                  <w:rFonts w:ascii="Aptos Narrow" w:eastAsia="Aptos Narrow" w:hAnsi="Aptos Narrow" w:cs="Aptos Narrow"/>
                  <w:sz w:val="16"/>
                  <w:szCs w:val="16"/>
                </w:rPr>
                <w:t>Retained in parallel until the final wave, then decommissioned by GEHA under its standard internal process.</w:t>
              </w:r>
            </w:ins>
          </w:p>
        </w:tc>
      </w:tr>
      <w:tr w:rsidR="00E2415B" w14:paraId="5C148191" w14:textId="77777777">
        <w:trPr>
          <w:ins w:id="710" w:author="Galindo, George" w:date="2026-09-10T10:00:00Z"/>
        </w:trPr>
        <w:tc>
          <w:tcPr>
            <w:tcW w:w="10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1DD5C8F" w14:textId="77777777" w:rsidR="00E2415B" w:rsidRDefault="00E2415B">
            <w:pPr>
              <w:spacing w:line="215" w:lineRule="auto"/>
              <w:rPr>
                <w:ins w:id="711" w:author="Galindo, George" w:date="2026-09-10T10:00:00Z" w16du:dateUtc="2026-09-10T17:00:00Z"/>
              </w:rPr>
            </w:pPr>
            <w:ins w:id="712" w:author="Galindo, George" w:date="2026-09-10T10:00:00Z" w16du:dateUtc="2026-09-10T17:00:00Z">
              <w:r>
                <w:rPr>
                  <w:rFonts w:ascii="Aptos Narrow" w:eastAsia="Aptos Narrow" w:hAnsi="Aptos Narrow" w:cs="Aptos Narrow"/>
                  <w:sz w:val="16"/>
                  <w:szCs w:val="16"/>
                </w:rPr>
                <w:t>Credential provider tier</w:t>
              </w:r>
            </w:ins>
          </w:p>
        </w:tc>
        <w:tc>
          <w:tcPr>
            <w:tcW w:w="7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434AEFE" w14:textId="77777777" w:rsidR="00E2415B" w:rsidRDefault="00E2415B">
            <w:pPr>
              <w:spacing w:line="215" w:lineRule="auto"/>
              <w:rPr>
                <w:ins w:id="713" w:author="Galindo, George" w:date="2026-09-10T10:00:00Z" w16du:dateUtc="2026-09-10T17:00:00Z"/>
              </w:rPr>
            </w:pPr>
            <w:ins w:id="714" w:author="Galindo, George" w:date="2026-09-10T10:00:00Z" w16du:dateUtc="2026-09-10T17:00:00Z">
              <w:r>
                <w:rPr>
                  <w:rFonts w:ascii="Aptos Narrow" w:eastAsia="Aptos Narrow" w:hAnsi="Aptos Narrow" w:cs="Aptos Narrow"/>
                  <w:sz w:val="16"/>
                  <w:szCs w:val="16"/>
                </w:rPr>
                <w:t>Later phase</w:t>
              </w:r>
            </w:ins>
          </w:p>
        </w:tc>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42A2654" w14:textId="77777777" w:rsidR="00E2415B" w:rsidRDefault="00E2415B">
            <w:pPr>
              <w:spacing w:line="215" w:lineRule="auto"/>
              <w:rPr>
                <w:ins w:id="715" w:author="Galindo, George" w:date="2026-09-10T10:00:00Z" w16du:dateUtc="2026-09-10T17:00:00Z"/>
              </w:rPr>
            </w:pPr>
            <w:ins w:id="716" w:author="Galindo, George" w:date="2026-09-10T10:00:00Z" w16du:dateUtc="2026-09-10T17:00:00Z">
              <w:r>
                <w:rPr>
                  <w:rFonts w:ascii="Aptos Narrow" w:eastAsia="Aptos Narrow" w:hAnsi="Aptos Narrow" w:cs="Aptos Narrow"/>
                  <w:sz w:val="16"/>
                  <w:szCs w:val="16"/>
                </w:rPr>
                <w:t>Not applicable</w:t>
              </w:r>
            </w:ins>
          </w:p>
        </w:tc>
        <w:tc>
          <w:tcPr>
            <w:tcW w:w="21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00D5F79" w14:textId="77777777" w:rsidR="00E2415B" w:rsidRDefault="00E2415B">
            <w:pPr>
              <w:spacing w:line="215" w:lineRule="auto"/>
              <w:rPr>
                <w:ins w:id="717" w:author="Galindo, George" w:date="2026-09-10T10:00:00Z" w16du:dateUtc="2026-09-10T17:00:00Z"/>
              </w:rPr>
            </w:pPr>
            <w:ins w:id="718" w:author="Galindo, George" w:date="2026-09-10T10:00:00Z" w16du:dateUtc="2026-09-10T17:00:00Z">
              <w:r>
                <w:rPr>
                  <w:rFonts w:ascii="Aptos Narrow" w:eastAsia="Aptos Narrow" w:hAnsi="Aptos Narrow" w:cs="Aptos Narrow"/>
                  <w:sz w:val="16"/>
                  <w:szCs w:val="16"/>
                </w:rPr>
                <w:t>Addressed as a separate phase, sequenced with CyberArk.</w:t>
              </w:r>
            </w:ins>
          </w:p>
        </w:tc>
      </w:tr>
      <w:tr w:rsidR="00E2415B" w14:paraId="1AE2D368" w14:textId="77777777">
        <w:trPr>
          <w:ins w:id="719" w:author="Galindo, George" w:date="2026-09-10T10:00:00Z"/>
        </w:trPr>
        <w:tc>
          <w:tcPr>
            <w:tcW w:w="10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9BB8500" w14:textId="77777777" w:rsidR="00E2415B" w:rsidRDefault="00E2415B">
            <w:pPr>
              <w:spacing w:line="215" w:lineRule="auto"/>
              <w:rPr>
                <w:ins w:id="720" w:author="Galindo, George" w:date="2026-09-10T10:00:00Z" w16du:dateUtc="2026-09-10T17:00:00Z"/>
              </w:rPr>
            </w:pPr>
            <w:ins w:id="721" w:author="Galindo, George" w:date="2026-09-10T10:00:00Z" w16du:dateUtc="2026-09-10T17:00:00Z">
              <w:r>
                <w:rPr>
                  <w:rFonts w:ascii="Aptos Narrow" w:eastAsia="Aptos Narrow" w:hAnsi="Aptos Narrow" w:cs="Aptos Narrow"/>
                  <w:sz w:val="16"/>
                  <w:szCs w:val="16"/>
                </w:rPr>
                <w:t>Secure shell proxy tier</w:t>
              </w:r>
            </w:ins>
          </w:p>
        </w:tc>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9EA0500" w14:textId="77777777" w:rsidR="00E2415B" w:rsidRDefault="00E2415B">
            <w:pPr>
              <w:spacing w:line="215" w:lineRule="auto"/>
              <w:rPr>
                <w:ins w:id="722" w:author="Galindo, George" w:date="2026-09-10T10:00:00Z" w16du:dateUtc="2026-09-10T17:00:00Z"/>
              </w:rPr>
            </w:pPr>
            <w:ins w:id="723" w:author="Galindo, George" w:date="2026-09-10T10:00:00Z" w16du:dateUtc="2026-09-10T17:00:00Z">
              <w:r>
                <w:rPr>
                  <w:rFonts w:ascii="Aptos Narrow" w:eastAsia="Aptos Narrow" w:hAnsi="Aptos Narrow" w:cs="Aptos Narrow"/>
                  <w:sz w:val="16"/>
                  <w:szCs w:val="16"/>
                </w:rPr>
                <w:t>Later phase</w:t>
              </w:r>
            </w:ins>
          </w:p>
        </w:tc>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1CEAD17" w14:textId="77777777" w:rsidR="00E2415B" w:rsidRDefault="00E2415B">
            <w:pPr>
              <w:spacing w:line="215" w:lineRule="auto"/>
              <w:rPr>
                <w:ins w:id="724" w:author="Galindo, George" w:date="2026-09-10T10:00:00Z" w16du:dateUtc="2026-09-10T17:00:00Z"/>
              </w:rPr>
            </w:pPr>
            <w:ins w:id="725" w:author="Galindo, George" w:date="2026-09-10T10:00:00Z" w16du:dateUtc="2026-09-10T17:00:00Z">
              <w:r>
                <w:rPr>
                  <w:rFonts w:ascii="Aptos Narrow" w:eastAsia="Aptos Narrow" w:hAnsi="Aptos Narrow" w:cs="Aptos Narrow"/>
                  <w:sz w:val="16"/>
                  <w:szCs w:val="16"/>
                </w:rPr>
                <w:t>Not applicable</w:t>
              </w:r>
            </w:ins>
          </w:p>
        </w:tc>
        <w:tc>
          <w:tcPr>
            <w:tcW w:w="21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0D307E5" w14:textId="77777777" w:rsidR="00E2415B" w:rsidRDefault="00E2415B">
            <w:pPr>
              <w:spacing w:line="215" w:lineRule="auto"/>
              <w:rPr>
                <w:ins w:id="726" w:author="Galindo, George" w:date="2026-09-10T10:00:00Z" w16du:dateUtc="2026-09-10T17:00:00Z"/>
              </w:rPr>
            </w:pPr>
            <w:ins w:id="727" w:author="Galindo, George" w:date="2026-09-10T10:00:00Z" w16du:dateUtc="2026-09-10T17:00:00Z">
              <w:r>
                <w:rPr>
                  <w:rFonts w:ascii="Aptos Narrow" w:eastAsia="Aptos Narrow" w:hAnsi="Aptos Narrow" w:cs="Aptos Narrow"/>
                  <w:sz w:val="16"/>
                  <w:szCs w:val="16"/>
                </w:rPr>
                <w:t>Addressed as a separate phase.</w:t>
              </w:r>
            </w:ins>
          </w:p>
        </w:tc>
      </w:tr>
      <w:tr w:rsidR="00E2415B" w14:paraId="5CF2CDCF" w14:textId="77777777">
        <w:trPr>
          <w:ins w:id="728" w:author="Galindo, George" w:date="2026-09-10T10:00:00Z"/>
        </w:trPr>
        <w:tc>
          <w:tcPr>
            <w:tcW w:w="10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AD4EFE3" w14:textId="77777777" w:rsidR="00E2415B" w:rsidRDefault="00E2415B">
            <w:pPr>
              <w:spacing w:line="215" w:lineRule="auto"/>
              <w:rPr>
                <w:ins w:id="729" w:author="Galindo, George" w:date="2026-09-10T10:00:00Z" w16du:dateUtc="2026-09-10T17:00:00Z"/>
              </w:rPr>
            </w:pPr>
            <w:ins w:id="730" w:author="Galindo, George" w:date="2026-09-10T10:00:00Z" w16du:dateUtc="2026-09-10T17:00:00Z">
              <w:r>
                <w:rPr>
                  <w:rFonts w:ascii="Aptos Narrow" w:eastAsia="Aptos Narrow" w:hAnsi="Aptos Narrow" w:cs="Aptos Narrow"/>
                  <w:sz w:val="16"/>
                  <w:szCs w:val="16"/>
                </w:rPr>
                <w:t>DMZ environment</w:t>
              </w:r>
            </w:ins>
          </w:p>
        </w:tc>
        <w:tc>
          <w:tcPr>
            <w:tcW w:w="7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603864C" w14:textId="77777777" w:rsidR="00E2415B" w:rsidRDefault="00E2415B">
            <w:pPr>
              <w:spacing w:line="215" w:lineRule="auto"/>
              <w:rPr>
                <w:ins w:id="731" w:author="Galindo, George" w:date="2026-09-10T10:00:00Z" w16du:dateUtc="2026-09-10T17:00:00Z"/>
              </w:rPr>
            </w:pPr>
            <w:ins w:id="732" w:author="Galindo, George" w:date="2026-09-10T10:00:00Z" w16du:dateUtc="2026-09-10T17:00:00Z">
              <w:r>
                <w:rPr>
                  <w:rFonts w:ascii="Aptos Narrow" w:eastAsia="Aptos Narrow" w:hAnsi="Aptos Narrow" w:cs="Aptos Narrow"/>
                  <w:sz w:val="16"/>
                  <w:szCs w:val="16"/>
                </w:rPr>
                <w:t>Later phase</w:t>
              </w:r>
            </w:ins>
          </w:p>
        </w:tc>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043D93D" w14:textId="77777777" w:rsidR="00E2415B" w:rsidRDefault="00E2415B">
            <w:pPr>
              <w:spacing w:line="215" w:lineRule="auto"/>
              <w:rPr>
                <w:ins w:id="733" w:author="Galindo, George" w:date="2026-09-10T10:00:00Z" w16du:dateUtc="2026-09-10T17:00:00Z"/>
              </w:rPr>
            </w:pPr>
            <w:ins w:id="734" w:author="Galindo, George" w:date="2026-09-10T10:00:00Z" w16du:dateUtc="2026-09-10T17:00:00Z">
              <w:r>
                <w:rPr>
                  <w:rFonts w:ascii="Aptos Narrow" w:eastAsia="Aptos Narrow" w:hAnsi="Aptos Narrow" w:cs="Aptos Narrow"/>
                  <w:sz w:val="16"/>
                  <w:szCs w:val="16"/>
                </w:rPr>
                <w:t>Not applicable</w:t>
              </w:r>
            </w:ins>
          </w:p>
        </w:tc>
        <w:tc>
          <w:tcPr>
            <w:tcW w:w="21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5F1EBDF" w14:textId="77777777" w:rsidR="00E2415B" w:rsidRDefault="00E2415B">
            <w:pPr>
              <w:spacing w:line="215" w:lineRule="auto"/>
              <w:rPr>
                <w:ins w:id="735" w:author="Galindo, George" w:date="2026-09-10T10:00:00Z" w16du:dateUtc="2026-09-10T17:00:00Z"/>
              </w:rPr>
            </w:pPr>
            <w:ins w:id="736" w:author="Galindo, George" w:date="2026-09-10T10:00:00Z" w16du:dateUtc="2026-09-10T17:00:00Z">
              <w:r>
                <w:rPr>
                  <w:rFonts w:ascii="Aptos Narrow" w:eastAsia="Aptos Narrow" w:hAnsi="Aptos Narrow" w:cs="Aptos Narrow"/>
                  <w:sz w:val="16"/>
                  <w:szCs w:val="16"/>
                </w:rPr>
                <w:t>Sequenced with the wider DMZ migration.</w:t>
              </w:r>
            </w:ins>
          </w:p>
        </w:tc>
      </w:tr>
      <w:tr w:rsidR="00E2415B" w14:paraId="38D0F0CD" w14:textId="77777777">
        <w:trPr>
          <w:ins w:id="737" w:author="Galindo, George" w:date="2026-09-10T10:00:00Z"/>
        </w:trPr>
        <w:tc>
          <w:tcPr>
            <w:tcW w:w="10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9CE6B84" w14:textId="77777777" w:rsidR="00E2415B" w:rsidRDefault="00E2415B">
            <w:pPr>
              <w:spacing w:line="215" w:lineRule="auto"/>
              <w:rPr>
                <w:ins w:id="738" w:author="Galindo, George" w:date="2026-09-10T10:00:00Z" w16du:dateUtc="2026-09-10T17:00:00Z"/>
              </w:rPr>
            </w:pPr>
            <w:ins w:id="739" w:author="Galindo, George" w:date="2026-09-10T10:00:00Z" w16du:dateUtc="2026-09-10T17:00:00Z">
              <w:r>
                <w:rPr>
                  <w:rFonts w:ascii="Aptos Narrow" w:eastAsia="Aptos Narrow" w:hAnsi="Aptos Narrow" w:cs="Aptos Narrow"/>
                  <w:sz w:val="16"/>
                  <w:szCs w:val="16"/>
                </w:rPr>
                <w:t>Privileged Threat Analytics</w:t>
              </w:r>
            </w:ins>
          </w:p>
        </w:tc>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EFFA7AE" w14:textId="77777777" w:rsidR="00E2415B" w:rsidRDefault="00E2415B">
            <w:pPr>
              <w:spacing w:line="215" w:lineRule="auto"/>
              <w:rPr>
                <w:ins w:id="740" w:author="Galindo, George" w:date="2026-09-10T10:00:00Z" w16du:dateUtc="2026-09-10T17:00:00Z"/>
              </w:rPr>
            </w:pPr>
            <w:ins w:id="741" w:author="Galindo, George" w:date="2026-09-10T10:00:00Z" w16du:dateUtc="2026-09-10T17:00:00Z">
              <w:r>
                <w:rPr>
                  <w:rFonts w:ascii="Aptos Narrow" w:eastAsia="Aptos Narrow" w:hAnsi="Aptos Narrow" w:cs="Aptos Narrow"/>
                  <w:sz w:val="16"/>
                  <w:szCs w:val="16"/>
                </w:rPr>
                <w:t>Retired</w:t>
              </w:r>
            </w:ins>
          </w:p>
        </w:tc>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0D09A4D" w14:textId="77777777" w:rsidR="00E2415B" w:rsidRDefault="00E2415B">
            <w:pPr>
              <w:spacing w:line="215" w:lineRule="auto"/>
              <w:rPr>
                <w:ins w:id="742" w:author="Galindo, George" w:date="2026-09-10T10:00:00Z" w16du:dateUtc="2026-09-10T17:00:00Z"/>
              </w:rPr>
            </w:pPr>
            <w:ins w:id="743" w:author="Galindo, George" w:date="2026-09-10T10:00:00Z" w16du:dateUtc="2026-09-10T17:00:00Z">
              <w:r>
                <w:rPr>
                  <w:rFonts w:ascii="Aptos Narrow" w:eastAsia="Aptos Narrow" w:hAnsi="Aptos Narrow" w:cs="Aptos Narrow"/>
                  <w:sz w:val="16"/>
                  <w:szCs w:val="16"/>
                </w:rPr>
                <w:t>Not applicable</w:t>
              </w:r>
            </w:ins>
          </w:p>
        </w:tc>
        <w:tc>
          <w:tcPr>
            <w:tcW w:w="21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DBC3883" w14:textId="77777777" w:rsidR="00E2415B" w:rsidRDefault="00E2415B">
            <w:pPr>
              <w:spacing w:line="215" w:lineRule="auto"/>
              <w:rPr>
                <w:ins w:id="744" w:author="Galindo, George" w:date="2026-09-10T10:00:00Z" w16du:dateUtc="2026-09-10T17:00:00Z"/>
              </w:rPr>
            </w:pPr>
            <w:ins w:id="745" w:author="Galindo, George" w:date="2026-09-10T10:00:00Z" w16du:dateUtc="2026-09-10T17:00:00Z">
              <w:r>
                <w:rPr>
                  <w:rFonts w:ascii="Aptos Narrow" w:eastAsia="Aptos Narrow" w:hAnsi="Aptos Narrow" w:cs="Aptos Narrow"/>
                  <w:sz w:val="16"/>
                  <w:szCs w:val="16"/>
                </w:rPr>
                <w:t>Decommissioned.</w:t>
              </w:r>
            </w:ins>
          </w:p>
        </w:tc>
      </w:tr>
    </w:tbl>
    <w:p w14:paraId="42B2C203" w14:textId="77777777" w:rsidR="00E2415B" w:rsidRDefault="00E2415B" w:rsidP="00E2415B">
      <w:pPr>
        <w:spacing w:before="40" w:after="150"/>
        <w:rPr>
          <w:ins w:id="746" w:author="Galindo, George" w:date="2026-09-10T10:00:00Z" w16du:dateUtc="2026-09-10T17:00:00Z"/>
        </w:rPr>
      </w:pPr>
      <w:ins w:id="747" w:author="Galindo, George" w:date="2026-09-10T10:00:00Z" w16du:dateUtc="2026-09-10T17:00:00Z">
        <w:r>
          <w:rPr>
            <w:rFonts w:ascii="Aptos" w:eastAsia="Aptos" w:hAnsi="Aptos" w:cs="Aptos"/>
            <w:i/>
            <w:iCs/>
            <w:color w:val="595959"/>
            <w:sz w:val="15"/>
            <w:szCs w:val="15"/>
          </w:rPr>
          <w:t>Table 5.1: Migration strategy per component</w:t>
        </w:r>
      </w:ins>
    </w:p>
    <w:p w14:paraId="5EC9C940" w14:textId="77777777" w:rsidR="00E2415B" w:rsidRDefault="00E2415B" w:rsidP="00E2415B">
      <w:pPr>
        <w:spacing w:after="100" w:line="250" w:lineRule="auto"/>
        <w:rPr>
          <w:ins w:id="748" w:author="Galindo, George" w:date="2026-09-10T10:00:00Z" w16du:dateUtc="2026-09-10T17:00:00Z"/>
        </w:rPr>
      </w:pPr>
      <w:ins w:id="749" w:author="Galindo, George" w:date="2026-09-10T10:00:00Z" w16du:dateUtc="2026-09-10T17:00:00Z">
        <w:r>
          <w:rPr>
            <w:rFonts w:ascii="Aptos" w:eastAsia="Aptos" w:hAnsi="Aptos" w:cs="Aptos"/>
          </w:rPr>
          <w:t>This is a build rather than a move. There is no replication, no cutover of a running server and no data transfer. A target server joins the Azure estate when its safe is re-pointed to the Azure rotation engine and its platform to the Azure session manager farm.</w:t>
        </w:r>
      </w:ins>
    </w:p>
    <w:p w14:paraId="7E3A861F" w14:textId="77777777" w:rsidR="00E2415B" w:rsidRDefault="00E2415B" w:rsidP="00E2415B">
      <w:pPr>
        <w:rPr>
          <w:ins w:id="750" w:author="Galindo, George" w:date="2026-09-10T10:00:00Z" w16du:dateUtc="2026-09-10T17:00:00Z"/>
        </w:rPr>
      </w:pPr>
      <w:ins w:id="751" w:author="Galindo, George" w:date="2026-09-10T10:00:00Z" w16du:dateUtc="2026-09-10T17:00:00Z">
        <w:r>
          <w:br w:type="page"/>
        </w:r>
      </w:ins>
    </w:p>
    <w:p w14:paraId="2638465A" w14:textId="77777777" w:rsidR="00E2415B" w:rsidRDefault="00E2415B" w:rsidP="00E2415B">
      <w:pPr>
        <w:pStyle w:val="Heading2"/>
        <w:spacing w:before="170" w:after="90"/>
        <w:rPr>
          <w:ins w:id="752" w:author="Galindo, George" w:date="2026-09-10T10:00:00Z" w16du:dateUtc="2026-09-10T17:00:00Z"/>
        </w:rPr>
      </w:pPr>
      <w:ins w:id="753" w:author="Galindo, George" w:date="2026-09-10T10:00:00Z" w16du:dateUtc="2026-09-10T17:00:00Z">
        <w:r>
          <w:rPr>
            <w:rFonts w:ascii="Aptos" w:eastAsia="Aptos" w:hAnsi="Aptos" w:cs="Aptos"/>
            <w:color w:val="2E5496"/>
            <w:sz w:val="21"/>
            <w:szCs w:val="21"/>
          </w:rPr>
          <w:lastRenderedPageBreak/>
          <w:t>5.2  Landing Zone Placement</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48521A47" w14:textId="77777777">
        <w:trPr>
          <w:tblHeader/>
          <w:ins w:id="754"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57EFC488" w14:textId="77777777" w:rsidR="00E2415B" w:rsidRDefault="00E2415B">
            <w:pPr>
              <w:spacing w:line="215" w:lineRule="auto"/>
              <w:rPr>
                <w:ins w:id="755" w:author="Galindo, George" w:date="2026-09-10T10:00:00Z" w16du:dateUtc="2026-09-10T17:00:00Z"/>
              </w:rPr>
            </w:pPr>
            <w:ins w:id="756" w:author="Galindo, George" w:date="2026-09-10T10:00:00Z" w16du:dateUtc="2026-09-10T17:00:00Z">
              <w:r>
                <w:rPr>
                  <w:rFonts w:ascii="Aptos Narrow" w:eastAsia="Aptos Narrow" w:hAnsi="Aptos Narrow" w:cs="Aptos Narrow"/>
                  <w:b/>
                  <w:bCs/>
                  <w:sz w:val="16"/>
                  <w:szCs w:val="16"/>
                </w:rPr>
                <w:t>Field</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24538D72" w14:textId="77777777" w:rsidR="00E2415B" w:rsidRDefault="00E2415B">
            <w:pPr>
              <w:spacing w:line="215" w:lineRule="auto"/>
              <w:rPr>
                <w:ins w:id="757" w:author="Galindo, George" w:date="2026-09-10T10:00:00Z" w16du:dateUtc="2026-09-10T17:00:00Z"/>
              </w:rPr>
            </w:pPr>
            <w:ins w:id="758" w:author="Galindo, George" w:date="2026-09-10T10:00:00Z" w16du:dateUtc="2026-09-10T17:00:00Z">
              <w:r>
                <w:rPr>
                  <w:rFonts w:ascii="Aptos Narrow" w:eastAsia="Aptos Narrow" w:hAnsi="Aptos Narrow" w:cs="Aptos Narrow"/>
                  <w:b/>
                  <w:bCs/>
                  <w:sz w:val="16"/>
                  <w:szCs w:val="16"/>
                </w:rPr>
                <w:t>Production</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34660171" w14:textId="77777777" w:rsidR="00E2415B" w:rsidRDefault="00E2415B">
            <w:pPr>
              <w:spacing w:line="215" w:lineRule="auto"/>
              <w:rPr>
                <w:ins w:id="759" w:author="Galindo, George" w:date="2026-09-10T10:00:00Z" w16du:dateUtc="2026-09-10T17:00:00Z"/>
              </w:rPr>
            </w:pPr>
            <w:ins w:id="760" w:author="Galindo, George" w:date="2026-09-10T10:00:00Z" w16du:dateUtc="2026-09-10T17:00:00Z">
              <w:r>
                <w:rPr>
                  <w:rFonts w:ascii="Aptos Narrow" w:eastAsia="Aptos Narrow" w:hAnsi="Aptos Narrow" w:cs="Aptos Narrow"/>
                  <w:b/>
                  <w:bCs/>
                  <w:sz w:val="16"/>
                  <w:szCs w:val="16"/>
                </w:rPr>
                <w:t>Non-production</w:t>
              </w:r>
            </w:ins>
          </w:p>
        </w:tc>
      </w:tr>
      <w:tr w:rsidR="00E2415B" w14:paraId="43C193A5" w14:textId="77777777">
        <w:trPr>
          <w:ins w:id="761"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0C6E18C" w14:textId="77777777" w:rsidR="00E2415B" w:rsidRDefault="00E2415B">
            <w:pPr>
              <w:spacing w:line="215" w:lineRule="auto"/>
              <w:rPr>
                <w:ins w:id="762" w:author="Galindo, George" w:date="2026-09-10T10:00:00Z" w16du:dateUtc="2026-09-10T17:00:00Z"/>
              </w:rPr>
            </w:pPr>
            <w:ins w:id="763" w:author="Galindo, George" w:date="2026-09-10T10:00:00Z" w16du:dateUtc="2026-09-10T17:00:00Z">
              <w:r>
                <w:rPr>
                  <w:rFonts w:ascii="Aptos Narrow" w:eastAsia="Aptos Narrow" w:hAnsi="Aptos Narrow" w:cs="Aptos Narrow"/>
                  <w:sz w:val="16"/>
                  <w:szCs w:val="16"/>
                </w:rPr>
                <w:t>Management Group</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8C783D6" w14:textId="77777777" w:rsidR="00E2415B" w:rsidRDefault="00E2415B">
            <w:pPr>
              <w:spacing w:line="215" w:lineRule="auto"/>
              <w:rPr>
                <w:ins w:id="764" w:author="Galindo, George" w:date="2026-09-10T10:00:00Z" w16du:dateUtc="2026-09-10T17:00:00Z"/>
              </w:rPr>
            </w:pPr>
            <w:ins w:id="765" w:author="Galindo, George" w:date="2026-09-10T10:00:00Z" w16du:dateUtc="2026-09-10T17:00:00Z">
              <w:r>
                <w:rPr>
                  <w:rFonts w:ascii="Aptos Narrow" w:eastAsia="Aptos Narrow" w:hAnsi="Aptos Narrow" w:cs="Aptos Narrow"/>
                  <w:sz w:val="16"/>
                  <w:szCs w:val="16"/>
                </w:rPr>
                <w:t>GEHA › Landing Zones › Corp</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91989A0" w14:textId="77777777" w:rsidR="00E2415B" w:rsidRDefault="00E2415B">
            <w:pPr>
              <w:spacing w:line="215" w:lineRule="auto"/>
              <w:rPr>
                <w:ins w:id="766" w:author="Galindo, George" w:date="2026-09-10T10:00:00Z" w16du:dateUtc="2026-09-10T17:00:00Z"/>
              </w:rPr>
            </w:pPr>
            <w:ins w:id="767" w:author="Galindo, George" w:date="2026-09-10T10:00:00Z" w16du:dateUtc="2026-09-10T17:00:00Z">
              <w:r>
                <w:rPr>
                  <w:rFonts w:ascii="Aptos Narrow" w:eastAsia="Aptos Narrow" w:hAnsi="Aptos Narrow" w:cs="Aptos Narrow"/>
                  <w:sz w:val="16"/>
                  <w:szCs w:val="16"/>
                </w:rPr>
                <w:t>GEHA › Landing Zones › Corp</w:t>
              </w:r>
            </w:ins>
          </w:p>
        </w:tc>
      </w:tr>
      <w:tr w:rsidR="00E2415B" w14:paraId="462DFDCE" w14:textId="77777777">
        <w:trPr>
          <w:ins w:id="768"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449F695" w14:textId="77777777" w:rsidR="00E2415B" w:rsidRDefault="00E2415B">
            <w:pPr>
              <w:spacing w:line="215" w:lineRule="auto"/>
              <w:rPr>
                <w:ins w:id="769" w:author="Galindo, George" w:date="2026-09-10T10:00:00Z" w16du:dateUtc="2026-09-10T17:00:00Z"/>
              </w:rPr>
            </w:pPr>
            <w:ins w:id="770" w:author="Galindo, George" w:date="2026-09-10T10:00:00Z" w16du:dateUtc="2026-09-10T17:00:00Z">
              <w:r>
                <w:rPr>
                  <w:rFonts w:ascii="Aptos Narrow" w:eastAsia="Aptos Narrow" w:hAnsi="Aptos Narrow" w:cs="Aptos Narrow"/>
                  <w:sz w:val="16"/>
                  <w:szCs w:val="16"/>
                </w:rPr>
                <w:t>Subscription Name and ID</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485A392" w14:textId="77777777" w:rsidR="00E2415B" w:rsidRDefault="00E2415B">
            <w:pPr>
              <w:spacing w:line="215" w:lineRule="auto"/>
              <w:rPr>
                <w:ins w:id="771" w:author="Galindo, George" w:date="2026-09-10T10:00:00Z" w16du:dateUtc="2026-09-10T17:00:00Z"/>
              </w:rPr>
            </w:pPr>
            <w:ins w:id="772" w:author="Galindo, George" w:date="2026-09-10T10:00:00Z" w16du:dateUtc="2026-09-10T17:00:00Z">
              <w:r>
                <w:rPr>
                  <w:rFonts w:ascii="Aptos Narrow" w:eastAsia="Aptos Narrow" w:hAnsi="Aptos Narrow" w:cs="Aptos Narrow"/>
                  <w:sz w:val="16"/>
                  <w:szCs w:val="16"/>
                </w:rPr>
                <w:t>CIP-PRD</w:t>
              </w:r>
            </w:ins>
          </w:p>
          <w:p w14:paraId="25E0F22E" w14:textId="77777777" w:rsidR="00E2415B" w:rsidRDefault="00E2415B">
            <w:pPr>
              <w:spacing w:line="215" w:lineRule="auto"/>
              <w:rPr>
                <w:ins w:id="773" w:author="Galindo, George" w:date="2026-09-10T10:00:00Z" w16du:dateUtc="2026-09-10T17:00:00Z"/>
              </w:rPr>
            </w:pPr>
            <w:ins w:id="774" w:author="Galindo, George" w:date="2026-09-10T10:00:00Z" w16du:dateUtc="2026-09-10T17:00:00Z">
              <w:r>
                <w:rPr>
                  <w:rFonts w:ascii="Aptos Narrow" w:eastAsia="Aptos Narrow" w:hAnsi="Aptos Narrow" w:cs="Aptos Narrow"/>
                  <w:sz w:val="16"/>
                  <w:szCs w:val="16"/>
                </w:rPr>
                <w:t>87c9e9d1-06a7-4b33-87e0-5f04bcbfbfae</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1B795E5" w14:textId="77777777" w:rsidR="00E2415B" w:rsidRDefault="00E2415B">
            <w:pPr>
              <w:spacing w:line="215" w:lineRule="auto"/>
              <w:rPr>
                <w:ins w:id="775" w:author="Galindo, George" w:date="2026-09-10T10:00:00Z" w16du:dateUtc="2026-09-10T17:00:00Z"/>
              </w:rPr>
            </w:pPr>
            <w:ins w:id="776" w:author="Galindo, George" w:date="2026-09-10T10:00:00Z" w16du:dateUtc="2026-09-10T17:00:00Z">
              <w:r>
                <w:rPr>
                  <w:rFonts w:ascii="Aptos Narrow" w:eastAsia="Aptos Narrow" w:hAnsi="Aptos Narrow" w:cs="Aptos Narrow"/>
                  <w:sz w:val="16"/>
                  <w:szCs w:val="16"/>
                </w:rPr>
                <w:t>CIP-DEV</w:t>
              </w:r>
            </w:ins>
          </w:p>
          <w:p w14:paraId="3AFE3B19" w14:textId="77777777" w:rsidR="00E2415B" w:rsidRDefault="00E2415B">
            <w:pPr>
              <w:spacing w:line="215" w:lineRule="auto"/>
              <w:rPr>
                <w:ins w:id="777" w:author="Galindo, George" w:date="2026-09-10T10:00:00Z" w16du:dateUtc="2026-09-10T17:00:00Z"/>
              </w:rPr>
            </w:pPr>
            <w:ins w:id="778" w:author="Galindo, George" w:date="2026-09-10T10:00:00Z" w16du:dateUtc="2026-09-10T17:00:00Z">
              <w:r>
                <w:rPr>
                  <w:rFonts w:ascii="Aptos Narrow" w:eastAsia="Aptos Narrow" w:hAnsi="Aptos Narrow" w:cs="Aptos Narrow"/>
                  <w:sz w:val="16"/>
                  <w:szCs w:val="16"/>
                </w:rPr>
                <w:t>e657afbe-61e4-4a5f-b6cb-cfbba50fd3a6</w:t>
              </w:r>
            </w:ins>
          </w:p>
        </w:tc>
      </w:tr>
      <w:tr w:rsidR="00E2415B" w14:paraId="3904D9D9" w14:textId="77777777">
        <w:trPr>
          <w:ins w:id="779"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D6EABDD" w14:textId="77777777" w:rsidR="00E2415B" w:rsidRDefault="00E2415B">
            <w:pPr>
              <w:spacing w:line="215" w:lineRule="auto"/>
              <w:rPr>
                <w:ins w:id="780" w:author="Galindo, George" w:date="2026-09-10T10:00:00Z" w16du:dateUtc="2026-09-10T17:00:00Z"/>
              </w:rPr>
            </w:pPr>
            <w:ins w:id="781" w:author="Galindo, George" w:date="2026-09-10T10:00:00Z" w16du:dateUtc="2026-09-10T17:00:00Z">
              <w:r>
                <w:rPr>
                  <w:rFonts w:ascii="Aptos Narrow" w:eastAsia="Aptos Narrow" w:hAnsi="Aptos Narrow" w:cs="Aptos Narrow"/>
                  <w:sz w:val="16"/>
                  <w:szCs w:val="16"/>
                </w:rPr>
                <w:t>Resource Groups</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9C429EE" w14:textId="77777777" w:rsidR="00E2415B" w:rsidRDefault="00E2415B">
            <w:pPr>
              <w:spacing w:line="215" w:lineRule="auto"/>
              <w:rPr>
                <w:ins w:id="782" w:author="Galindo, George" w:date="2026-09-10T10:00:00Z" w16du:dateUtc="2026-09-10T17:00:00Z"/>
              </w:rPr>
            </w:pPr>
            <w:ins w:id="783" w:author="Galindo, George" w:date="2026-09-10T10:00:00Z" w16du:dateUtc="2026-09-10T17:00:00Z">
              <w:r>
                <w:rPr>
                  <w:rFonts w:ascii="Aptos Narrow" w:eastAsia="Aptos Narrow" w:hAnsi="Aptos Narrow" w:cs="Aptos Narrow"/>
                  <w:sz w:val="16"/>
                  <w:szCs w:val="16"/>
                </w:rPr>
                <w:t>rg-sec-cyberark-prd. Workload lifecycle, created for this deployment.</w:t>
              </w:r>
            </w:ins>
          </w:p>
          <w:p w14:paraId="058977FD" w14:textId="77777777" w:rsidR="00E2415B" w:rsidRDefault="00E2415B">
            <w:pPr>
              <w:spacing w:line="215" w:lineRule="auto"/>
              <w:rPr>
                <w:ins w:id="784" w:author="Galindo, George" w:date="2026-09-10T10:00:00Z" w16du:dateUtc="2026-09-10T17:00:00Z"/>
              </w:rPr>
            </w:pPr>
            <w:ins w:id="785" w:author="Galindo, George" w:date="2026-09-10T10:00:00Z" w16du:dateUtc="2026-09-10T17:00:00Z">
              <w:r>
                <w:rPr>
                  <w:rFonts w:ascii="Aptos Narrow" w:eastAsia="Aptos Narrow" w:hAnsi="Aptos Narrow" w:cs="Aptos Narrow"/>
                  <w:sz w:val="16"/>
                  <w:szCs w:val="16"/>
                </w:rPr>
                <w:t>rg-alz-centralus-vnet-cip-cus-prd-01. Platform lifecycle, holds the network.</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5CCE74D" w14:textId="77777777" w:rsidR="00E2415B" w:rsidRDefault="00E2415B">
            <w:pPr>
              <w:spacing w:line="215" w:lineRule="auto"/>
              <w:rPr>
                <w:ins w:id="786" w:author="Galindo, George" w:date="2026-09-10T10:00:00Z" w16du:dateUtc="2026-09-10T17:00:00Z"/>
              </w:rPr>
            </w:pPr>
            <w:ins w:id="787" w:author="Galindo, George" w:date="2026-09-10T10:00:00Z" w16du:dateUtc="2026-09-10T17:00:00Z">
              <w:r>
                <w:rPr>
                  <w:rFonts w:ascii="Aptos Narrow" w:eastAsia="Aptos Narrow" w:hAnsi="Aptos Narrow" w:cs="Aptos Narrow"/>
                  <w:sz w:val="16"/>
                  <w:szCs w:val="16"/>
                </w:rPr>
                <w:t>rg-sec-cyberark-npd. Workload lifecycle, created for this deployment.</w:t>
              </w:r>
            </w:ins>
          </w:p>
          <w:p w14:paraId="20D225E7" w14:textId="77777777" w:rsidR="00E2415B" w:rsidRDefault="00E2415B">
            <w:pPr>
              <w:spacing w:line="215" w:lineRule="auto"/>
              <w:rPr>
                <w:ins w:id="788" w:author="Galindo, George" w:date="2026-09-10T10:00:00Z" w16du:dateUtc="2026-09-10T17:00:00Z"/>
              </w:rPr>
            </w:pPr>
            <w:ins w:id="789" w:author="Galindo, George" w:date="2026-09-10T10:00:00Z" w16du:dateUtc="2026-09-10T17:00:00Z">
              <w:r>
                <w:rPr>
                  <w:rFonts w:ascii="Aptos Narrow" w:eastAsia="Aptos Narrow" w:hAnsi="Aptos Narrow" w:cs="Aptos Narrow"/>
                  <w:sz w:val="16"/>
                  <w:szCs w:val="16"/>
                </w:rPr>
                <w:t>rg-alz-centralus-vnet-cip-cus-dev-01. Platform lifecycle, holds the network.</w:t>
              </w:r>
            </w:ins>
          </w:p>
        </w:tc>
      </w:tr>
      <w:tr w:rsidR="00E2415B" w14:paraId="2934F8BA" w14:textId="77777777">
        <w:trPr>
          <w:ins w:id="790"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A2625E3" w14:textId="77777777" w:rsidR="00E2415B" w:rsidRDefault="00E2415B">
            <w:pPr>
              <w:spacing w:line="215" w:lineRule="auto"/>
              <w:rPr>
                <w:ins w:id="791" w:author="Galindo, George" w:date="2026-09-10T10:00:00Z" w16du:dateUtc="2026-09-10T17:00:00Z"/>
              </w:rPr>
            </w:pPr>
            <w:ins w:id="792" w:author="Galindo, George" w:date="2026-09-10T10:00:00Z" w16du:dateUtc="2026-09-10T17:00:00Z">
              <w:r>
                <w:rPr>
                  <w:rFonts w:ascii="Aptos Narrow" w:eastAsia="Aptos Narrow" w:hAnsi="Aptos Narrow" w:cs="Aptos Narrow"/>
                  <w:sz w:val="16"/>
                  <w:szCs w:val="16"/>
                </w:rPr>
                <w:t>Primary Region</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48836F3" w14:textId="77777777" w:rsidR="00E2415B" w:rsidRDefault="00E2415B">
            <w:pPr>
              <w:spacing w:line="215" w:lineRule="auto"/>
              <w:rPr>
                <w:ins w:id="793" w:author="Galindo, George" w:date="2026-09-10T10:00:00Z" w16du:dateUtc="2026-09-10T17:00:00Z"/>
              </w:rPr>
            </w:pPr>
            <w:ins w:id="794" w:author="Galindo, George" w:date="2026-09-10T10:00:00Z" w16du:dateUtc="2026-09-10T17:00:00Z">
              <w:r>
                <w:rPr>
                  <w:rFonts w:ascii="Aptos Narrow" w:eastAsia="Aptos Narrow" w:hAnsi="Aptos Narrow" w:cs="Aptos Narrow"/>
                  <w:sz w:val="16"/>
                  <w:szCs w:val="16"/>
                </w:rPr>
                <w:t>Central US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8B0FF0A" w14:textId="77777777" w:rsidR="00E2415B" w:rsidRDefault="00E2415B">
            <w:pPr>
              <w:spacing w:line="215" w:lineRule="auto"/>
              <w:rPr>
                <w:ins w:id="795" w:author="Galindo, George" w:date="2026-09-10T10:00:00Z" w16du:dateUtc="2026-09-10T17:00:00Z"/>
              </w:rPr>
            </w:pPr>
            <w:ins w:id="796" w:author="Galindo, George" w:date="2026-09-10T10:00:00Z" w16du:dateUtc="2026-09-10T17:00:00Z">
              <w:r>
                <w:rPr>
                  <w:rFonts w:ascii="Aptos Narrow" w:eastAsia="Aptos Narrow" w:hAnsi="Aptos Narrow" w:cs="Aptos Narrow"/>
                  <w:sz w:val="16"/>
                  <w:szCs w:val="16"/>
                </w:rPr>
                <w:t>Central US</w:t>
              </w:r>
            </w:ins>
          </w:p>
        </w:tc>
      </w:tr>
      <w:tr w:rsidR="00E2415B" w14:paraId="6E63EBE7" w14:textId="77777777">
        <w:trPr>
          <w:ins w:id="797"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036C618" w14:textId="77777777" w:rsidR="00E2415B" w:rsidRDefault="00E2415B">
            <w:pPr>
              <w:spacing w:line="215" w:lineRule="auto"/>
              <w:rPr>
                <w:ins w:id="798" w:author="Galindo, George" w:date="2026-09-10T10:00:00Z" w16du:dateUtc="2026-09-10T17:00:00Z"/>
              </w:rPr>
            </w:pPr>
            <w:ins w:id="799" w:author="Galindo, George" w:date="2026-09-10T10:00:00Z" w16du:dateUtc="2026-09-10T17:00:00Z">
              <w:r>
                <w:rPr>
                  <w:rFonts w:ascii="Aptos Narrow" w:eastAsia="Aptos Narrow" w:hAnsi="Aptos Narrow" w:cs="Aptos Narrow"/>
                  <w:sz w:val="16"/>
                  <w:szCs w:val="16"/>
                </w:rPr>
                <w:t>Paired Region</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05A6E59" w14:textId="77777777" w:rsidR="00E2415B" w:rsidRDefault="00E2415B">
            <w:pPr>
              <w:spacing w:line="215" w:lineRule="auto"/>
              <w:rPr>
                <w:ins w:id="800" w:author="Galindo, George" w:date="2026-09-10T10:00:00Z" w16du:dateUtc="2026-09-10T17:00:00Z"/>
              </w:rPr>
            </w:pPr>
            <w:ins w:id="801" w:author="Galindo, George" w:date="2026-09-10T10:00:00Z" w16du:dateUtc="2026-09-10T17:00:00Z">
              <w:r>
                <w:rPr>
                  <w:rFonts w:ascii="Aptos Narrow" w:eastAsia="Aptos Narrow" w:hAnsi="Aptos Narrow" w:cs="Aptos Narrow"/>
                  <w:sz w:val="16"/>
                  <w:szCs w:val="16"/>
                </w:rPr>
                <w:t>None. The connectors hold no state and are rebuilt rather than recovered.</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84807E7" w14:textId="77777777" w:rsidR="00E2415B" w:rsidRDefault="00E2415B">
            <w:pPr>
              <w:spacing w:line="215" w:lineRule="auto"/>
              <w:rPr>
                <w:ins w:id="802" w:author="Galindo, George" w:date="2026-09-10T10:00:00Z" w16du:dateUtc="2026-09-10T17:00:00Z"/>
              </w:rPr>
            </w:pPr>
            <w:ins w:id="803" w:author="Galindo, George" w:date="2026-09-10T10:00:00Z" w16du:dateUtc="2026-09-10T17:00:00Z">
              <w:r>
                <w:rPr>
                  <w:rFonts w:ascii="Aptos Narrow" w:eastAsia="Aptos Narrow" w:hAnsi="Aptos Narrow" w:cs="Aptos Narrow"/>
                  <w:sz w:val="16"/>
                  <w:szCs w:val="16"/>
                </w:rPr>
                <w:t>As production.</w:t>
              </w:r>
            </w:ins>
          </w:p>
        </w:tc>
      </w:tr>
      <w:tr w:rsidR="00E2415B" w14:paraId="6838965B" w14:textId="77777777">
        <w:trPr>
          <w:ins w:id="804"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A5DF3FC" w14:textId="77777777" w:rsidR="00E2415B" w:rsidRDefault="00E2415B">
            <w:pPr>
              <w:spacing w:line="215" w:lineRule="auto"/>
              <w:rPr>
                <w:ins w:id="805" w:author="Galindo, George" w:date="2026-09-10T10:00:00Z" w16du:dateUtc="2026-09-10T17:00:00Z"/>
              </w:rPr>
            </w:pPr>
            <w:ins w:id="806" w:author="Galindo, George" w:date="2026-09-10T10:00:00Z" w16du:dateUtc="2026-09-10T17:00:00Z">
              <w:r>
                <w:rPr>
                  <w:rFonts w:ascii="Aptos Narrow" w:eastAsia="Aptos Narrow" w:hAnsi="Aptos Narrow" w:cs="Aptos Narrow"/>
                  <w:sz w:val="16"/>
                  <w:szCs w:val="16"/>
                </w:rPr>
                <w:t>Naming Standard</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165AFC9" w14:textId="77777777" w:rsidR="00E2415B" w:rsidRDefault="00E2415B">
            <w:pPr>
              <w:spacing w:line="215" w:lineRule="auto"/>
              <w:rPr>
                <w:ins w:id="807" w:author="Galindo, George" w:date="2026-09-10T10:00:00Z" w16du:dateUtc="2026-09-10T17:00:00Z"/>
              </w:rPr>
            </w:pPr>
            <w:ins w:id="808" w:author="Galindo, George" w:date="2026-09-10T10:00:00Z" w16du:dateUtc="2026-09-10T17:00:00Z">
              <w:r>
                <w:rPr>
                  <w:rFonts w:ascii="Aptos Narrow" w:eastAsia="Aptos Narrow" w:hAnsi="Aptos Narrow" w:cs="Aptos Narrow"/>
                  <w:sz w:val="16"/>
                  <w:szCs w:val="16"/>
                </w:rPr>
                <w:t>Security workload resource groups follow rg-sec-workload-environment. Virtual networks and subnets follow the platform convention for the region and environment.</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515966C" w14:textId="77777777" w:rsidR="00E2415B" w:rsidRDefault="00E2415B">
            <w:pPr>
              <w:spacing w:line="215" w:lineRule="auto"/>
              <w:rPr>
                <w:ins w:id="809" w:author="Galindo, George" w:date="2026-09-10T10:00:00Z" w16du:dateUtc="2026-09-10T17:00:00Z"/>
              </w:rPr>
            </w:pPr>
            <w:ins w:id="810" w:author="Galindo, George" w:date="2026-09-10T10:00:00Z" w16du:dateUtc="2026-09-10T17:00:00Z">
              <w:r>
                <w:rPr>
                  <w:rFonts w:ascii="Aptos Narrow" w:eastAsia="Aptos Narrow" w:hAnsi="Aptos Narrow" w:cs="Aptos Narrow"/>
                  <w:sz w:val="16"/>
                  <w:szCs w:val="16"/>
                </w:rPr>
                <w:t>As production.</w:t>
              </w:r>
            </w:ins>
          </w:p>
        </w:tc>
      </w:tr>
      <w:tr w:rsidR="00E2415B" w14:paraId="70DED97B" w14:textId="77777777">
        <w:trPr>
          <w:ins w:id="811"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DED1B31" w14:textId="77777777" w:rsidR="00E2415B" w:rsidRDefault="00E2415B">
            <w:pPr>
              <w:spacing w:line="215" w:lineRule="auto"/>
              <w:rPr>
                <w:ins w:id="812" w:author="Galindo, George" w:date="2026-09-10T10:00:00Z" w16du:dateUtc="2026-09-10T17:00:00Z"/>
              </w:rPr>
            </w:pPr>
            <w:ins w:id="813" w:author="Galindo, George" w:date="2026-09-10T10:00:00Z" w16du:dateUtc="2026-09-10T17:00:00Z">
              <w:r>
                <w:rPr>
                  <w:rFonts w:ascii="Aptos Narrow" w:eastAsia="Aptos Narrow" w:hAnsi="Aptos Narrow" w:cs="Aptos Narrow"/>
                  <w:sz w:val="16"/>
                  <w:szCs w:val="16"/>
                </w:rPr>
                <w:t>Tagging</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C39037C" w14:textId="77777777" w:rsidR="00E2415B" w:rsidRDefault="00E2415B">
            <w:pPr>
              <w:spacing w:line="215" w:lineRule="auto"/>
              <w:rPr>
                <w:ins w:id="814" w:author="Galindo, George" w:date="2026-09-10T10:00:00Z" w16du:dateUtc="2026-09-10T17:00:00Z"/>
              </w:rPr>
            </w:pPr>
            <w:ins w:id="815" w:author="Galindo, George" w:date="2026-09-10T10:00:00Z" w16du:dateUtc="2026-09-10T17:00:00Z">
              <w:r>
                <w:rPr>
                  <w:rFonts w:ascii="Aptos Narrow" w:eastAsia="Aptos Narrow" w:hAnsi="Aptos Narrow" w:cs="Aptos Narrow"/>
                  <w:sz w:val="16"/>
                  <w:szCs w:val="16"/>
                </w:rPr>
                <w:t>Environment, owner, application name, business unit, cost center, criticality, data classification and disaster recovery tier, applied at deployment by the Bicep module.</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247A055" w14:textId="77777777" w:rsidR="00E2415B" w:rsidRDefault="00E2415B">
            <w:pPr>
              <w:spacing w:line="215" w:lineRule="auto"/>
              <w:rPr>
                <w:ins w:id="816" w:author="Galindo, George" w:date="2026-09-10T10:00:00Z" w16du:dateUtc="2026-09-10T17:00:00Z"/>
              </w:rPr>
            </w:pPr>
            <w:ins w:id="817" w:author="Galindo, George" w:date="2026-09-10T10:00:00Z" w16du:dateUtc="2026-09-10T17:00:00Z">
              <w:r>
                <w:rPr>
                  <w:rFonts w:ascii="Aptos Narrow" w:eastAsia="Aptos Narrow" w:hAnsi="Aptos Narrow" w:cs="Aptos Narrow"/>
                  <w:sz w:val="16"/>
                  <w:szCs w:val="16"/>
                </w:rPr>
                <w:t>As production.</w:t>
              </w:r>
            </w:ins>
          </w:p>
        </w:tc>
      </w:tr>
      <w:tr w:rsidR="00E2415B" w14:paraId="567E569F" w14:textId="77777777">
        <w:trPr>
          <w:ins w:id="818"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04A4682" w14:textId="77777777" w:rsidR="00E2415B" w:rsidRDefault="00E2415B">
            <w:pPr>
              <w:spacing w:line="215" w:lineRule="auto"/>
              <w:rPr>
                <w:ins w:id="819" w:author="Galindo, George" w:date="2026-09-10T10:00:00Z" w16du:dateUtc="2026-09-10T17:00:00Z"/>
              </w:rPr>
            </w:pPr>
            <w:ins w:id="820" w:author="Galindo, George" w:date="2026-09-10T10:00:00Z" w16du:dateUtc="2026-09-10T17:00:00Z">
              <w:r>
                <w:rPr>
                  <w:rFonts w:ascii="Aptos Narrow" w:eastAsia="Aptos Narrow" w:hAnsi="Aptos Narrow" w:cs="Aptos Narrow"/>
                  <w:sz w:val="16"/>
                  <w:szCs w:val="16"/>
                </w:rPr>
                <w:t>Inherited Policy Assignments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C7FC8C3" w14:textId="77777777" w:rsidR="00E2415B" w:rsidRDefault="00E2415B">
            <w:pPr>
              <w:spacing w:line="215" w:lineRule="auto"/>
              <w:rPr>
                <w:ins w:id="821" w:author="Galindo, George" w:date="2026-09-10T10:00:00Z" w16du:dateUtc="2026-09-10T17:00:00Z"/>
              </w:rPr>
            </w:pPr>
            <w:ins w:id="822" w:author="Galindo, George" w:date="2026-09-10T10:00:00Z" w16du:dateUtc="2026-09-10T17:00:00Z">
              <w:r>
                <w:rPr>
                  <w:rFonts w:ascii="Aptos Narrow" w:eastAsia="Aptos Narrow" w:hAnsi="Aptos Narrow" w:cs="Aptos Narrow"/>
                  <w:sz w:val="16"/>
                  <w:szCs w:val="16"/>
                </w:rPr>
                <w:t>Corp scope: public IP on a network interface denied; workload gateway resources denied; private DNS zone creation denied; public network access disabled for platform services.</w:t>
              </w:r>
            </w:ins>
          </w:p>
          <w:p w14:paraId="3D45AB05" w14:textId="77777777" w:rsidR="00E2415B" w:rsidRDefault="00E2415B">
            <w:pPr>
              <w:spacing w:line="215" w:lineRule="auto"/>
              <w:rPr>
                <w:ins w:id="823" w:author="Galindo, George" w:date="2026-09-10T10:00:00Z" w16du:dateUtc="2026-09-10T17:00:00Z"/>
              </w:rPr>
            </w:pPr>
            <w:ins w:id="824" w:author="Galindo, George" w:date="2026-09-10T10:00:00Z" w16du:dateUtc="2026-09-10T17:00:00Z">
              <w:r>
                <w:rPr>
                  <w:rFonts w:ascii="Aptos Narrow" w:eastAsia="Aptos Narrow" w:hAnsi="Aptos Narrow" w:cs="Aptos Narrow"/>
                  <w:sz w:val="16"/>
                  <w:szCs w:val="16"/>
                </w:rPr>
                <w:t>Landing Zones scope: management port access from the internet blocked.</w:t>
              </w:r>
            </w:ins>
          </w:p>
          <w:p w14:paraId="34BEB1EA" w14:textId="77777777" w:rsidR="00E2415B" w:rsidRDefault="00E2415B">
            <w:pPr>
              <w:spacing w:line="215" w:lineRule="auto"/>
              <w:rPr>
                <w:ins w:id="825" w:author="Galindo, George" w:date="2026-09-10T10:00:00Z" w16du:dateUtc="2026-09-10T17:00:00Z"/>
              </w:rPr>
            </w:pPr>
            <w:ins w:id="826" w:author="Galindo, George" w:date="2026-09-10T10:00:00Z" w16du:dateUtc="2026-09-10T17:00:00Z">
              <w:r>
                <w:rPr>
                  <w:rFonts w:ascii="Aptos Narrow" w:eastAsia="Aptos Narrow" w:hAnsi="Aptos Narrow" w:cs="Aptos Narrow"/>
                  <w:sz w:val="16"/>
                  <w:szCs w:val="16"/>
                </w:rPr>
                <w:t>Tenant root: Allowed locations; Azure Compute Security Baseline compliance auditing.</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2BC2258" w14:textId="77777777" w:rsidR="00E2415B" w:rsidRDefault="00E2415B">
            <w:pPr>
              <w:spacing w:line="215" w:lineRule="auto"/>
              <w:rPr>
                <w:ins w:id="827" w:author="Galindo, George" w:date="2026-09-10T10:00:00Z" w16du:dateUtc="2026-09-10T17:00:00Z"/>
              </w:rPr>
            </w:pPr>
            <w:ins w:id="828" w:author="Galindo, George" w:date="2026-09-10T10:00:00Z" w16du:dateUtc="2026-09-10T17:00:00Z">
              <w:r>
                <w:rPr>
                  <w:rFonts w:ascii="Aptos Narrow" w:eastAsia="Aptos Narrow" w:hAnsi="Aptos Narrow" w:cs="Aptos Narrow"/>
                  <w:sz w:val="16"/>
                  <w:szCs w:val="16"/>
                </w:rPr>
                <w:t>As production.</w:t>
              </w:r>
            </w:ins>
          </w:p>
        </w:tc>
      </w:tr>
      <w:tr w:rsidR="00E2415B" w14:paraId="527802C0" w14:textId="77777777">
        <w:trPr>
          <w:ins w:id="829"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7CDE4A2" w14:textId="77777777" w:rsidR="00E2415B" w:rsidRDefault="00E2415B">
            <w:pPr>
              <w:spacing w:line="215" w:lineRule="auto"/>
              <w:rPr>
                <w:ins w:id="830" w:author="Galindo, George" w:date="2026-09-10T10:00:00Z" w16du:dateUtc="2026-09-10T17:00:00Z"/>
              </w:rPr>
            </w:pPr>
            <w:ins w:id="831" w:author="Galindo, George" w:date="2026-09-10T10:00:00Z" w16du:dateUtc="2026-09-10T17:00:00Z">
              <w:r>
                <w:rPr>
                  <w:rFonts w:ascii="Aptos Narrow" w:eastAsia="Aptos Narrow" w:hAnsi="Aptos Narrow" w:cs="Aptos Narrow"/>
                  <w:sz w:val="16"/>
                  <w:szCs w:val="16"/>
                </w:rPr>
                <w:t>Policy Exemptions</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0C8F0A5" w14:textId="77777777" w:rsidR="00E2415B" w:rsidRDefault="00E2415B">
            <w:pPr>
              <w:spacing w:line="215" w:lineRule="auto"/>
              <w:rPr>
                <w:ins w:id="832" w:author="Galindo, George" w:date="2026-09-10T10:00:00Z" w16du:dateUtc="2026-09-10T17:00:00Z"/>
              </w:rPr>
            </w:pPr>
            <w:ins w:id="833" w:author="Galindo, George" w:date="2026-09-10T10:00:00Z" w16du:dateUtc="2026-09-10T17:00:00Z">
              <w:r>
                <w:rPr>
                  <w:rFonts w:ascii="Aptos Narrow" w:eastAsia="Aptos Narrow" w:hAnsi="Aptos Narrow" w:cs="Aptos Narrow"/>
                  <w:sz w:val="16"/>
                  <w:szCs w:val="16"/>
                </w:rPr>
                <w:t>Two exemptions against the compute security baseline, covering the operating system configuration the product requires at 5.3. Both are scoped to the connector servers and carry an expiry aligned to the platform review cycle.</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7C4C2F4" w14:textId="77777777" w:rsidR="00E2415B" w:rsidRDefault="00E2415B">
            <w:pPr>
              <w:spacing w:line="215" w:lineRule="auto"/>
              <w:rPr>
                <w:ins w:id="834" w:author="Galindo, George" w:date="2026-09-10T10:00:00Z" w16du:dateUtc="2026-09-10T17:00:00Z"/>
              </w:rPr>
            </w:pPr>
            <w:ins w:id="835" w:author="Galindo, George" w:date="2026-09-10T10:00:00Z" w16du:dateUtc="2026-09-10T17:00:00Z">
              <w:r>
                <w:rPr>
                  <w:rFonts w:ascii="Aptos Narrow" w:eastAsia="Aptos Narrow" w:hAnsi="Aptos Narrow" w:cs="Aptos Narrow"/>
                  <w:sz w:val="16"/>
                  <w:szCs w:val="16"/>
                </w:rPr>
                <w:t>As production.</w:t>
              </w:r>
            </w:ins>
          </w:p>
        </w:tc>
      </w:tr>
      <w:tr w:rsidR="00E2415B" w14:paraId="7F238577" w14:textId="77777777">
        <w:trPr>
          <w:ins w:id="836"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10E602E" w14:textId="77777777" w:rsidR="00E2415B" w:rsidRDefault="00E2415B">
            <w:pPr>
              <w:spacing w:line="215" w:lineRule="auto"/>
              <w:rPr>
                <w:ins w:id="837" w:author="Galindo, George" w:date="2026-09-10T10:00:00Z" w16du:dateUtc="2026-09-10T17:00:00Z"/>
              </w:rPr>
            </w:pPr>
            <w:ins w:id="838" w:author="Galindo, George" w:date="2026-09-10T10:00:00Z" w16du:dateUtc="2026-09-10T17:00:00Z">
              <w:r>
                <w:rPr>
                  <w:rFonts w:ascii="Aptos Narrow" w:eastAsia="Aptos Narrow" w:hAnsi="Aptos Narrow" w:cs="Aptos Narrow"/>
                  <w:sz w:val="16"/>
                  <w:szCs w:val="16"/>
                </w:rPr>
                <w:t>Role-Based Access Control</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F8CBC25" w14:textId="77777777" w:rsidR="00E2415B" w:rsidRDefault="00E2415B">
            <w:pPr>
              <w:spacing w:line="215" w:lineRule="auto"/>
              <w:rPr>
                <w:ins w:id="839" w:author="Galindo, George" w:date="2026-09-10T10:00:00Z" w16du:dateUtc="2026-09-10T17:00:00Z"/>
              </w:rPr>
            </w:pPr>
            <w:ins w:id="840" w:author="Galindo, George" w:date="2026-09-10T10:00:00Z" w16du:dateUtc="2026-09-10T17:00:00Z">
              <w:r>
                <w:rPr>
                  <w:rFonts w:ascii="Aptos Narrow" w:eastAsia="Aptos Narrow" w:hAnsi="Aptos Narrow" w:cs="Aptos Narrow"/>
                  <w:sz w:val="16"/>
                  <w:szCs w:val="16"/>
                </w:rPr>
                <w:t>The workload team operates within rg-sec-cyberark-prd. Network, subnet and private endpoint provisioning remain with Cloud and Platform Services. Role assignment and privileged identity management remain with Security.</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51AC5CF" w14:textId="77777777" w:rsidR="00E2415B" w:rsidRDefault="00E2415B">
            <w:pPr>
              <w:spacing w:line="215" w:lineRule="auto"/>
              <w:rPr>
                <w:ins w:id="841" w:author="Galindo, George" w:date="2026-09-10T10:00:00Z" w16du:dateUtc="2026-09-10T17:00:00Z"/>
              </w:rPr>
            </w:pPr>
            <w:ins w:id="842" w:author="Galindo, George" w:date="2026-09-10T10:00:00Z" w16du:dateUtc="2026-09-10T17:00:00Z">
              <w:r>
                <w:rPr>
                  <w:rFonts w:ascii="Aptos Narrow" w:eastAsia="Aptos Narrow" w:hAnsi="Aptos Narrow" w:cs="Aptos Narrow"/>
                  <w:sz w:val="16"/>
                  <w:szCs w:val="16"/>
                </w:rPr>
                <w:t>As production.</w:t>
              </w:r>
            </w:ins>
          </w:p>
        </w:tc>
      </w:tr>
    </w:tbl>
    <w:p w14:paraId="10C41C52" w14:textId="77777777" w:rsidR="00E2415B" w:rsidRDefault="00E2415B" w:rsidP="00E2415B">
      <w:pPr>
        <w:spacing w:before="40" w:after="150"/>
        <w:rPr>
          <w:ins w:id="843" w:author="Galindo, George" w:date="2026-09-10T10:00:00Z" w16du:dateUtc="2026-09-10T17:00:00Z"/>
        </w:rPr>
      </w:pPr>
      <w:ins w:id="844" w:author="Galindo, George" w:date="2026-09-10T10:00:00Z" w16du:dateUtc="2026-09-10T17:00:00Z">
        <w:r>
          <w:rPr>
            <w:rFonts w:ascii="Aptos" w:eastAsia="Aptos" w:hAnsi="Aptos" w:cs="Aptos"/>
            <w:i/>
            <w:iCs/>
            <w:color w:val="595959"/>
            <w:sz w:val="15"/>
            <w:szCs w:val="15"/>
          </w:rPr>
          <w:t>Table 5.2: Landing zone placement</w:t>
        </w:r>
      </w:ins>
    </w:p>
    <w:p w14:paraId="4E7F3374" w14:textId="77777777" w:rsidR="00E2415B" w:rsidRDefault="00E2415B" w:rsidP="00E2415B">
      <w:pPr>
        <w:pStyle w:val="Heading2"/>
        <w:spacing w:before="170" w:after="90"/>
        <w:rPr>
          <w:ins w:id="845" w:author="Galindo, George" w:date="2026-09-10T10:00:00Z" w16du:dateUtc="2026-09-10T17:00:00Z"/>
        </w:rPr>
      </w:pPr>
      <w:ins w:id="846" w:author="Galindo, George" w:date="2026-09-10T10:00:00Z" w16du:dateUtc="2026-09-10T17:00:00Z">
        <w:r>
          <w:rPr>
            <w:rFonts w:ascii="Aptos" w:eastAsia="Aptos" w:hAnsi="Aptos" w:cs="Aptos"/>
            <w:color w:val="2E5496"/>
            <w:sz w:val="21"/>
            <w:szCs w:val="21"/>
          </w:rPr>
          <w:t>5.3  Compute</w:t>
        </w:r>
      </w:ins>
    </w:p>
    <w:p w14:paraId="00E5D5CA" w14:textId="77777777" w:rsidR="00E2415B" w:rsidRDefault="00E2415B" w:rsidP="00E2415B">
      <w:pPr>
        <w:spacing w:after="100" w:line="250" w:lineRule="auto"/>
        <w:rPr>
          <w:ins w:id="847" w:author="Galindo, George" w:date="2026-09-10T10:00:00Z" w16du:dateUtc="2026-09-10T17:00:00Z"/>
        </w:rPr>
      </w:pPr>
      <w:ins w:id="848" w:author="Galindo, George" w:date="2026-09-10T10:00:00Z" w16du:dateUtc="2026-09-10T17:00:00Z">
        <w:r>
          <w:rPr>
            <w:rFonts w:ascii="Aptos" w:eastAsia="Aptos" w:hAnsi="Aptos" w:cs="Aptos"/>
          </w:rPr>
          <w:t>The connector servers are deployed from the approved GEHA Windows Server image through the Bicep module library. Operating system version and edition, hardening, security type, boot configuration, the installed agent set, endpoint protection and the patching mechanism are carried by that image. The table below records the values specific to this workload.</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33A7E062" w14:textId="77777777">
        <w:trPr>
          <w:tblHeader/>
          <w:ins w:id="849"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C476866" w14:textId="77777777" w:rsidR="00E2415B" w:rsidRDefault="00E2415B">
            <w:pPr>
              <w:spacing w:line="215" w:lineRule="auto"/>
              <w:rPr>
                <w:ins w:id="850" w:author="Galindo, George" w:date="2026-09-10T10:00:00Z" w16du:dateUtc="2026-09-10T17:00:00Z"/>
              </w:rPr>
            </w:pPr>
            <w:ins w:id="851" w:author="Galindo, George" w:date="2026-09-10T10:00:00Z" w16du:dateUtc="2026-09-10T17:00:00Z">
              <w:r>
                <w:rPr>
                  <w:rFonts w:ascii="Aptos Narrow" w:eastAsia="Aptos Narrow" w:hAnsi="Aptos Narrow" w:cs="Aptos Narrow"/>
                  <w:b/>
                  <w:bCs/>
                  <w:sz w:val="16"/>
                  <w:szCs w:val="16"/>
                </w:rPr>
                <w:t>Field</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2A7CC582" w14:textId="77777777" w:rsidR="00E2415B" w:rsidRDefault="00E2415B">
            <w:pPr>
              <w:spacing w:line="215" w:lineRule="auto"/>
              <w:rPr>
                <w:ins w:id="852" w:author="Galindo, George" w:date="2026-09-10T10:00:00Z" w16du:dateUtc="2026-09-10T17:00:00Z"/>
              </w:rPr>
            </w:pPr>
            <w:ins w:id="853" w:author="Galindo, George" w:date="2026-09-10T10:00:00Z" w16du:dateUtc="2026-09-10T17:00:00Z">
              <w:r>
                <w:rPr>
                  <w:rFonts w:ascii="Aptos Narrow" w:eastAsia="Aptos Narrow" w:hAnsi="Aptos Narrow" w:cs="Aptos Narrow"/>
                  <w:b/>
                  <w:bCs/>
                  <w:sz w:val="16"/>
                  <w:szCs w:val="16"/>
                </w:rPr>
                <w:t>Production</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FB1D0E7" w14:textId="77777777" w:rsidR="00E2415B" w:rsidRDefault="00E2415B">
            <w:pPr>
              <w:spacing w:line="215" w:lineRule="auto"/>
              <w:rPr>
                <w:ins w:id="854" w:author="Galindo, George" w:date="2026-09-10T10:00:00Z" w16du:dateUtc="2026-09-10T17:00:00Z"/>
              </w:rPr>
            </w:pPr>
            <w:ins w:id="855" w:author="Galindo, George" w:date="2026-09-10T10:00:00Z" w16du:dateUtc="2026-09-10T17:00:00Z">
              <w:r>
                <w:rPr>
                  <w:rFonts w:ascii="Aptos Narrow" w:eastAsia="Aptos Narrow" w:hAnsi="Aptos Narrow" w:cs="Aptos Narrow"/>
                  <w:b/>
                  <w:bCs/>
                  <w:sz w:val="16"/>
                  <w:szCs w:val="16"/>
                </w:rPr>
                <w:t>Non-production</w:t>
              </w:r>
            </w:ins>
          </w:p>
        </w:tc>
      </w:tr>
      <w:tr w:rsidR="00E2415B" w14:paraId="55B629BD" w14:textId="77777777">
        <w:trPr>
          <w:ins w:id="856"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A57E31C" w14:textId="77777777" w:rsidR="00E2415B" w:rsidRDefault="00E2415B">
            <w:pPr>
              <w:spacing w:line="215" w:lineRule="auto"/>
              <w:rPr>
                <w:ins w:id="857" w:author="Galindo, George" w:date="2026-09-10T10:00:00Z" w16du:dateUtc="2026-09-10T17:00:00Z"/>
              </w:rPr>
            </w:pPr>
            <w:ins w:id="858" w:author="Galindo, George" w:date="2026-09-10T10:00:00Z" w16du:dateUtc="2026-09-10T17:00:00Z">
              <w:r>
                <w:rPr>
                  <w:rFonts w:ascii="Aptos Narrow" w:eastAsia="Aptos Narrow" w:hAnsi="Aptos Narrow" w:cs="Aptos Narrow"/>
                  <w:sz w:val="16"/>
                  <w:szCs w:val="16"/>
                </w:rPr>
                <w:lastRenderedPageBreak/>
                <w:t>Source Image</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8B080A7" w14:textId="77777777" w:rsidR="00E2415B" w:rsidRDefault="00E2415B">
            <w:pPr>
              <w:spacing w:line="215" w:lineRule="auto"/>
              <w:rPr>
                <w:ins w:id="859" w:author="Galindo, George" w:date="2026-09-10T10:00:00Z" w16du:dateUtc="2026-09-10T17:00:00Z"/>
              </w:rPr>
            </w:pPr>
            <w:ins w:id="860" w:author="Galindo, George" w:date="2026-09-10T10:00:00Z" w16du:dateUtc="2026-09-10T17:00:00Z">
              <w:r>
                <w:rPr>
                  <w:rFonts w:ascii="Aptos Narrow" w:eastAsia="Aptos Narrow" w:hAnsi="Aptos Narrow" w:cs="Aptos Narrow"/>
                  <w:sz w:val="16"/>
                  <w:szCs w:val="16"/>
                </w:rPr>
                <w:t>The approved GEHA Windows Server image, deployed by Bicep module.</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6444FCD" w14:textId="77777777" w:rsidR="00E2415B" w:rsidRDefault="00E2415B">
            <w:pPr>
              <w:spacing w:line="215" w:lineRule="auto"/>
              <w:rPr>
                <w:ins w:id="861" w:author="Galindo, George" w:date="2026-09-10T10:00:00Z" w16du:dateUtc="2026-09-10T17:00:00Z"/>
              </w:rPr>
            </w:pPr>
            <w:ins w:id="862" w:author="Galindo, George" w:date="2026-09-10T10:00:00Z" w16du:dateUtc="2026-09-10T17:00:00Z">
              <w:r>
                <w:rPr>
                  <w:rFonts w:ascii="Aptos Narrow" w:eastAsia="Aptos Narrow" w:hAnsi="Aptos Narrow" w:cs="Aptos Narrow"/>
                  <w:sz w:val="16"/>
                  <w:szCs w:val="16"/>
                </w:rPr>
                <w:t>As production.</w:t>
              </w:r>
            </w:ins>
          </w:p>
        </w:tc>
      </w:tr>
      <w:tr w:rsidR="00E2415B" w14:paraId="3AD07D38" w14:textId="77777777">
        <w:trPr>
          <w:ins w:id="863"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86C0F53" w14:textId="77777777" w:rsidR="00E2415B" w:rsidRDefault="00E2415B">
            <w:pPr>
              <w:spacing w:line="215" w:lineRule="auto"/>
              <w:rPr>
                <w:ins w:id="864" w:author="Galindo, George" w:date="2026-09-10T10:00:00Z" w16du:dateUtc="2026-09-10T17:00:00Z"/>
              </w:rPr>
            </w:pPr>
            <w:ins w:id="865" w:author="Galindo, George" w:date="2026-09-10T10:00:00Z" w16du:dateUtc="2026-09-10T17:00:00Z">
              <w:r>
                <w:rPr>
                  <w:rFonts w:ascii="Aptos Narrow" w:eastAsia="Aptos Narrow" w:hAnsi="Aptos Narrow" w:cs="Aptos Narrow"/>
                  <w:sz w:val="16"/>
                  <w:szCs w:val="16"/>
                </w:rPr>
                <w:t>Virtual Machine Size</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494D0EB" w14:textId="77777777" w:rsidR="00E2415B" w:rsidRDefault="00E2415B">
            <w:pPr>
              <w:spacing w:line="215" w:lineRule="auto"/>
              <w:rPr>
                <w:ins w:id="866" w:author="Galindo, George" w:date="2026-09-10T10:00:00Z" w16du:dateUtc="2026-09-10T17:00:00Z"/>
              </w:rPr>
            </w:pPr>
            <w:ins w:id="867" w:author="Galindo, George" w:date="2026-09-10T10:00:00Z" w16du:dateUtc="2026-09-10T17:00:00Z">
              <w:r>
                <w:rPr>
                  <w:rFonts w:ascii="Aptos Narrow" w:eastAsia="Aptos Narrow" w:hAnsi="Aptos Narrow" w:cs="Aptos Narrow"/>
                  <w:sz w:val="16"/>
                  <w:szCs w:val="16"/>
                </w:rPr>
                <w:t>Standard_D8ls_v5, 8 virtual processors and 16 GB memory. Two servers.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C1FCB8C" w14:textId="77777777" w:rsidR="00E2415B" w:rsidRDefault="00E2415B">
            <w:pPr>
              <w:spacing w:line="215" w:lineRule="auto"/>
              <w:rPr>
                <w:ins w:id="868" w:author="Galindo, George" w:date="2026-09-10T10:00:00Z" w16du:dateUtc="2026-09-10T17:00:00Z"/>
              </w:rPr>
            </w:pPr>
            <w:ins w:id="869" w:author="Galindo, George" w:date="2026-09-10T10:00:00Z" w16du:dateUtc="2026-09-10T17:00:00Z">
              <w:r>
                <w:rPr>
                  <w:rFonts w:ascii="Aptos Narrow" w:eastAsia="Aptos Narrow" w:hAnsi="Aptos Narrow" w:cs="Aptos Narrow"/>
                  <w:sz w:val="16"/>
                  <w:szCs w:val="16"/>
                </w:rPr>
                <w:t>Standard_D8ls_v5, 8 virtual processors and 16 GB memory. Two servers.</w:t>
              </w:r>
            </w:ins>
          </w:p>
        </w:tc>
      </w:tr>
      <w:tr w:rsidR="00E2415B" w14:paraId="63706614" w14:textId="77777777">
        <w:trPr>
          <w:ins w:id="870"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B60B27F" w14:textId="77777777" w:rsidR="00E2415B" w:rsidRDefault="00E2415B">
            <w:pPr>
              <w:spacing w:line="215" w:lineRule="auto"/>
              <w:rPr>
                <w:ins w:id="871" w:author="Galindo, George" w:date="2026-09-10T10:00:00Z" w16du:dateUtc="2026-09-10T17:00:00Z"/>
              </w:rPr>
            </w:pPr>
            <w:ins w:id="872" w:author="Galindo, George" w:date="2026-09-10T10:00:00Z" w16du:dateUtc="2026-09-10T17:00:00Z">
              <w:r>
                <w:rPr>
                  <w:rFonts w:ascii="Aptos Narrow" w:eastAsia="Aptos Narrow" w:hAnsi="Aptos Narrow" w:cs="Aptos Narrow"/>
                  <w:sz w:val="16"/>
                  <w:szCs w:val="16"/>
                </w:rPr>
                <w:t>Sizing Basis</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7AC9437" w14:textId="77777777" w:rsidR="00E2415B" w:rsidRDefault="00E2415B">
            <w:pPr>
              <w:spacing w:line="215" w:lineRule="auto"/>
              <w:rPr>
                <w:ins w:id="873" w:author="Galindo, George" w:date="2026-09-10T10:00:00Z" w16du:dateUtc="2026-09-10T17:00:00Z"/>
              </w:rPr>
            </w:pPr>
            <w:ins w:id="874" w:author="Galindo, George" w:date="2026-09-10T10:00:00Z" w16du:dateUtc="2026-09-10T17:00:00Z">
              <w:r>
                <w:rPr>
                  <w:rFonts w:ascii="Aptos Narrow" w:eastAsia="Aptos Narrow" w:hAnsi="Aptos Narrow" w:cs="Aptos Narrow"/>
                  <w:sz w:val="16"/>
                  <w:szCs w:val="16"/>
                </w:rPr>
                <w:t>Eight processors is the CyberArk small tier for the session manager and matches the current connector allocation. Observed utilization on the current connectors is 3.75 to 6 per cent processor and 66 to 68 per cent memory at the ninety-fifth percentile against 8 GB; memory is doubled accordingly.</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2BEF958" w14:textId="77777777" w:rsidR="00E2415B" w:rsidRDefault="00E2415B">
            <w:pPr>
              <w:spacing w:line="215" w:lineRule="auto"/>
              <w:rPr>
                <w:ins w:id="875" w:author="Galindo, George" w:date="2026-09-10T10:00:00Z" w16du:dateUtc="2026-09-10T17:00:00Z"/>
              </w:rPr>
            </w:pPr>
            <w:ins w:id="876" w:author="Galindo, George" w:date="2026-09-10T10:00:00Z" w16du:dateUtc="2026-09-10T17:00:00Z">
              <w:r>
                <w:rPr>
                  <w:rFonts w:ascii="Aptos Narrow" w:eastAsia="Aptos Narrow" w:hAnsi="Aptos Narrow" w:cs="Aptos Narrow"/>
                  <w:sz w:val="16"/>
                  <w:szCs w:val="16"/>
                </w:rPr>
                <w:t>As production.</w:t>
              </w:r>
            </w:ins>
          </w:p>
        </w:tc>
      </w:tr>
      <w:tr w:rsidR="00E2415B" w14:paraId="303B7F14" w14:textId="77777777">
        <w:trPr>
          <w:ins w:id="877"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A09078C" w14:textId="77777777" w:rsidR="00E2415B" w:rsidRDefault="00E2415B">
            <w:pPr>
              <w:spacing w:line="215" w:lineRule="auto"/>
              <w:rPr>
                <w:ins w:id="878" w:author="Galindo, George" w:date="2026-09-10T10:00:00Z" w16du:dateUtc="2026-09-10T17:00:00Z"/>
              </w:rPr>
            </w:pPr>
            <w:ins w:id="879" w:author="Galindo, George" w:date="2026-09-10T10:00:00Z" w16du:dateUtc="2026-09-10T17:00:00Z">
              <w:r>
                <w:rPr>
                  <w:rFonts w:ascii="Aptos Narrow" w:eastAsia="Aptos Narrow" w:hAnsi="Aptos Narrow" w:cs="Aptos Narrow"/>
                  <w:sz w:val="16"/>
                  <w:szCs w:val="16"/>
                </w:rPr>
                <w:t>Availability Design</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773707B" w14:textId="77777777" w:rsidR="00E2415B" w:rsidRDefault="00E2415B">
            <w:pPr>
              <w:spacing w:line="215" w:lineRule="auto"/>
              <w:rPr>
                <w:ins w:id="880" w:author="Galindo, George" w:date="2026-09-10T10:00:00Z" w16du:dateUtc="2026-09-10T17:00:00Z"/>
              </w:rPr>
            </w:pPr>
            <w:ins w:id="881" w:author="Galindo, George" w:date="2026-09-10T10:00:00Z" w16du:dateUtc="2026-09-10T17:00:00Z">
              <w:r>
                <w:rPr>
                  <w:rFonts w:ascii="Aptos Narrow" w:eastAsia="Aptos Narrow" w:hAnsi="Aptos Narrow" w:cs="Aptos Narrow"/>
                  <w:sz w:val="16"/>
                  <w:szCs w:val="16"/>
                </w:rPr>
                <w:t>Availability zones. One server in zone 1, one in zone 2. The physical zone behind each logical number is recorded in the build record.</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2AF0ABB" w14:textId="77777777" w:rsidR="00E2415B" w:rsidRDefault="00E2415B">
            <w:pPr>
              <w:spacing w:line="215" w:lineRule="auto"/>
              <w:rPr>
                <w:ins w:id="882" w:author="Galindo, George" w:date="2026-09-10T10:00:00Z" w16du:dateUtc="2026-09-10T17:00:00Z"/>
              </w:rPr>
            </w:pPr>
            <w:ins w:id="883" w:author="Galindo, George" w:date="2026-09-10T10:00:00Z" w16du:dateUtc="2026-09-10T17:00:00Z">
              <w:r>
                <w:rPr>
                  <w:rFonts w:ascii="Aptos Narrow" w:eastAsia="Aptos Narrow" w:hAnsi="Aptos Narrow" w:cs="Aptos Narrow"/>
                  <w:sz w:val="16"/>
                  <w:szCs w:val="16"/>
                </w:rPr>
                <w:t>As production.</w:t>
              </w:r>
            </w:ins>
          </w:p>
        </w:tc>
      </w:tr>
      <w:tr w:rsidR="00E2415B" w14:paraId="2F4481EF" w14:textId="77777777">
        <w:trPr>
          <w:ins w:id="884"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586DF41" w14:textId="77777777" w:rsidR="00E2415B" w:rsidRDefault="00E2415B">
            <w:pPr>
              <w:spacing w:line="215" w:lineRule="auto"/>
              <w:rPr>
                <w:ins w:id="885" w:author="Galindo, George" w:date="2026-09-10T10:00:00Z" w16du:dateUtc="2026-09-10T17:00:00Z"/>
              </w:rPr>
            </w:pPr>
            <w:ins w:id="886" w:author="Galindo, George" w:date="2026-09-10T10:00:00Z" w16du:dateUtc="2026-09-10T17:00:00Z">
              <w:r>
                <w:rPr>
                  <w:rFonts w:ascii="Aptos Narrow" w:eastAsia="Aptos Narrow" w:hAnsi="Aptos Narrow" w:cs="Aptos Narrow"/>
                  <w:sz w:val="16"/>
                  <w:szCs w:val="16"/>
                </w:rPr>
                <w:t>Disk Configuration</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22FBB45" w14:textId="77777777" w:rsidR="00E2415B" w:rsidRDefault="00E2415B">
            <w:pPr>
              <w:spacing w:line="215" w:lineRule="auto"/>
              <w:rPr>
                <w:ins w:id="887" w:author="Galindo, George" w:date="2026-09-10T10:00:00Z" w16du:dateUtc="2026-09-10T17:00:00Z"/>
              </w:rPr>
            </w:pPr>
            <w:ins w:id="888" w:author="Galindo, George" w:date="2026-09-10T10:00:00Z" w16du:dateUtc="2026-09-10T17:00:00Z">
              <w:r>
                <w:rPr>
                  <w:rFonts w:ascii="Aptos Narrow" w:eastAsia="Aptos Narrow" w:hAnsi="Aptos Narrow" w:cs="Aptos Narrow"/>
                  <w:sz w:val="16"/>
                  <w:szCs w:val="16"/>
                </w:rPr>
                <w:t>Operating system disk only, 128 GB premium solid state. No data disk. Session recordings are uploaded to the tenant and are not retained on the connector.</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C302D3F" w14:textId="77777777" w:rsidR="00E2415B" w:rsidRDefault="00E2415B">
            <w:pPr>
              <w:spacing w:line="215" w:lineRule="auto"/>
              <w:rPr>
                <w:ins w:id="889" w:author="Galindo, George" w:date="2026-09-10T10:00:00Z" w16du:dateUtc="2026-09-10T17:00:00Z"/>
              </w:rPr>
            </w:pPr>
            <w:ins w:id="890" w:author="Galindo, George" w:date="2026-09-10T10:00:00Z" w16du:dateUtc="2026-09-10T17:00:00Z">
              <w:r>
                <w:rPr>
                  <w:rFonts w:ascii="Aptos Narrow" w:eastAsia="Aptos Narrow" w:hAnsi="Aptos Narrow" w:cs="Aptos Narrow"/>
                  <w:sz w:val="16"/>
                  <w:szCs w:val="16"/>
                </w:rPr>
                <w:t>As production.</w:t>
              </w:r>
            </w:ins>
          </w:p>
        </w:tc>
      </w:tr>
      <w:tr w:rsidR="00E2415B" w14:paraId="6C2823DF" w14:textId="77777777">
        <w:trPr>
          <w:ins w:id="891"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2398291" w14:textId="77777777" w:rsidR="00E2415B" w:rsidRDefault="00E2415B">
            <w:pPr>
              <w:spacing w:line="215" w:lineRule="auto"/>
              <w:rPr>
                <w:ins w:id="892" w:author="Galindo, George" w:date="2026-09-10T10:00:00Z" w16du:dateUtc="2026-09-10T17:00:00Z"/>
              </w:rPr>
            </w:pPr>
            <w:ins w:id="893" w:author="Galindo, George" w:date="2026-09-10T10:00:00Z" w16du:dateUtc="2026-09-10T17:00:00Z">
              <w:r>
                <w:rPr>
                  <w:rFonts w:ascii="Aptos Narrow" w:eastAsia="Aptos Narrow" w:hAnsi="Aptos Narrow" w:cs="Aptos Narrow"/>
                  <w:sz w:val="16"/>
                  <w:szCs w:val="16"/>
                </w:rPr>
                <w:t>Operating System Configuration</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352DF3A" w14:textId="77777777" w:rsidR="00E2415B" w:rsidRDefault="00E2415B">
            <w:pPr>
              <w:spacing w:line="215" w:lineRule="auto"/>
              <w:rPr>
                <w:ins w:id="894" w:author="Galindo, George" w:date="2026-09-10T10:00:00Z" w16du:dateUtc="2026-09-10T17:00:00Z"/>
              </w:rPr>
            </w:pPr>
            <w:ins w:id="895" w:author="Galindo, George" w:date="2026-09-10T10:00:00Z" w16du:dateUtc="2026-09-10T17:00:00Z">
              <w:r>
                <w:rPr>
                  <w:rFonts w:ascii="Aptos Narrow" w:eastAsia="Aptos Narrow" w:hAnsi="Aptos Narrow" w:cs="Aptos Narrow"/>
                  <w:sz w:val="16"/>
                  <w:szCs w:val="16"/>
                </w:rPr>
                <w:t>The Remote Desktop Services role is enabled; the session manager runs on it. Network level authentication is disabled on the session manager listener, as the product requires. The listener is reachable only from the internal load balancer, which is itself reachable only from the secured hub. Both settings are covered by the exemptions at 5.2.</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D4A72F0" w14:textId="77777777" w:rsidR="00E2415B" w:rsidRDefault="00E2415B">
            <w:pPr>
              <w:spacing w:line="215" w:lineRule="auto"/>
              <w:rPr>
                <w:ins w:id="896" w:author="Galindo, George" w:date="2026-09-10T10:00:00Z" w16du:dateUtc="2026-09-10T17:00:00Z"/>
              </w:rPr>
            </w:pPr>
            <w:ins w:id="897" w:author="Galindo, George" w:date="2026-09-10T10:00:00Z" w16du:dateUtc="2026-09-10T17:00:00Z">
              <w:r>
                <w:rPr>
                  <w:rFonts w:ascii="Aptos Narrow" w:eastAsia="Aptos Narrow" w:hAnsi="Aptos Narrow" w:cs="Aptos Narrow"/>
                  <w:sz w:val="16"/>
                  <w:szCs w:val="16"/>
                </w:rPr>
                <w:t>As production.</w:t>
              </w:r>
            </w:ins>
          </w:p>
        </w:tc>
      </w:tr>
      <w:tr w:rsidR="00E2415B" w14:paraId="176EC549" w14:textId="77777777">
        <w:trPr>
          <w:ins w:id="898"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AF5152D" w14:textId="77777777" w:rsidR="00E2415B" w:rsidRDefault="00E2415B">
            <w:pPr>
              <w:spacing w:line="215" w:lineRule="auto"/>
              <w:rPr>
                <w:ins w:id="899" w:author="Galindo, George" w:date="2026-09-10T10:00:00Z" w16du:dateUtc="2026-09-10T17:00:00Z"/>
              </w:rPr>
            </w:pPr>
            <w:ins w:id="900" w:author="Galindo, George" w:date="2026-09-10T10:00:00Z" w16du:dateUtc="2026-09-10T17:00:00Z">
              <w:r>
                <w:rPr>
                  <w:rFonts w:ascii="Aptos Narrow" w:eastAsia="Aptos Narrow" w:hAnsi="Aptos Narrow" w:cs="Aptos Narrow"/>
                  <w:sz w:val="16"/>
                  <w:szCs w:val="16"/>
                </w:rPr>
                <w:t>Client Access Licensing</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73A403C" w14:textId="77777777" w:rsidR="00E2415B" w:rsidRDefault="00E2415B">
            <w:pPr>
              <w:spacing w:line="215" w:lineRule="auto"/>
              <w:rPr>
                <w:ins w:id="901" w:author="Galindo, George" w:date="2026-09-10T10:00:00Z" w16du:dateUtc="2026-09-10T17:00:00Z"/>
              </w:rPr>
            </w:pPr>
            <w:ins w:id="902" w:author="Galindo, George" w:date="2026-09-10T10:00:00Z" w16du:dateUtc="2026-09-10T17:00:00Z">
              <w:r>
                <w:rPr>
                  <w:rFonts w:ascii="Aptos Narrow" w:eastAsia="Aptos Narrow" w:hAnsi="Aptos Narrow" w:cs="Aptos Narrow"/>
                  <w:sz w:val="16"/>
                  <w:szCs w:val="16"/>
                </w:rPr>
                <w:t>Remote Desktop Services client access licenses are drawn from the existing GEHA Microsoft agreement and assigned to the Azure connector servers.</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0BEEBF3" w14:textId="77777777" w:rsidR="00E2415B" w:rsidRDefault="00E2415B">
            <w:pPr>
              <w:spacing w:line="215" w:lineRule="auto"/>
              <w:rPr>
                <w:ins w:id="903" w:author="Galindo, George" w:date="2026-09-10T10:00:00Z" w16du:dateUtc="2026-09-10T17:00:00Z"/>
              </w:rPr>
            </w:pPr>
            <w:ins w:id="904" w:author="Galindo, George" w:date="2026-09-10T10:00:00Z" w16du:dateUtc="2026-09-10T17:00:00Z">
              <w:r>
                <w:rPr>
                  <w:rFonts w:ascii="Aptos Narrow" w:eastAsia="Aptos Narrow" w:hAnsi="Aptos Narrow" w:cs="Aptos Narrow"/>
                  <w:sz w:val="16"/>
                  <w:szCs w:val="16"/>
                </w:rPr>
                <w:t>As production.</w:t>
              </w:r>
            </w:ins>
          </w:p>
        </w:tc>
      </w:tr>
      <w:tr w:rsidR="00E2415B" w14:paraId="56882C73" w14:textId="77777777">
        <w:trPr>
          <w:ins w:id="905"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F934C9A" w14:textId="77777777" w:rsidR="00E2415B" w:rsidRDefault="00E2415B">
            <w:pPr>
              <w:spacing w:line="215" w:lineRule="auto"/>
              <w:rPr>
                <w:ins w:id="906" w:author="Galindo, George" w:date="2026-09-10T10:00:00Z" w16du:dateUtc="2026-09-10T17:00:00Z"/>
              </w:rPr>
            </w:pPr>
            <w:ins w:id="907" w:author="Galindo, George" w:date="2026-09-10T10:00:00Z" w16du:dateUtc="2026-09-10T17:00:00Z">
              <w:r>
                <w:rPr>
                  <w:rFonts w:ascii="Aptos Narrow" w:eastAsia="Aptos Narrow" w:hAnsi="Aptos Narrow" w:cs="Aptos Narrow"/>
                  <w:sz w:val="16"/>
                  <w:szCs w:val="16"/>
                </w:rPr>
                <w:t>Agents and Extensions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0EE6393" w14:textId="77777777" w:rsidR="00E2415B" w:rsidRDefault="00E2415B">
            <w:pPr>
              <w:spacing w:line="215" w:lineRule="auto"/>
              <w:rPr>
                <w:ins w:id="908" w:author="Galindo, George" w:date="2026-09-10T10:00:00Z" w16du:dateUtc="2026-09-10T17:00:00Z"/>
              </w:rPr>
            </w:pPr>
            <w:ins w:id="909" w:author="Galindo, George" w:date="2026-09-10T10:00:00Z" w16du:dateUtc="2026-09-10T17:00:00Z">
              <w:r>
                <w:rPr>
                  <w:rFonts w:ascii="Aptos Narrow" w:eastAsia="Aptos Narrow" w:hAnsi="Aptos Narrow" w:cs="Aptos Narrow"/>
                  <w:sz w:val="16"/>
                  <w:szCs w:val="16"/>
                </w:rPr>
                <w:t>Monitoring, endpoint security, log forwarding and domain join are carried by the approved image. The CyberArk components are installed by the vendor connector installer following deployment.</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46EB7A5" w14:textId="77777777" w:rsidR="00E2415B" w:rsidRDefault="00E2415B">
            <w:pPr>
              <w:spacing w:line="215" w:lineRule="auto"/>
              <w:rPr>
                <w:ins w:id="910" w:author="Galindo, George" w:date="2026-09-10T10:00:00Z" w16du:dateUtc="2026-09-10T17:00:00Z"/>
              </w:rPr>
            </w:pPr>
            <w:ins w:id="911" w:author="Galindo, George" w:date="2026-09-10T10:00:00Z" w16du:dateUtc="2026-09-10T17:00:00Z">
              <w:r>
                <w:rPr>
                  <w:rFonts w:ascii="Aptos Narrow" w:eastAsia="Aptos Narrow" w:hAnsi="Aptos Narrow" w:cs="Aptos Narrow"/>
                  <w:sz w:val="16"/>
                  <w:szCs w:val="16"/>
                </w:rPr>
                <w:t>As production.</w:t>
              </w:r>
            </w:ins>
          </w:p>
        </w:tc>
      </w:tr>
      <w:tr w:rsidR="00E2415B" w14:paraId="44744E4E" w14:textId="77777777">
        <w:trPr>
          <w:ins w:id="912"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11E2D31" w14:textId="77777777" w:rsidR="00E2415B" w:rsidRDefault="00E2415B">
            <w:pPr>
              <w:spacing w:line="215" w:lineRule="auto"/>
              <w:rPr>
                <w:ins w:id="913" w:author="Galindo, George" w:date="2026-09-10T10:00:00Z" w16du:dateUtc="2026-09-10T17:00:00Z"/>
              </w:rPr>
            </w:pPr>
            <w:ins w:id="914" w:author="Galindo, George" w:date="2026-09-10T10:00:00Z" w16du:dateUtc="2026-09-10T17:00:00Z">
              <w:r>
                <w:rPr>
                  <w:rFonts w:ascii="Aptos Narrow" w:eastAsia="Aptos Narrow" w:hAnsi="Aptos Narrow" w:cs="Aptos Narrow"/>
                  <w:sz w:val="16"/>
                  <w:szCs w:val="16"/>
                </w:rPr>
                <w:t>Proximity and Latency</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DB87C7B" w14:textId="77777777" w:rsidR="00E2415B" w:rsidRDefault="00E2415B">
            <w:pPr>
              <w:spacing w:line="215" w:lineRule="auto"/>
              <w:rPr>
                <w:ins w:id="915" w:author="Galindo, George" w:date="2026-09-10T10:00:00Z" w16du:dateUtc="2026-09-10T17:00:00Z"/>
              </w:rPr>
            </w:pPr>
            <w:ins w:id="916" w:author="Galindo, George" w:date="2026-09-10T10:00:00Z" w16du:dateUtc="2026-09-10T17:00:00Z">
              <w:r>
                <w:rPr>
                  <w:rFonts w:ascii="Aptos Narrow" w:eastAsia="Aptos Narrow" w:hAnsi="Aptos Narrow" w:cs="Aptos Narrow"/>
                  <w:sz w:val="16"/>
                  <w:szCs w:val="16"/>
                </w:rPr>
                <w:t>No co-location requirement. The two servers are deliberately separated across zones; session brokering tolerates inter-zone latency and the load balancer holds a client to one node for the life of a session.</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98C3FB1" w14:textId="77777777" w:rsidR="00E2415B" w:rsidRDefault="00E2415B">
            <w:pPr>
              <w:spacing w:line="215" w:lineRule="auto"/>
              <w:rPr>
                <w:ins w:id="917" w:author="Galindo, George" w:date="2026-09-10T10:00:00Z" w16du:dateUtc="2026-09-10T17:00:00Z"/>
              </w:rPr>
            </w:pPr>
            <w:ins w:id="918" w:author="Galindo, George" w:date="2026-09-10T10:00:00Z" w16du:dateUtc="2026-09-10T17:00:00Z">
              <w:r>
                <w:rPr>
                  <w:rFonts w:ascii="Aptos Narrow" w:eastAsia="Aptos Narrow" w:hAnsi="Aptos Narrow" w:cs="Aptos Narrow"/>
                  <w:sz w:val="16"/>
                  <w:szCs w:val="16"/>
                </w:rPr>
                <w:t>As production.</w:t>
              </w:r>
            </w:ins>
          </w:p>
        </w:tc>
      </w:tr>
      <w:tr w:rsidR="00E2415B" w14:paraId="7C5FF511" w14:textId="77777777">
        <w:trPr>
          <w:ins w:id="919"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CECDA7B" w14:textId="77777777" w:rsidR="00E2415B" w:rsidRDefault="00E2415B">
            <w:pPr>
              <w:spacing w:line="215" w:lineRule="auto"/>
              <w:rPr>
                <w:ins w:id="920" w:author="Galindo, George" w:date="2026-09-10T10:00:00Z" w16du:dateUtc="2026-09-10T17:00:00Z"/>
              </w:rPr>
            </w:pPr>
            <w:ins w:id="921" w:author="Galindo, George" w:date="2026-09-10T10:00:00Z" w16du:dateUtc="2026-09-10T17:00:00Z">
              <w:r>
                <w:rPr>
                  <w:rFonts w:ascii="Aptos Narrow" w:eastAsia="Aptos Narrow" w:hAnsi="Aptos Narrow" w:cs="Aptos Narrow"/>
                  <w:sz w:val="16"/>
                  <w:szCs w:val="16"/>
                </w:rPr>
                <w:t>Scheduling</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58679D9" w14:textId="77777777" w:rsidR="00E2415B" w:rsidRDefault="00E2415B">
            <w:pPr>
              <w:spacing w:line="215" w:lineRule="auto"/>
              <w:rPr>
                <w:ins w:id="922" w:author="Galindo, George" w:date="2026-09-10T10:00:00Z" w16du:dateUtc="2026-09-10T17:00:00Z"/>
              </w:rPr>
            </w:pPr>
            <w:ins w:id="923" w:author="Galindo, George" w:date="2026-09-10T10:00:00Z" w16du:dateUtc="2026-09-10T17:00:00Z">
              <w:r>
                <w:rPr>
                  <w:rFonts w:ascii="Aptos Narrow" w:eastAsia="Aptos Narrow" w:hAnsi="Aptos Narrow" w:cs="Aptos Narrow"/>
                  <w:sz w:val="16"/>
                  <w:szCs w:val="16"/>
                </w:rPr>
                <w:t>No scheduled shutdown. The connectors must be reachable whenever a privileged session is requested.</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2FD5983" w14:textId="77777777" w:rsidR="00E2415B" w:rsidRDefault="00E2415B">
            <w:pPr>
              <w:spacing w:line="215" w:lineRule="auto"/>
              <w:rPr>
                <w:ins w:id="924" w:author="Galindo, George" w:date="2026-09-10T10:00:00Z" w16du:dateUtc="2026-09-10T17:00:00Z"/>
              </w:rPr>
            </w:pPr>
            <w:ins w:id="925" w:author="Galindo, George" w:date="2026-09-10T10:00:00Z" w16du:dateUtc="2026-09-10T17:00:00Z">
              <w:r>
                <w:rPr>
                  <w:rFonts w:ascii="Aptos Narrow" w:eastAsia="Aptos Narrow" w:hAnsi="Aptos Narrow" w:cs="Aptos Narrow"/>
                  <w:sz w:val="16"/>
                  <w:szCs w:val="16"/>
                </w:rPr>
                <w:t>No scheduled shutdown, on the same basis.</w:t>
              </w:r>
            </w:ins>
          </w:p>
        </w:tc>
      </w:tr>
      <w:tr w:rsidR="00E2415B" w14:paraId="63AB87D5" w14:textId="77777777">
        <w:trPr>
          <w:ins w:id="926"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8497E65" w14:textId="77777777" w:rsidR="00E2415B" w:rsidRDefault="00E2415B">
            <w:pPr>
              <w:spacing w:line="215" w:lineRule="auto"/>
              <w:rPr>
                <w:ins w:id="927" w:author="Galindo, George" w:date="2026-09-10T10:00:00Z" w16du:dateUtc="2026-09-10T17:00:00Z"/>
              </w:rPr>
            </w:pPr>
            <w:ins w:id="928" w:author="Galindo, George" w:date="2026-09-10T10:00:00Z" w16du:dateUtc="2026-09-10T17:00:00Z">
              <w:r>
                <w:rPr>
                  <w:rFonts w:ascii="Aptos Narrow" w:eastAsia="Aptos Narrow" w:hAnsi="Aptos Narrow" w:cs="Aptos Narrow"/>
                  <w:sz w:val="16"/>
                  <w:szCs w:val="16"/>
                </w:rPr>
                <w:t>Scaling</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682ADDB" w14:textId="77777777" w:rsidR="00E2415B" w:rsidRDefault="00E2415B">
            <w:pPr>
              <w:spacing w:line="215" w:lineRule="auto"/>
              <w:rPr>
                <w:ins w:id="929" w:author="Galindo, George" w:date="2026-09-10T10:00:00Z" w16du:dateUtc="2026-09-10T17:00:00Z"/>
              </w:rPr>
            </w:pPr>
            <w:ins w:id="930" w:author="Galindo, George" w:date="2026-09-10T10:00:00Z" w16du:dateUtc="2026-09-10T17:00:00Z">
              <w:r>
                <w:rPr>
                  <w:rFonts w:ascii="Aptos Narrow" w:eastAsia="Aptos Narrow" w:hAnsi="Aptos Narrow" w:cs="Aptos Narrow"/>
                  <w:sz w:val="16"/>
                  <w:szCs w:val="16"/>
                </w:rPr>
                <w:t>Fixed size, two servers per environment. A further connector is added by deploying an additional server from the same image into the same subnet and joining it to the farm; the subnet is sized to accommodate this.</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E5450C5" w14:textId="77777777" w:rsidR="00E2415B" w:rsidRDefault="00E2415B">
            <w:pPr>
              <w:spacing w:line="215" w:lineRule="auto"/>
              <w:rPr>
                <w:ins w:id="931" w:author="Galindo, George" w:date="2026-09-10T10:00:00Z" w16du:dateUtc="2026-09-10T17:00:00Z"/>
              </w:rPr>
            </w:pPr>
            <w:ins w:id="932" w:author="Galindo, George" w:date="2026-09-10T10:00:00Z" w16du:dateUtc="2026-09-10T17:00:00Z">
              <w:r>
                <w:rPr>
                  <w:rFonts w:ascii="Aptos Narrow" w:eastAsia="Aptos Narrow" w:hAnsi="Aptos Narrow" w:cs="Aptos Narrow"/>
                  <w:sz w:val="16"/>
                  <w:szCs w:val="16"/>
                </w:rPr>
                <w:t>As production.</w:t>
              </w:r>
            </w:ins>
          </w:p>
        </w:tc>
      </w:tr>
    </w:tbl>
    <w:p w14:paraId="4686D04B" w14:textId="77777777" w:rsidR="00E2415B" w:rsidRDefault="00E2415B" w:rsidP="00E2415B">
      <w:pPr>
        <w:spacing w:before="40" w:after="150"/>
        <w:rPr>
          <w:ins w:id="933" w:author="Galindo, George" w:date="2026-09-10T10:00:00Z" w16du:dateUtc="2026-09-10T17:00:00Z"/>
        </w:rPr>
      </w:pPr>
      <w:ins w:id="934" w:author="Galindo, George" w:date="2026-09-10T10:00:00Z" w16du:dateUtc="2026-09-10T17:00:00Z">
        <w:r>
          <w:rPr>
            <w:rFonts w:ascii="Aptos" w:eastAsia="Aptos" w:hAnsi="Aptos" w:cs="Aptos"/>
            <w:i/>
            <w:iCs/>
            <w:color w:val="595959"/>
            <w:sz w:val="15"/>
            <w:szCs w:val="15"/>
          </w:rPr>
          <w:t>Table 5.3: Compute</w:t>
        </w:r>
      </w:ins>
    </w:p>
    <w:p w14:paraId="3CF1A5E3" w14:textId="77777777" w:rsidR="00E2415B" w:rsidRDefault="00E2415B" w:rsidP="00E2415B">
      <w:pPr>
        <w:rPr>
          <w:ins w:id="935" w:author="Galindo, George" w:date="2026-09-10T10:00:00Z" w16du:dateUtc="2026-09-10T17:00:00Z"/>
        </w:rPr>
      </w:pPr>
      <w:ins w:id="936" w:author="Galindo, George" w:date="2026-09-10T10:00:00Z" w16du:dateUtc="2026-09-10T17:00:00Z">
        <w:r>
          <w:br w:type="page"/>
        </w:r>
      </w:ins>
    </w:p>
    <w:p w14:paraId="1D75CABC" w14:textId="77777777" w:rsidR="00E2415B" w:rsidRDefault="00E2415B" w:rsidP="00E2415B">
      <w:pPr>
        <w:pStyle w:val="Heading2"/>
        <w:spacing w:before="170" w:after="90"/>
        <w:rPr>
          <w:ins w:id="937" w:author="Galindo, George" w:date="2026-09-10T10:00:00Z" w16du:dateUtc="2026-09-10T17:00:00Z"/>
        </w:rPr>
      </w:pPr>
      <w:ins w:id="938" w:author="Galindo, George" w:date="2026-09-10T10:00:00Z" w16du:dateUtc="2026-09-10T17:00:00Z">
        <w:r>
          <w:rPr>
            <w:rFonts w:ascii="Aptos" w:eastAsia="Aptos" w:hAnsi="Aptos" w:cs="Aptos"/>
            <w:color w:val="2E5496"/>
            <w:sz w:val="21"/>
            <w:szCs w:val="21"/>
          </w:rPr>
          <w:lastRenderedPageBreak/>
          <w:t>5.4  Data Platform</w:t>
        </w:r>
      </w:ins>
    </w:p>
    <w:p w14:paraId="4AEF5CE5" w14:textId="77777777" w:rsidR="00E2415B" w:rsidRDefault="00E2415B" w:rsidP="00E2415B">
      <w:pPr>
        <w:spacing w:after="100" w:line="250" w:lineRule="auto"/>
        <w:rPr>
          <w:ins w:id="939" w:author="Galindo, George" w:date="2026-09-10T10:00:00Z" w16du:dateUtc="2026-09-10T17:00:00Z"/>
        </w:rPr>
      </w:pPr>
      <w:ins w:id="940" w:author="Galindo, George" w:date="2026-09-10T10:00:00Z" w16du:dateUtc="2026-09-10T17:00:00Z">
        <w:r>
          <w:rPr>
            <w:rFonts w:ascii="Aptos" w:eastAsia="Aptos" w:hAnsi="Aptos" w:cs="Aptos"/>
          </w:rPr>
          <w:t>Not applicable. The connectors hold no database and no persistent application data. Credentials, safes, policies, audit records and session recordings are held in the CyberArk Privilege Cloud tenant. A connector that fails is redeployed and re-registered; there is nothing to restore.</w:t>
        </w:r>
      </w:ins>
    </w:p>
    <w:p w14:paraId="5BCBABC9" w14:textId="77777777" w:rsidR="00E2415B" w:rsidRDefault="00E2415B" w:rsidP="00E2415B">
      <w:pPr>
        <w:pStyle w:val="Heading2"/>
        <w:spacing w:before="170" w:after="90"/>
        <w:rPr>
          <w:ins w:id="941" w:author="Galindo, George" w:date="2026-09-10T10:00:00Z" w16du:dateUtc="2026-09-10T17:00:00Z"/>
        </w:rPr>
      </w:pPr>
      <w:ins w:id="942" w:author="Galindo, George" w:date="2026-09-10T10:00:00Z" w16du:dateUtc="2026-09-10T17:00:00Z">
        <w:r>
          <w:rPr>
            <w:rFonts w:ascii="Aptos" w:eastAsia="Aptos" w:hAnsi="Aptos" w:cs="Aptos"/>
            <w:color w:val="2E5496"/>
            <w:sz w:val="21"/>
            <w:szCs w:val="21"/>
          </w:rPr>
          <w:t>5.5  Storage and File Services</w:t>
        </w:r>
      </w:ins>
    </w:p>
    <w:p w14:paraId="2F8A1BC2" w14:textId="77777777" w:rsidR="00E2415B" w:rsidRDefault="00E2415B" w:rsidP="00E2415B">
      <w:pPr>
        <w:spacing w:after="100" w:line="250" w:lineRule="auto"/>
        <w:rPr>
          <w:ins w:id="943" w:author="Galindo, George" w:date="2026-09-10T10:00:00Z" w16du:dateUtc="2026-09-10T17:00:00Z"/>
        </w:rPr>
      </w:pPr>
      <w:ins w:id="944" w:author="Galindo, George" w:date="2026-09-10T10:00:00Z" w16du:dateUtc="2026-09-10T17:00:00Z">
        <w:r>
          <w:rPr>
            <w:rFonts w:ascii="Aptos" w:eastAsia="Aptos" w:hAnsi="Aptos" w:cs="Aptos"/>
          </w:rPr>
          <w:t>Not applicable. No file share, object storage or attached data volume is required. The only storage is the operating system disk recorded at 5.3 and the managed storage account used for boot diagnostics. Session recordings transit the connector and are written to the tenant.</w:t>
        </w:r>
      </w:ins>
    </w:p>
    <w:p w14:paraId="60579DDE" w14:textId="77777777" w:rsidR="00E2415B" w:rsidRDefault="00E2415B" w:rsidP="00E2415B">
      <w:pPr>
        <w:pStyle w:val="Heading2"/>
        <w:spacing w:before="170" w:after="90"/>
        <w:rPr>
          <w:ins w:id="945" w:author="Galindo, George" w:date="2026-09-10T10:00:00Z" w16du:dateUtc="2026-09-10T17:00:00Z"/>
        </w:rPr>
      </w:pPr>
      <w:ins w:id="946" w:author="Galindo, George" w:date="2026-09-10T10:00:00Z" w16du:dateUtc="2026-09-10T17:00:00Z">
        <w:r>
          <w:rPr>
            <w:rFonts w:ascii="Aptos" w:eastAsia="Aptos" w:hAnsi="Aptos" w:cs="Aptos"/>
            <w:color w:val="2E5496"/>
            <w:sz w:val="21"/>
            <w:szCs w:val="21"/>
          </w:rPr>
          <w:t>5.6  Network</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120732D1" w14:textId="77777777">
        <w:trPr>
          <w:tblHeader/>
          <w:ins w:id="947"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C5036ED" w14:textId="77777777" w:rsidR="00E2415B" w:rsidRDefault="00E2415B">
            <w:pPr>
              <w:spacing w:line="215" w:lineRule="auto"/>
              <w:rPr>
                <w:ins w:id="948" w:author="Galindo, George" w:date="2026-09-10T10:00:00Z" w16du:dateUtc="2026-09-10T17:00:00Z"/>
              </w:rPr>
            </w:pPr>
            <w:ins w:id="949" w:author="Galindo, George" w:date="2026-09-10T10:00:00Z" w16du:dateUtc="2026-09-10T17:00:00Z">
              <w:r>
                <w:rPr>
                  <w:rFonts w:ascii="Aptos Narrow" w:eastAsia="Aptos Narrow" w:hAnsi="Aptos Narrow" w:cs="Aptos Narrow"/>
                  <w:b/>
                  <w:bCs/>
                  <w:sz w:val="16"/>
                  <w:szCs w:val="16"/>
                </w:rPr>
                <w:t>Field</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C57DD71" w14:textId="77777777" w:rsidR="00E2415B" w:rsidRDefault="00E2415B">
            <w:pPr>
              <w:spacing w:line="215" w:lineRule="auto"/>
              <w:rPr>
                <w:ins w:id="950" w:author="Galindo, George" w:date="2026-09-10T10:00:00Z" w16du:dateUtc="2026-09-10T17:00:00Z"/>
              </w:rPr>
            </w:pPr>
            <w:ins w:id="951" w:author="Galindo, George" w:date="2026-09-10T10:00:00Z" w16du:dateUtc="2026-09-10T17:00:00Z">
              <w:r>
                <w:rPr>
                  <w:rFonts w:ascii="Aptos Narrow" w:eastAsia="Aptos Narrow" w:hAnsi="Aptos Narrow" w:cs="Aptos Narrow"/>
                  <w:b/>
                  <w:bCs/>
                  <w:sz w:val="16"/>
                  <w:szCs w:val="16"/>
                </w:rPr>
                <w:t>Production</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61D70C7E" w14:textId="77777777" w:rsidR="00E2415B" w:rsidRDefault="00E2415B">
            <w:pPr>
              <w:spacing w:line="215" w:lineRule="auto"/>
              <w:rPr>
                <w:ins w:id="952" w:author="Galindo, George" w:date="2026-09-10T10:00:00Z" w16du:dateUtc="2026-09-10T17:00:00Z"/>
              </w:rPr>
            </w:pPr>
            <w:ins w:id="953" w:author="Galindo, George" w:date="2026-09-10T10:00:00Z" w16du:dateUtc="2026-09-10T17:00:00Z">
              <w:r>
                <w:rPr>
                  <w:rFonts w:ascii="Aptos Narrow" w:eastAsia="Aptos Narrow" w:hAnsi="Aptos Narrow" w:cs="Aptos Narrow"/>
                  <w:b/>
                  <w:bCs/>
                  <w:sz w:val="16"/>
                  <w:szCs w:val="16"/>
                </w:rPr>
                <w:t>Non-production</w:t>
              </w:r>
            </w:ins>
          </w:p>
        </w:tc>
      </w:tr>
      <w:tr w:rsidR="00E2415B" w14:paraId="12D023D2" w14:textId="77777777">
        <w:trPr>
          <w:ins w:id="954"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93524C3" w14:textId="77777777" w:rsidR="00E2415B" w:rsidRDefault="00E2415B">
            <w:pPr>
              <w:spacing w:line="215" w:lineRule="auto"/>
              <w:rPr>
                <w:ins w:id="955" w:author="Galindo, George" w:date="2026-09-10T10:00:00Z" w16du:dateUtc="2026-09-10T17:00:00Z"/>
              </w:rPr>
            </w:pPr>
            <w:ins w:id="956" w:author="Galindo, George" w:date="2026-09-10T10:00:00Z" w16du:dateUtc="2026-09-10T17:00:00Z">
              <w:r>
                <w:rPr>
                  <w:rFonts w:ascii="Aptos Narrow" w:eastAsia="Aptos Narrow" w:hAnsi="Aptos Narrow" w:cs="Aptos Narrow"/>
                  <w:sz w:val="16"/>
                  <w:szCs w:val="16"/>
                </w:rPr>
                <w:t>Virtual Network</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6D02674" w14:textId="77777777" w:rsidR="00E2415B" w:rsidRDefault="00E2415B">
            <w:pPr>
              <w:spacing w:line="215" w:lineRule="auto"/>
              <w:rPr>
                <w:ins w:id="957" w:author="Galindo, George" w:date="2026-09-10T10:00:00Z" w16du:dateUtc="2026-09-10T17:00:00Z"/>
              </w:rPr>
            </w:pPr>
            <w:ins w:id="958" w:author="Galindo, George" w:date="2026-09-10T10:00:00Z" w16du:dateUtc="2026-09-10T17:00:00Z">
              <w:r>
                <w:rPr>
                  <w:rFonts w:ascii="Aptos Narrow" w:eastAsia="Aptos Narrow" w:hAnsi="Aptos Narrow" w:cs="Aptos Narrow"/>
                  <w:sz w:val="16"/>
                  <w:szCs w:val="16"/>
                </w:rPr>
                <w:t>vnet-cip-cus-prd-01, in rg-alz-centralus-vnet-cip-cus-prd-01.</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A601345" w14:textId="77777777" w:rsidR="00E2415B" w:rsidRDefault="00E2415B">
            <w:pPr>
              <w:spacing w:line="215" w:lineRule="auto"/>
              <w:rPr>
                <w:ins w:id="959" w:author="Galindo, George" w:date="2026-09-10T10:00:00Z" w16du:dateUtc="2026-09-10T17:00:00Z"/>
              </w:rPr>
            </w:pPr>
            <w:ins w:id="960" w:author="Galindo, George" w:date="2026-09-10T10:00:00Z" w16du:dateUtc="2026-09-10T17:00:00Z">
              <w:r>
                <w:rPr>
                  <w:rFonts w:ascii="Aptos Narrow" w:eastAsia="Aptos Narrow" w:hAnsi="Aptos Narrow" w:cs="Aptos Narrow"/>
                  <w:sz w:val="16"/>
                  <w:szCs w:val="16"/>
                </w:rPr>
                <w:t>vnet-cip-cus-dev-01, in rg-alz-centralus-vnet-cip-cus-dev-01.</w:t>
              </w:r>
            </w:ins>
          </w:p>
        </w:tc>
      </w:tr>
      <w:tr w:rsidR="00E2415B" w14:paraId="04BBEEC7" w14:textId="77777777">
        <w:trPr>
          <w:ins w:id="961"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5FAFC64" w14:textId="77777777" w:rsidR="00E2415B" w:rsidRDefault="00E2415B">
            <w:pPr>
              <w:spacing w:line="215" w:lineRule="auto"/>
              <w:rPr>
                <w:ins w:id="962" w:author="Galindo, George" w:date="2026-09-10T10:00:00Z" w16du:dateUtc="2026-09-10T17:00:00Z"/>
              </w:rPr>
            </w:pPr>
            <w:ins w:id="963" w:author="Galindo, George" w:date="2026-09-10T10:00:00Z" w16du:dateUtc="2026-09-10T17:00:00Z">
              <w:r>
                <w:rPr>
                  <w:rFonts w:ascii="Aptos Narrow" w:eastAsia="Aptos Narrow" w:hAnsi="Aptos Narrow" w:cs="Aptos Narrow"/>
                  <w:sz w:val="16"/>
                  <w:szCs w:val="16"/>
                </w:rPr>
                <w:t>Subnet</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8B15EA6" w14:textId="77777777" w:rsidR="00E2415B" w:rsidRDefault="00E2415B">
            <w:pPr>
              <w:spacing w:line="215" w:lineRule="auto"/>
              <w:rPr>
                <w:ins w:id="964" w:author="Galindo, George" w:date="2026-09-10T10:00:00Z" w16du:dateUtc="2026-09-10T17:00:00Z"/>
              </w:rPr>
            </w:pPr>
            <w:ins w:id="965" w:author="Galindo, George" w:date="2026-09-10T10:00:00Z" w16du:dateUtc="2026-09-10T17:00:00Z">
              <w:r>
                <w:rPr>
                  <w:rFonts w:ascii="Aptos Narrow" w:eastAsia="Aptos Narrow" w:hAnsi="Aptos Narrow" w:cs="Aptos Narrow"/>
                  <w:sz w:val="16"/>
                  <w:szCs w:val="16"/>
                </w:rPr>
                <w:t>snet-cyberark-cus-prd-01, a /27 within the landing zone address space, allocated by Cloud and Platform Services.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788C35F" w14:textId="77777777" w:rsidR="00E2415B" w:rsidRDefault="00E2415B">
            <w:pPr>
              <w:spacing w:line="215" w:lineRule="auto"/>
              <w:rPr>
                <w:ins w:id="966" w:author="Galindo, George" w:date="2026-09-10T10:00:00Z" w16du:dateUtc="2026-09-10T17:00:00Z"/>
              </w:rPr>
            </w:pPr>
            <w:ins w:id="967" w:author="Galindo, George" w:date="2026-09-10T10:00:00Z" w16du:dateUtc="2026-09-10T17:00:00Z">
              <w:r>
                <w:rPr>
                  <w:rFonts w:ascii="Aptos Narrow" w:eastAsia="Aptos Narrow" w:hAnsi="Aptos Narrow" w:cs="Aptos Narrow"/>
                  <w:sz w:val="16"/>
                  <w:szCs w:val="16"/>
                </w:rPr>
                <w:t>snet-cyberark-cus-dev-01, a /27 within the landing zone address space, allocated by Cloud and Platform Services.</w:t>
              </w:r>
            </w:ins>
          </w:p>
        </w:tc>
      </w:tr>
      <w:tr w:rsidR="00E2415B" w14:paraId="6070472F" w14:textId="77777777">
        <w:trPr>
          <w:ins w:id="968"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8C404E9" w14:textId="77777777" w:rsidR="00E2415B" w:rsidRDefault="00E2415B">
            <w:pPr>
              <w:spacing w:line="215" w:lineRule="auto"/>
              <w:rPr>
                <w:ins w:id="969" w:author="Galindo, George" w:date="2026-09-10T10:00:00Z" w16du:dateUtc="2026-09-10T17:00:00Z"/>
              </w:rPr>
            </w:pPr>
            <w:ins w:id="970" w:author="Galindo, George" w:date="2026-09-10T10:00:00Z" w16du:dateUtc="2026-09-10T17:00:00Z">
              <w:r>
                <w:rPr>
                  <w:rFonts w:ascii="Aptos Narrow" w:eastAsia="Aptos Narrow" w:hAnsi="Aptos Narrow" w:cs="Aptos Narrow"/>
                  <w:sz w:val="16"/>
                  <w:szCs w:val="16"/>
                </w:rPr>
                <w:t>IP Addressing</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2FD3676" w14:textId="77777777" w:rsidR="00E2415B" w:rsidRDefault="00E2415B">
            <w:pPr>
              <w:spacing w:line="215" w:lineRule="auto"/>
              <w:rPr>
                <w:ins w:id="971" w:author="Galindo, George" w:date="2026-09-10T10:00:00Z" w16du:dateUtc="2026-09-10T17:00:00Z"/>
              </w:rPr>
            </w:pPr>
            <w:ins w:id="972" w:author="Galindo, George" w:date="2026-09-10T10:00:00Z" w16du:dateUtc="2026-09-10T17:00:00Z">
              <w:r>
                <w:rPr>
                  <w:rFonts w:ascii="Aptos Narrow" w:eastAsia="Aptos Narrow" w:hAnsi="Aptos Narrow" w:cs="Aptos Narrow"/>
                  <w:sz w:val="16"/>
                  <w:szCs w:val="16"/>
                </w:rPr>
                <w:t>Static on all three addresses. The load balancer front end takes the fourth usable address in the subnet, connector 01 the fifth and connector 02 the sixth. Three of twenty-seven usable addresses are consumed.</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71F2236" w14:textId="77777777" w:rsidR="00E2415B" w:rsidRDefault="00E2415B">
            <w:pPr>
              <w:spacing w:line="215" w:lineRule="auto"/>
              <w:rPr>
                <w:ins w:id="973" w:author="Galindo, George" w:date="2026-09-10T10:00:00Z" w16du:dateUtc="2026-09-10T17:00:00Z"/>
              </w:rPr>
            </w:pPr>
            <w:ins w:id="974" w:author="Galindo, George" w:date="2026-09-10T10:00:00Z" w16du:dateUtc="2026-09-10T17:00:00Z">
              <w:r>
                <w:rPr>
                  <w:rFonts w:ascii="Aptos Narrow" w:eastAsia="Aptos Narrow" w:hAnsi="Aptos Narrow" w:cs="Aptos Narrow"/>
                  <w:sz w:val="16"/>
                  <w:szCs w:val="16"/>
                </w:rPr>
                <w:t>As production.</w:t>
              </w:r>
            </w:ins>
          </w:p>
        </w:tc>
      </w:tr>
      <w:tr w:rsidR="00E2415B" w14:paraId="31AE0843" w14:textId="77777777">
        <w:trPr>
          <w:ins w:id="975"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E67C08C" w14:textId="77777777" w:rsidR="00E2415B" w:rsidRDefault="00E2415B">
            <w:pPr>
              <w:spacing w:line="215" w:lineRule="auto"/>
              <w:rPr>
                <w:ins w:id="976" w:author="Galindo, George" w:date="2026-09-10T10:00:00Z" w16du:dateUtc="2026-09-10T17:00:00Z"/>
              </w:rPr>
            </w:pPr>
            <w:ins w:id="977" w:author="Galindo, George" w:date="2026-09-10T10:00:00Z" w16du:dateUtc="2026-09-10T17:00:00Z">
              <w:r>
                <w:rPr>
                  <w:rFonts w:ascii="Aptos Narrow" w:eastAsia="Aptos Narrow" w:hAnsi="Aptos Narrow" w:cs="Aptos Narrow"/>
                  <w:sz w:val="16"/>
                  <w:szCs w:val="16"/>
                </w:rPr>
                <w:t>Connectivity to On-Premises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D5298F7" w14:textId="77777777" w:rsidR="00E2415B" w:rsidRDefault="00E2415B">
            <w:pPr>
              <w:spacing w:line="215" w:lineRule="auto"/>
              <w:rPr>
                <w:ins w:id="978" w:author="Galindo, George" w:date="2026-09-10T10:00:00Z" w16du:dateUtc="2026-09-10T17:00:00Z"/>
              </w:rPr>
            </w:pPr>
            <w:ins w:id="979" w:author="Galindo, George" w:date="2026-09-10T10:00:00Z" w16du:dateUtc="2026-09-10T17:00:00Z">
              <w:r>
                <w:rPr>
                  <w:rFonts w:ascii="Aptos Narrow" w:eastAsia="Aptos Narrow" w:hAnsi="Aptos Narrow" w:cs="Aptos Narrow"/>
                  <w:sz w:val="16"/>
                  <w:szCs w:val="16"/>
                </w:rPr>
                <w:t>ExpressRoute. Two redundant circuits at 1 Gbps each, terminating on the Central US secured hub.</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4C34153" w14:textId="77777777" w:rsidR="00E2415B" w:rsidRDefault="00E2415B">
            <w:pPr>
              <w:spacing w:line="215" w:lineRule="auto"/>
              <w:rPr>
                <w:ins w:id="980" w:author="Galindo, George" w:date="2026-09-10T10:00:00Z" w16du:dateUtc="2026-09-10T17:00:00Z"/>
              </w:rPr>
            </w:pPr>
            <w:ins w:id="981" w:author="Galindo, George" w:date="2026-09-10T10:00:00Z" w16du:dateUtc="2026-09-10T17:00:00Z">
              <w:r>
                <w:rPr>
                  <w:rFonts w:ascii="Aptos Narrow" w:eastAsia="Aptos Narrow" w:hAnsi="Aptos Narrow" w:cs="Aptos Narrow"/>
                  <w:sz w:val="16"/>
                  <w:szCs w:val="16"/>
                </w:rPr>
                <w:t>As production.</w:t>
              </w:r>
            </w:ins>
          </w:p>
        </w:tc>
      </w:tr>
      <w:tr w:rsidR="00E2415B" w14:paraId="54F67DC5" w14:textId="77777777">
        <w:trPr>
          <w:ins w:id="982"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C7FB685" w14:textId="77777777" w:rsidR="00E2415B" w:rsidRDefault="00E2415B">
            <w:pPr>
              <w:spacing w:line="215" w:lineRule="auto"/>
              <w:rPr>
                <w:ins w:id="983" w:author="Galindo, George" w:date="2026-09-10T10:00:00Z" w16du:dateUtc="2026-09-10T17:00:00Z"/>
              </w:rPr>
            </w:pPr>
            <w:ins w:id="984" w:author="Galindo, George" w:date="2026-09-10T10:00:00Z" w16du:dateUtc="2026-09-10T17:00:00Z">
              <w:r>
                <w:rPr>
                  <w:rFonts w:ascii="Aptos Narrow" w:eastAsia="Aptos Narrow" w:hAnsi="Aptos Narrow" w:cs="Aptos Narrow"/>
                  <w:sz w:val="16"/>
                  <w:szCs w:val="16"/>
                </w:rPr>
                <w:t>Hub Attachment</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A8A17C2" w14:textId="77777777" w:rsidR="00E2415B" w:rsidRDefault="00E2415B">
            <w:pPr>
              <w:spacing w:line="215" w:lineRule="auto"/>
              <w:rPr>
                <w:ins w:id="985" w:author="Galindo, George" w:date="2026-09-10T10:00:00Z" w16du:dateUtc="2026-09-10T17:00:00Z"/>
              </w:rPr>
            </w:pPr>
            <w:ins w:id="986" w:author="Galindo, George" w:date="2026-09-10T10:00:00Z" w16du:dateUtc="2026-09-10T17:00:00Z">
              <w:r>
                <w:rPr>
                  <w:rFonts w:ascii="Aptos Narrow" w:eastAsia="Aptos Narrow" w:hAnsi="Aptos Narrow" w:cs="Aptos Narrow"/>
                  <w:sz w:val="16"/>
                  <w:szCs w:val="16"/>
                </w:rPr>
                <w:t>Both landing zone networks attach to the virtual wide-area network hub. No workload peering is created.</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EBE48AA" w14:textId="77777777" w:rsidR="00E2415B" w:rsidRDefault="00E2415B">
            <w:pPr>
              <w:spacing w:line="215" w:lineRule="auto"/>
              <w:rPr>
                <w:ins w:id="987" w:author="Galindo, George" w:date="2026-09-10T10:00:00Z" w16du:dateUtc="2026-09-10T17:00:00Z"/>
              </w:rPr>
            </w:pPr>
            <w:ins w:id="988" w:author="Galindo, George" w:date="2026-09-10T10:00:00Z" w16du:dateUtc="2026-09-10T17:00:00Z">
              <w:r>
                <w:rPr>
                  <w:rFonts w:ascii="Aptos Narrow" w:eastAsia="Aptos Narrow" w:hAnsi="Aptos Narrow" w:cs="Aptos Narrow"/>
                  <w:sz w:val="16"/>
                  <w:szCs w:val="16"/>
                </w:rPr>
                <w:t>As production.</w:t>
              </w:r>
            </w:ins>
          </w:p>
        </w:tc>
      </w:tr>
      <w:tr w:rsidR="00E2415B" w14:paraId="01222B50" w14:textId="77777777">
        <w:trPr>
          <w:ins w:id="989"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F43CA82" w14:textId="77777777" w:rsidR="00E2415B" w:rsidRDefault="00E2415B">
            <w:pPr>
              <w:spacing w:line="215" w:lineRule="auto"/>
              <w:rPr>
                <w:ins w:id="990" w:author="Galindo, George" w:date="2026-09-10T10:00:00Z" w16du:dateUtc="2026-09-10T17:00:00Z"/>
              </w:rPr>
            </w:pPr>
            <w:ins w:id="991" w:author="Galindo, George" w:date="2026-09-10T10:00:00Z" w16du:dateUtc="2026-09-10T17:00:00Z">
              <w:r>
                <w:rPr>
                  <w:rFonts w:ascii="Aptos Narrow" w:eastAsia="Aptos Narrow" w:hAnsi="Aptos Narrow" w:cs="Aptos Narrow"/>
                  <w:sz w:val="16"/>
                  <w:szCs w:val="16"/>
                </w:rPr>
                <w:t>Network Security Group</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6BC8BD5" w14:textId="77777777" w:rsidR="00E2415B" w:rsidRDefault="00E2415B">
            <w:pPr>
              <w:spacing w:line="215" w:lineRule="auto"/>
              <w:rPr>
                <w:ins w:id="992" w:author="Galindo, George" w:date="2026-09-10T10:00:00Z" w16du:dateUtc="2026-09-10T17:00:00Z"/>
              </w:rPr>
            </w:pPr>
            <w:ins w:id="993" w:author="Galindo, George" w:date="2026-09-10T10:00:00Z" w16du:dateUtc="2026-09-10T17:00:00Z">
              <w:r>
                <w:rPr>
                  <w:rFonts w:ascii="Aptos Narrow" w:eastAsia="Aptos Narrow" w:hAnsi="Aptos Narrow" w:cs="Aptos Narrow"/>
                  <w:sz w:val="16"/>
                  <w:szCs w:val="16"/>
                </w:rPr>
                <w:t>nsg-cyberark-prd-cus-01, associated to the subnet. Inbound: TCP 3389 from the secured hub only. Outbound: as permitted by the hub firewall rule set.</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A4D4377" w14:textId="77777777" w:rsidR="00E2415B" w:rsidRDefault="00E2415B">
            <w:pPr>
              <w:spacing w:line="215" w:lineRule="auto"/>
              <w:rPr>
                <w:ins w:id="994" w:author="Galindo, George" w:date="2026-09-10T10:00:00Z" w16du:dateUtc="2026-09-10T17:00:00Z"/>
              </w:rPr>
            </w:pPr>
            <w:ins w:id="995" w:author="Galindo, George" w:date="2026-09-10T10:00:00Z" w16du:dateUtc="2026-09-10T17:00:00Z">
              <w:r>
                <w:rPr>
                  <w:rFonts w:ascii="Aptos Narrow" w:eastAsia="Aptos Narrow" w:hAnsi="Aptos Narrow" w:cs="Aptos Narrow"/>
                  <w:sz w:val="16"/>
                  <w:szCs w:val="16"/>
                </w:rPr>
                <w:t>nsg-cyberark-npd-cus-01, on the same terms.</w:t>
              </w:r>
            </w:ins>
          </w:p>
        </w:tc>
      </w:tr>
      <w:tr w:rsidR="00E2415B" w14:paraId="18C7DBF9" w14:textId="77777777">
        <w:trPr>
          <w:ins w:id="996"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6E451F0" w14:textId="77777777" w:rsidR="00E2415B" w:rsidRDefault="00E2415B">
            <w:pPr>
              <w:spacing w:line="215" w:lineRule="auto"/>
              <w:rPr>
                <w:ins w:id="997" w:author="Galindo, George" w:date="2026-09-10T10:00:00Z" w16du:dateUtc="2026-09-10T17:00:00Z"/>
              </w:rPr>
            </w:pPr>
            <w:ins w:id="998" w:author="Galindo, George" w:date="2026-09-10T10:00:00Z" w16du:dateUtc="2026-09-10T17:00:00Z">
              <w:r>
                <w:rPr>
                  <w:rFonts w:ascii="Aptos Narrow" w:eastAsia="Aptos Narrow" w:hAnsi="Aptos Narrow" w:cs="Aptos Narrow"/>
                  <w:sz w:val="16"/>
                  <w:szCs w:val="16"/>
                </w:rPr>
                <w:t>Routing</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0282EAB" w14:textId="77777777" w:rsidR="00E2415B" w:rsidRDefault="00E2415B">
            <w:pPr>
              <w:spacing w:line="215" w:lineRule="auto"/>
              <w:rPr>
                <w:ins w:id="999" w:author="Galindo, George" w:date="2026-09-10T10:00:00Z" w16du:dateUtc="2026-09-10T17:00:00Z"/>
              </w:rPr>
            </w:pPr>
            <w:ins w:id="1000" w:author="Galindo, George" w:date="2026-09-10T10:00:00Z" w16du:dateUtc="2026-09-10T17:00:00Z">
              <w:r>
                <w:rPr>
                  <w:rFonts w:ascii="Aptos Narrow" w:eastAsia="Aptos Narrow" w:hAnsi="Aptos Narrow" w:cs="Aptos Narrow"/>
                  <w:sz w:val="16"/>
                  <w:szCs w:val="16"/>
                </w:rPr>
                <w:t>No user-defined route. Egress is directed through the hub firewall by the platform route.</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0932A3B" w14:textId="77777777" w:rsidR="00E2415B" w:rsidRDefault="00E2415B">
            <w:pPr>
              <w:spacing w:line="215" w:lineRule="auto"/>
              <w:rPr>
                <w:ins w:id="1001" w:author="Galindo, George" w:date="2026-09-10T10:00:00Z" w16du:dateUtc="2026-09-10T17:00:00Z"/>
              </w:rPr>
            </w:pPr>
            <w:ins w:id="1002" w:author="Galindo, George" w:date="2026-09-10T10:00:00Z" w16du:dateUtc="2026-09-10T17:00:00Z">
              <w:r>
                <w:rPr>
                  <w:rFonts w:ascii="Aptos Narrow" w:eastAsia="Aptos Narrow" w:hAnsi="Aptos Narrow" w:cs="Aptos Narrow"/>
                  <w:sz w:val="16"/>
                  <w:szCs w:val="16"/>
                </w:rPr>
                <w:t>As production.</w:t>
              </w:r>
            </w:ins>
          </w:p>
        </w:tc>
      </w:tr>
      <w:tr w:rsidR="00E2415B" w14:paraId="5CCD7116" w14:textId="77777777">
        <w:trPr>
          <w:ins w:id="1003"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64E9E52" w14:textId="77777777" w:rsidR="00E2415B" w:rsidRDefault="00E2415B">
            <w:pPr>
              <w:spacing w:line="215" w:lineRule="auto"/>
              <w:rPr>
                <w:ins w:id="1004" w:author="Galindo, George" w:date="2026-09-10T10:00:00Z" w16du:dateUtc="2026-09-10T17:00:00Z"/>
              </w:rPr>
            </w:pPr>
            <w:ins w:id="1005" w:author="Galindo, George" w:date="2026-09-10T10:00:00Z" w16du:dateUtc="2026-09-10T17:00:00Z">
              <w:r>
                <w:rPr>
                  <w:rFonts w:ascii="Aptos Narrow" w:eastAsia="Aptos Narrow" w:hAnsi="Aptos Narrow" w:cs="Aptos Narrow"/>
                  <w:sz w:val="16"/>
                  <w:szCs w:val="16"/>
                </w:rPr>
                <w:t>Firewall and Egress Control</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11C98D6" w14:textId="77777777" w:rsidR="00E2415B" w:rsidRDefault="00E2415B">
            <w:pPr>
              <w:spacing w:line="215" w:lineRule="auto"/>
              <w:rPr>
                <w:ins w:id="1006" w:author="Galindo, George" w:date="2026-09-10T10:00:00Z" w16du:dateUtc="2026-09-10T17:00:00Z"/>
              </w:rPr>
            </w:pPr>
            <w:ins w:id="1007" w:author="Galindo, George" w:date="2026-09-10T10:00:00Z" w16du:dateUtc="2026-09-10T17:00:00Z">
              <w:r>
                <w:rPr>
                  <w:rFonts w:ascii="Aptos Narrow" w:eastAsia="Aptos Narrow" w:hAnsi="Aptos Narrow" w:cs="Aptos Narrow"/>
                  <w:sz w:val="16"/>
                  <w:szCs w:val="16"/>
                </w:rPr>
                <w:t>Azure Firewall Premium in the Central US secured hub performs east-west inspection and outbound translation. Seven rules govern this workload: administrator session inbound; connector to Azure target; connector to the CyberArk tenant; connector to directory services; connector to the log platform; connector to endpoint security; and a deny on brokered sessions from the Azure connectors to on-premises targets that have not yet migrated. Intrusion detection bypasses inspection of the vault protocol on TCP 1858.</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1203CE8" w14:textId="77777777" w:rsidR="00E2415B" w:rsidRDefault="00E2415B">
            <w:pPr>
              <w:spacing w:line="215" w:lineRule="auto"/>
              <w:rPr>
                <w:ins w:id="1008" w:author="Galindo, George" w:date="2026-09-10T10:00:00Z" w16du:dateUtc="2026-09-10T17:00:00Z"/>
              </w:rPr>
            </w:pPr>
            <w:ins w:id="1009" w:author="Galindo, George" w:date="2026-09-10T10:00:00Z" w16du:dateUtc="2026-09-10T17:00:00Z">
              <w:r>
                <w:rPr>
                  <w:rFonts w:ascii="Aptos Narrow" w:eastAsia="Aptos Narrow" w:hAnsi="Aptos Narrow" w:cs="Aptos Narrow"/>
                  <w:sz w:val="16"/>
                  <w:szCs w:val="16"/>
                </w:rPr>
                <w:t>As production.</w:t>
              </w:r>
            </w:ins>
          </w:p>
        </w:tc>
      </w:tr>
      <w:tr w:rsidR="00E2415B" w14:paraId="2D88A853" w14:textId="77777777">
        <w:trPr>
          <w:ins w:id="1010"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0784CE8" w14:textId="77777777" w:rsidR="00E2415B" w:rsidRDefault="00E2415B">
            <w:pPr>
              <w:spacing w:line="215" w:lineRule="auto"/>
              <w:rPr>
                <w:ins w:id="1011" w:author="Galindo, George" w:date="2026-09-10T10:00:00Z" w16du:dateUtc="2026-09-10T17:00:00Z"/>
              </w:rPr>
            </w:pPr>
            <w:ins w:id="1012" w:author="Galindo, George" w:date="2026-09-10T10:00:00Z" w16du:dateUtc="2026-09-10T17:00:00Z">
              <w:r>
                <w:rPr>
                  <w:rFonts w:ascii="Aptos Narrow" w:eastAsia="Aptos Narrow" w:hAnsi="Aptos Narrow" w:cs="Aptos Narrow"/>
                  <w:sz w:val="16"/>
                  <w:szCs w:val="16"/>
                </w:rPr>
                <w:t>Private Endpoints and Private DNS</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22B3A0C" w14:textId="77777777" w:rsidR="00E2415B" w:rsidRDefault="00E2415B">
            <w:pPr>
              <w:spacing w:line="215" w:lineRule="auto"/>
              <w:rPr>
                <w:ins w:id="1013" w:author="Galindo, George" w:date="2026-09-10T10:00:00Z" w16du:dateUtc="2026-09-10T17:00:00Z"/>
              </w:rPr>
            </w:pPr>
            <w:ins w:id="1014" w:author="Galindo, George" w:date="2026-09-10T10:00:00Z" w16du:dateUtc="2026-09-10T17:00:00Z">
              <w:r>
                <w:rPr>
                  <w:rFonts w:ascii="Aptos Narrow" w:eastAsia="Aptos Narrow" w:hAnsi="Aptos Narrow" w:cs="Aptos Narrow"/>
                  <w:sz w:val="16"/>
                  <w:szCs w:val="16"/>
                </w:rPr>
                <w:t>None required. No platform service is consumed privately by this workload.</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F5EA910" w14:textId="77777777" w:rsidR="00E2415B" w:rsidRDefault="00E2415B">
            <w:pPr>
              <w:spacing w:line="215" w:lineRule="auto"/>
              <w:rPr>
                <w:ins w:id="1015" w:author="Galindo, George" w:date="2026-09-10T10:00:00Z" w16du:dateUtc="2026-09-10T17:00:00Z"/>
              </w:rPr>
            </w:pPr>
            <w:ins w:id="1016" w:author="Galindo, George" w:date="2026-09-10T10:00:00Z" w16du:dateUtc="2026-09-10T17:00:00Z">
              <w:r>
                <w:rPr>
                  <w:rFonts w:ascii="Aptos Narrow" w:eastAsia="Aptos Narrow" w:hAnsi="Aptos Narrow" w:cs="Aptos Narrow"/>
                  <w:sz w:val="16"/>
                  <w:szCs w:val="16"/>
                </w:rPr>
                <w:t>As production.</w:t>
              </w:r>
            </w:ins>
          </w:p>
        </w:tc>
      </w:tr>
      <w:tr w:rsidR="00E2415B" w14:paraId="1C50E4DD" w14:textId="77777777">
        <w:trPr>
          <w:ins w:id="1017"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EAE4600" w14:textId="77777777" w:rsidR="00E2415B" w:rsidRDefault="00E2415B">
            <w:pPr>
              <w:spacing w:line="215" w:lineRule="auto"/>
              <w:rPr>
                <w:ins w:id="1018" w:author="Galindo, George" w:date="2026-09-10T10:00:00Z" w16du:dateUtc="2026-09-10T17:00:00Z"/>
              </w:rPr>
            </w:pPr>
            <w:ins w:id="1019" w:author="Galindo, George" w:date="2026-09-10T10:00:00Z" w16du:dateUtc="2026-09-10T17:00:00Z">
              <w:r>
                <w:rPr>
                  <w:rFonts w:ascii="Aptos Narrow" w:eastAsia="Aptos Narrow" w:hAnsi="Aptos Narrow" w:cs="Aptos Narrow"/>
                  <w:sz w:val="16"/>
                  <w:szCs w:val="16"/>
                </w:rPr>
                <w:t>Load Balancing</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EC063A4" w14:textId="77777777" w:rsidR="00E2415B" w:rsidRDefault="00E2415B">
            <w:pPr>
              <w:spacing w:line="215" w:lineRule="auto"/>
              <w:rPr>
                <w:ins w:id="1020" w:author="Galindo, George" w:date="2026-09-10T10:00:00Z" w16du:dateUtc="2026-09-10T17:00:00Z"/>
              </w:rPr>
            </w:pPr>
            <w:ins w:id="1021" w:author="Galindo, George" w:date="2026-09-10T10:00:00Z" w16du:dateUtc="2026-09-10T17:00:00Z">
              <w:r>
                <w:rPr>
                  <w:rFonts w:ascii="Aptos Narrow" w:eastAsia="Aptos Narrow" w:hAnsi="Aptos Narrow" w:cs="Aptos Narrow"/>
                  <w:sz w:val="16"/>
                  <w:szCs w:val="16"/>
                </w:rPr>
                <w:t>lbi-cyberark-prd-cus-01, standard internal, no public address. Session persistence is set to client address; the brokering handshake reconnects mid-session and a second connection arriving at the other node would fail the session. Health probe TCP 3389 at five second intervals, two failures to unhealthy. Idle timeout thirty minutes. TCP reset on idle enabled. The backend pool contains both connector interfaces.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5BB44F3" w14:textId="77777777" w:rsidR="00E2415B" w:rsidRDefault="00E2415B">
            <w:pPr>
              <w:spacing w:line="215" w:lineRule="auto"/>
              <w:rPr>
                <w:ins w:id="1022" w:author="Galindo, George" w:date="2026-09-10T10:00:00Z" w16du:dateUtc="2026-09-10T17:00:00Z"/>
              </w:rPr>
            </w:pPr>
            <w:ins w:id="1023" w:author="Galindo, George" w:date="2026-09-10T10:00:00Z" w16du:dateUtc="2026-09-10T17:00:00Z">
              <w:r>
                <w:rPr>
                  <w:rFonts w:ascii="Aptos Narrow" w:eastAsia="Aptos Narrow" w:hAnsi="Aptos Narrow" w:cs="Aptos Narrow"/>
                  <w:sz w:val="16"/>
                  <w:szCs w:val="16"/>
                </w:rPr>
                <w:t>lbi-cyberark-npd-cus-01, on the same terms.</w:t>
              </w:r>
            </w:ins>
          </w:p>
        </w:tc>
      </w:tr>
      <w:tr w:rsidR="00E2415B" w14:paraId="0D8ABB5D" w14:textId="77777777">
        <w:trPr>
          <w:ins w:id="1024"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668A9CE" w14:textId="77777777" w:rsidR="00E2415B" w:rsidRDefault="00E2415B">
            <w:pPr>
              <w:spacing w:line="215" w:lineRule="auto"/>
              <w:rPr>
                <w:ins w:id="1025" w:author="Galindo, George" w:date="2026-09-10T10:00:00Z" w16du:dateUtc="2026-09-10T17:00:00Z"/>
              </w:rPr>
            </w:pPr>
            <w:ins w:id="1026" w:author="Galindo, George" w:date="2026-09-10T10:00:00Z" w16du:dateUtc="2026-09-10T17:00:00Z">
              <w:r>
                <w:rPr>
                  <w:rFonts w:ascii="Aptos Narrow" w:eastAsia="Aptos Narrow" w:hAnsi="Aptos Narrow" w:cs="Aptos Narrow"/>
                  <w:sz w:val="16"/>
                  <w:szCs w:val="16"/>
                </w:rPr>
                <w:lastRenderedPageBreak/>
                <w:t>Web Application Firewall</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8473487" w14:textId="77777777" w:rsidR="00E2415B" w:rsidRDefault="00E2415B">
            <w:pPr>
              <w:spacing w:line="215" w:lineRule="auto"/>
              <w:rPr>
                <w:ins w:id="1027" w:author="Galindo, George" w:date="2026-09-10T10:00:00Z" w16du:dateUtc="2026-09-10T17:00:00Z"/>
              </w:rPr>
            </w:pPr>
            <w:ins w:id="1028" w:author="Galindo, George" w:date="2026-09-10T10:00:00Z" w16du:dateUtc="2026-09-10T17:00:00Z">
              <w:r>
                <w:rPr>
                  <w:rFonts w:ascii="Aptos Narrow" w:eastAsia="Aptos Narrow" w:hAnsi="Aptos Narrow" w:cs="Aptos Narrow"/>
                  <w:sz w:val="16"/>
                  <w:szCs w:val="16"/>
                </w:rPr>
                <w:t>Not applicable. No web application is published by this workload.</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EB70013" w14:textId="77777777" w:rsidR="00E2415B" w:rsidRDefault="00E2415B">
            <w:pPr>
              <w:spacing w:line="215" w:lineRule="auto"/>
              <w:rPr>
                <w:ins w:id="1029" w:author="Galindo, George" w:date="2026-09-10T10:00:00Z" w16du:dateUtc="2026-09-10T17:00:00Z"/>
              </w:rPr>
            </w:pPr>
            <w:ins w:id="1030" w:author="Galindo, George" w:date="2026-09-10T10:00:00Z" w16du:dateUtc="2026-09-10T17:00:00Z">
              <w:r>
                <w:rPr>
                  <w:rFonts w:ascii="Aptos Narrow" w:eastAsia="Aptos Narrow" w:hAnsi="Aptos Narrow" w:cs="Aptos Narrow"/>
                  <w:sz w:val="16"/>
                  <w:szCs w:val="16"/>
                </w:rPr>
                <w:t>As production.</w:t>
              </w:r>
            </w:ins>
          </w:p>
        </w:tc>
      </w:tr>
      <w:tr w:rsidR="00E2415B" w14:paraId="7D7B6D52" w14:textId="77777777">
        <w:trPr>
          <w:ins w:id="1031"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E4285D3" w14:textId="77777777" w:rsidR="00E2415B" w:rsidRDefault="00E2415B">
            <w:pPr>
              <w:spacing w:line="215" w:lineRule="auto"/>
              <w:rPr>
                <w:ins w:id="1032" w:author="Galindo, George" w:date="2026-09-10T10:00:00Z" w16du:dateUtc="2026-09-10T17:00:00Z"/>
              </w:rPr>
            </w:pPr>
            <w:ins w:id="1033" w:author="Galindo, George" w:date="2026-09-10T10:00:00Z" w16du:dateUtc="2026-09-10T17:00:00Z">
              <w:r>
                <w:rPr>
                  <w:rFonts w:ascii="Aptos Narrow" w:eastAsia="Aptos Narrow" w:hAnsi="Aptos Narrow" w:cs="Aptos Narrow"/>
                  <w:sz w:val="16"/>
                  <w:szCs w:val="16"/>
                </w:rPr>
                <w:t>DNS Records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914BB7A" w14:textId="77777777" w:rsidR="00E2415B" w:rsidRDefault="00E2415B">
            <w:pPr>
              <w:spacing w:line="215" w:lineRule="auto"/>
              <w:rPr>
                <w:ins w:id="1034" w:author="Galindo, George" w:date="2026-09-10T10:00:00Z" w16du:dateUtc="2026-09-10T17:00:00Z"/>
              </w:rPr>
            </w:pPr>
            <w:ins w:id="1035" w:author="Galindo, George" w:date="2026-09-10T10:00:00Z" w16du:dateUtc="2026-09-10T17:00:00Z">
              <w:r>
                <w:rPr>
                  <w:rFonts w:ascii="Aptos Narrow" w:eastAsia="Aptos Narrow" w:hAnsi="Aptos Narrow" w:cs="Aptos Narrow"/>
                  <w:sz w:val="16"/>
                  <w:szCs w:val="16"/>
                </w:rPr>
                <w:t>cyberark-prd.geha.com, an A record resolving to the load balancer front end, placed in the geha.com zone by the platform team. Azure networks resolve through the on-premises domain controllers.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B6930A1" w14:textId="77777777" w:rsidR="00E2415B" w:rsidRDefault="00E2415B">
            <w:pPr>
              <w:spacing w:line="215" w:lineRule="auto"/>
              <w:rPr>
                <w:ins w:id="1036" w:author="Galindo, George" w:date="2026-09-10T10:00:00Z" w16du:dateUtc="2026-09-10T17:00:00Z"/>
              </w:rPr>
            </w:pPr>
            <w:ins w:id="1037" w:author="Galindo, George" w:date="2026-09-10T10:00:00Z" w16du:dateUtc="2026-09-10T17:00:00Z">
              <w:r>
                <w:rPr>
                  <w:rFonts w:ascii="Aptos Narrow" w:eastAsia="Aptos Narrow" w:hAnsi="Aptos Narrow" w:cs="Aptos Narrow"/>
                  <w:sz w:val="16"/>
                  <w:szCs w:val="16"/>
                </w:rPr>
                <w:t>cyberark-npd.geha.com, on the same terms.</w:t>
              </w:r>
            </w:ins>
          </w:p>
        </w:tc>
      </w:tr>
      <w:tr w:rsidR="00E2415B" w14:paraId="740C7AD1" w14:textId="77777777">
        <w:trPr>
          <w:ins w:id="1038"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31DE505" w14:textId="77777777" w:rsidR="00E2415B" w:rsidRDefault="00E2415B">
            <w:pPr>
              <w:spacing w:line="215" w:lineRule="auto"/>
              <w:rPr>
                <w:ins w:id="1039" w:author="Galindo, George" w:date="2026-09-10T10:00:00Z" w16du:dateUtc="2026-09-10T17:00:00Z"/>
              </w:rPr>
            </w:pPr>
            <w:ins w:id="1040" w:author="Galindo, George" w:date="2026-09-10T10:00:00Z" w16du:dateUtc="2026-09-10T17:00:00Z">
              <w:r>
                <w:rPr>
                  <w:rFonts w:ascii="Aptos Narrow" w:eastAsia="Aptos Narrow" w:hAnsi="Aptos Narrow" w:cs="Aptos Narrow"/>
                  <w:sz w:val="16"/>
                  <w:szCs w:val="16"/>
                </w:rPr>
                <w:t>Certificates</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CE7989B" w14:textId="77777777" w:rsidR="00E2415B" w:rsidRDefault="00E2415B">
            <w:pPr>
              <w:spacing w:line="215" w:lineRule="auto"/>
              <w:rPr>
                <w:ins w:id="1041" w:author="Galindo, George" w:date="2026-09-10T10:00:00Z" w16du:dateUtc="2026-09-10T17:00:00Z"/>
              </w:rPr>
            </w:pPr>
            <w:ins w:id="1042" w:author="Galindo, George" w:date="2026-09-10T10:00:00Z" w16du:dateUtc="2026-09-10T17:00:00Z">
              <w:r>
                <w:rPr>
                  <w:rFonts w:ascii="Aptos Narrow" w:eastAsia="Aptos Narrow" w:hAnsi="Aptos Narrow" w:cs="Aptos Narrow"/>
                  <w:sz w:val="16"/>
                  <w:szCs w:val="16"/>
                </w:rPr>
                <w:t>No new certificate is issued. The connectors present the vendor-supplied certificate for the session manager listener and validate the tenant certificate outbound.</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BD63718" w14:textId="77777777" w:rsidR="00E2415B" w:rsidRDefault="00E2415B">
            <w:pPr>
              <w:spacing w:line="215" w:lineRule="auto"/>
              <w:rPr>
                <w:ins w:id="1043" w:author="Galindo, George" w:date="2026-09-10T10:00:00Z" w16du:dateUtc="2026-09-10T17:00:00Z"/>
              </w:rPr>
            </w:pPr>
            <w:ins w:id="1044" w:author="Galindo, George" w:date="2026-09-10T10:00:00Z" w16du:dateUtc="2026-09-10T17:00:00Z">
              <w:r>
                <w:rPr>
                  <w:rFonts w:ascii="Aptos Narrow" w:eastAsia="Aptos Narrow" w:hAnsi="Aptos Narrow" w:cs="Aptos Narrow"/>
                  <w:sz w:val="16"/>
                  <w:szCs w:val="16"/>
                </w:rPr>
                <w:t>As production.</w:t>
              </w:r>
            </w:ins>
          </w:p>
        </w:tc>
      </w:tr>
    </w:tbl>
    <w:p w14:paraId="1DD0A1BC" w14:textId="77777777" w:rsidR="00E2415B" w:rsidRDefault="00E2415B" w:rsidP="00E2415B">
      <w:pPr>
        <w:spacing w:before="40" w:after="150"/>
        <w:rPr>
          <w:ins w:id="1045" w:author="Galindo, George" w:date="2026-09-10T10:00:00Z" w16du:dateUtc="2026-09-10T17:00:00Z"/>
        </w:rPr>
      </w:pPr>
      <w:ins w:id="1046" w:author="Galindo, George" w:date="2026-09-10T10:00:00Z" w16du:dateUtc="2026-09-10T17:00:00Z">
        <w:r>
          <w:rPr>
            <w:rFonts w:ascii="Aptos" w:eastAsia="Aptos" w:hAnsi="Aptos" w:cs="Aptos"/>
            <w:i/>
            <w:iCs/>
            <w:color w:val="595959"/>
            <w:sz w:val="15"/>
            <w:szCs w:val="15"/>
          </w:rPr>
          <w:t>Table 5.6: Network</w:t>
        </w:r>
      </w:ins>
    </w:p>
    <w:p w14:paraId="67D95BDF" w14:textId="77777777" w:rsidR="00E2415B" w:rsidRDefault="00E2415B" w:rsidP="00E2415B">
      <w:pPr>
        <w:rPr>
          <w:ins w:id="1047" w:author="Galindo, George" w:date="2026-09-10T10:00:00Z" w16du:dateUtc="2026-09-10T17:00:00Z"/>
        </w:rPr>
      </w:pPr>
      <w:ins w:id="1048" w:author="Galindo, George" w:date="2026-09-10T10:00:00Z" w16du:dateUtc="2026-09-10T17:00:00Z">
        <w:r>
          <w:br w:type="page"/>
        </w:r>
      </w:ins>
    </w:p>
    <w:p w14:paraId="18A66B28" w14:textId="77777777" w:rsidR="00E2415B" w:rsidRDefault="00E2415B" w:rsidP="00E2415B">
      <w:pPr>
        <w:pStyle w:val="Heading2"/>
        <w:spacing w:before="170" w:after="90"/>
        <w:rPr>
          <w:ins w:id="1049" w:author="Galindo, George" w:date="2026-09-10T10:00:00Z" w16du:dateUtc="2026-09-10T17:00:00Z"/>
        </w:rPr>
      </w:pPr>
      <w:ins w:id="1050" w:author="Galindo, George" w:date="2026-09-10T10:00:00Z" w16du:dateUtc="2026-09-10T17:00:00Z">
        <w:r>
          <w:rPr>
            <w:rFonts w:ascii="Aptos" w:eastAsia="Aptos" w:hAnsi="Aptos" w:cs="Aptos"/>
            <w:color w:val="2E5496"/>
            <w:sz w:val="21"/>
            <w:szCs w:val="21"/>
          </w:rPr>
          <w:lastRenderedPageBreak/>
          <w:t>5.7  Identity and Access</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11811D6F" w14:textId="77777777">
        <w:trPr>
          <w:tblHeader/>
          <w:ins w:id="1051"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3699BA6" w14:textId="77777777" w:rsidR="00E2415B" w:rsidRDefault="00E2415B">
            <w:pPr>
              <w:spacing w:line="215" w:lineRule="auto"/>
              <w:rPr>
                <w:ins w:id="1052" w:author="Galindo, George" w:date="2026-09-10T10:00:00Z" w16du:dateUtc="2026-09-10T17:00:00Z"/>
              </w:rPr>
            </w:pPr>
            <w:ins w:id="1053" w:author="Galindo, George" w:date="2026-09-10T10:00:00Z" w16du:dateUtc="2026-09-10T17:00:00Z">
              <w:r>
                <w:rPr>
                  <w:rFonts w:ascii="Aptos Narrow" w:eastAsia="Aptos Narrow" w:hAnsi="Aptos Narrow" w:cs="Aptos Narrow"/>
                  <w:b/>
                  <w:bCs/>
                  <w:sz w:val="16"/>
                  <w:szCs w:val="16"/>
                </w:rPr>
                <w:t>Field</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584F909" w14:textId="77777777" w:rsidR="00E2415B" w:rsidRDefault="00E2415B">
            <w:pPr>
              <w:spacing w:line="215" w:lineRule="auto"/>
              <w:rPr>
                <w:ins w:id="1054" w:author="Galindo, George" w:date="2026-09-10T10:00:00Z" w16du:dateUtc="2026-09-10T17:00:00Z"/>
              </w:rPr>
            </w:pPr>
            <w:ins w:id="1055" w:author="Galindo, George" w:date="2026-09-10T10:00:00Z" w16du:dateUtc="2026-09-10T17:00:00Z">
              <w:r>
                <w:rPr>
                  <w:rFonts w:ascii="Aptos Narrow" w:eastAsia="Aptos Narrow" w:hAnsi="Aptos Narrow" w:cs="Aptos Narrow"/>
                  <w:b/>
                  <w:bCs/>
                  <w:sz w:val="16"/>
                  <w:szCs w:val="16"/>
                </w:rPr>
                <w:t>Production</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9529DEC" w14:textId="77777777" w:rsidR="00E2415B" w:rsidRDefault="00E2415B">
            <w:pPr>
              <w:spacing w:line="215" w:lineRule="auto"/>
              <w:rPr>
                <w:ins w:id="1056" w:author="Galindo, George" w:date="2026-09-10T10:00:00Z" w16du:dateUtc="2026-09-10T17:00:00Z"/>
              </w:rPr>
            </w:pPr>
            <w:ins w:id="1057" w:author="Galindo, George" w:date="2026-09-10T10:00:00Z" w16du:dateUtc="2026-09-10T17:00:00Z">
              <w:r>
                <w:rPr>
                  <w:rFonts w:ascii="Aptos Narrow" w:eastAsia="Aptos Narrow" w:hAnsi="Aptos Narrow" w:cs="Aptos Narrow"/>
                  <w:b/>
                  <w:bCs/>
                  <w:sz w:val="16"/>
                  <w:szCs w:val="16"/>
                </w:rPr>
                <w:t>Non-production</w:t>
              </w:r>
            </w:ins>
          </w:p>
        </w:tc>
      </w:tr>
      <w:tr w:rsidR="00E2415B" w14:paraId="6B0A9BA6" w14:textId="77777777">
        <w:trPr>
          <w:ins w:id="1058"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152F5BB" w14:textId="77777777" w:rsidR="00E2415B" w:rsidRDefault="00E2415B">
            <w:pPr>
              <w:spacing w:line="215" w:lineRule="auto"/>
              <w:rPr>
                <w:ins w:id="1059" w:author="Galindo, George" w:date="2026-09-10T10:00:00Z" w16du:dateUtc="2026-09-10T17:00:00Z"/>
              </w:rPr>
            </w:pPr>
            <w:ins w:id="1060" w:author="Galindo, George" w:date="2026-09-10T10:00:00Z" w16du:dateUtc="2026-09-10T17:00:00Z">
              <w:r>
                <w:rPr>
                  <w:rFonts w:ascii="Aptos Narrow" w:eastAsia="Aptos Narrow" w:hAnsi="Aptos Narrow" w:cs="Aptos Narrow"/>
                  <w:sz w:val="16"/>
                  <w:szCs w:val="16"/>
                </w:rPr>
                <w:t>Directory Model</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6A9C893" w14:textId="77777777" w:rsidR="00E2415B" w:rsidRDefault="00E2415B">
            <w:pPr>
              <w:spacing w:line="215" w:lineRule="auto"/>
              <w:rPr>
                <w:ins w:id="1061" w:author="Galindo, George" w:date="2026-09-10T10:00:00Z" w16du:dateUtc="2026-09-10T17:00:00Z"/>
              </w:rPr>
            </w:pPr>
            <w:ins w:id="1062" w:author="Galindo, George" w:date="2026-09-10T10:00:00Z" w16du:dateUtc="2026-09-10T17:00:00Z">
              <w:r>
                <w:rPr>
                  <w:rFonts w:ascii="Aptos Narrow" w:eastAsia="Aptos Narrow" w:hAnsi="Aptos Narrow" w:cs="Aptos Narrow"/>
                  <w:sz w:val="16"/>
                  <w:szCs w:val="16"/>
                </w:rPr>
                <w:t>On-premises Active Directory Domain Services, reached over ExpressRoute. Six domain controllers across the two data centers. The connectors bind domain services directly.</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A806760" w14:textId="77777777" w:rsidR="00E2415B" w:rsidRDefault="00E2415B">
            <w:pPr>
              <w:spacing w:line="215" w:lineRule="auto"/>
              <w:rPr>
                <w:ins w:id="1063" w:author="Galindo, George" w:date="2026-09-10T10:00:00Z" w16du:dateUtc="2026-09-10T17:00:00Z"/>
              </w:rPr>
            </w:pPr>
            <w:ins w:id="1064" w:author="Galindo, George" w:date="2026-09-10T10:00:00Z" w16du:dateUtc="2026-09-10T17:00:00Z">
              <w:r>
                <w:rPr>
                  <w:rFonts w:ascii="Aptos Narrow" w:eastAsia="Aptos Narrow" w:hAnsi="Aptos Narrow" w:cs="Aptos Narrow"/>
                  <w:sz w:val="16"/>
                  <w:szCs w:val="16"/>
                </w:rPr>
                <w:t>As production.</w:t>
              </w:r>
            </w:ins>
          </w:p>
        </w:tc>
      </w:tr>
      <w:tr w:rsidR="00E2415B" w14:paraId="0B00D396" w14:textId="77777777">
        <w:trPr>
          <w:ins w:id="1065"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1021DFA" w14:textId="77777777" w:rsidR="00E2415B" w:rsidRDefault="00E2415B">
            <w:pPr>
              <w:spacing w:line="215" w:lineRule="auto"/>
              <w:rPr>
                <w:ins w:id="1066" w:author="Galindo, George" w:date="2026-09-10T10:00:00Z" w16du:dateUtc="2026-09-10T17:00:00Z"/>
              </w:rPr>
            </w:pPr>
            <w:ins w:id="1067" w:author="Galindo, George" w:date="2026-09-10T10:00:00Z" w16du:dateUtc="2026-09-10T17:00:00Z">
              <w:r>
                <w:rPr>
                  <w:rFonts w:ascii="Aptos Narrow" w:eastAsia="Aptos Narrow" w:hAnsi="Aptos Narrow" w:cs="Aptos Narrow"/>
                  <w:sz w:val="16"/>
                  <w:szCs w:val="16"/>
                </w:rPr>
                <w:t>Application Authentication</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944BE3D" w14:textId="77777777" w:rsidR="00E2415B" w:rsidRDefault="00E2415B">
            <w:pPr>
              <w:spacing w:line="215" w:lineRule="auto"/>
              <w:rPr>
                <w:ins w:id="1068" w:author="Galindo, George" w:date="2026-09-10T10:00:00Z" w16du:dateUtc="2026-09-10T17:00:00Z"/>
              </w:rPr>
            </w:pPr>
            <w:ins w:id="1069" w:author="Galindo, George" w:date="2026-09-10T10:00:00Z" w16du:dateUtc="2026-09-10T17:00:00Z">
              <w:r>
                <w:rPr>
                  <w:rFonts w:ascii="Aptos Narrow" w:eastAsia="Aptos Narrow" w:hAnsi="Aptos Narrow" w:cs="Aptos Narrow"/>
                  <w:sz w:val="16"/>
                  <w:szCs w:val="16"/>
                </w:rPr>
                <w:t>Unchanged. Administrators authenticate to the CyberArk platform, which brokers the session. No new authentication method is introduced.</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D42E965" w14:textId="77777777" w:rsidR="00E2415B" w:rsidRDefault="00E2415B">
            <w:pPr>
              <w:spacing w:line="215" w:lineRule="auto"/>
              <w:rPr>
                <w:ins w:id="1070" w:author="Galindo, George" w:date="2026-09-10T10:00:00Z" w16du:dateUtc="2026-09-10T17:00:00Z"/>
              </w:rPr>
            </w:pPr>
            <w:ins w:id="1071" w:author="Galindo, George" w:date="2026-09-10T10:00:00Z" w16du:dateUtc="2026-09-10T17:00:00Z">
              <w:r>
                <w:rPr>
                  <w:rFonts w:ascii="Aptos Narrow" w:eastAsia="Aptos Narrow" w:hAnsi="Aptos Narrow" w:cs="Aptos Narrow"/>
                  <w:sz w:val="16"/>
                  <w:szCs w:val="16"/>
                </w:rPr>
                <w:t>As production.</w:t>
              </w:r>
            </w:ins>
          </w:p>
        </w:tc>
      </w:tr>
      <w:tr w:rsidR="00E2415B" w14:paraId="60D4316B" w14:textId="77777777">
        <w:trPr>
          <w:ins w:id="1072"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9C1D9C4" w14:textId="77777777" w:rsidR="00E2415B" w:rsidRDefault="00E2415B">
            <w:pPr>
              <w:spacing w:line="215" w:lineRule="auto"/>
              <w:rPr>
                <w:ins w:id="1073" w:author="Galindo, George" w:date="2026-09-10T10:00:00Z" w16du:dateUtc="2026-09-10T17:00:00Z"/>
              </w:rPr>
            </w:pPr>
            <w:ins w:id="1074" w:author="Galindo, George" w:date="2026-09-10T10:00:00Z" w16du:dateUtc="2026-09-10T17:00:00Z">
              <w:r>
                <w:rPr>
                  <w:rFonts w:ascii="Aptos Narrow" w:eastAsia="Aptos Narrow" w:hAnsi="Aptos Narrow" w:cs="Aptos Narrow"/>
                  <w:sz w:val="16"/>
                  <w:szCs w:val="16"/>
                </w:rPr>
                <w:t>Group-to-Role Mapping</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CCBF77D" w14:textId="77777777" w:rsidR="00E2415B" w:rsidRDefault="00E2415B">
            <w:pPr>
              <w:spacing w:line="215" w:lineRule="auto"/>
              <w:rPr>
                <w:ins w:id="1075" w:author="Galindo, George" w:date="2026-09-10T10:00:00Z" w16du:dateUtc="2026-09-10T17:00:00Z"/>
              </w:rPr>
            </w:pPr>
            <w:ins w:id="1076" w:author="Galindo, George" w:date="2026-09-10T10:00:00Z" w16du:dateUtc="2026-09-10T17:00:00Z">
              <w:r>
                <w:rPr>
                  <w:rFonts w:ascii="Aptos Narrow" w:eastAsia="Aptos Narrow" w:hAnsi="Aptos Narrow" w:cs="Aptos Narrow"/>
                  <w:sz w:val="16"/>
                  <w:szCs w:val="16"/>
                </w:rPr>
                <w:t>Unchanged. The Active Directory groups governing platform access are not affected by the connector build; access is granted at the platform, not at the connector.</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7E25499" w14:textId="77777777" w:rsidR="00E2415B" w:rsidRDefault="00E2415B">
            <w:pPr>
              <w:spacing w:line="215" w:lineRule="auto"/>
              <w:rPr>
                <w:ins w:id="1077" w:author="Galindo, George" w:date="2026-09-10T10:00:00Z" w16du:dateUtc="2026-09-10T17:00:00Z"/>
              </w:rPr>
            </w:pPr>
            <w:ins w:id="1078" w:author="Galindo, George" w:date="2026-09-10T10:00:00Z" w16du:dateUtc="2026-09-10T17:00:00Z">
              <w:r>
                <w:rPr>
                  <w:rFonts w:ascii="Aptos Narrow" w:eastAsia="Aptos Narrow" w:hAnsi="Aptos Narrow" w:cs="Aptos Narrow"/>
                  <w:sz w:val="16"/>
                  <w:szCs w:val="16"/>
                </w:rPr>
                <w:t>As production.</w:t>
              </w:r>
            </w:ins>
          </w:p>
        </w:tc>
      </w:tr>
      <w:tr w:rsidR="00E2415B" w14:paraId="5F7A68D4" w14:textId="77777777">
        <w:trPr>
          <w:ins w:id="1079"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778CCC8" w14:textId="77777777" w:rsidR="00E2415B" w:rsidRDefault="00E2415B">
            <w:pPr>
              <w:spacing w:line="215" w:lineRule="auto"/>
              <w:rPr>
                <w:ins w:id="1080" w:author="Galindo, George" w:date="2026-09-10T10:00:00Z" w16du:dateUtc="2026-09-10T17:00:00Z"/>
              </w:rPr>
            </w:pPr>
            <w:ins w:id="1081" w:author="Galindo, George" w:date="2026-09-10T10:00:00Z" w16du:dateUtc="2026-09-10T17:00:00Z">
              <w:r>
                <w:rPr>
                  <w:rFonts w:ascii="Aptos Narrow" w:eastAsia="Aptos Narrow" w:hAnsi="Aptos Narrow" w:cs="Aptos Narrow"/>
                  <w:sz w:val="16"/>
                  <w:szCs w:val="16"/>
                </w:rPr>
                <w:t>Azure Role Assignments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054F89D" w14:textId="77777777" w:rsidR="00E2415B" w:rsidRDefault="00E2415B">
            <w:pPr>
              <w:spacing w:line="215" w:lineRule="auto"/>
              <w:rPr>
                <w:ins w:id="1082" w:author="Galindo, George" w:date="2026-09-10T10:00:00Z" w16du:dateUtc="2026-09-10T17:00:00Z"/>
              </w:rPr>
            </w:pPr>
            <w:ins w:id="1083" w:author="Galindo, George" w:date="2026-09-10T10:00:00Z" w16du:dateUtc="2026-09-10T17:00:00Z">
              <w:r>
                <w:rPr>
                  <w:rFonts w:ascii="Aptos Narrow" w:eastAsia="Aptos Narrow" w:hAnsi="Aptos Narrow" w:cs="Aptos Narrow"/>
                  <w:sz w:val="16"/>
                  <w:szCs w:val="16"/>
                </w:rPr>
                <w:t>Workload team: Contributor within rg-sec-cyberark-prd. Platform team: Network Contributor at the network resource group. Security team: role assignment and privileged identity management at subscription scope. No standing Owner assignment.</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6D25E59" w14:textId="77777777" w:rsidR="00E2415B" w:rsidRDefault="00E2415B">
            <w:pPr>
              <w:spacing w:line="215" w:lineRule="auto"/>
              <w:rPr>
                <w:ins w:id="1084" w:author="Galindo, George" w:date="2026-09-10T10:00:00Z" w16du:dateUtc="2026-09-10T17:00:00Z"/>
              </w:rPr>
            </w:pPr>
            <w:ins w:id="1085" w:author="Galindo, George" w:date="2026-09-10T10:00:00Z" w16du:dateUtc="2026-09-10T17:00:00Z">
              <w:r>
                <w:rPr>
                  <w:rFonts w:ascii="Aptos Narrow" w:eastAsia="Aptos Narrow" w:hAnsi="Aptos Narrow" w:cs="Aptos Narrow"/>
                  <w:sz w:val="16"/>
                  <w:szCs w:val="16"/>
                </w:rPr>
                <w:t>As production.</w:t>
              </w:r>
            </w:ins>
          </w:p>
        </w:tc>
      </w:tr>
      <w:tr w:rsidR="00E2415B" w14:paraId="3313BE2C" w14:textId="77777777">
        <w:trPr>
          <w:ins w:id="1086"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61475D6" w14:textId="77777777" w:rsidR="00E2415B" w:rsidRDefault="00E2415B">
            <w:pPr>
              <w:spacing w:line="215" w:lineRule="auto"/>
              <w:rPr>
                <w:ins w:id="1087" w:author="Galindo, George" w:date="2026-09-10T10:00:00Z" w16du:dateUtc="2026-09-10T17:00:00Z"/>
              </w:rPr>
            </w:pPr>
            <w:ins w:id="1088" w:author="Galindo, George" w:date="2026-09-10T10:00:00Z" w16du:dateUtc="2026-09-10T17:00:00Z">
              <w:r>
                <w:rPr>
                  <w:rFonts w:ascii="Aptos Narrow" w:eastAsia="Aptos Narrow" w:hAnsi="Aptos Narrow" w:cs="Aptos Narrow"/>
                  <w:sz w:val="16"/>
                  <w:szCs w:val="16"/>
                </w:rPr>
                <w:t>Managed Identities</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9F9975E" w14:textId="77777777" w:rsidR="00E2415B" w:rsidRDefault="00E2415B">
            <w:pPr>
              <w:spacing w:line="215" w:lineRule="auto"/>
              <w:rPr>
                <w:ins w:id="1089" w:author="Galindo, George" w:date="2026-09-10T10:00:00Z" w16du:dateUtc="2026-09-10T17:00:00Z"/>
              </w:rPr>
            </w:pPr>
            <w:ins w:id="1090" w:author="Galindo, George" w:date="2026-09-10T10:00:00Z" w16du:dateUtc="2026-09-10T17:00:00Z">
              <w:r>
                <w:rPr>
                  <w:rFonts w:ascii="Aptos Narrow" w:eastAsia="Aptos Narrow" w:hAnsi="Aptos Narrow" w:cs="Aptos Narrow"/>
                  <w:sz w:val="16"/>
                  <w:szCs w:val="16"/>
                </w:rPr>
                <w:t>As required by the approved image and the platform agents. The CyberArk service accounts are not replaced by managed identities; the product authenticates to its own tenant.</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730B81B" w14:textId="77777777" w:rsidR="00E2415B" w:rsidRDefault="00E2415B">
            <w:pPr>
              <w:spacing w:line="215" w:lineRule="auto"/>
              <w:rPr>
                <w:ins w:id="1091" w:author="Galindo, George" w:date="2026-09-10T10:00:00Z" w16du:dateUtc="2026-09-10T17:00:00Z"/>
              </w:rPr>
            </w:pPr>
            <w:ins w:id="1092" w:author="Galindo, George" w:date="2026-09-10T10:00:00Z" w16du:dateUtc="2026-09-10T17:00:00Z">
              <w:r>
                <w:rPr>
                  <w:rFonts w:ascii="Aptos Narrow" w:eastAsia="Aptos Narrow" w:hAnsi="Aptos Narrow" w:cs="Aptos Narrow"/>
                  <w:sz w:val="16"/>
                  <w:szCs w:val="16"/>
                </w:rPr>
                <w:t>As production.</w:t>
              </w:r>
            </w:ins>
          </w:p>
        </w:tc>
      </w:tr>
      <w:tr w:rsidR="00E2415B" w14:paraId="0AE5D0CF" w14:textId="77777777">
        <w:trPr>
          <w:ins w:id="1093"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7737A13" w14:textId="77777777" w:rsidR="00E2415B" w:rsidRDefault="00E2415B">
            <w:pPr>
              <w:spacing w:line="215" w:lineRule="auto"/>
              <w:rPr>
                <w:ins w:id="1094" w:author="Galindo, George" w:date="2026-09-10T10:00:00Z" w16du:dateUtc="2026-09-10T17:00:00Z"/>
              </w:rPr>
            </w:pPr>
            <w:ins w:id="1095" w:author="Galindo, George" w:date="2026-09-10T10:00:00Z" w16du:dateUtc="2026-09-10T17:00:00Z">
              <w:r>
                <w:rPr>
                  <w:rFonts w:ascii="Aptos Narrow" w:eastAsia="Aptos Narrow" w:hAnsi="Aptos Narrow" w:cs="Aptos Narrow"/>
                  <w:sz w:val="16"/>
                  <w:szCs w:val="16"/>
                </w:rPr>
                <w:t>Service Accounts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41EE772" w14:textId="77777777" w:rsidR="00E2415B" w:rsidRDefault="00E2415B">
            <w:pPr>
              <w:spacing w:line="215" w:lineRule="auto"/>
              <w:rPr>
                <w:ins w:id="1096" w:author="Galindo, George" w:date="2026-09-10T10:00:00Z" w16du:dateUtc="2026-09-10T17:00:00Z"/>
              </w:rPr>
            </w:pPr>
            <w:ins w:id="1097" w:author="Galindo, George" w:date="2026-09-10T10:00:00Z" w16du:dateUtc="2026-09-10T17:00:00Z">
              <w:r>
                <w:rPr>
                  <w:rFonts w:ascii="Aptos Narrow" w:eastAsia="Aptos Narrow" w:hAnsi="Aptos Narrow" w:cs="Aptos Narrow"/>
                  <w:sz w:val="16"/>
                  <w:szCs w:val="16"/>
                </w:rPr>
                <w:t>The existing connector service accounts are reused rather than replaced, so safe permissions and audit history remain continuous. Credential custody, rotation owner and rotation interval are unchanged.</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0A1D142" w14:textId="77777777" w:rsidR="00E2415B" w:rsidRDefault="00E2415B">
            <w:pPr>
              <w:spacing w:line="215" w:lineRule="auto"/>
              <w:rPr>
                <w:ins w:id="1098" w:author="Galindo, George" w:date="2026-09-10T10:00:00Z" w16du:dateUtc="2026-09-10T17:00:00Z"/>
              </w:rPr>
            </w:pPr>
            <w:ins w:id="1099" w:author="Galindo, George" w:date="2026-09-10T10:00:00Z" w16du:dateUtc="2026-09-10T17:00:00Z">
              <w:r>
                <w:rPr>
                  <w:rFonts w:ascii="Aptos Narrow" w:eastAsia="Aptos Narrow" w:hAnsi="Aptos Narrow" w:cs="Aptos Narrow"/>
                  <w:sz w:val="16"/>
                  <w:szCs w:val="16"/>
                </w:rPr>
                <w:t>As production.</w:t>
              </w:r>
            </w:ins>
          </w:p>
        </w:tc>
      </w:tr>
      <w:tr w:rsidR="00E2415B" w14:paraId="6F5202CF" w14:textId="77777777">
        <w:trPr>
          <w:ins w:id="1100"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D88442E" w14:textId="77777777" w:rsidR="00E2415B" w:rsidRDefault="00E2415B">
            <w:pPr>
              <w:spacing w:line="215" w:lineRule="auto"/>
              <w:rPr>
                <w:ins w:id="1101" w:author="Galindo, George" w:date="2026-09-10T10:00:00Z" w16du:dateUtc="2026-09-10T17:00:00Z"/>
              </w:rPr>
            </w:pPr>
            <w:ins w:id="1102" w:author="Galindo, George" w:date="2026-09-10T10:00:00Z" w16du:dateUtc="2026-09-10T17:00:00Z">
              <w:r>
                <w:rPr>
                  <w:rFonts w:ascii="Aptos Narrow" w:eastAsia="Aptos Narrow" w:hAnsi="Aptos Narrow" w:cs="Aptos Narrow"/>
                  <w:sz w:val="16"/>
                  <w:szCs w:val="16"/>
                </w:rPr>
                <w:t>Secrets and Certificate Storage</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FAC6E47" w14:textId="77777777" w:rsidR="00E2415B" w:rsidRDefault="00E2415B">
            <w:pPr>
              <w:spacing w:line="215" w:lineRule="auto"/>
              <w:rPr>
                <w:ins w:id="1103" w:author="Galindo, George" w:date="2026-09-10T10:00:00Z" w16du:dateUtc="2026-09-10T17:00:00Z"/>
              </w:rPr>
            </w:pPr>
            <w:ins w:id="1104" w:author="Galindo, George" w:date="2026-09-10T10:00:00Z" w16du:dateUtc="2026-09-10T17:00:00Z">
              <w:r>
                <w:rPr>
                  <w:rFonts w:ascii="Aptos Narrow" w:eastAsia="Aptos Narrow" w:hAnsi="Aptos Narrow" w:cs="Aptos Narrow"/>
                  <w:sz w:val="16"/>
                  <w:szCs w:val="16"/>
                </w:rPr>
                <w:t>No workload secret is stored in Azure. The connector holds its registration credential locally as the product requires; all other credentials are held in the CyberArk vault.</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50F8443" w14:textId="77777777" w:rsidR="00E2415B" w:rsidRDefault="00E2415B">
            <w:pPr>
              <w:spacing w:line="215" w:lineRule="auto"/>
              <w:rPr>
                <w:ins w:id="1105" w:author="Galindo, George" w:date="2026-09-10T10:00:00Z" w16du:dateUtc="2026-09-10T17:00:00Z"/>
              </w:rPr>
            </w:pPr>
            <w:ins w:id="1106" w:author="Galindo, George" w:date="2026-09-10T10:00:00Z" w16du:dateUtc="2026-09-10T17:00:00Z">
              <w:r>
                <w:rPr>
                  <w:rFonts w:ascii="Aptos Narrow" w:eastAsia="Aptos Narrow" w:hAnsi="Aptos Narrow" w:cs="Aptos Narrow"/>
                  <w:sz w:val="16"/>
                  <w:szCs w:val="16"/>
                </w:rPr>
                <w:t>As production.</w:t>
              </w:r>
            </w:ins>
          </w:p>
        </w:tc>
      </w:tr>
      <w:tr w:rsidR="00E2415B" w14:paraId="06A56941" w14:textId="77777777">
        <w:trPr>
          <w:ins w:id="1107"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842C4CC" w14:textId="77777777" w:rsidR="00E2415B" w:rsidRDefault="00E2415B">
            <w:pPr>
              <w:spacing w:line="215" w:lineRule="auto"/>
              <w:rPr>
                <w:ins w:id="1108" w:author="Galindo, George" w:date="2026-09-10T10:00:00Z" w16du:dateUtc="2026-09-10T17:00:00Z"/>
              </w:rPr>
            </w:pPr>
            <w:ins w:id="1109" w:author="Galindo, George" w:date="2026-09-10T10:00:00Z" w16du:dateUtc="2026-09-10T17:00:00Z">
              <w:r>
                <w:rPr>
                  <w:rFonts w:ascii="Aptos Narrow" w:eastAsia="Aptos Narrow" w:hAnsi="Aptos Narrow" w:cs="Aptos Narrow"/>
                  <w:sz w:val="16"/>
                  <w:szCs w:val="16"/>
                </w:rPr>
                <w:t>Privileged Access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4849ADA" w14:textId="77777777" w:rsidR="00E2415B" w:rsidRDefault="00E2415B">
            <w:pPr>
              <w:spacing w:line="215" w:lineRule="auto"/>
              <w:rPr>
                <w:ins w:id="1110" w:author="Galindo, George" w:date="2026-09-10T10:00:00Z" w16du:dateUtc="2026-09-10T17:00:00Z"/>
              </w:rPr>
            </w:pPr>
            <w:ins w:id="1111" w:author="Galindo, George" w:date="2026-09-10T10:00:00Z" w16du:dateUtc="2026-09-10T17:00:00Z">
              <w:r>
                <w:rPr>
                  <w:rFonts w:ascii="Aptos Narrow" w:eastAsia="Aptos Narrow" w:hAnsi="Aptos Narrow" w:cs="Aptos Narrow"/>
                  <w:sz w:val="16"/>
                  <w:szCs w:val="16"/>
                </w:rPr>
                <w:t>Administrative access to the connector operating system is through Azure Bastion only. No connector holds a public address, and direct management port access from the internet is blocked by policy. Elevation follows the existing privileged identity management model.</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E3587BF" w14:textId="77777777" w:rsidR="00E2415B" w:rsidRDefault="00E2415B">
            <w:pPr>
              <w:spacing w:line="215" w:lineRule="auto"/>
              <w:rPr>
                <w:ins w:id="1112" w:author="Galindo, George" w:date="2026-09-10T10:00:00Z" w16du:dateUtc="2026-09-10T17:00:00Z"/>
              </w:rPr>
            </w:pPr>
            <w:ins w:id="1113" w:author="Galindo, George" w:date="2026-09-10T10:00:00Z" w16du:dateUtc="2026-09-10T17:00:00Z">
              <w:r>
                <w:rPr>
                  <w:rFonts w:ascii="Aptos Narrow" w:eastAsia="Aptos Narrow" w:hAnsi="Aptos Narrow" w:cs="Aptos Narrow"/>
                  <w:sz w:val="16"/>
                  <w:szCs w:val="16"/>
                </w:rPr>
                <w:t>As production.</w:t>
              </w:r>
            </w:ins>
          </w:p>
        </w:tc>
      </w:tr>
      <w:tr w:rsidR="00E2415B" w14:paraId="67B9BB35" w14:textId="77777777">
        <w:trPr>
          <w:ins w:id="1114"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2C3A54D" w14:textId="77777777" w:rsidR="00E2415B" w:rsidRDefault="00E2415B">
            <w:pPr>
              <w:spacing w:line="215" w:lineRule="auto"/>
              <w:rPr>
                <w:ins w:id="1115" w:author="Galindo, George" w:date="2026-09-10T10:00:00Z" w16du:dateUtc="2026-09-10T17:00:00Z"/>
              </w:rPr>
            </w:pPr>
            <w:ins w:id="1116" w:author="Galindo, George" w:date="2026-09-10T10:00:00Z" w16du:dateUtc="2026-09-10T17:00:00Z">
              <w:r>
                <w:rPr>
                  <w:rFonts w:ascii="Aptos Narrow" w:eastAsia="Aptos Narrow" w:hAnsi="Aptos Narrow" w:cs="Aptos Narrow"/>
                  <w:sz w:val="16"/>
                  <w:szCs w:val="16"/>
                </w:rPr>
                <w:t>Break-Glass Access</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6A947C5" w14:textId="77777777" w:rsidR="00E2415B" w:rsidRDefault="00E2415B">
            <w:pPr>
              <w:spacing w:line="215" w:lineRule="auto"/>
              <w:rPr>
                <w:ins w:id="1117" w:author="Galindo, George" w:date="2026-09-10T10:00:00Z" w16du:dateUtc="2026-09-10T17:00:00Z"/>
              </w:rPr>
            </w:pPr>
            <w:ins w:id="1118" w:author="Galindo, George" w:date="2026-09-10T10:00:00Z" w16du:dateUtc="2026-09-10T17:00:00Z">
              <w:r>
                <w:rPr>
                  <w:rFonts w:ascii="Aptos Narrow" w:eastAsia="Aptos Narrow" w:hAnsi="Aptos Narrow" w:cs="Aptos Narrow"/>
                  <w:sz w:val="16"/>
                  <w:szCs w:val="16"/>
                </w:rPr>
                <w:t>Covered by the existing conditional access policy. No workload-specific break-glass account is created.</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73357BC" w14:textId="77777777" w:rsidR="00E2415B" w:rsidRDefault="00E2415B">
            <w:pPr>
              <w:spacing w:line="215" w:lineRule="auto"/>
              <w:rPr>
                <w:ins w:id="1119" w:author="Galindo, George" w:date="2026-09-10T10:00:00Z" w16du:dateUtc="2026-09-10T17:00:00Z"/>
              </w:rPr>
            </w:pPr>
            <w:ins w:id="1120" w:author="Galindo, George" w:date="2026-09-10T10:00:00Z" w16du:dateUtc="2026-09-10T17:00:00Z">
              <w:r>
                <w:rPr>
                  <w:rFonts w:ascii="Aptos Narrow" w:eastAsia="Aptos Narrow" w:hAnsi="Aptos Narrow" w:cs="Aptos Narrow"/>
                  <w:sz w:val="16"/>
                  <w:szCs w:val="16"/>
                </w:rPr>
                <w:t>As production.</w:t>
              </w:r>
            </w:ins>
          </w:p>
        </w:tc>
      </w:tr>
      <w:tr w:rsidR="00E2415B" w14:paraId="7F3AB5AE" w14:textId="77777777">
        <w:trPr>
          <w:ins w:id="1121"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B4FE061" w14:textId="77777777" w:rsidR="00E2415B" w:rsidRDefault="00E2415B">
            <w:pPr>
              <w:spacing w:line="215" w:lineRule="auto"/>
              <w:rPr>
                <w:ins w:id="1122" w:author="Galindo, George" w:date="2026-09-10T10:00:00Z" w16du:dateUtc="2026-09-10T17:00:00Z"/>
              </w:rPr>
            </w:pPr>
            <w:ins w:id="1123" w:author="Galindo, George" w:date="2026-09-10T10:00:00Z" w16du:dateUtc="2026-09-10T17:00:00Z">
              <w:r>
                <w:rPr>
                  <w:rFonts w:ascii="Aptos Narrow" w:eastAsia="Aptos Narrow" w:hAnsi="Aptos Narrow" w:cs="Aptos Narrow"/>
                  <w:sz w:val="16"/>
                  <w:szCs w:val="16"/>
                </w:rPr>
                <w:t>Programmatic Access Paths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25FDA4F" w14:textId="77777777" w:rsidR="00E2415B" w:rsidRDefault="00E2415B">
            <w:pPr>
              <w:spacing w:line="215" w:lineRule="auto"/>
              <w:rPr>
                <w:ins w:id="1124" w:author="Galindo, George" w:date="2026-09-10T10:00:00Z" w16du:dateUtc="2026-09-10T17:00:00Z"/>
              </w:rPr>
            </w:pPr>
            <w:ins w:id="1125" w:author="Galindo, George" w:date="2026-09-10T10:00:00Z" w16du:dateUtc="2026-09-10T17:00:00Z">
              <w:r>
                <w:rPr>
                  <w:rFonts w:ascii="Aptos Narrow" w:eastAsia="Aptos Narrow" w:hAnsi="Aptos Narrow" w:cs="Aptos Narrow"/>
                  <w:sz w:val="16"/>
                  <w:szCs w:val="16"/>
                </w:rPr>
                <w:t>The identity connector binds the directory for the platform. The dynamic access connector is carried forward with its existing target inventory and policies.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246BFD8" w14:textId="77777777" w:rsidR="00E2415B" w:rsidRDefault="00E2415B">
            <w:pPr>
              <w:spacing w:line="215" w:lineRule="auto"/>
              <w:rPr>
                <w:ins w:id="1126" w:author="Galindo, George" w:date="2026-09-10T10:00:00Z" w16du:dateUtc="2026-09-10T17:00:00Z"/>
              </w:rPr>
            </w:pPr>
            <w:ins w:id="1127" w:author="Galindo, George" w:date="2026-09-10T10:00:00Z" w16du:dateUtc="2026-09-10T17:00:00Z">
              <w:r>
                <w:rPr>
                  <w:rFonts w:ascii="Aptos Narrow" w:eastAsia="Aptos Narrow" w:hAnsi="Aptos Narrow" w:cs="Aptos Narrow"/>
                  <w:sz w:val="16"/>
                  <w:szCs w:val="16"/>
                </w:rPr>
                <w:t>As production.</w:t>
              </w:r>
            </w:ins>
          </w:p>
        </w:tc>
      </w:tr>
    </w:tbl>
    <w:p w14:paraId="0A58C9DA" w14:textId="77777777" w:rsidR="00E2415B" w:rsidRDefault="00E2415B" w:rsidP="00E2415B">
      <w:pPr>
        <w:spacing w:before="40" w:after="150"/>
        <w:rPr>
          <w:ins w:id="1128" w:author="Galindo, George" w:date="2026-09-10T10:00:00Z" w16du:dateUtc="2026-09-10T17:00:00Z"/>
        </w:rPr>
      </w:pPr>
      <w:ins w:id="1129" w:author="Galindo, George" w:date="2026-09-10T10:00:00Z" w16du:dateUtc="2026-09-10T17:00:00Z">
        <w:r>
          <w:rPr>
            <w:rFonts w:ascii="Aptos" w:eastAsia="Aptos" w:hAnsi="Aptos" w:cs="Aptos"/>
            <w:i/>
            <w:iCs/>
            <w:color w:val="595959"/>
            <w:sz w:val="15"/>
            <w:szCs w:val="15"/>
          </w:rPr>
          <w:t>Table 5.7: Identity and access</w:t>
        </w:r>
      </w:ins>
    </w:p>
    <w:p w14:paraId="0B446A91" w14:textId="77777777" w:rsidR="00E2415B" w:rsidRDefault="00E2415B" w:rsidP="00E2415B">
      <w:pPr>
        <w:pStyle w:val="Heading2"/>
        <w:spacing w:before="170" w:after="90"/>
        <w:rPr>
          <w:ins w:id="1130" w:author="Galindo, George" w:date="2026-09-10T10:00:00Z" w16du:dateUtc="2026-09-10T17:00:00Z"/>
        </w:rPr>
      </w:pPr>
      <w:ins w:id="1131" w:author="Galindo, George" w:date="2026-09-10T10:00:00Z" w16du:dateUtc="2026-09-10T17:00:00Z">
        <w:r>
          <w:rPr>
            <w:rFonts w:ascii="Aptos" w:eastAsia="Aptos" w:hAnsi="Aptos" w:cs="Aptos"/>
            <w:color w:val="2E5496"/>
            <w:sz w:val="21"/>
            <w:szCs w:val="21"/>
          </w:rPr>
          <w:t>5.8  Security and Compliance</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24914812" w14:textId="77777777">
        <w:trPr>
          <w:tblHeader/>
          <w:ins w:id="1132"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5AB90342" w14:textId="77777777" w:rsidR="00E2415B" w:rsidRDefault="00E2415B">
            <w:pPr>
              <w:spacing w:line="215" w:lineRule="auto"/>
              <w:rPr>
                <w:ins w:id="1133" w:author="Galindo, George" w:date="2026-09-10T10:00:00Z" w16du:dateUtc="2026-09-10T17:00:00Z"/>
              </w:rPr>
            </w:pPr>
            <w:ins w:id="1134" w:author="Galindo, George" w:date="2026-09-10T10:00:00Z" w16du:dateUtc="2026-09-10T17:00:00Z">
              <w:r>
                <w:rPr>
                  <w:rFonts w:ascii="Aptos Narrow" w:eastAsia="Aptos Narrow" w:hAnsi="Aptos Narrow" w:cs="Aptos Narrow"/>
                  <w:b/>
                  <w:bCs/>
                  <w:sz w:val="16"/>
                  <w:szCs w:val="16"/>
                </w:rPr>
                <w:t>Field</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6BED8DE" w14:textId="77777777" w:rsidR="00E2415B" w:rsidRDefault="00E2415B">
            <w:pPr>
              <w:spacing w:line="215" w:lineRule="auto"/>
              <w:rPr>
                <w:ins w:id="1135" w:author="Galindo, George" w:date="2026-09-10T10:00:00Z" w16du:dateUtc="2026-09-10T17:00:00Z"/>
              </w:rPr>
            </w:pPr>
            <w:ins w:id="1136" w:author="Galindo, George" w:date="2026-09-10T10:00:00Z" w16du:dateUtc="2026-09-10T17:00:00Z">
              <w:r>
                <w:rPr>
                  <w:rFonts w:ascii="Aptos Narrow" w:eastAsia="Aptos Narrow" w:hAnsi="Aptos Narrow" w:cs="Aptos Narrow"/>
                  <w:b/>
                  <w:bCs/>
                  <w:sz w:val="16"/>
                  <w:szCs w:val="16"/>
                </w:rPr>
                <w:t>Production</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6292609D" w14:textId="77777777" w:rsidR="00E2415B" w:rsidRDefault="00E2415B">
            <w:pPr>
              <w:spacing w:line="215" w:lineRule="auto"/>
              <w:rPr>
                <w:ins w:id="1137" w:author="Galindo, George" w:date="2026-09-10T10:00:00Z" w16du:dateUtc="2026-09-10T17:00:00Z"/>
              </w:rPr>
            </w:pPr>
            <w:ins w:id="1138" w:author="Galindo, George" w:date="2026-09-10T10:00:00Z" w16du:dateUtc="2026-09-10T17:00:00Z">
              <w:r>
                <w:rPr>
                  <w:rFonts w:ascii="Aptos Narrow" w:eastAsia="Aptos Narrow" w:hAnsi="Aptos Narrow" w:cs="Aptos Narrow"/>
                  <w:b/>
                  <w:bCs/>
                  <w:sz w:val="16"/>
                  <w:szCs w:val="16"/>
                </w:rPr>
                <w:t>Non-production</w:t>
              </w:r>
            </w:ins>
          </w:p>
        </w:tc>
      </w:tr>
      <w:tr w:rsidR="00E2415B" w14:paraId="745808DD" w14:textId="77777777">
        <w:trPr>
          <w:ins w:id="1139"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48696A1" w14:textId="77777777" w:rsidR="00E2415B" w:rsidRDefault="00E2415B">
            <w:pPr>
              <w:spacing w:line="215" w:lineRule="auto"/>
              <w:rPr>
                <w:ins w:id="1140" w:author="Galindo, George" w:date="2026-09-10T10:00:00Z" w16du:dateUtc="2026-09-10T17:00:00Z"/>
              </w:rPr>
            </w:pPr>
            <w:ins w:id="1141" w:author="Galindo, George" w:date="2026-09-10T10:00:00Z" w16du:dateUtc="2026-09-10T17:00:00Z">
              <w:r>
                <w:rPr>
                  <w:rFonts w:ascii="Aptos Narrow" w:eastAsia="Aptos Narrow" w:hAnsi="Aptos Narrow" w:cs="Aptos Narrow"/>
                  <w:sz w:val="16"/>
                  <w:szCs w:val="16"/>
                </w:rPr>
                <w:t>Cloud Security Posture</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A4D9240" w14:textId="77777777" w:rsidR="00E2415B" w:rsidRDefault="00E2415B">
            <w:pPr>
              <w:spacing w:line="215" w:lineRule="auto"/>
              <w:rPr>
                <w:ins w:id="1142" w:author="Galindo, George" w:date="2026-09-10T10:00:00Z" w16du:dateUtc="2026-09-10T17:00:00Z"/>
              </w:rPr>
            </w:pPr>
            <w:ins w:id="1143" w:author="Galindo, George" w:date="2026-09-10T10:00:00Z" w16du:dateUtc="2026-09-10T17:00:00Z">
              <w:r>
                <w:rPr>
                  <w:rFonts w:ascii="Aptos Narrow" w:eastAsia="Aptos Narrow" w:hAnsi="Aptos Narrow" w:cs="Aptos Narrow"/>
                  <w:sz w:val="16"/>
                  <w:szCs w:val="16"/>
                </w:rPr>
                <w:t>Microsoft Defender for Cloud, applied at the tenant root. Aqua cloud security posture management operates estate-wide.</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CF09384" w14:textId="77777777" w:rsidR="00E2415B" w:rsidRDefault="00E2415B">
            <w:pPr>
              <w:spacing w:line="215" w:lineRule="auto"/>
              <w:rPr>
                <w:ins w:id="1144" w:author="Galindo, George" w:date="2026-09-10T10:00:00Z" w16du:dateUtc="2026-09-10T17:00:00Z"/>
              </w:rPr>
            </w:pPr>
            <w:ins w:id="1145" w:author="Galindo, George" w:date="2026-09-10T10:00:00Z" w16du:dateUtc="2026-09-10T17:00:00Z">
              <w:r>
                <w:rPr>
                  <w:rFonts w:ascii="Aptos Narrow" w:eastAsia="Aptos Narrow" w:hAnsi="Aptos Narrow" w:cs="Aptos Narrow"/>
                  <w:sz w:val="16"/>
                  <w:szCs w:val="16"/>
                </w:rPr>
                <w:t>As production.</w:t>
              </w:r>
            </w:ins>
          </w:p>
        </w:tc>
      </w:tr>
      <w:tr w:rsidR="00E2415B" w14:paraId="03874A90" w14:textId="77777777">
        <w:trPr>
          <w:ins w:id="1146"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0590549" w14:textId="77777777" w:rsidR="00E2415B" w:rsidRDefault="00E2415B">
            <w:pPr>
              <w:spacing w:line="215" w:lineRule="auto"/>
              <w:rPr>
                <w:ins w:id="1147" w:author="Galindo, George" w:date="2026-09-10T10:00:00Z" w16du:dateUtc="2026-09-10T17:00:00Z"/>
              </w:rPr>
            </w:pPr>
            <w:ins w:id="1148" w:author="Galindo, George" w:date="2026-09-10T10:00:00Z" w16du:dateUtc="2026-09-10T17:00:00Z">
              <w:r>
                <w:rPr>
                  <w:rFonts w:ascii="Aptos Narrow" w:eastAsia="Aptos Narrow" w:hAnsi="Aptos Narrow" w:cs="Aptos Narrow"/>
                  <w:sz w:val="16"/>
                  <w:szCs w:val="16"/>
                </w:rPr>
                <w:t>Endpoint Protection</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22CBD3A" w14:textId="77777777" w:rsidR="00E2415B" w:rsidRDefault="00E2415B">
            <w:pPr>
              <w:spacing w:line="215" w:lineRule="auto"/>
              <w:rPr>
                <w:ins w:id="1149" w:author="Galindo, George" w:date="2026-09-10T10:00:00Z" w16du:dateUtc="2026-09-10T17:00:00Z"/>
              </w:rPr>
            </w:pPr>
            <w:ins w:id="1150" w:author="Galindo, George" w:date="2026-09-10T10:00:00Z" w16du:dateUtc="2026-09-10T17:00:00Z">
              <w:r>
                <w:rPr>
                  <w:rFonts w:ascii="Aptos Narrow" w:eastAsia="Aptos Narrow" w:hAnsi="Aptos Narrow" w:cs="Aptos Narrow"/>
                  <w:sz w:val="16"/>
                  <w:szCs w:val="16"/>
                </w:rPr>
                <w:t>Carried by the approved image. Reports outbound on TCP 443 through the hub firewall.</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9642FB7" w14:textId="77777777" w:rsidR="00E2415B" w:rsidRDefault="00E2415B">
            <w:pPr>
              <w:spacing w:line="215" w:lineRule="auto"/>
              <w:rPr>
                <w:ins w:id="1151" w:author="Galindo, George" w:date="2026-09-10T10:00:00Z" w16du:dateUtc="2026-09-10T17:00:00Z"/>
              </w:rPr>
            </w:pPr>
            <w:ins w:id="1152" w:author="Galindo, George" w:date="2026-09-10T10:00:00Z" w16du:dateUtc="2026-09-10T17:00:00Z">
              <w:r>
                <w:rPr>
                  <w:rFonts w:ascii="Aptos Narrow" w:eastAsia="Aptos Narrow" w:hAnsi="Aptos Narrow" w:cs="Aptos Narrow"/>
                  <w:sz w:val="16"/>
                  <w:szCs w:val="16"/>
                </w:rPr>
                <w:t>As production.</w:t>
              </w:r>
            </w:ins>
          </w:p>
        </w:tc>
      </w:tr>
      <w:tr w:rsidR="00E2415B" w14:paraId="603E7CF3" w14:textId="77777777">
        <w:trPr>
          <w:ins w:id="1153"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84429EF" w14:textId="77777777" w:rsidR="00E2415B" w:rsidRDefault="00E2415B">
            <w:pPr>
              <w:spacing w:line="215" w:lineRule="auto"/>
              <w:rPr>
                <w:ins w:id="1154" w:author="Galindo, George" w:date="2026-09-10T10:00:00Z" w16du:dateUtc="2026-09-10T17:00:00Z"/>
              </w:rPr>
            </w:pPr>
            <w:ins w:id="1155" w:author="Galindo, George" w:date="2026-09-10T10:00:00Z" w16du:dateUtc="2026-09-10T17:00:00Z">
              <w:r>
                <w:rPr>
                  <w:rFonts w:ascii="Aptos Narrow" w:eastAsia="Aptos Narrow" w:hAnsi="Aptos Narrow" w:cs="Aptos Narrow"/>
                  <w:sz w:val="16"/>
                  <w:szCs w:val="16"/>
                </w:rPr>
                <w:lastRenderedPageBreak/>
                <w:t>Encryption at Rest</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A09BBCB" w14:textId="77777777" w:rsidR="00E2415B" w:rsidRDefault="00E2415B">
            <w:pPr>
              <w:spacing w:line="215" w:lineRule="auto"/>
              <w:rPr>
                <w:ins w:id="1156" w:author="Galindo, George" w:date="2026-09-10T10:00:00Z" w16du:dateUtc="2026-09-10T17:00:00Z"/>
              </w:rPr>
            </w:pPr>
            <w:ins w:id="1157" w:author="Galindo, George" w:date="2026-09-10T10:00:00Z" w16du:dateUtc="2026-09-10T17:00:00Z">
              <w:r>
                <w:rPr>
                  <w:rFonts w:ascii="Aptos Narrow" w:eastAsia="Aptos Narrow" w:hAnsi="Aptos Narrow" w:cs="Aptos Narrow"/>
                  <w:sz w:val="16"/>
                  <w:szCs w:val="16"/>
                </w:rPr>
                <w:t>Platform-managed keys. The connectors hold no persistent sensitive data.</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2765243" w14:textId="77777777" w:rsidR="00E2415B" w:rsidRDefault="00E2415B">
            <w:pPr>
              <w:spacing w:line="215" w:lineRule="auto"/>
              <w:rPr>
                <w:ins w:id="1158" w:author="Galindo, George" w:date="2026-09-10T10:00:00Z" w16du:dateUtc="2026-09-10T17:00:00Z"/>
              </w:rPr>
            </w:pPr>
            <w:ins w:id="1159" w:author="Galindo, George" w:date="2026-09-10T10:00:00Z" w16du:dateUtc="2026-09-10T17:00:00Z">
              <w:r>
                <w:rPr>
                  <w:rFonts w:ascii="Aptos Narrow" w:eastAsia="Aptos Narrow" w:hAnsi="Aptos Narrow" w:cs="Aptos Narrow"/>
                  <w:sz w:val="16"/>
                  <w:szCs w:val="16"/>
                </w:rPr>
                <w:t>As production.</w:t>
              </w:r>
            </w:ins>
          </w:p>
        </w:tc>
      </w:tr>
      <w:tr w:rsidR="00E2415B" w14:paraId="158C4AD3" w14:textId="77777777">
        <w:trPr>
          <w:ins w:id="1160"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84C6159" w14:textId="77777777" w:rsidR="00E2415B" w:rsidRDefault="00E2415B">
            <w:pPr>
              <w:spacing w:line="215" w:lineRule="auto"/>
              <w:rPr>
                <w:ins w:id="1161" w:author="Galindo, George" w:date="2026-09-10T10:00:00Z" w16du:dateUtc="2026-09-10T17:00:00Z"/>
              </w:rPr>
            </w:pPr>
            <w:ins w:id="1162" w:author="Galindo, George" w:date="2026-09-10T10:00:00Z" w16du:dateUtc="2026-09-10T17:00:00Z">
              <w:r>
                <w:rPr>
                  <w:rFonts w:ascii="Aptos Narrow" w:eastAsia="Aptos Narrow" w:hAnsi="Aptos Narrow" w:cs="Aptos Narrow"/>
                  <w:sz w:val="16"/>
                  <w:szCs w:val="16"/>
                </w:rPr>
                <w:t>Encryption in Transit</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53F82D4" w14:textId="77777777" w:rsidR="00E2415B" w:rsidRDefault="00E2415B">
            <w:pPr>
              <w:spacing w:line="215" w:lineRule="auto"/>
              <w:rPr>
                <w:ins w:id="1163" w:author="Galindo, George" w:date="2026-09-10T10:00:00Z" w16du:dateUtc="2026-09-10T17:00:00Z"/>
              </w:rPr>
            </w:pPr>
            <w:ins w:id="1164" w:author="Galindo, George" w:date="2026-09-10T10:00:00Z" w16du:dateUtc="2026-09-10T17:00:00Z">
              <w:r>
                <w:rPr>
                  <w:rFonts w:ascii="Aptos Narrow" w:eastAsia="Aptos Narrow" w:hAnsi="Aptos Narrow" w:cs="Aptos Narrow"/>
                  <w:sz w:val="16"/>
                  <w:szCs w:val="16"/>
                </w:rPr>
                <w:t>All traffic is encrypted in transit: session brokering on TCP 3389, tenant traffic on TCP 443, vault protocol on TCP 1858 and directory traffic over the standard signed channels.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08ABD47" w14:textId="77777777" w:rsidR="00E2415B" w:rsidRDefault="00E2415B">
            <w:pPr>
              <w:spacing w:line="215" w:lineRule="auto"/>
              <w:rPr>
                <w:ins w:id="1165" w:author="Galindo, George" w:date="2026-09-10T10:00:00Z" w16du:dateUtc="2026-09-10T17:00:00Z"/>
              </w:rPr>
            </w:pPr>
            <w:ins w:id="1166" w:author="Galindo, George" w:date="2026-09-10T10:00:00Z" w16du:dateUtc="2026-09-10T17:00:00Z">
              <w:r>
                <w:rPr>
                  <w:rFonts w:ascii="Aptos Narrow" w:eastAsia="Aptos Narrow" w:hAnsi="Aptos Narrow" w:cs="Aptos Narrow"/>
                  <w:sz w:val="16"/>
                  <w:szCs w:val="16"/>
                </w:rPr>
                <w:t>As production.</w:t>
              </w:r>
            </w:ins>
          </w:p>
        </w:tc>
      </w:tr>
      <w:tr w:rsidR="00E2415B" w14:paraId="7899FE95" w14:textId="77777777">
        <w:trPr>
          <w:ins w:id="1167"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21F4836" w14:textId="77777777" w:rsidR="00E2415B" w:rsidRDefault="00E2415B">
            <w:pPr>
              <w:spacing w:line="215" w:lineRule="auto"/>
              <w:rPr>
                <w:ins w:id="1168" w:author="Galindo, George" w:date="2026-09-10T10:00:00Z" w16du:dateUtc="2026-09-10T17:00:00Z"/>
              </w:rPr>
            </w:pPr>
            <w:ins w:id="1169" w:author="Galindo, George" w:date="2026-09-10T10:00:00Z" w16du:dateUtc="2026-09-10T17:00:00Z">
              <w:r>
                <w:rPr>
                  <w:rFonts w:ascii="Aptos Narrow" w:eastAsia="Aptos Narrow" w:hAnsi="Aptos Narrow" w:cs="Aptos Narrow"/>
                  <w:sz w:val="16"/>
                  <w:szCs w:val="16"/>
                </w:rPr>
                <w:t>Security Log Collection</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5220500" w14:textId="77777777" w:rsidR="00E2415B" w:rsidRDefault="00E2415B">
            <w:pPr>
              <w:spacing w:line="215" w:lineRule="auto"/>
              <w:rPr>
                <w:ins w:id="1170" w:author="Galindo, George" w:date="2026-09-10T10:00:00Z" w16du:dateUtc="2026-09-10T17:00:00Z"/>
              </w:rPr>
            </w:pPr>
            <w:ins w:id="1171" w:author="Galindo, George" w:date="2026-09-10T10:00:00Z" w16du:dateUtc="2026-09-10T17:00:00Z">
              <w:r>
                <w:rPr>
                  <w:rFonts w:ascii="Aptos Narrow" w:eastAsia="Aptos Narrow" w:hAnsi="Aptos Narrow" w:cs="Aptos Narrow"/>
                  <w:sz w:val="16"/>
                  <w:szCs w:val="16"/>
                </w:rPr>
                <w:t>Operating system and application logs are forwarded to the four log platform indexers on TCP 9998, with management on TCP 8089. Platform diagnostics are collected to the platform workspace by policy. Session recordings are held in the CyberArk tenant.</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526B27B" w14:textId="77777777" w:rsidR="00E2415B" w:rsidRDefault="00E2415B">
            <w:pPr>
              <w:spacing w:line="215" w:lineRule="auto"/>
              <w:rPr>
                <w:ins w:id="1172" w:author="Galindo, George" w:date="2026-09-10T10:00:00Z" w16du:dateUtc="2026-09-10T17:00:00Z"/>
              </w:rPr>
            </w:pPr>
            <w:ins w:id="1173" w:author="Galindo, George" w:date="2026-09-10T10:00:00Z" w16du:dateUtc="2026-09-10T17:00:00Z">
              <w:r>
                <w:rPr>
                  <w:rFonts w:ascii="Aptos Narrow" w:eastAsia="Aptos Narrow" w:hAnsi="Aptos Narrow" w:cs="Aptos Narrow"/>
                  <w:sz w:val="16"/>
                  <w:szCs w:val="16"/>
                </w:rPr>
                <w:t>As production.</w:t>
              </w:r>
            </w:ins>
          </w:p>
        </w:tc>
      </w:tr>
      <w:tr w:rsidR="00E2415B" w14:paraId="43C51465" w14:textId="77777777">
        <w:trPr>
          <w:ins w:id="1174"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6C89B88" w14:textId="77777777" w:rsidR="00E2415B" w:rsidRDefault="00E2415B">
            <w:pPr>
              <w:spacing w:line="215" w:lineRule="auto"/>
              <w:rPr>
                <w:ins w:id="1175" w:author="Galindo, George" w:date="2026-09-10T10:00:00Z" w16du:dateUtc="2026-09-10T17:00:00Z"/>
              </w:rPr>
            </w:pPr>
            <w:ins w:id="1176" w:author="Galindo, George" w:date="2026-09-10T10:00:00Z" w16du:dateUtc="2026-09-10T17:00:00Z">
              <w:r>
                <w:rPr>
                  <w:rFonts w:ascii="Aptos Narrow" w:eastAsia="Aptos Narrow" w:hAnsi="Aptos Narrow" w:cs="Aptos Narrow"/>
                  <w:sz w:val="16"/>
                  <w:szCs w:val="16"/>
                </w:rPr>
                <w:t>Vulnerability Management</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9037E8F" w14:textId="77777777" w:rsidR="00E2415B" w:rsidRDefault="00E2415B">
            <w:pPr>
              <w:spacing w:line="215" w:lineRule="auto"/>
              <w:rPr>
                <w:ins w:id="1177" w:author="Galindo, George" w:date="2026-09-10T10:00:00Z" w16du:dateUtc="2026-09-10T17:00:00Z"/>
              </w:rPr>
            </w:pPr>
            <w:ins w:id="1178" w:author="Galindo, George" w:date="2026-09-10T10:00:00Z" w16du:dateUtc="2026-09-10T17:00:00Z">
              <w:r>
                <w:rPr>
                  <w:rFonts w:ascii="Aptos Narrow" w:eastAsia="Aptos Narrow" w:hAnsi="Aptos Narrow" w:cs="Aptos Narrow"/>
                  <w:sz w:val="16"/>
                  <w:szCs w:val="16"/>
                </w:rPr>
                <w:t>Carried by the approved image, under the existing scanning cadence, remediation ownership and remediation window by severity.</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61AF8BC" w14:textId="77777777" w:rsidR="00E2415B" w:rsidRDefault="00E2415B">
            <w:pPr>
              <w:spacing w:line="215" w:lineRule="auto"/>
              <w:rPr>
                <w:ins w:id="1179" w:author="Galindo, George" w:date="2026-09-10T10:00:00Z" w16du:dateUtc="2026-09-10T17:00:00Z"/>
              </w:rPr>
            </w:pPr>
            <w:ins w:id="1180" w:author="Galindo, George" w:date="2026-09-10T10:00:00Z" w16du:dateUtc="2026-09-10T17:00:00Z">
              <w:r>
                <w:rPr>
                  <w:rFonts w:ascii="Aptos Narrow" w:eastAsia="Aptos Narrow" w:hAnsi="Aptos Narrow" w:cs="Aptos Narrow"/>
                  <w:sz w:val="16"/>
                  <w:szCs w:val="16"/>
                </w:rPr>
                <w:t>As production.</w:t>
              </w:r>
            </w:ins>
          </w:p>
        </w:tc>
      </w:tr>
      <w:tr w:rsidR="00E2415B" w14:paraId="0397802D" w14:textId="77777777">
        <w:trPr>
          <w:ins w:id="1181"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AAC4732" w14:textId="77777777" w:rsidR="00E2415B" w:rsidRDefault="00E2415B">
            <w:pPr>
              <w:spacing w:line="215" w:lineRule="auto"/>
              <w:rPr>
                <w:ins w:id="1182" w:author="Galindo, George" w:date="2026-09-10T10:00:00Z" w16du:dateUtc="2026-09-10T17:00:00Z"/>
              </w:rPr>
            </w:pPr>
            <w:ins w:id="1183" w:author="Galindo, George" w:date="2026-09-10T10:00:00Z" w16du:dateUtc="2026-09-10T17:00:00Z">
              <w:r>
                <w:rPr>
                  <w:rFonts w:ascii="Aptos Narrow" w:eastAsia="Aptos Narrow" w:hAnsi="Aptos Narrow" w:cs="Aptos Narrow"/>
                  <w:sz w:val="16"/>
                  <w:szCs w:val="16"/>
                </w:rPr>
                <w:t>Patching</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E344792" w14:textId="77777777" w:rsidR="00E2415B" w:rsidRDefault="00E2415B">
            <w:pPr>
              <w:spacing w:line="215" w:lineRule="auto"/>
              <w:rPr>
                <w:ins w:id="1184" w:author="Galindo, George" w:date="2026-09-10T10:00:00Z" w16du:dateUtc="2026-09-10T17:00:00Z"/>
              </w:rPr>
            </w:pPr>
            <w:ins w:id="1185" w:author="Galindo, George" w:date="2026-09-10T10:00:00Z" w16du:dateUtc="2026-09-10T17:00:00Z">
              <w:r>
                <w:rPr>
                  <w:rFonts w:ascii="Aptos Narrow" w:eastAsia="Aptos Narrow" w:hAnsi="Aptos Narrow" w:cs="Aptos Narrow"/>
                  <w:sz w:val="16"/>
                  <w:szCs w:val="16"/>
                </w:rPr>
                <w:t>Carried by the approved image and the platform update mechanism. Maintenance is staggered so that a patch never takes both servers in an environment at once.</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6AA6FFF" w14:textId="77777777" w:rsidR="00E2415B" w:rsidRDefault="00E2415B">
            <w:pPr>
              <w:spacing w:line="215" w:lineRule="auto"/>
              <w:rPr>
                <w:ins w:id="1186" w:author="Galindo, George" w:date="2026-09-10T10:00:00Z" w16du:dateUtc="2026-09-10T17:00:00Z"/>
              </w:rPr>
            </w:pPr>
            <w:ins w:id="1187" w:author="Galindo, George" w:date="2026-09-10T10:00:00Z" w16du:dateUtc="2026-09-10T17:00:00Z">
              <w:r>
                <w:rPr>
                  <w:rFonts w:ascii="Aptos Narrow" w:eastAsia="Aptos Narrow" w:hAnsi="Aptos Narrow" w:cs="Aptos Narrow"/>
                  <w:sz w:val="16"/>
                  <w:szCs w:val="16"/>
                </w:rPr>
                <w:t>As production.</w:t>
              </w:r>
            </w:ins>
          </w:p>
        </w:tc>
      </w:tr>
      <w:tr w:rsidR="00E2415B" w14:paraId="056D7209" w14:textId="77777777">
        <w:trPr>
          <w:ins w:id="1188"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61CFF9C" w14:textId="77777777" w:rsidR="00E2415B" w:rsidRDefault="00E2415B">
            <w:pPr>
              <w:spacing w:line="215" w:lineRule="auto"/>
              <w:rPr>
                <w:ins w:id="1189" w:author="Galindo, George" w:date="2026-09-10T10:00:00Z" w16du:dateUtc="2026-09-10T17:00:00Z"/>
              </w:rPr>
            </w:pPr>
            <w:ins w:id="1190" w:author="Galindo, George" w:date="2026-09-10T10:00:00Z" w16du:dateUtc="2026-09-10T17:00:00Z">
              <w:r>
                <w:rPr>
                  <w:rFonts w:ascii="Aptos Narrow" w:eastAsia="Aptos Narrow" w:hAnsi="Aptos Narrow" w:cs="Aptos Narrow"/>
                  <w:sz w:val="16"/>
                  <w:szCs w:val="16"/>
                </w:rPr>
                <w:t>Compliance</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186E588" w14:textId="77777777" w:rsidR="00E2415B" w:rsidRDefault="00E2415B">
            <w:pPr>
              <w:spacing w:line="215" w:lineRule="auto"/>
              <w:rPr>
                <w:ins w:id="1191" w:author="Galindo, George" w:date="2026-09-10T10:00:00Z" w16du:dateUtc="2026-09-10T17:00:00Z"/>
              </w:rPr>
            </w:pPr>
            <w:ins w:id="1192" w:author="Galindo, George" w:date="2026-09-10T10:00:00Z" w16du:dateUtc="2026-09-10T17:00:00Z">
              <w:r>
                <w:rPr>
                  <w:rFonts w:ascii="Aptos Narrow" w:eastAsia="Aptos Narrow" w:hAnsi="Aptos Narrow" w:cs="Aptos Narrow"/>
                  <w:sz w:val="16"/>
                  <w:szCs w:val="16"/>
                </w:rPr>
                <w:t>Data residency within the continental United States. The regional policy assignment restricts deployment to approved United States regions and the design lands in Central US. Compute, disks, diagnostics and the log platform are all within the United States.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F204E6D" w14:textId="77777777" w:rsidR="00E2415B" w:rsidRDefault="00E2415B">
            <w:pPr>
              <w:spacing w:line="215" w:lineRule="auto"/>
              <w:rPr>
                <w:ins w:id="1193" w:author="Galindo, George" w:date="2026-09-10T10:00:00Z" w16du:dateUtc="2026-09-10T17:00:00Z"/>
              </w:rPr>
            </w:pPr>
            <w:ins w:id="1194" w:author="Galindo, George" w:date="2026-09-10T10:00:00Z" w16du:dateUtc="2026-09-10T17:00:00Z">
              <w:r>
                <w:rPr>
                  <w:rFonts w:ascii="Aptos Narrow" w:eastAsia="Aptos Narrow" w:hAnsi="Aptos Narrow" w:cs="Aptos Narrow"/>
                  <w:sz w:val="16"/>
                  <w:szCs w:val="16"/>
                </w:rPr>
                <w:t>As production.</w:t>
              </w:r>
            </w:ins>
          </w:p>
        </w:tc>
      </w:tr>
    </w:tbl>
    <w:p w14:paraId="52BC785B" w14:textId="77777777" w:rsidR="00E2415B" w:rsidRDefault="00E2415B" w:rsidP="00E2415B">
      <w:pPr>
        <w:spacing w:before="40" w:after="150"/>
        <w:rPr>
          <w:ins w:id="1195" w:author="Galindo, George" w:date="2026-09-10T10:00:00Z" w16du:dateUtc="2026-09-10T17:00:00Z"/>
        </w:rPr>
      </w:pPr>
      <w:ins w:id="1196" w:author="Galindo, George" w:date="2026-09-10T10:00:00Z" w16du:dateUtc="2026-09-10T17:00:00Z">
        <w:r>
          <w:rPr>
            <w:rFonts w:ascii="Aptos" w:eastAsia="Aptos" w:hAnsi="Aptos" w:cs="Aptos"/>
            <w:i/>
            <w:iCs/>
            <w:color w:val="595959"/>
            <w:sz w:val="15"/>
            <w:szCs w:val="15"/>
          </w:rPr>
          <w:t>Table 5.8: Security and compliance</w:t>
        </w:r>
      </w:ins>
    </w:p>
    <w:p w14:paraId="23621C48" w14:textId="77777777" w:rsidR="00E2415B" w:rsidRDefault="00E2415B" w:rsidP="00E2415B">
      <w:pPr>
        <w:rPr>
          <w:ins w:id="1197" w:author="Galindo, George" w:date="2026-09-10T10:00:00Z" w16du:dateUtc="2026-09-10T17:00:00Z"/>
        </w:rPr>
      </w:pPr>
      <w:ins w:id="1198" w:author="Galindo, George" w:date="2026-09-10T10:00:00Z" w16du:dateUtc="2026-09-10T17:00:00Z">
        <w:r>
          <w:br w:type="page"/>
        </w:r>
      </w:ins>
    </w:p>
    <w:p w14:paraId="05E3B074" w14:textId="77777777" w:rsidR="00E2415B" w:rsidRDefault="00E2415B" w:rsidP="00E2415B">
      <w:pPr>
        <w:pStyle w:val="Heading2"/>
        <w:spacing w:before="170" w:after="90"/>
        <w:rPr>
          <w:ins w:id="1199" w:author="Galindo, George" w:date="2026-09-10T10:00:00Z" w16du:dateUtc="2026-09-10T17:00:00Z"/>
        </w:rPr>
      </w:pPr>
      <w:ins w:id="1200" w:author="Galindo, George" w:date="2026-09-10T10:00:00Z" w16du:dateUtc="2026-09-10T17:00:00Z">
        <w:r>
          <w:rPr>
            <w:rFonts w:ascii="Aptos" w:eastAsia="Aptos" w:hAnsi="Aptos" w:cs="Aptos"/>
            <w:color w:val="2E5496"/>
            <w:sz w:val="21"/>
            <w:szCs w:val="21"/>
          </w:rPr>
          <w:lastRenderedPageBreak/>
          <w:t>5.9  Resilience and Recovery</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18DE889D" w14:textId="77777777">
        <w:trPr>
          <w:tblHeader/>
          <w:ins w:id="1201"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AF511C2" w14:textId="77777777" w:rsidR="00E2415B" w:rsidRDefault="00E2415B">
            <w:pPr>
              <w:spacing w:line="215" w:lineRule="auto"/>
              <w:rPr>
                <w:ins w:id="1202" w:author="Galindo, George" w:date="2026-09-10T10:00:00Z" w16du:dateUtc="2026-09-10T17:00:00Z"/>
              </w:rPr>
            </w:pPr>
            <w:ins w:id="1203" w:author="Galindo, George" w:date="2026-09-10T10:00:00Z" w16du:dateUtc="2026-09-10T17:00:00Z">
              <w:r>
                <w:rPr>
                  <w:rFonts w:ascii="Aptos Narrow" w:eastAsia="Aptos Narrow" w:hAnsi="Aptos Narrow" w:cs="Aptos Narrow"/>
                  <w:b/>
                  <w:bCs/>
                  <w:sz w:val="16"/>
                  <w:szCs w:val="16"/>
                </w:rPr>
                <w:t>Field</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76B6FB1E" w14:textId="77777777" w:rsidR="00E2415B" w:rsidRDefault="00E2415B">
            <w:pPr>
              <w:spacing w:line="215" w:lineRule="auto"/>
              <w:rPr>
                <w:ins w:id="1204" w:author="Galindo, George" w:date="2026-09-10T10:00:00Z" w16du:dateUtc="2026-09-10T17:00:00Z"/>
              </w:rPr>
            </w:pPr>
            <w:ins w:id="1205" w:author="Galindo, George" w:date="2026-09-10T10:00:00Z" w16du:dateUtc="2026-09-10T17:00:00Z">
              <w:r>
                <w:rPr>
                  <w:rFonts w:ascii="Aptos Narrow" w:eastAsia="Aptos Narrow" w:hAnsi="Aptos Narrow" w:cs="Aptos Narrow"/>
                  <w:b/>
                  <w:bCs/>
                  <w:sz w:val="16"/>
                  <w:szCs w:val="16"/>
                </w:rPr>
                <w:t>Production</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64CC9E37" w14:textId="77777777" w:rsidR="00E2415B" w:rsidRDefault="00E2415B">
            <w:pPr>
              <w:spacing w:line="215" w:lineRule="auto"/>
              <w:rPr>
                <w:ins w:id="1206" w:author="Galindo, George" w:date="2026-09-10T10:00:00Z" w16du:dateUtc="2026-09-10T17:00:00Z"/>
              </w:rPr>
            </w:pPr>
            <w:ins w:id="1207" w:author="Galindo, George" w:date="2026-09-10T10:00:00Z" w16du:dateUtc="2026-09-10T17:00:00Z">
              <w:r>
                <w:rPr>
                  <w:rFonts w:ascii="Aptos Narrow" w:eastAsia="Aptos Narrow" w:hAnsi="Aptos Narrow" w:cs="Aptos Narrow"/>
                  <w:b/>
                  <w:bCs/>
                  <w:sz w:val="16"/>
                  <w:szCs w:val="16"/>
                </w:rPr>
                <w:t>Non-production</w:t>
              </w:r>
            </w:ins>
          </w:p>
        </w:tc>
      </w:tr>
      <w:tr w:rsidR="00E2415B" w14:paraId="0051AA48" w14:textId="77777777">
        <w:trPr>
          <w:ins w:id="1208"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C2BA057" w14:textId="77777777" w:rsidR="00E2415B" w:rsidRDefault="00E2415B">
            <w:pPr>
              <w:spacing w:line="215" w:lineRule="auto"/>
              <w:rPr>
                <w:ins w:id="1209" w:author="Galindo, George" w:date="2026-09-10T10:00:00Z" w16du:dateUtc="2026-09-10T17:00:00Z"/>
              </w:rPr>
            </w:pPr>
            <w:ins w:id="1210" w:author="Galindo, George" w:date="2026-09-10T10:00:00Z" w16du:dateUtc="2026-09-10T17:00:00Z">
              <w:r>
                <w:rPr>
                  <w:rFonts w:ascii="Aptos Narrow" w:eastAsia="Aptos Narrow" w:hAnsi="Aptos Narrow" w:cs="Aptos Narrow"/>
                  <w:sz w:val="16"/>
                  <w:szCs w:val="16"/>
                </w:rPr>
                <w:t>Backup</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0B2F104" w14:textId="77777777" w:rsidR="00E2415B" w:rsidRDefault="00E2415B">
            <w:pPr>
              <w:spacing w:line="215" w:lineRule="auto"/>
              <w:rPr>
                <w:ins w:id="1211" w:author="Galindo, George" w:date="2026-09-10T10:00:00Z" w16du:dateUtc="2026-09-10T17:00:00Z"/>
              </w:rPr>
            </w:pPr>
            <w:ins w:id="1212" w:author="Galindo, George" w:date="2026-09-10T10:00:00Z" w16du:dateUtc="2026-09-10T17:00:00Z">
              <w:r>
                <w:rPr>
                  <w:rFonts w:ascii="Aptos Narrow" w:eastAsia="Aptos Narrow" w:hAnsi="Aptos Narrow" w:cs="Aptos Narrow"/>
                  <w:sz w:val="16"/>
                  <w:szCs w:val="16"/>
                </w:rPr>
                <w:t>The connector servers are excluded from the native backup service by tag and are protected by the enterprise backup platform, in line with the program backup standard.</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BD4DDE7" w14:textId="77777777" w:rsidR="00E2415B" w:rsidRDefault="00E2415B">
            <w:pPr>
              <w:spacing w:line="215" w:lineRule="auto"/>
              <w:rPr>
                <w:ins w:id="1213" w:author="Galindo, George" w:date="2026-09-10T10:00:00Z" w16du:dateUtc="2026-09-10T17:00:00Z"/>
              </w:rPr>
            </w:pPr>
            <w:ins w:id="1214" w:author="Galindo, George" w:date="2026-09-10T10:00:00Z" w16du:dateUtc="2026-09-10T17:00:00Z">
              <w:r>
                <w:rPr>
                  <w:rFonts w:ascii="Aptos Narrow" w:eastAsia="Aptos Narrow" w:hAnsi="Aptos Narrow" w:cs="Aptos Narrow"/>
                  <w:sz w:val="16"/>
                  <w:szCs w:val="16"/>
                </w:rPr>
                <w:t>As production.</w:t>
              </w:r>
            </w:ins>
          </w:p>
        </w:tc>
      </w:tr>
      <w:tr w:rsidR="00E2415B" w14:paraId="2E8C3F8E" w14:textId="77777777">
        <w:trPr>
          <w:ins w:id="1215"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7FE4AF2" w14:textId="77777777" w:rsidR="00E2415B" w:rsidRDefault="00E2415B">
            <w:pPr>
              <w:spacing w:line="215" w:lineRule="auto"/>
              <w:rPr>
                <w:ins w:id="1216" w:author="Galindo, George" w:date="2026-09-10T10:00:00Z" w16du:dateUtc="2026-09-10T17:00:00Z"/>
              </w:rPr>
            </w:pPr>
            <w:ins w:id="1217" w:author="Galindo, George" w:date="2026-09-10T10:00:00Z" w16du:dateUtc="2026-09-10T17:00:00Z">
              <w:r>
                <w:rPr>
                  <w:rFonts w:ascii="Aptos Narrow" w:eastAsia="Aptos Narrow" w:hAnsi="Aptos Narrow" w:cs="Aptos Narrow"/>
                  <w:sz w:val="16"/>
                  <w:szCs w:val="16"/>
                </w:rPr>
                <w:t>Recovery Method</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18E07FF" w14:textId="77777777" w:rsidR="00E2415B" w:rsidRDefault="00E2415B">
            <w:pPr>
              <w:spacing w:line="215" w:lineRule="auto"/>
              <w:rPr>
                <w:ins w:id="1218" w:author="Galindo, George" w:date="2026-09-10T10:00:00Z" w16du:dateUtc="2026-09-10T17:00:00Z"/>
              </w:rPr>
            </w:pPr>
            <w:ins w:id="1219" w:author="Galindo, George" w:date="2026-09-10T10:00:00Z" w16du:dateUtc="2026-09-10T17:00:00Z">
              <w:r>
                <w:rPr>
                  <w:rFonts w:ascii="Aptos Narrow" w:eastAsia="Aptos Narrow" w:hAnsi="Aptos Narrow" w:cs="Aptos Narrow"/>
                  <w:sz w:val="16"/>
                  <w:szCs w:val="16"/>
                </w:rPr>
                <w:t>Redeployment from the approved image and re-registration with the tenant. The connectors hold no state, so recovery is a rebuild rather than a restore.</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0D5A0F2" w14:textId="77777777" w:rsidR="00E2415B" w:rsidRDefault="00E2415B">
            <w:pPr>
              <w:spacing w:line="215" w:lineRule="auto"/>
              <w:rPr>
                <w:ins w:id="1220" w:author="Galindo, George" w:date="2026-09-10T10:00:00Z" w16du:dateUtc="2026-09-10T17:00:00Z"/>
              </w:rPr>
            </w:pPr>
            <w:ins w:id="1221" w:author="Galindo, George" w:date="2026-09-10T10:00:00Z" w16du:dateUtc="2026-09-10T17:00:00Z">
              <w:r>
                <w:rPr>
                  <w:rFonts w:ascii="Aptos Narrow" w:eastAsia="Aptos Narrow" w:hAnsi="Aptos Narrow" w:cs="Aptos Narrow"/>
                  <w:sz w:val="16"/>
                  <w:szCs w:val="16"/>
                </w:rPr>
                <w:t>As production.</w:t>
              </w:r>
            </w:ins>
          </w:p>
        </w:tc>
      </w:tr>
      <w:tr w:rsidR="00E2415B" w14:paraId="5D5F911E" w14:textId="77777777">
        <w:trPr>
          <w:ins w:id="1222"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56EE3AE" w14:textId="77777777" w:rsidR="00E2415B" w:rsidRDefault="00E2415B">
            <w:pPr>
              <w:spacing w:line="215" w:lineRule="auto"/>
              <w:rPr>
                <w:ins w:id="1223" w:author="Galindo, George" w:date="2026-09-10T10:00:00Z" w16du:dateUtc="2026-09-10T17:00:00Z"/>
              </w:rPr>
            </w:pPr>
            <w:ins w:id="1224" w:author="Galindo, George" w:date="2026-09-10T10:00:00Z" w16du:dateUtc="2026-09-10T17:00:00Z">
              <w:r>
                <w:rPr>
                  <w:rFonts w:ascii="Aptos Narrow" w:eastAsia="Aptos Narrow" w:hAnsi="Aptos Narrow" w:cs="Aptos Narrow"/>
                  <w:sz w:val="16"/>
                  <w:szCs w:val="16"/>
                </w:rPr>
                <w:t>Recovery Objectives</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A2173CA" w14:textId="77777777" w:rsidR="00E2415B" w:rsidRDefault="00E2415B">
            <w:pPr>
              <w:spacing w:line="215" w:lineRule="auto"/>
              <w:rPr>
                <w:ins w:id="1225" w:author="Galindo, George" w:date="2026-09-10T10:00:00Z" w16du:dateUtc="2026-09-10T17:00:00Z"/>
              </w:rPr>
            </w:pPr>
            <w:ins w:id="1226" w:author="Galindo, George" w:date="2026-09-10T10:00:00Z" w16du:dateUtc="2026-09-10T17:00:00Z">
              <w:r>
                <w:rPr>
                  <w:rFonts w:ascii="Aptos Narrow" w:eastAsia="Aptos Narrow" w:hAnsi="Aptos Narrow" w:cs="Aptos Narrow"/>
                  <w:sz w:val="16"/>
                  <w:szCs w:val="16"/>
                </w:rPr>
                <w:t>Recovery time is bounded by redeployment and re-registration. A single server failure carries no recovery objective, as the surviving server continues to serve. No recovery point objective applies; no state is held on the connector.</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063BD3D" w14:textId="77777777" w:rsidR="00E2415B" w:rsidRDefault="00E2415B">
            <w:pPr>
              <w:spacing w:line="215" w:lineRule="auto"/>
              <w:rPr>
                <w:ins w:id="1227" w:author="Galindo, George" w:date="2026-09-10T10:00:00Z" w16du:dateUtc="2026-09-10T17:00:00Z"/>
              </w:rPr>
            </w:pPr>
            <w:ins w:id="1228" w:author="Galindo, George" w:date="2026-09-10T10:00:00Z" w16du:dateUtc="2026-09-10T17:00:00Z">
              <w:r>
                <w:rPr>
                  <w:rFonts w:ascii="Aptos Narrow" w:eastAsia="Aptos Narrow" w:hAnsi="Aptos Narrow" w:cs="Aptos Narrow"/>
                  <w:sz w:val="16"/>
                  <w:szCs w:val="16"/>
                </w:rPr>
                <w:t>As production.</w:t>
              </w:r>
            </w:ins>
          </w:p>
        </w:tc>
      </w:tr>
      <w:tr w:rsidR="00E2415B" w14:paraId="2826FDF4" w14:textId="77777777">
        <w:trPr>
          <w:ins w:id="1229"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64F2270" w14:textId="77777777" w:rsidR="00E2415B" w:rsidRDefault="00E2415B">
            <w:pPr>
              <w:spacing w:line="215" w:lineRule="auto"/>
              <w:rPr>
                <w:ins w:id="1230" w:author="Galindo, George" w:date="2026-09-10T10:00:00Z" w16du:dateUtc="2026-09-10T17:00:00Z"/>
              </w:rPr>
            </w:pPr>
            <w:ins w:id="1231" w:author="Galindo, George" w:date="2026-09-10T10:00:00Z" w16du:dateUtc="2026-09-10T17:00:00Z">
              <w:r>
                <w:rPr>
                  <w:rFonts w:ascii="Aptos Narrow" w:eastAsia="Aptos Narrow" w:hAnsi="Aptos Narrow" w:cs="Aptos Narrow"/>
                  <w:sz w:val="16"/>
                  <w:szCs w:val="16"/>
                </w:rPr>
                <w:t>Availability Commitment</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4E8E3CE" w14:textId="77777777" w:rsidR="00E2415B" w:rsidRDefault="00E2415B">
            <w:pPr>
              <w:spacing w:line="215" w:lineRule="auto"/>
              <w:rPr>
                <w:ins w:id="1232" w:author="Galindo, George" w:date="2026-09-10T10:00:00Z" w16du:dateUtc="2026-09-10T17:00:00Z"/>
              </w:rPr>
            </w:pPr>
            <w:ins w:id="1233" w:author="Galindo, George" w:date="2026-09-10T10:00:00Z" w16du:dateUtc="2026-09-10T17:00:00Z">
              <w:r>
                <w:rPr>
                  <w:rFonts w:ascii="Aptos Narrow" w:eastAsia="Aptos Narrow" w:hAnsi="Aptos Narrow" w:cs="Aptos Narrow"/>
                  <w:sz w:val="16"/>
                  <w:szCs w:val="16"/>
                </w:rPr>
                <w:t>Two servers across two availability zones behind a zone-redundant internal load balancer. Loss of a single zone removes one server and sessions continue on the survivor.</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5780364" w14:textId="77777777" w:rsidR="00E2415B" w:rsidRDefault="00E2415B">
            <w:pPr>
              <w:spacing w:line="215" w:lineRule="auto"/>
              <w:rPr>
                <w:ins w:id="1234" w:author="Galindo, George" w:date="2026-09-10T10:00:00Z" w16du:dateUtc="2026-09-10T17:00:00Z"/>
              </w:rPr>
            </w:pPr>
            <w:ins w:id="1235" w:author="Galindo, George" w:date="2026-09-10T10:00:00Z" w16du:dateUtc="2026-09-10T17:00:00Z">
              <w:r>
                <w:rPr>
                  <w:rFonts w:ascii="Aptos Narrow" w:eastAsia="Aptos Narrow" w:hAnsi="Aptos Narrow" w:cs="Aptos Narrow"/>
                  <w:sz w:val="16"/>
                  <w:szCs w:val="16"/>
                </w:rPr>
                <w:t>As production.</w:t>
              </w:r>
            </w:ins>
          </w:p>
        </w:tc>
      </w:tr>
      <w:tr w:rsidR="00E2415B" w14:paraId="21278E55" w14:textId="77777777">
        <w:trPr>
          <w:ins w:id="1236"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AE93F52" w14:textId="77777777" w:rsidR="00E2415B" w:rsidRDefault="00E2415B">
            <w:pPr>
              <w:spacing w:line="215" w:lineRule="auto"/>
              <w:rPr>
                <w:ins w:id="1237" w:author="Galindo, George" w:date="2026-09-10T10:00:00Z" w16du:dateUtc="2026-09-10T17:00:00Z"/>
              </w:rPr>
            </w:pPr>
            <w:ins w:id="1238" w:author="Galindo, George" w:date="2026-09-10T10:00:00Z" w16du:dateUtc="2026-09-10T17:00:00Z">
              <w:r>
                <w:rPr>
                  <w:rFonts w:ascii="Aptos Narrow" w:eastAsia="Aptos Narrow" w:hAnsi="Aptos Narrow" w:cs="Aptos Narrow"/>
                  <w:sz w:val="16"/>
                  <w:szCs w:val="16"/>
                </w:rPr>
                <w:t>Disaster Recovery Design</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12F2A24" w14:textId="77777777" w:rsidR="00E2415B" w:rsidRDefault="00E2415B">
            <w:pPr>
              <w:spacing w:line="215" w:lineRule="auto"/>
              <w:rPr>
                <w:ins w:id="1239" w:author="Galindo, George" w:date="2026-09-10T10:00:00Z" w16du:dateUtc="2026-09-10T17:00:00Z"/>
              </w:rPr>
            </w:pPr>
            <w:ins w:id="1240" w:author="Galindo, George" w:date="2026-09-10T10:00:00Z" w16du:dateUtc="2026-09-10T17:00:00Z">
              <w:r>
                <w:rPr>
                  <w:rFonts w:ascii="Aptos Narrow" w:eastAsia="Aptos Narrow" w:hAnsi="Aptos Narrow" w:cs="Aptos Narrow"/>
                  <w:sz w:val="16"/>
                  <w:szCs w:val="16"/>
                </w:rPr>
                <w:t>Redeploy and re-register. No cross-region replication. The design is stateless by intent: the pipeline rebuilds a connector from the approved image, the platform re-registers it, and safes reference the farm rather than a named host.</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970A2EF" w14:textId="77777777" w:rsidR="00E2415B" w:rsidRDefault="00E2415B">
            <w:pPr>
              <w:spacing w:line="215" w:lineRule="auto"/>
              <w:rPr>
                <w:ins w:id="1241" w:author="Galindo, George" w:date="2026-09-10T10:00:00Z" w16du:dateUtc="2026-09-10T17:00:00Z"/>
              </w:rPr>
            </w:pPr>
            <w:ins w:id="1242" w:author="Galindo, George" w:date="2026-09-10T10:00:00Z" w16du:dateUtc="2026-09-10T17:00:00Z">
              <w:r>
                <w:rPr>
                  <w:rFonts w:ascii="Aptos Narrow" w:eastAsia="Aptos Narrow" w:hAnsi="Aptos Narrow" w:cs="Aptos Narrow"/>
                  <w:sz w:val="16"/>
                  <w:szCs w:val="16"/>
                </w:rPr>
                <w:t>As production.</w:t>
              </w:r>
            </w:ins>
          </w:p>
        </w:tc>
      </w:tr>
      <w:tr w:rsidR="00E2415B" w14:paraId="49448A16" w14:textId="77777777">
        <w:trPr>
          <w:ins w:id="1243"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58C0EC0" w14:textId="77777777" w:rsidR="00E2415B" w:rsidRDefault="00E2415B">
            <w:pPr>
              <w:spacing w:line="215" w:lineRule="auto"/>
              <w:rPr>
                <w:ins w:id="1244" w:author="Galindo, George" w:date="2026-09-10T10:00:00Z" w16du:dateUtc="2026-09-10T17:00:00Z"/>
              </w:rPr>
            </w:pPr>
            <w:ins w:id="1245" w:author="Galindo, George" w:date="2026-09-10T10:00:00Z" w16du:dateUtc="2026-09-10T17:00:00Z">
              <w:r>
                <w:rPr>
                  <w:rFonts w:ascii="Aptos Narrow" w:eastAsia="Aptos Narrow" w:hAnsi="Aptos Narrow" w:cs="Aptos Narrow"/>
                  <w:sz w:val="16"/>
                  <w:szCs w:val="16"/>
                </w:rPr>
                <w:t>Disaster Recovery Test</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91E943E" w14:textId="77777777" w:rsidR="00E2415B" w:rsidRDefault="00E2415B">
            <w:pPr>
              <w:spacing w:line="215" w:lineRule="auto"/>
              <w:rPr>
                <w:ins w:id="1246" w:author="Galindo, George" w:date="2026-09-10T10:00:00Z" w16du:dateUtc="2026-09-10T17:00:00Z"/>
              </w:rPr>
            </w:pPr>
            <w:ins w:id="1247" w:author="Galindo, George" w:date="2026-09-10T10:00:00Z" w16du:dateUtc="2026-09-10T17:00:00Z">
              <w:r>
                <w:rPr>
                  <w:rFonts w:ascii="Aptos Narrow" w:eastAsia="Aptos Narrow" w:hAnsi="Aptos Narrow" w:cs="Aptos Narrow"/>
                  <w:sz w:val="16"/>
                  <w:szCs w:val="16"/>
                </w:rPr>
                <w:t>Exercised at build validation by stopping one server and confirming that sessions continue on the survivor within the probe window and that credential rotation resumes on the partner engine. Repeated at the annual failover exercise.</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52A0D14" w14:textId="77777777" w:rsidR="00E2415B" w:rsidRDefault="00E2415B">
            <w:pPr>
              <w:spacing w:line="215" w:lineRule="auto"/>
              <w:rPr>
                <w:ins w:id="1248" w:author="Galindo, George" w:date="2026-09-10T10:00:00Z" w16du:dateUtc="2026-09-10T17:00:00Z"/>
              </w:rPr>
            </w:pPr>
            <w:ins w:id="1249" w:author="Galindo, George" w:date="2026-09-10T10:00:00Z" w16du:dateUtc="2026-09-10T17:00:00Z">
              <w:r>
                <w:rPr>
                  <w:rFonts w:ascii="Aptos Narrow" w:eastAsia="Aptos Narrow" w:hAnsi="Aptos Narrow" w:cs="Aptos Narrow"/>
                  <w:sz w:val="16"/>
                  <w:szCs w:val="16"/>
                </w:rPr>
                <w:t>As production.</w:t>
              </w:r>
            </w:ins>
          </w:p>
        </w:tc>
      </w:tr>
    </w:tbl>
    <w:p w14:paraId="65725551" w14:textId="77777777" w:rsidR="00E2415B" w:rsidRDefault="00E2415B" w:rsidP="00E2415B">
      <w:pPr>
        <w:spacing w:before="40" w:after="150"/>
        <w:rPr>
          <w:ins w:id="1250" w:author="Galindo, George" w:date="2026-09-10T10:00:00Z" w16du:dateUtc="2026-09-10T17:00:00Z"/>
        </w:rPr>
      </w:pPr>
      <w:ins w:id="1251" w:author="Galindo, George" w:date="2026-09-10T10:00:00Z" w16du:dateUtc="2026-09-10T17:00:00Z">
        <w:r>
          <w:rPr>
            <w:rFonts w:ascii="Aptos" w:eastAsia="Aptos" w:hAnsi="Aptos" w:cs="Aptos"/>
            <w:i/>
            <w:iCs/>
            <w:color w:val="595959"/>
            <w:sz w:val="15"/>
            <w:szCs w:val="15"/>
          </w:rPr>
          <w:t>Table 5.9: Resilience and recovery</w:t>
        </w:r>
      </w:ins>
    </w:p>
    <w:p w14:paraId="6E3FF0C5" w14:textId="77777777" w:rsidR="00E2415B" w:rsidRDefault="00E2415B" w:rsidP="00E2415B">
      <w:pPr>
        <w:pStyle w:val="Heading2"/>
        <w:spacing w:before="170" w:after="90"/>
        <w:rPr>
          <w:ins w:id="1252" w:author="Galindo, George" w:date="2026-09-10T10:00:00Z" w16du:dateUtc="2026-09-10T17:00:00Z"/>
        </w:rPr>
      </w:pPr>
      <w:ins w:id="1253" w:author="Galindo, George" w:date="2026-09-10T10:00:00Z" w16du:dateUtc="2026-09-10T17:00:00Z">
        <w:r>
          <w:rPr>
            <w:rFonts w:ascii="Aptos" w:eastAsia="Aptos" w:hAnsi="Aptos" w:cs="Aptos"/>
            <w:color w:val="2E5496"/>
            <w:sz w:val="21"/>
            <w:szCs w:val="21"/>
          </w:rPr>
          <w:t>5.10  Monitoring and Operations</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72DC563E" w14:textId="77777777">
        <w:trPr>
          <w:tblHeader/>
          <w:ins w:id="1254"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2604A86F" w14:textId="77777777" w:rsidR="00E2415B" w:rsidRDefault="00E2415B">
            <w:pPr>
              <w:spacing w:line="215" w:lineRule="auto"/>
              <w:rPr>
                <w:ins w:id="1255" w:author="Galindo, George" w:date="2026-09-10T10:00:00Z" w16du:dateUtc="2026-09-10T17:00:00Z"/>
              </w:rPr>
            </w:pPr>
            <w:ins w:id="1256" w:author="Galindo, George" w:date="2026-09-10T10:00:00Z" w16du:dateUtc="2026-09-10T17:00:00Z">
              <w:r>
                <w:rPr>
                  <w:rFonts w:ascii="Aptos Narrow" w:eastAsia="Aptos Narrow" w:hAnsi="Aptos Narrow" w:cs="Aptos Narrow"/>
                  <w:b/>
                  <w:bCs/>
                  <w:sz w:val="16"/>
                  <w:szCs w:val="16"/>
                </w:rPr>
                <w:t>Field</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BBE6F56" w14:textId="77777777" w:rsidR="00E2415B" w:rsidRDefault="00E2415B">
            <w:pPr>
              <w:spacing w:line="215" w:lineRule="auto"/>
              <w:rPr>
                <w:ins w:id="1257" w:author="Galindo, George" w:date="2026-09-10T10:00:00Z" w16du:dateUtc="2026-09-10T17:00:00Z"/>
              </w:rPr>
            </w:pPr>
            <w:ins w:id="1258" w:author="Galindo, George" w:date="2026-09-10T10:00:00Z" w16du:dateUtc="2026-09-10T17:00:00Z">
              <w:r>
                <w:rPr>
                  <w:rFonts w:ascii="Aptos Narrow" w:eastAsia="Aptos Narrow" w:hAnsi="Aptos Narrow" w:cs="Aptos Narrow"/>
                  <w:b/>
                  <w:bCs/>
                  <w:sz w:val="16"/>
                  <w:szCs w:val="16"/>
                </w:rPr>
                <w:t>Production</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73C1F4E1" w14:textId="77777777" w:rsidR="00E2415B" w:rsidRDefault="00E2415B">
            <w:pPr>
              <w:spacing w:line="215" w:lineRule="auto"/>
              <w:rPr>
                <w:ins w:id="1259" w:author="Galindo, George" w:date="2026-09-10T10:00:00Z" w16du:dateUtc="2026-09-10T17:00:00Z"/>
              </w:rPr>
            </w:pPr>
            <w:ins w:id="1260" w:author="Galindo, George" w:date="2026-09-10T10:00:00Z" w16du:dateUtc="2026-09-10T17:00:00Z">
              <w:r>
                <w:rPr>
                  <w:rFonts w:ascii="Aptos Narrow" w:eastAsia="Aptos Narrow" w:hAnsi="Aptos Narrow" w:cs="Aptos Narrow"/>
                  <w:b/>
                  <w:bCs/>
                  <w:sz w:val="16"/>
                  <w:szCs w:val="16"/>
                </w:rPr>
                <w:t>Non-production</w:t>
              </w:r>
            </w:ins>
          </w:p>
        </w:tc>
      </w:tr>
      <w:tr w:rsidR="00E2415B" w14:paraId="17AC1F81" w14:textId="77777777">
        <w:trPr>
          <w:ins w:id="1261"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9E58821" w14:textId="77777777" w:rsidR="00E2415B" w:rsidRDefault="00E2415B">
            <w:pPr>
              <w:spacing w:line="215" w:lineRule="auto"/>
              <w:rPr>
                <w:ins w:id="1262" w:author="Galindo, George" w:date="2026-09-10T10:00:00Z" w16du:dateUtc="2026-09-10T17:00:00Z"/>
              </w:rPr>
            </w:pPr>
            <w:ins w:id="1263" w:author="Galindo, George" w:date="2026-09-10T10:00:00Z" w16du:dateUtc="2026-09-10T17:00:00Z">
              <w:r>
                <w:rPr>
                  <w:rFonts w:ascii="Aptos Narrow" w:eastAsia="Aptos Narrow" w:hAnsi="Aptos Narrow" w:cs="Aptos Narrow"/>
                  <w:sz w:val="16"/>
                  <w:szCs w:val="16"/>
                </w:rPr>
                <w:t>Log Analytics Workspace</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5A41A5A" w14:textId="77777777" w:rsidR="00E2415B" w:rsidRDefault="00E2415B">
            <w:pPr>
              <w:spacing w:line="215" w:lineRule="auto"/>
              <w:rPr>
                <w:ins w:id="1264" w:author="Galindo, George" w:date="2026-09-10T10:00:00Z" w16du:dateUtc="2026-09-10T17:00:00Z"/>
              </w:rPr>
            </w:pPr>
            <w:ins w:id="1265" w:author="Galindo, George" w:date="2026-09-10T10:00:00Z" w16du:dateUtc="2026-09-10T17:00:00Z">
              <w:r>
                <w:rPr>
                  <w:rFonts w:ascii="Aptos Narrow" w:eastAsia="Aptos Narrow" w:hAnsi="Aptos Narrow" w:cs="Aptos Narrow"/>
                  <w:sz w:val="16"/>
                  <w:szCs w:val="16"/>
                </w:rPr>
                <w:t>The platform workspace. No workload workspace is created.</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393C9A9" w14:textId="77777777" w:rsidR="00E2415B" w:rsidRDefault="00E2415B">
            <w:pPr>
              <w:spacing w:line="215" w:lineRule="auto"/>
              <w:rPr>
                <w:ins w:id="1266" w:author="Galindo, George" w:date="2026-09-10T10:00:00Z" w16du:dateUtc="2026-09-10T17:00:00Z"/>
              </w:rPr>
            </w:pPr>
            <w:ins w:id="1267" w:author="Galindo, George" w:date="2026-09-10T10:00:00Z" w16du:dateUtc="2026-09-10T17:00:00Z">
              <w:r>
                <w:rPr>
                  <w:rFonts w:ascii="Aptos Narrow" w:eastAsia="Aptos Narrow" w:hAnsi="Aptos Narrow" w:cs="Aptos Narrow"/>
                  <w:sz w:val="16"/>
                  <w:szCs w:val="16"/>
                </w:rPr>
                <w:t>As production.</w:t>
              </w:r>
            </w:ins>
          </w:p>
        </w:tc>
      </w:tr>
      <w:tr w:rsidR="00E2415B" w14:paraId="488D236F" w14:textId="77777777">
        <w:trPr>
          <w:ins w:id="1268"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14159CD" w14:textId="77777777" w:rsidR="00E2415B" w:rsidRDefault="00E2415B">
            <w:pPr>
              <w:spacing w:line="215" w:lineRule="auto"/>
              <w:rPr>
                <w:ins w:id="1269" w:author="Galindo, George" w:date="2026-09-10T10:00:00Z" w16du:dateUtc="2026-09-10T17:00:00Z"/>
              </w:rPr>
            </w:pPr>
            <w:ins w:id="1270" w:author="Galindo, George" w:date="2026-09-10T10:00:00Z" w16du:dateUtc="2026-09-10T17:00:00Z">
              <w:r>
                <w:rPr>
                  <w:rFonts w:ascii="Aptos Narrow" w:eastAsia="Aptos Narrow" w:hAnsi="Aptos Narrow" w:cs="Aptos Narrow"/>
                  <w:sz w:val="16"/>
                  <w:szCs w:val="16"/>
                </w:rPr>
                <w:t>Diagnostic Settings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31EE152" w14:textId="77777777" w:rsidR="00E2415B" w:rsidRDefault="00E2415B">
            <w:pPr>
              <w:spacing w:line="215" w:lineRule="auto"/>
              <w:rPr>
                <w:ins w:id="1271" w:author="Galindo, George" w:date="2026-09-10T10:00:00Z" w16du:dateUtc="2026-09-10T17:00:00Z"/>
              </w:rPr>
            </w:pPr>
            <w:ins w:id="1272" w:author="Galindo, George" w:date="2026-09-10T10:00:00Z" w16du:dateUtc="2026-09-10T17:00:00Z">
              <w:r>
                <w:rPr>
                  <w:rFonts w:ascii="Aptos Narrow" w:eastAsia="Aptos Narrow" w:hAnsi="Aptos Narrow" w:cs="Aptos Narrow"/>
                  <w:sz w:val="16"/>
                  <w:szCs w:val="16"/>
                </w:rPr>
                <w:t>Applied automatically to every resource by policy assignment.</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2B6C414" w14:textId="77777777" w:rsidR="00E2415B" w:rsidRDefault="00E2415B">
            <w:pPr>
              <w:spacing w:line="215" w:lineRule="auto"/>
              <w:rPr>
                <w:ins w:id="1273" w:author="Galindo, George" w:date="2026-09-10T10:00:00Z" w16du:dateUtc="2026-09-10T17:00:00Z"/>
              </w:rPr>
            </w:pPr>
            <w:ins w:id="1274" w:author="Galindo, George" w:date="2026-09-10T10:00:00Z" w16du:dateUtc="2026-09-10T17:00:00Z">
              <w:r>
                <w:rPr>
                  <w:rFonts w:ascii="Aptos Narrow" w:eastAsia="Aptos Narrow" w:hAnsi="Aptos Narrow" w:cs="Aptos Narrow"/>
                  <w:sz w:val="16"/>
                  <w:szCs w:val="16"/>
                </w:rPr>
                <w:t>As production.</w:t>
              </w:r>
            </w:ins>
          </w:p>
        </w:tc>
      </w:tr>
      <w:tr w:rsidR="00E2415B" w14:paraId="0060C0F4" w14:textId="77777777">
        <w:trPr>
          <w:ins w:id="1275"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99546F1" w14:textId="77777777" w:rsidR="00E2415B" w:rsidRDefault="00E2415B">
            <w:pPr>
              <w:spacing w:line="215" w:lineRule="auto"/>
              <w:rPr>
                <w:ins w:id="1276" w:author="Galindo, George" w:date="2026-09-10T10:00:00Z" w16du:dateUtc="2026-09-10T17:00:00Z"/>
              </w:rPr>
            </w:pPr>
            <w:ins w:id="1277" w:author="Galindo, George" w:date="2026-09-10T10:00:00Z" w16du:dateUtc="2026-09-10T17:00:00Z">
              <w:r>
                <w:rPr>
                  <w:rFonts w:ascii="Aptos Narrow" w:eastAsia="Aptos Narrow" w:hAnsi="Aptos Narrow" w:cs="Aptos Narrow"/>
                  <w:sz w:val="16"/>
                  <w:szCs w:val="16"/>
                </w:rPr>
                <w:t>Platform and Guest Metrics</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ECF81CA" w14:textId="77777777" w:rsidR="00E2415B" w:rsidRDefault="00E2415B">
            <w:pPr>
              <w:spacing w:line="215" w:lineRule="auto"/>
              <w:rPr>
                <w:ins w:id="1278" w:author="Galindo, George" w:date="2026-09-10T10:00:00Z" w16du:dateUtc="2026-09-10T17:00:00Z"/>
              </w:rPr>
            </w:pPr>
            <w:ins w:id="1279" w:author="Galindo, George" w:date="2026-09-10T10:00:00Z" w16du:dateUtc="2026-09-10T17:00:00Z">
              <w:r>
                <w:rPr>
                  <w:rFonts w:ascii="Aptos Narrow" w:eastAsia="Aptos Narrow" w:hAnsi="Aptos Narrow" w:cs="Aptos Narrow"/>
                  <w:sz w:val="16"/>
                  <w:szCs w:val="16"/>
                </w:rPr>
                <w:t>Platform metrics by default. Guest metrics through the monitoring agent carried by the approved image.</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9B2EDFD" w14:textId="77777777" w:rsidR="00E2415B" w:rsidRDefault="00E2415B">
            <w:pPr>
              <w:spacing w:line="215" w:lineRule="auto"/>
              <w:rPr>
                <w:ins w:id="1280" w:author="Galindo, George" w:date="2026-09-10T10:00:00Z" w16du:dateUtc="2026-09-10T17:00:00Z"/>
              </w:rPr>
            </w:pPr>
            <w:ins w:id="1281" w:author="Galindo, George" w:date="2026-09-10T10:00:00Z" w16du:dateUtc="2026-09-10T17:00:00Z">
              <w:r>
                <w:rPr>
                  <w:rFonts w:ascii="Aptos Narrow" w:eastAsia="Aptos Narrow" w:hAnsi="Aptos Narrow" w:cs="Aptos Narrow"/>
                  <w:sz w:val="16"/>
                  <w:szCs w:val="16"/>
                </w:rPr>
                <w:t>As production.</w:t>
              </w:r>
            </w:ins>
          </w:p>
        </w:tc>
      </w:tr>
      <w:tr w:rsidR="00E2415B" w14:paraId="474990B8" w14:textId="77777777">
        <w:trPr>
          <w:ins w:id="1282"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AD71368" w14:textId="77777777" w:rsidR="00E2415B" w:rsidRDefault="00E2415B">
            <w:pPr>
              <w:spacing w:line="215" w:lineRule="auto"/>
              <w:rPr>
                <w:ins w:id="1283" w:author="Galindo, George" w:date="2026-09-10T10:00:00Z" w16du:dateUtc="2026-09-10T17:00:00Z"/>
              </w:rPr>
            </w:pPr>
            <w:ins w:id="1284" w:author="Galindo, George" w:date="2026-09-10T10:00:00Z" w16du:dateUtc="2026-09-10T17:00:00Z">
              <w:r>
                <w:rPr>
                  <w:rFonts w:ascii="Aptos Narrow" w:eastAsia="Aptos Narrow" w:hAnsi="Aptos Narrow" w:cs="Aptos Narrow"/>
                  <w:sz w:val="16"/>
                  <w:szCs w:val="16"/>
                </w:rPr>
                <w:t>Alert Rules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8102A30" w14:textId="77777777" w:rsidR="00E2415B" w:rsidRDefault="00E2415B">
            <w:pPr>
              <w:spacing w:line="215" w:lineRule="auto"/>
              <w:rPr>
                <w:ins w:id="1285" w:author="Galindo, George" w:date="2026-09-10T10:00:00Z" w16du:dateUtc="2026-09-10T17:00:00Z"/>
              </w:rPr>
            </w:pPr>
            <w:ins w:id="1286" w:author="Galindo, George" w:date="2026-09-10T10:00:00Z" w16du:dateUtc="2026-09-10T17:00:00Z">
              <w:r>
                <w:rPr>
                  <w:rFonts w:ascii="Aptos Narrow" w:eastAsia="Aptos Narrow" w:hAnsi="Aptos Narrow" w:cs="Aptos Narrow"/>
                  <w:sz w:val="16"/>
                  <w:szCs w:val="16"/>
                </w:rPr>
                <w:t>Six workload alerts in addition to the platform standard: connector unreachable; session manager service stopped; credential rotation engine stopped; secure tunnel disconnected; load balancer probe failure on both servers; operating system disk above eighty-five per cent.</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F2F5E83" w14:textId="77777777" w:rsidR="00E2415B" w:rsidRDefault="00E2415B">
            <w:pPr>
              <w:spacing w:line="215" w:lineRule="auto"/>
              <w:rPr>
                <w:ins w:id="1287" w:author="Galindo, George" w:date="2026-09-10T10:00:00Z" w16du:dateUtc="2026-09-10T17:00:00Z"/>
              </w:rPr>
            </w:pPr>
            <w:ins w:id="1288" w:author="Galindo, George" w:date="2026-09-10T10:00:00Z" w16du:dateUtc="2026-09-10T17:00:00Z">
              <w:r>
                <w:rPr>
                  <w:rFonts w:ascii="Aptos Narrow" w:eastAsia="Aptos Narrow" w:hAnsi="Aptos Narrow" w:cs="Aptos Narrow"/>
                  <w:sz w:val="16"/>
                  <w:szCs w:val="16"/>
                </w:rPr>
                <w:t>As production, at a lower severity on each.</w:t>
              </w:r>
            </w:ins>
          </w:p>
        </w:tc>
      </w:tr>
      <w:tr w:rsidR="00E2415B" w14:paraId="620E7FF5" w14:textId="77777777">
        <w:trPr>
          <w:ins w:id="1289"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C41C778" w14:textId="77777777" w:rsidR="00E2415B" w:rsidRDefault="00E2415B">
            <w:pPr>
              <w:spacing w:line="215" w:lineRule="auto"/>
              <w:rPr>
                <w:ins w:id="1290" w:author="Galindo, George" w:date="2026-09-10T10:00:00Z" w16du:dateUtc="2026-09-10T17:00:00Z"/>
              </w:rPr>
            </w:pPr>
            <w:ins w:id="1291" w:author="Galindo, George" w:date="2026-09-10T10:00:00Z" w16du:dateUtc="2026-09-10T17:00:00Z">
              <w:r>
                <w:rPr>
                  <w:rFonts w:ascii="Aptos Narrow" w:eastAsia="Aptos Narrow" w:hAnsi="Aptos Narrow" w:cs="Aptos Narrow"/>
                  <w:sz w:val="16"/>
                  <w:szCs w:val="16"/>
                </w:rPr>
                <w:t>Action Groups and Routing</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28E44A0" w14:textId="77777777" w:rsidR="00E2415B" w:rsidRDefault="00E2415B">
            <w:pPr>
              <w:spacing w:line="215" w:lineRule="auto"/>
              <w:rPr>
                <w:ins w:id="1292" w:author="Galindo, George" w:date="2026-09-10T10:00:00Z" w16du:dateUtc="2026-09-10T17:00:00Z"/>
              </w:rPr>
            </w:pPr>
            <w:ins w:id="1293" w:author="Galindo, George" w:date="2026-09-10T10:00:00Z" w16du:dateUtc="2026-09-10T17:00:00Z">
              <w:r>
                <w:rPr>
                  <w:rFonts w:ascii="Aptos Narrow" w:eastAsia="Aptos Narrow" w:hAnsi="Aptos Narrow" w:cs="Aptos Narrow"/>
                  <w:sz w:val="16"/>
                  <w:szCs w:val="16"/>
                </w:rPr>
                <w:t>The existing platform action group, routing to ServiceNow. Escalation follows the existing unacknowledged path.</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6EB75AF" w14:textId="77777777" w:rsidR="00E2415B" w:rsidRDefault="00E2415B">
            <w:pPr>
              <w:spacing w:line="215" w:lineRule="auto"/>
              <w:rPr>
                <w:ins w:id="1294" w:author="Galindo, George" w:date="2026-09-10T10:00:00Z" w16du:dateUtc="2026-09-10T17:00:00Z"/>
              </w:rPr>
            </w:pPr>
            <w:ins w:id="1295" w:author="Galindo, George" w:date="2026-09-10T10:00:00Z" w16du:dateUtc="2026-09-10T17:00:00Z">
              <w:r>
                <w:rPr>
                  <w:rFonts w:ascii="Aptos Narrow" w:eastAsia="Aptos Narrow" w:hAnsi="Aptos Narrow" w:cs="Aptos Narrow"/>
                  <w:sz w:val="16"/>
                  <w:szCs w:val="16"/>
                </w:rPr>
                <w:t>As production.</w:t>
              </w:r>
            </w:ins>
          </w:p>
        </w:tc>
      </w:tr>
      <w:tr w:rsidR="00E2415B" w14:paraId="2CAC7381" w14:textId="77777777">
        <w:trPr>
          <w:ins w:id="1296"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14FBB7C" w14:textId="77777777" w:rsidR="00E2415B" w:rsidRDefault="00E2415B">
            <w:pPr>
              <w:spacing w:line="215" w:lineRule="auto"/>
              <w:rPr>
                <w:ins w:id="1297" w:author="Galindo, George" w:date="2026-09-10T10:00:00Z" w16du:dateUtc="2026-09-10T17:00:00Z"/>
              </w:rPr>
            </w:pPr>
            <w:ins w:id="1298" w:author="Galindo, George" w:date="2026-09-10T10:00:00Z" w16du:dateUtc="2026-09-10T17:00:00Z">
              <w:r>
                <w:rPr>
                  <w:rFonts w:ascii="Aptos Narrow" w:eastAsia="Aptos Narrow" w:hAnsi="Aptos Narrow" w:cs="Aptos Narrow"/>
                  <w:sz w:val="16"/>
                  <w:szCs w:val="16"/>
                </w:rPr>
                <w:t>Application Monitoring</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AD869F3" w14:textId="77777777" w:rsidR="00E2415B" w:rsidRDefault="00E2415B">
            <w:pPr>
              <w:spacing w:line="215" w:lineRule="auto"/>
              <w:rPr>
                <w:ins w:id="1299" w:author="Galindo, George" w:date="2026-09-10T10:00:00Z" w16du:dateUtc="2026-09-10T17:00:00Z"/>
              </w:rPr>
            </w:pPr>
            <w:ins w:id="1300" w:author="Galindo, George" w:date="2026-09-10T10:00:00Z" w16du:dateUtc="2026-09-10T17:00:00Z">
              <w:r>
                <w:rPr>
                  <w:rFonts w:ascii="Aptos Narrow" w:eastAsia="Aptos Narrow" w:hAnsi="Aptos Narrow" w:cs="Aptos Narrow"/>
                  <w:sz w:val="16"/>
                  <w:szCs w:val="16"/>
                </w:rPr>
                <w:t xml:space="preserve">Connector health, component status and tunnel state are reported in the CyberArk tenant, which is the </w:t>
              </w:r>
              <w:r>
                <w:rPr>
                  <w:rFonts w:ascii="Aptos Narrow" w:eastAsia="Aptos Narrow" w:hAnsi="Aptos Narrow" w:cs="Aptos Narrow"/>
                  <w:sz w:val="16"/>
                  <w:szCs w:val="16"/>
                </w:rPr>
                <w:lastRenderedPageBreak/>
                <w:t>authoritative view of whether a connector is serving.</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B656A50" w14:textId="77777777" w:rsidR="00E2415B" w:rsidRDefault="00E2415B">
            <w:pPr>
              <w:spacing w:line="215" w:lineRule="auto"/>
              <w:rPr>
                <w:ins w:id="1301" w:author="Galindo, George" w:date="2026-09-10T10:00:00Z" w16du:dateUtc="2026-09-10T17:00:00Z"/>
              </w:rPr>
            </w:pPr>
            <w:ins w:id="1302" w:author="Galindo, George" w:date="2026-09-10T10:00:00Z" w16du:dateUtc="2026-09-10T17:00:00Z">
              <w:r>
                <w:rPr>
                  <w:rFonts w:ascii="Aptos Narrow" w:eastAsia="Aptos Narrow" w:hAnsi="Aptos Narrow" w:cs="Aptos Narrow"/>
                  <w:sz w:val="16"/>
                  <w:szCs w:val="16"/>
                </w:rPr>
                <w:lastRenderedPageBreak/>
                <w:t>As production.</w:t>
              </w:r>
            </w:ins>
          </w:p>
        </w:tc>
      </w:tr>
      <w:tr w:rsidR="00E2415B" w14:paraId="60D6DC6D" w14:textId="77777777">
        <w:trPr>
          <w:ins w:id="1303"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ED7D9D4" w14:textId="77777777" w:rsidR="00E2415B" w:rsidRDefault="00E2415B">
            <w:pPr>
              <w:spacing w:line="215" w:lineRule="auto"/>
              <w:rPr>
                <w:ins w:id="1304" w:author="Galindo, George" w:date="2026-09-10T10:00:00Z" w16du:dateUtc="2026-09-10T17:00:00Z"/>
              </w:rPr>
            </w:pPr>
            <w:ins w:id="1305" w:author="Galindo, George" w:date="2026-09-10T10:00:00Z" w16du:dateUtc="2026-09-10T17:00:00Z">
              <w:r>
                <w:rPr>
                  <w:rFonts w:ascii="Aptos Narrow" w:eastAsia="Aptos Narrow" w:hAnsi="Aptos Narrow" w:cs="Aptos Narrow"/>
                  <w:sz w:val="16"/>
                  <w:szCs w:val="16"/>
                </w:rPr>
                <w:t>Dashboards and Reporting</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9CC7C2B" w14:textId="77777777" w:rsidR="00E2415B" w:rsidRDefault="00E2415B">
            <w:pPr>
              <w:spacing w:line="215" w:lineRule="auto"/>
              <w:rPr>
                <w:ins w:id="1306" w:author="Galindo, George" w:date="2026-09-10T10:00:00Z" w16du:dateUtc="2026-09-10T17:00:00Z"/>
              </w:rPr>
            </w:pPr>
            <w:ins w:id="1307" w:author="Galindo, George" w:date="2026-09-10T10:00:00Z" w16du:dateUtc="2026-09-10T17:00:00Z">
              <w:r>
                <w:rPr>
                  <w:rFonts w:ascii="Aptos Narrow" w:eastAsia="Aptos Narrow" w:hAnsi="Aptos Narrow" w:cs="Aptos Narrow"/>
                  <w:sz w:val="16"/>
                  <w:szCs w:val="16"/>
                </w:rPr>
                <w:t>Connector status is read from the CyberArk tenant; platform health from the standard Azure workbooks. No workload dashboard is required.</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4C47C06" w14:textId="77777777" w:rsidR="00E2415B" w:rsidRDefault="00E2415B">
            <w:pPr>
              <w:spacing w:line="215" w:lineRule="auto"/>
              <w:rPr>
                <w:ins w:id="1308" w:author="Galindo, George" w:date="2026-09-10T10:00:00Z" w16du:dateUtc="2026-09-10T17:00:00Z"/>
              </w:rPr>
            </w:pPr>
            <w:ins w:id="1309" w:author="Galindo, George" w:date="2026-09-10T10:00:00Z" w16du:dateUtc="2026-09-10T17:00:00Z">
              <w:r>
                <w:rPr>
                  <w:rFonts w:ascii="Aptos Narrow" w:eastAsia="Aptos Narrow" w:hAnsi="Aptos Narrow" w:cs="Aptos Narrow"/>
                  <w:sz w:val="16"/>
                  <w:szCs w:val="16"/>
                </w:rPr>
                <w:t>As production.</w:t>
              </w:r>
            </w:ins>
          </w:p>
        </w:tc>
      </w:tr>
      <w:tr w:rsidR="00E2415B" w14:paraId="427F1F97" w14:textId="77777777">
        <w:trPr>
          <w:ins w:id="1310"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DD3312B" w14:textId="77777777" w:rsidR="00E2415B" w:rsidRDefault="00E2415B">
            <w:pPr>
              <w:spacing w:line="215" w:lineRule="auto"/>
              <w:rPr>
                <w:ins w:id="1311" w:author="Galindo, George" w:date="2026-09-10T10:00:00Z" w16du:dateUtc="2026-09-10T17:00:00Z"/>
              </w:rPr>
            </w:pPr>
            <w:ins w:id="1312" w:author="Galindo, George" w:date="2026-09-10T10:00:00Z" w16du:dateUtc="2026-09-10T17:00:00Z">
              <w:r>
                <w:rPr>
                  <w:rFonts w:ascii="Aptos Narrow" w:eastAsia="Aptos Narrow" w:hAnsi="Aptos Narrow" w:cs="Aptos Narrow"/>
                  <w:sz w:val="16"/>
                  <w:szCs w:val="16"/>
                </w:rPr>
                <w:t>Update Management</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A1203DC" w14:textId="77777777" w:rsidR="00E2415B" w:rsidRDefault="00E2415B">
            <w:pPr>
              <w:spacing w:line="215" w:lineRule="auto"/>
              <w:rPr>
                <w:ins w:id="1313" w:author="Galindo, George" w:date="2026-09-10T10:00:00Z" w16du:dateUtc="2026-09-10T17:00:00Z"/>
              </w:rPr>
            </w:pPr>
            <w:ins w:id="1314" w:author="Galindo, George" w:date="2026-09-10T10:00:00Z" w16du:dateUtc="2026-09-10T17:00:00Z">
              <w:r>
                <w:rPr>
                  <w:rFonts w:ascii="Aptos Narrow" w:eastAsia="Aptos Narrow" w:hAnsi="Aptos Narrow" w:cs="Aptos Narrow"/>
                  <w:sz w:val="16"/>
                  <w:szCs w:val="16"/>
                </w:rPr>
                <w:t>Carried by the approved image and the platform update mechanism, against the staggered maintenance at 5.8.</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02ABC1B" w14:textId="77777777" w:rsidR="00E2415B" w:rsidRDefault="00E2415B">
            <w:pPr>
              <w:spacing w:line="215" w:lineRule="auto"/>
              <w:rPr>
                <w:ins w:id="1315" w:author="Galindo, George" w:date="2026-09-10T10:00:00Z" w16du:dateUtc="2026-09-10T17:00:00Z"/>
              </w:rPr>
            </w:pPr>
            <w:ins w:id="1316" w:author="Galindo, George" w:date="2026-09-10T10:00:00Z" w16du:dateUtc="2026-09-10T17:00:00Z">
              <w:r>
                <w:rPr>
                  <w:rFonts w:ascii="Aptos Narrow" w:eastAsia="Aptos Narrow" w:hAnsi="Aptos Narrow" w:cs="Aptos Narrow"/>
                  <w:sz w:val="16"/>
                  <w:szCs w:val="16"/>
                </w:rPr>
                <w:t>As production.</w:t>
              </w:r>
            </w:ins>
          </w:p>
        </w:tc>
      </w:tr>
    </w:tbl>
    <w:p w14:paraId="21EBBE25" w14:textId="77777777" w:rsidR="00E2415B" w:rsidRDefault="00E2415B" w:rsidP="00E2415B">
      <w:pPr>
        <w:spacing w:before="40" w:after="150"/>
        <w:rPr>
          <w:ins w:id="1317" w:author="Galindo, George" w:date="2026-09-10T10:00:00Z" w16du:dateUtc="2026-09-10T17:00:00Z"/>
        </w:rPr>
      </w:pPr>
      <w:ins w:id="1318" w:author="Galindo, George" w:date="2026-09-10T10:00:00Z" w16du:dateUtc="2026-09-10T17:00:00Z">
        <w:r>
          <w:rPr>
            <w:rFonts w:ascii="Aptos" w:eastAsia="Aptos" w:hAnsi="Aptos" w:cs="Aptos"/>
            <w:i/>
            <w:iCs/>
            <w:color w:val="595959"/>
            <w:sz w:val="15"/>
            <w:szCs w:val="15"/>
          </w:rPr>
          <w:t>Table 5.10: Monitoring and operations</w:t>
        </w:r>
      </w:ins>
    </w:p>
    <w:p w14:paraId="6BEA668F" w14:textId="77777777" w:rsidR="00E2415B" w:rsidRDefault="00E2415B" w:rsidP="00E2415B">
      <w:pPr>
        <w:rPr>
          <w:ins w:id="1319" w:author="Galindo, George" w:date="2026-09-10T10:00:00Z" w16du:dateUtc="2026-09-10T17:00:00Z"/>
        </w:rPr>
      </w:pPr>
      <w:ins w:id="1320" w:author="Galindo, George" w:date="2026-09-10T10:00:00Z" w16du:dateUtc="2026-09-10T17:00:00Z">
        <w:r>
          <w:br w:type="page"/>
        </w:r>
      </w:ins>
    </w:p>
    <w:p w14:paraId="1A6D62FA" w14:textId="77777777" w:rsidR="00E2415B" w:rsidRDefault="00E2415B" w:rsidP="00E2415B">
      <w:pPr>
        <w:pStyle w:val="Heading2"/>
        <w:spacing w:before="170" w:after="90"/>
        <w:rPr>
          <w:ins w:id="1321" w:author="Galindo, George" w:date="2026-09-10T10:00:00Z" w16du:dateUtc="2026-09-10T17:00:00Z"/>
        </w:rPr>
      </w:pPr>
      <w:ins w:id="1322" w:author="Galindo, George" w:date="2026-09-10T10:00:00Z" w16du:dateUtc="2026-09-10T17:00:00Z">
        <w:r>
          <w:rPr>
            <w:rFonts w:ascii="Aptos" w:eastAsia="Aptos" w:hAnsi="Aptos" w:cs="Aptos"/>
            <w:color w:val="2E5496"/>
            <w:sz w:val="21"/>
            <w:szCs w:val="21"/>
          </w:rPr>
          <w:lastRenderedPageBreak/>
          <w:t>5.11  Cost and Licensing</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5141BF80" w14:textId="77777777">
        <w:trPr>
          <w:tblHeader/>
          <w:ins w:id="1323"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717AE15E" w14:textId="77777777" w:rsidR="00E2415B" w:rsidRDefault="00E2415B">
            <w:pPr>
              <w:spacing w:line="215" w:lineRule="auto"/>
              <w:rPr>
                <w:ins w:id="1324" w:author="Galindo, George" w:date="2026-09-10T10:00:00Z" w16du:dateUtc="2026-09-10T17:00:00Z"/>
              </w:rPr>
            </w:pPr>
            <w:ins w:id="1325" w:author="Galindo, George" w:date="2026-09-10T10:00:00Z" w16du:dateUtc="2026-09-10T17:00:00Z">
              <w:r>
                <w:rPr>
                  <w:rFonts w:ascii="Aptos Narrow" w:eastAsia="Aptos Narrow" w:hAnsi="Aptos Narrow" w:cs="Aptos Narrow"/>
                  <w:b/>
                  <w:bCs/>
                  <w:sz w:val="16"/>
                  <w:szCs w:val="16"/>
                </w:rPr>
                <w:t>Field</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224B71B" w14:textId="77777777" w:rsidR="00E2415B" w:rsidRDefault="00E2415B">
            <w:pPr>
              <w:spacing w:line="215" w:lineRule="auto"/>
              <w:rPr>
                <w:ins w:id="1326" w:author="Galindo, George" w:date="2026-09-10T10:00:00Z" w16du:dateUtc="2026-09-10T17:00:00Z"/>
              </w:rPr>
            </w:pPr>
            <w:ins w:id="1327" w:author="Galindo, George" w:date="2026-09-10T10:00:00Z" w16du:dateUtc="2026-09-10T17:00:00Z">
              <w:r>
                <w:rPr>
                  <w:rFonts w:ascii="Aptos Narrow" w:eastAsia="Aptos Narrow" w:hAnsi="Aptos Narrow" w:cs="Aptos Narrow"/>
                  <w:b/>
                  <w:bCs/>
                  <w:sz w:val="16"/>
                  <w:szCs w:val="16"/>
                </w:rPr>
                <w:t>Production</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25914646" w14:textId="77777777" w:rsidR="00E2415B" w:rsidRDefault="00E2415B">
            <w:pPr>
              <w:spacing w:line="215" w:lineRule="auto"/>
              <w:rPr>
                <w:ins w:id="1328" w:author="Galindo, George" w:date="2026-09-10T10:00:00Z" w16du:dateUtc="2026-09-10T17:00:00Z"/>
              </w:rPr>
            </w:pPr>
            <w:ins w:id="1329" w:author="Galindo, George" w:date="2026-09-10T10:00:00Z" w16du:dateUtc="2026-09-10T17:00:00Z">
              <w:r>
                <w:rPr>
                  <w:rFonts w:ascii="Aptos Narrow" w:eastAsia="Aptos Narrow" w:hAnsi="Aptos Narrow" w:cs="Aptos Narrow"/>
                  <w:b/>
                  <w:bCs/>
                  <w:sz w:val="16"/>
                  <w:szCs w:val="16"/>
                </w:rPr>
                <w:t>Non-production</w:t>
              </w:r>
            </w:ins>
          </w:p>
        </w:tc>
      </w:tr>
      <w:tr w:rsidR="00E2415B" w14:paraId="3224579E" w14:textId="77777777">
        <w:trPr>
          <w:ins w:id="1330"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25C63B2" w14:textId="77777777" w:rsidR="00E2415B" w:rsidRDefault="00E2415B">
            <w:pPr>
              <w:spacing w:line="215" w:lineRule="auto"/>
              <w:rPr>
                <w:ins w:id="1331" w:author="Galindo, George" w:date="2026-09-10T10:00:00Z" w16du:dateUtc="2026-09-10T17:00:00Z"/>
              </w:rPr>
            </w:pPr>
            <w:ins w:id="1332" w:author="Galindo, George" w:date="2026-09-10T10:00:00Z" w16du:dateUtc="2026-09-10T17:00:00Z">
              <w:r>
                <w:rPr>
                  <w:rFonts w:ascii="Aptos Narrow" w:eastAsia="Aptos Narrow" w:hAnsi="Aptos Narrow" w:cs="Aptos Narrow"/>
                  <w:sz w:val="16"/>
                  <w:szCs w:val="16"/>
                </w:rPr>
                <w:t>Cost Model</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D698779" w14:textId="77777777" w:rsidR="00E2415B" w:rsidRDefault="00E2415B">
            <w:pPr>
              <w:spacing w:line="215" w:lineRule="auto"/>
              <w:rPr>
                <w:ins w:id="1333" w:author="Galindo, George" w:date="2026-09-10T10:00:00Z" w16du:dateUtc="2026-09-10T17:00:00Z"/>
              </w:rPr>
            </w:pPr>
            <w:ins w:id="1334" w:author="Galindo, George" w:date="2026-09-10T10:00:00Z" w16du:dateUtc="2026-09-10T17:00:00Z">
              <w:r>
                <w:rPr>
                  <w:rFonts w:ascii="Aptos Narrow" w:eastAsia="Aptos Narrow" w:hAnsi="Aptos Narrow" w:cs="Aptos Narrow"/>
                  <w:sz w:val="16"/>
                  <w:szCs w:val="16"/>
                </w:rPr>
                <w:t>Run cost for the connector estate is carried in the program cost model against the sizes at 5.3 and Central US pricing. It is not restated here.</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47EDE56" w14:textId="77777777" w:rsidR="00E2415B" w:rsidRDefault="00E2415B">
            <w:pPr>
              <w:spacing w:line="215" w:lineRule="auto"/>
              <w:rPr>
                <w:ins w:id="1335" w:author="Galindo, George" w:date="2026-09-10T10:00:00Z" w16du:dateUtc="2026-09-10T17:00:00Z"/>
              </w:rPr>
            </w:pPr>
            <w:ins w:id="1336" w:author="Galindo, George" w:date="2026-09-10T10:00:00Z" w16du:dateUtc="2026-09-10T17:00:00Z">
              <w:r>
                <w:rPr>
                  <w:rFonts w:ascii="Aptos Narrow" w:eastAsia="Aptos Narrow" w:hAnsi="Aptos Narrow" w:cs="Aptos Narrow"/>
                  <w:sz w:val="16"/>
                  <w:szCs w:val="16"/>
                </w:rPr>
                <w:t>As production.</w:t>
              </w:r>
            </w:ins>
          </w:p>
        </w:tc>
      </w:tr>
      <w:tr w:rsidR="00E2415B" w14:paraId="22E5EE77" w14:textId="77777777">
        <w:trPr>
          <w:ins w:id="1337"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7422217" w14:textId="77777777" w:rsidR="00E2415B" w:rsidRDefault="00E2415B">
            <w:pPr>
              <w:spacing w:line="215" w:lineRule="auto"/>
              <w:rPr>
                <w:ins w:id="1338" w:author="Galindo, George" w:date="2026-09-10T10:00:00Z" w16du:dateUtc="2026-09-10T17:00:00Z"/>
              </w:rPr>
            </w:pPr>
            <w:ins w:id="1339" w:author="Galindo, George" w:date="2026-09-10T10:00:00Z" w16du:dateUtc="2026-09-10T17:00:00Z">
              <w:r>
                <w:rPr>
                  <w:rFonts w:ascii="Aptos Narrow" w:eastAsia="Aptos Narrow" w:hAnsi="Aptos Narrow" w:cs="Aptos Narrow"/>
                  <w:sz w:val="16"/>
                  <w:szCs w:val="16"/>
                </w:rPr>
                <w:t>Cost Profile During Migration</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F229016" w14:textId="77777777" w:rsidR="00E2415B" w:rsidRDefault="00E2415B">
            <w:pPr>
              <w:spacing w:line="215" w:lineRule="auto"/>
              <w:rPr>
                <w:ins w:id="1340" w:author="Galindo, George" w:date="2026-09-10T10:00:00Z" w16du:dateUtc="2026-09-10T17:00:00Z"/>
              </w:rPr>
            </w:pPr>
            <w:ins w:id="1341" w:author="Galindo, George" w:date="2026-09-10T10:00:00Z" w16du:dateUtc="2026-09-10T17:00:00Z">
              <w:r>
                <w:rPr>
                  <w:rFonts w:ascii="Aptos Narrow" w:eastAsia="Aptos Narrow" w:hAnsi="Aptos Narrow" w:cs="Aptos Narrow"/>
                  <w:sz w:val="16"/>
                  <w:szCs w:val="16"/>
                </w:rPr>
                <w:t>Both estates run in parallel until the final wave, so the program carries the on-premises connectors and the Azure connectors concurrently. The reduction is realized at decommission.</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BFEA3FC" w14:textId="77777777" w:rsidR="00E2415B" w:rsidRDefault="00E2415B">
            <w:pPr>
              <w:spacing w:line="215" w:lineRule="auto"/>
              <w:rPr>
                <w:ins w:id="1342" w:author="Galindo, George" w:date="2026-09-10T10:00:00Z" w16du:dateUtc="2026-09-10T17:00:00Z"/>
              </w:rPr>
            </w:pPr>
            <w:ins w:id="1343" w:author="Galindo, George" w:date="2026-09-10T10:00:00Z" w16du:dateUtc="2026-09-10T17:00:00Z">
              <w:r>
                <w:rPr>
                  <w:rFonts w:ascii="Aptos Narrow" w:eastAsia="Aptos Narrow" w:hAnsi="Aptos Narrow" w:cs="Aptos Narrow"/>
                  <w:sz w:val="16"/>
                  <w:szCs w:val="16"/>
                </w:rPr>
                <w:t>As production.</w:t>
              </w:r>
            </w:ins>
          </w:p>
        </w:tc>
      </w:tr>
      <w:tr w:rsidR="00E2415B" w14:paraId="223B9D23" w14:textId="77777777">
        <w:trPr>
          <w:ins w:id="1344"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9F9FEB4" w14:textId="77777777" w:rsidR="00E2415B" w:rsidRDefault="00E2415B">
            <w:pPr>
              <w:spacing w:line="215" w:lineRule="auto"/>
              <w:rPr>
                <w:ins w:id="1345" w:author="Galindo, George" w:date="2026-09-10T10:00:00Z" w16du:dateUtc="2026-09-10T17:00:00Z"/>
              </w:rPr>
            </w:pPr>
            <w:ins w:id="1346" w:author="Galindo, George" w:date="2026-09-10T10:00:00Z" w16du:dateUtc="2026-09-10T17:00:00Z">
              <w:r>
                <w:rPr>
                  <w:rFonts w:ascii="Aptos Narrow" w:eastAsia="Aptos Narrow" w:hAnsi="Aptos Narrow" w:cs="Aptos Narrow"/>
                  <w:sz w:val="16"/>
                  <w:szCs w:val="16"/>
                </w:rPr>
                <w:t>Reservations and Commitments</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6AD376D" w14:textId="77777777" w:rsidR="00E2415B" w:rsidRDefault="00E2415B">
            <w:pPr>
              <w:spacing w:line="215" w:lineRule="auto"/>
              <w:rPr>
                <w:ins w:id="1347" w:author="Galindo, George" w:date="2026-09-10T10:00:00Z" w16du:dateUtc="2026-09-10T17:00:00Z"/>
              </w:rPr>
            </w:pPr>
            <w:ins w:id="1348" w:author="Galindo, George" w:date="2026-09-10T10:00:00Z" w16du:dateUtc="2026-09-10T17:00:00Z">
              <w:r>
                <w:rPr>
                  <w:rFonts w:ascii="Aptos Narrow" w:eastAsia="Aptos Narrow" w:hAnsi="Aptos Narrow" w:cs="Aptos Narrow"/>
                  <w:sz w:val="16"/>
                  <w:szCs w:val="16"/>
                </w:rPr>
                <w:t>None. The workload runs at on-demand pricing until it reaches steady state and the estate has stopped growing.</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E3429FD" w14:textId="77777777" w:rsidR="00E2415B" w:rsidRDefault="00E2415B">
            <w:pPr>
              <w:spacing w:line="215" w:lineRule="auto"/>
              <w:rPr>
                <w:ins w:id="1349" w:author="Galindo, George" w:date="2026-09-10T10:00:00Z" w16du:dateUtc="2026-09-10T17:00:00Z"/>
              </w:rPr>
            </w:pPr>
            <w:ins w:id="1350" w:author="Galindo, George" w:date="2026-09-10T10:00:00Z" w16du:dateUtc="2026-09-10T17:00:00Z">
              <w:r>
                <w:rPr>
                  <w:rFonts w:ascii="Aptos Narrow" w:eastAsia="Aptos Narrow" w:hAnsi="Aptos Narrow" w:cs="Aptos Narrow"/>
                  <w:sz w:val="16"/>
                  <w:szCs w:val="16"/>
                </w:rPr>
                <w:t>As production.</w:t>
              </w:r>
            </w:ins>
          </w:p>
        </w:tc>
      </w:tr>
      <w:tr w:rsidR="00E2415B" w14:paraId="088BED42" w14:textId="77777777">
        <w:trPr>
          <w:ins w:id="1351"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4081377" w14:textId="77777777" w:rsidR="00E2415B" w:rsidRDefault="00E2415B">
            <w:pPr>
              <w:spacing w:line="215" w:lineRule="auto"/>
              <w:rPr>
                <w:ins w:id="1352" w:author="Galindo, George" w:date="2026-09-10T10:00:00Z" w16du:dateUtc="2026-09-10T17:00:00Z"/>
              </w:rPr>
            </w:pPr>
            <w:ins w:id="1353" w:author="Galindo, George" w:date="2026-09-10T10:00:00Z" w16du:dateUtc="2026-09-10T17:00:00Z">
              <w:r>
                <w:rPr>
                  <w:rFonts w:ascii="Aptos Narrow" w:eastAsia="Aptos Narrow" w:hAnsi="Aptos Narrow" w:cs="Aptos Narrow"/>
                  <w:sz w:val="16"/>
                  <w:szCs w:val="16"/>
                </w:rPr>
                <w:t>Windows Licensing</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4DFAE93" w14:textId="77777777" w:rsidR="00E2415B" w:rsidRDefault="00E2415B">
            <w:pPr>
              <w:spacing w:line="215" w:lineRule="auto"/>
              <w:rPr>
                <w:ins w:id="1354" w:author="Galindo, George" w:date="2026-09-10T10:00:00Z" w16du:dateUtc="2026-09-10T17:00:00Z"/>
              </w:rPr>
            </w:pPr>
            <w:ins w:id="1355" w:author="Galindo, George" w:date="2026-09-10T10:00:00Z" w16du:dateUtc="2026-09-10T17:00:00Z">
              <w:r>
                <w:rPr>
                  <w:rFonts w:ascii="Aptos Narrow" w:eastAsia="Aptos Narrow" w:hAnsi="Aptos Narrow" w:cs="Aptos Narrow"/>
                  <w:sz w:val="16"/>
                  <w:szCs w:val="16"/>
                </w:rPr>
                <w:t>Azure Hybrid Benefit is applied in line with the approved image and the GEHA Microsoft agreement.</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438F7EC" w14:textId="77777777" w:rsidR="00E2415B" w:rsidRDefault="00E2415B">
            <w:pPr>
              <w:spacing w:line="215" w:lineRule="auto"/>
              <w:rPr>
                <w:ins w:id="1356" w:author="Galindo, George" w:date="2026-09-10T10:00:00Z" w16du:dateUtc="2026-09-10T17:00:00Z"/>
              </w:rPr>
            </w:pPr>
            <w:ins w:id="1357" w:author="Galindo, George" w:date="2026-09-10T10:00:00Z" w16du:dateUtc="2026-09-10T17:00:00Z">
              <w:r>
                <w:rPr>
                  <w:rFonts w:ascii="Aptos Narrow" w:eastAsia="Aptos Narrow" w:hAnsi="Aptos Narrow" w:cs="Aptos Narrow"/>
                  <w:sz w:val="16"/>
                  <w:szCs w:val="16"/>
                </w:rPr>
                <w:t>As production.</w:t>
              </w:r>
            </w:ins>
          </w:p>
        </w:tc>
      </w:tr>
      <w:tr w:rsidR="00E2415B" w14:paraId="76788240" w14:textId="77777777">
        <w:trPr>
          <w:ins w:id="1358"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B19AC41" w14:textId="77777777" w:rsidR="00E2415B" w:rsidRDefault="00E2415B">
            <w:pPr>
              <w:spacing w:line="215" w:lineRule="auto"/>
              <w:rPr>
                <w:ins w:id="1359" w:author="Galindo, George" w:date="2026-09-10T10:00:00Z" w16du:dateUtc="2026-09-10T17:00:00Z"/>
              </w:rPr>
            </w:pPr>
            <w:ins w:id="1360" w:author="Galindo, George" w:date="2026-09-10T10:00:00Z" w16du:dateUtc="2026-09-10T17:00:00Z">
              <w:r>
                <w:rPr>
                  <w:rFonts w:ascii="Aptos Narrow" w:eastAsia="Aptos Narrow" w:hAnsi="Aptos Narrow" w:cs="Aptos Narrow"/>
                  <w:sz w:val="16"/>
                  <w:szCs w:val="16"/>
                </w:rPr>
                <w:t>Remote Desktop Services Licensing</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2F22B0F" w14:textId="77777777" w:rsidR="00E2415B" w:rsidRDefault="00E2415B">
            <w:pPr>
              <w:spacing w:line="215" w:lineRule="auto"/>
              <w:rPr>
                <w:ins w:id="1361" w:author="Galindo, George" w:date="2026-09-10T10:00:00Z" w16du:dateUtc="2026-09-10T17:00:00Z"/>
              </w:rPr>
            </w:pPr>
            <w:ins w:id="1362" w:author="Galindo, George" w:date="2026-09-10T10:00:00Z" w16du:dateUtc="2026-09-10T17:00:00Z">
              <w:r>
                <w:rPr>
                  <w:rFonts w:ascii="Aptos Narrow" w:eastAsia="Aptos Narrow" w:hAnsi="Aptos Narrow" w:cs="Aptos Narrow"/>
                  <w:sz w:val="16"/>
                  <w:szCs w:val="16"/>
                </w:rPr>
                <w:t>Client access licenses are drawn from the existing GEHA Microsoft agreement and assigned to the Azure connector servers.</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F6A923A" w14:textId="77777777" w:rsidR="00E2415B" w:rsidRDefault="00E2415B">
            <w:pPr>
              <w:spacing w:line="215" w:lineRule="auto"/>
              <w:rPr>
                <w:ins w:id="1363" w:author="Galindo, George" w:date="2026-09-10T10:00:00Z" w16du:dateUtc="2026-09-10T17:00:00Z"/>
              </w:rPr>
            </w:pPr>
            <w:ins w:id="1364" w:author="Galindo, George" w:date="2026-09-10T10:00:00Z" w16du:dateUtc="2026-09-10T17:00:00Z">
              <w:r>
                <w:rPr>
                  <w:rFonts w:ascii="Aptos Narrow" w:eastAsia="Aptos Narrow" w:hAnsi="Aptos Narrow" w:cs="Aptos Narrow"/>
                  <w:sz w:val="16"/>
                  <w:szCs w:val="16"/>
                </w:rPr>
                <w:t>As production.</w:t>
              </w:r>
            </w:ins>
          </w:p>
        </w:tc>
      </w:tr>
      <w:tr w:rsidR="00E2415B" w14:paraId="42248EEE" w14:textId="77777777">
        <w:trPr>
          <w:ins w:id="1365"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829C086" w14:textId="77777777" w:rsidR="00E2415B" w:rsidRDefault="00E2415B">
            <w:pPr>
              <w:spacing w:line="215" w:lineRule="auto"/>
              <w:rPr>
                <w:ins w:id="1366" w:author="Galindo, George" w:date="2026-09-10T10:00:00Z" w16du:dateUtc="2026-09-10T17:00:00Z"/>
              </w:rPr>
            </w:pPr>
            <w:ins w:id="1367" w:author="Galindo, George" w:date="2026-09-10T10:00:00Z" w16du:dateUtc="2026-09-10T17:00:00Z">
              <w:r>
                <w:rPr>
                  <w:rFonts w:ascii="Aptos Narrow" w:eastAsia="Aptos Narrow" w:hAnsi="Aptos Narrow" w:cs="Aptos Narrow"/>
                  <w:sz w:val="16"/>
                  <w:szCs w:val="16"/>
                </w:rPr>
                <w:t>Cost Controls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4CB7E1D" w14:textId="77777777" w:rsidR="00E2415B" w:rsidRDefault="00E2415B">
            <w:pPr>
              <w:spacing w:line="215" w:lineRule="auto"/>
              <w:rPr>
                <w:ins w:id="1368" w:author="Galindo, George" w:date="2026-09-10T10:00:00Z" w16du:dateUtc="2026-09-10T17:00:00Z"/>
              </w:rPr>
            </w:pPr>
            <w:ins w:id="1369" w:author="Galindo, George" w:date="2026-09-10T10:00:00Z" w16du:dateUtc="2026-09-10T17:00:00Z">
              <w:r>
                <w:rPr>
                  <w:rFonts w:ascii="Aptos Narrow" w:eastAsia="Aptos Narrow" w:hAnsi="Aptos Narrow" w:cs="Aptos Narrow"/>
                  <w:sz w:val="16"/>
                  <w:szCs w:val="16"/>
                </w:rPr>
                <w:t>No scheduled shutdown applies. The connectors must be reachable whenever a privileged session is requested.</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DB20988" w14:textId="77777777" w:rsidR="00E2415B" w:rsidRDefault="00E2415B">
            <w:pPr>
              <w:spacing w:line="215" w:lineRule="auto"/>
              <w:rPr>
                <w:ins w:id="1370" w:author="Galindo, George" w:date="2026-09-10T10:00:00Z" w16du:dateUtc="2026-09-10T17:00:00Z"/>
              </w:rPr>
            </w:pPr>
            <w:ins w:id="1371" w:author="Galindo, George" w:date="2026-09-10T10:00:00Z" w16du:dateUtc="2026-09-10T17:00:00Z">
              <w:r>
                <w:rPr>
                  <w:rFonts w:ascii="Aptos Narrow" w:eastAsia="Aptos Narrow" w:hAnsi="Aptos Narrow" w:cs="Aptos Narrow"/>
                  <w:sz w:val="16"/>
                  <w:szCs w:val="16"/>
                </w:rPr>
                <w:t>As production.</w:t>
              </w:r>
            </w:ins>
          </w:p>
        </w:tc>
      </w:tr>
      <w:tr w:rsidR="00E2415B" w14:paraId="723F3F74" w14:textId="77777777">
        <w:trPr>
          <w:ins w:id="1372"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F8C2937" w14:textId="77777777" w:rsidR="00E2415B" w:rsidRDefault="00E2415B">
            <w:pPr>
              <w:spacing w:line="215" w:lineRule="auto"/>
              <w:rPr>
                <w:ins w:id="1373" w:author="Galindo, George" w:date="2026-09-10T10:00:00Z" w16du:dateUtc="2026-09-10T17:00:00Z"/>
              </w:rPr>
            </w:pPr>
            <w:ins w:id="1374" w:author="Galindo, George" w:date="2026-09-10T10:00:00Z" w16du:dateUtc="2026-09-10T17:00:00Z">
              <w:r>
                <w:rPr>
                  <w:rFonts w:ascii="Aptos Narrow" w:eastAsia="Aptos Narrow" w:hAnsi="Aptos Narrow" w:cs="Aptos Narrow"/>
                  <w:sz w:val="16"/>
                  <w:szCs w:val="16"/>
                </w:rPr>
                <w:t>Attribution</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F15D3E9" w14:textId="77777777" w:rsidR="00E2415B" w:rsidRDefault="00E2415B">
            <w:pPr>
              <w:spacing w:line="215" w:lineRule="auto"/>
              <w:rPr>
                <w:ins w:id="1375" w:author="Galindo, George" w:date="2026-09-10T10:00:00Z" w16du:dateUtc="2026-09-10T17:00:00Z"/>
              </w:rPr>
            </w:pPr>
            <w:ins w:id="1376" w:author="Galindo, George" w:date="2026-09-10T10:00:00Z" w16du:dateUtc="2026-09-10T17:00:00Z">
              <w:r>
                <w:rPr>
                  <w:rFonts w:ascii="Aptos Narrow" w:eastAsia="Aptos Narrow" w:hAnsi="Aptos Narrow" w:cs="Aptos Narrow"/>
                  <w:sz w:val="16"/>
                  <w:szCs w:val="16"/>
                </w:rPr>
                <w:t>Cost is attributed by the tags applied at 5.2, with a budget and threshold alerts set at deployment.</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36F5C92" w14:textId="77777777" w:rsidR="00E2415B" w:rsidRDefault="00E2415B">
            <w:pPr>
              <w:spacing w:line="215" w:lineRule="auto"/>
              <w:rPr>
                <w:ins w:id="1377" w:author="Galindo, George" w:date="2026-09-10T10:00:00Z" w16du:dateUtc="2026-09-10T17:00:00Z"/>
              </w:rPr>
            </w:pPr>
            <w:ins w:id="1378" w:author="Galindo, George" w:date="2026-09-10T10:00:00Z" w16du:dateUtc="2026-09-10T17:00:00Z">
              <w:r>
                <w:rPr>
                  <w:rFonts w:ascii="Aptos Narrow" w:eastAsia="Aptos Narrow" w:hAnsi="Aptos Narrow" w:cs="Aptos Narrow"/>
                  <w:sz w:val="16"/>
                  <w:szCs w:val="16"/>
                </w:rPr>
                <w:t>As production.</w:t>
              </w:r>
            </w:ins>
          </w:p>
        </w:tc>
      </w:tr>
    </w:tbl>
    <w:p w14:paraId="7F722CFD" w14:textId="77777777" w:rsidR="00E2415B" w:rsidRDefault="00E2415B" w:rsidP="00E2415B">
      <w:pPr>
        <w:spacing w:before="40" w:after="150"/>
        <w:rPr>
          <w:ins w:id="1379" w:author="Galindo, George" w:date="2026-09-10T10:00:00Z" w16du:dateUtc="2026-09-10T17:00:00Z"/>
        </w:rPr>
      </w:pPr>
      <w:ins w:id="1380" w:author="Galindo, George" w:date="2026-09-10T10:00:00Z" w16du:dateUtc="2026-09-10T17:00:00Z">
        <w:r>
          <w:rPr>
            <w:rFonts w:ascii="Aptos" w:eastAsia="Aptos" w:hAnsi="Aptos" w:cs="Aptos"/>
            <w:i/>
            <w:iCs/>
            <w:color w:val="595959"/>
            <w:sz w:val="15"/>
            <w:szCs w:val="15"/>
          </w:rPr>
          <w:t>Table 5.11: Cost and licensing</w:t>
        </w:r>
      </w:ins>
    </w:p>
    <w:p w14:paraId="5A34DCD2" w14:textId="77777777" w:rsidR="00E2415B" w:rsidRDefault="00E2415B" w:rsidP="00E2415B">
      <w:pPr>
        <w:pStyle w:val="Heading2"/>
        <w:spacing w:before="170" w:after="90"/>
        <w:rPr>
          <w:ins w:id="1381" w:author="Galindo, George" w:date="2026-09-10T10:00:00Z" w16du:dateUtc="2026-09-10T17:00:00Z"/>
        </w:rPr>
      </w:pPr>
      <w:ins w:id="1382" w:author="Galindo, George" w:date="2026-09-10T10:00:00Z" w16du:dateUtc="2026-09-10T17:00:00Z">
        <w:r>
          <w:rPr>
            <w:rFonts w:ascii="Aptos" w:eastAsia="Aptos" w:hAnsi="Aptos" w:cs="Aptos"/>
            <w:color w:val="2E5496"/>
            <w:sz w:val="21"/>
            <w:szCs w:val="21"/>
          </w:rPr>
          <w:t>5.12  Deployment Method</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659DD5D2" w14:textId="77777777">
        <w:trPr>
          <w:tblHeader/>
          <w:ins w:id="1383"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39084852" w14:textId="77777777" w:rsidR="00E2415B" w:rsidRDefault="00E2415B">
            <w:pPr>
              <w:spacing w:line="215" w:lineRule="auto"/>
              <w:rPr>
                <w:ins w:id="1384" w:author="Galindo, George" w:date="2026-09-10T10:00:00Z" w16du:dateUtc="2026-09-10T17:00:00Z"/>
              </w:rPr>
            </w:pPr>
            <w:ins w:id="1385" w:author="Galindo, George" w:date="2026-09-10T10:00:00Z" w16du:dateUtc="2026-09-10T17:00:00Z">
              <w:r>
                <w:rPr>
                  <w:rFonts w:ascii="Aptos Narrow" w:eastAsia="Aptos Narrow" w:hAnsi="Aptos Narrow" w:cs="Aptos Narrow"/>
                  <w:b/>
                  <w:bCs/>
                  <w:sz w:val="16"/>
                  <w:szCs w:val="16"/>
                </w:rPr>
                <w:t>Field</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DCB3813" w14:textId="77777777" w:rsidR="00E2415B" w:rsidRDefault="00E2415B">
            <w:pPr>
              <w:spacing w:line="215" w:lineRule="auto"/>
              <w:rPr>
                <w:ins w:id="1386" w:author="Galindo, George" w:date="2026-09-10T10:00:00Z" w16du:dateUtc="2026-09-10T17:00:00Z"/>
              </w:rPr>
            </w:pPr>
            <w:ins w:id="1387" w:author="Galindo, George" w:date="2026-09-10T10:00:00Z" w16du:dateUtc="2026-09-10T17:00:00Z">
              <w:r>
                <w:rPr>
                  <w:rFonts w:ascii="Aptos Narrow" w:eastAsia="Aptos Narrow" w:hAnsi="Aptos Narrow" w:cs="Aptos Narrow"/>
                  <w:b/>
                  <w:bCs/>
                  <w:sz w:val="16"/>
                  <w:szCs w:val="16"/>
                </w:rPr>
                <w:t>Production</w:t>
              </w:r>
            </w:ins>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832F2EA" w14:textId="77777777" w:rsidR="00E2415B" w:rsidRDefault="00E2415B">
            <w:pPr>
              <w:spacing w:line="215" w:lineRule="auto"/>
              <w:rPr>
                <w:ins w:id="1388" w:author="Galindo, George" w:date="2026-09-10T10:00:00Z" w16du:dateUtc="2026-09-10T17:00:00Z"/>
              </w:rPr>
            </w:pPr>
            <w:ins w:id="1389" w:author="Galindo, George" w:date="2026-09-10T10:00:00Z" w16du:dateUtc="2026-09-10T17:00:00Z">
              <w:r>
                <w:rPr>
                  <w:rFonts w:ascii="Aptos Narrow" w:eastAsia="Aptos Narrow" w:hAnsi="Aptos Narrow" w:cs="Aptos Narrow"/>
                  <w:b/>
                  <w:bCs/>
                  <w:sz w:val="16"/>
                  <w:szCs w:val="16"/>
                </w:rPr>
                <w:t>Non-production</w:t>
              </w:r>
            </w:ins>
          </w:p>
        </w:tc>
      </w:tr>
      <w:tr w:rsidR="00E2415B" w14:paraId="4CA31265" w14:textId="77777777">
        <w:trPr>
          <w:ins w:id="1390"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320B8D2" w14:textId="77777777" w:rsidR="00E2415B" w:rsidRDefault="00E2415B">
            <w:pPr>
              <w:spacing w:line="215" w:lineRule="auto"/>
              <w:rPr>
                <w:ins w:id="1391" w:author="Galindo, George" w:date="2026-09-10T10:00:00Z" w16du:dateUtc="2026-09-10T17:00:00Z"/>
              </w:rPr>
            </w:pPr>
            <w:ins w:id="1392" w:author="Galindo, George" w:date="2026-09-10T10:00:00Z" w16du:dateUtc="2026-09-10T17:00:00Z">
              <w:r>
                <w:rPr>
                  <w:rFonts w:ascii="Aptos Narrow" w:eastAsia="Aptos Narrow" w:hAnsi="Aptos Narrow" w:cs="Aptos Narrow"/>
                  <w:sz w:val="16"/>
                  <w:szCs w:val="16"/>
                </w:rPr>
                <w:t>Deployment Approach</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95F40D5" w14:textId="77777777" w:rsidR="00E2415B" w:rsidRDefault="00E2415B">
            <w:pPr>
              <w:spacing w:line="215" w:lineRule="auto"/>
              <w:rPr>
                <w:ins w:id="1393" w:author="Galindo, George" w:date="2026-09-10T10:00:00Z" w16du:dateUtc="2026-09-10T17:00:00Z"/>
              </w:rPr>
            </w:pPr>
            <w:ins w:id="1394" w:author="Galindo, George" w:date="2026-09-10T10:00:00Z" w16du:dateUtc="2026-09-10T17:00:00Z">
              <w:r>
                <w:rPr>
                  <w:rFonts w:ascii="Aptos Narrow" w:eastAsia="Aptos Narrow" w:hAnsi="Aptos Narrow" w:cs="Aptos Narrow"/>
                  <w:sz w:val="16"/>
                  <w:szCs w:val="16"/>
                </w:rPr>
                <w:t>Infrastructure as code. The servers are deployed from the approved GEHA Windows Server image through the Bicep module library and the existing release pipeline.</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646FE9F" w14:textId="77777777" w:rsidR="00E2415B" w:rsidRDefault="00E2415B">
            <w:pPr>
              <w:spacing w:line="215" w:lineRule="auto"/>
              <w:rPr>
                <w:ins w:id="1395" w:author="Galindo, George" w:date="2026-09-10T10:00:00Z" w16du:dateUtc="2026-09-10T17:00:00Z"/>
              </w:rPr>
            </w:pPr>
            <w:ins w:id="1396" w:author="Galindo, George" w:date="2026-09-10T10:00:00Z" w16du:dateUtc="2026-09-10T17:00:00Z">
              <w:r>
                <w:rPr>
                  <w:rFonts w:ascii="Aptos Narrow" w:eastAsia="Aptos Narrow" w:hAnsi="Aptos Narrow" w:cs="Aptos Narrow"/>
                  <w:sz w:val="16"/>
                  <w:szCs w:val="16"/>
                </w:rPr>
                <w:t>As production.</w:t>
              </w:r>
            </w:ins>
          </w:p>
        </w:tc>
      </w:tr>
      <w:tr w:rsidR="00E2415B" w14:paraId="15D9EA16" w14:textId="77777777">
        <w:trPr>
          <w:ins w:id="1397"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7059777" w14:textId="77777777" w:rsidR="00E2415B" w:rsidRDefault="00E2415B">
            <w:pPr>
              <w:spacing w:line="215" w:lineRule="auto"/>
              <w:rPr>
                <w:ins w:id="1398" w:author="Galindo, George" w:date="2026-09-10T10:00:00Z" w16du:dateUtc="2026-09-10T17:00:00Z"/>
              </w:rPr>
            </w:pPr>
            <w:ins w:id="1399" w:author="Galindo, George" w:date="2026-09-10T10:00:00Z" w16du:dateUtc="2026-09-10T17:00:00Z">
              <w:r>
                <w:rPr>
                  <w:rFonts w:ascii="Aptos Narrow" w:eastAsia="Aptos Narrow" w:hAnsi="Aptos Narrow" w:cs="Aptos Narrow"/>
                  <w:sz w:val="16"/>
                  <w:szCs w:val="16"/>
                </w:rPr>
                <w:t>Tooling and Repository</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C9083DA" w14:textId="77777777" w:rsidR="00E2415B" w:rsidRDefault="00E2415B">
            <w:pPr>
              <w:spacing w:line="215" w:lineRule="auto"/>
              <w:rPr>
                <w:ins w:id="1400" w:author="Galindo, George" w:date="2026-09-10T10:00:00Z" w16du:dateUtc="2026-09-10T17:00:00Z"/>
              </w:rPr>
            </w:pPr>
            <w:ins w:id="1401" w:author="Galindo, George" w:date="2026-09-10T10:00:00Z" w16du:dateUtc="2026-09-10T17:00:00Z">
              <w:r>
                <w:rPr>
                  <w:rFonts w:ascii="Aptos Narrow" w:eastAsia="Aptos Narrow" w:hAnsi="Aptos Narrow" w:cs="Aptos Narrow"/>
                  <w:sz w:val="16"/>
                  <w:szCs w:val="16"/>
                </w:rPr>
                <w:t>Bicep modules from the vetted GEHA module library, deployed through Azure DevOps pipelines.</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F1F10F1" w14:textId="77777777" w:rsidR="00E2415B" w:rsidRDefault="00E2415B">
            <w:pPr>
              <w:spacing w:line="215" w:lineRule="auto"/>
              <w:rPr>
                <w:ins w:id="1402" w:author="Galindo, George" w:date="2026-09-10T10:00:00Z" w16du:dateUtc="2026-09-10T17:00:00Z"/>
              </w:rPr>
            </w:pPr>
            <w:ins w:id="1403" w:author="Galindo, George" w:date="2026-09-10T10:00:00Z" w16du:dateUtc="2026-09-10T17:00:00Z">
              <w:r>
                <w:rPr>
                  <w:rFonts w:ascii="Aptos Narrow" w:eastAsia="Aptos Narrow" w:hAnsi="Aptos Narrow" w:cs="Aptos Narrow"/>
                  <w:sz w:val="16"/>
                  <w:szCs w:val="16"/>
                </w:rPr>
                <w:t>As production.</w:t>
              </w:r>
            </w:ins>
          </w:p>
        </w:tc>
      </w:tr>
      <w:tr w:rsidR="00E2415B" w14:paraId="185777AB" w14:textId="77777777">
        <w:trPr>
          <w:ins w:id="1404"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3F5FD45" w14:textId="77777777" w:rsidR="00E2415B" w:rsidRDefault="00E2415B">
            <w:pPr>
              <w:spacing w:line="215" w:lineRule="auto"/>
              <w:rPr>
                <w:ins w:id="1405" w:author="Galindo, George" w:date="2026-09-10T10:00:00Z" w16du:dateUtc="2026-09-10T17:00:00Z"/>
              </w:rPr>
            </w:pPr>
            <w:ins w:id="1406" w:author="Galindo, George" w:date="2026-09-10T10:00:00Z" w16du:dateUtc="2026-09-10T17:00:00Z">
              <w:r>
                <w:rPr>
                  <w:rFonts w:ascii="Aptos Narrow" w:eastAsia="Aptos Narrow" w:hAnsi="Aptos Narrow" w:cs="Aptos Narrow"/>
                  <w:sz w:val="16"/>
                  <w:szCs w:val="16"/>
                </w:rPr>
                <w:t>Pipeline and Approvals</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F023181" w14:textId="77777777" w:rsidR="00E2415B" w:rsidRDefault="00E2415B">
            <w:pPr>
              <w:spacing w:line="215" w:lineRule="auto"/>
              <w:rPr>
                <w:ins w:id="1407" w:author="Galindo, George" w:date="2026-09-10T10:00:00Z" w16du:dateUtc="2026-09-10T17:00:00Z"/>
              </w:rPr>
            </w:pPr>
            <w:ins w:id="1408" w:author="Galindo, George" w:date="2026-09-10T10:00:00Z" w16du:dateUtc="2026-09-10T17:00:00Z">
              <w:r>
                <w:rPr>
                  <w:rFonts w:ascii="Aptos Narrow" w:eastAsia="Aptos Narrow" w:hAnsi="Aptos Narrow" w:cs="Aptos Narrow"/>
                  <w:sz w:val="16"/>
                  <w:szCs w:val="16"/>
                </w:rPr>
                <w:t>The existing release pipeline and its approval gates. Production deployment additionally requires Change Advisory Board approval.</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2322237" w14:textId="77777777" w:rsidR="00E2415B" w:rsidRDefault="00E2415B">
            <w:pPr>
              <w:spacing w:line="215" w:lineRule="auto"/>
              <w:rPr>
                <w:ins w:id="1409" w:author="Galindo, George" w:date="2026-09-10T10:00:00Z" w16du:dateUtc="2026-09-10T17:00:00Z"/>
              </w:rPr>
            </w:pPr>
            <w:ins w:id="1410" w:author="Galindo, George" w:date="2026-09-10T10:00:00Z" w16du:dateUtc="2026-09-10T17:00:00Z">
              <w:r>
                <w:rPr>
                  <w:rFonts w:ascii="Aptos Narrow" w:eastAsia="Aptos Narrow" w:hAnsi="Aptos Narrow" w:cs="Aptos Narrow"/>
                  <w:sz w:val="16"/>
                  <w:szCs w:val="16"/>
                </w:rPr>
                <w:t>The existing release pipeline and its approval gates.</w:t>
              </w:r>
            </w:ins>
          </w:p>
        </w:tc>
      </w:tr>
      <w:tr w:rsidR="00E2415B" w14:paraId="06C837CD" w14:textId="77777777">
        <w:trPr>
          <w:ins w:id="1411"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E968CDF" w14:textId="77777777" w:rsidR="00E2415B" w:rsidRDefault="00E2415B">
            <w:pPr>
              <w:spacing w:line="215" w:lineRule="auto"/>
              <w:rPr>
                <w:ins w:id="1412" w:author="Galindo, George" w:date="2026-09-10T10:00:00Z" w16du:dateUtc="2026-09-10T17:00:00Z"/>
              </w:rPr>
            </w:pPr>
            <w:ins w:id="1413" w:author="Galindo, George" w:date="2026-09-10T10:00:00Z" w16du:dateUtc="2026-09-10T17:00:00Z">
              <w:r>
                <w:rPr>
                  <w:rFonts w:ascii="Aptos Narrow" w:eastAsia="Aptos Narrow" w:hAnsi="Aptos Narrow" w:cs="Aptos Narrow"/>
                  <w:sz w:val="16"/>
                  <w:szCs w:val="16"/>
                </w:rPr>
                <w:t>Environment Parity</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0A7383B" w14:textId="77777777" w:rsidR="00E2415B" w:rsidRDefault="00E2415B">
            <w:pPr>
              <w:spacing w:line="215" w:lineRule="auto"/>
              <w:rPr>
                <w:ins w:id="1414" w:author="Galindo, George" w:date="2026-09-10T10:00:00Z" w16du:dateUtc="2026-09-10T17:00:00Z"/>
              </w:rPr>
            </w:pPr>
            <w:ins w:id="1415" w:author="Galindo, George" w:date="2026-09-10T10:00:00Z" w16du:dateUtc="2026-09-10T17:00:00Z">
              <w:r>
                <w:rPr>
                  <w:rFonts w:ascii="Aptos Narrow" w:eastAsia="Aptos Narrow" w:hAnsi="Aptos Narrow" w:cs="Aptos Narrow"/>
                  <w:sz w:val="16"/>
                  <w:szCs w:val="16"/>
                </w:rPr>
                <w:t>Both environments are deployed from the same image and one parameterized module. They differ only in subscription, network, name tokens and alert severity.</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A24F498" w14:textId="77777777" w:rsidR="00E2415B" w:rsidRDefault="00E2415B">
            <w:pPr>
              <w:spacing w:line="215" w:lineRule="auto"/>
              <w:rPr>
                <w:ins w:id="1416" w:author="Galindo, George" w:date="2026-09-10T10:00:00Z" w16du:dateUtc="2026-09-10T17:00:00Z"/>
              </w:rPr>
            </w:pPr>
            <w:ins w:id="1417" w:author="Galindo, George" w:date="2026-09-10T10:00:00Z" w16du:dateUtc="2026-09-10T17:00:00Z">
              <w:r>
                <w:rPr>
                  <w:rFonts w:ascii="Aptos Narrow" w:eastAsia="Aptos Narrow" w:hAnsi="Aptos Narrow" w:cs="Aptos Narrow"/>
                  <w:sz w:val="16"/>
                  <w:szCs w:val="16"/>
                </w:rPr>
                <w:t>As production.</w:t>
              </w:r>
            </w:ins>
          </w:p>
        </w:tc>
      </w:tr>
      <w:tr w:rsidR="00E2415B" w14:paraId="39C8D0A2" w14:textId="77777777">
        <w:trPr>
          <w:ins w:id="1418" w:author="Galindo, George" w:date="2026-09-10T10:00:00Z"/>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A115903" w14:textId="77777777" w:rsidR="00E2415B" w:rsidRDefault="00E2415B">
            <w:pPr>
              <w:spacing w:line="215" w:lineRule="auto"/>
              <w:rPr>
                <w:ins w:id="1419" w:author="Galindo, George" w:date="2026-09-10T10:00:00Z" w16du:dateUtc="2026-09-10T17:00:00Z"/>
              </w:rPr>
            </w:pPr>
            <w:ins w:id="1420" w:author="Galindo, George" w:date="2026-09-10T10:00:00Z" w16du:dateUtc="2026-09-10T17:00:00Z">
              <w:r>
                <w:rPr>
                  <w:rFonts w:ascii="Aptos Narrow" w:eastAsia="Aptos Narrow" w:hAnsi="Aptos Narrow" w:cs="Aptos Narrow"/>
                  <w:sz w:val="16"/>
                  <w:szCs w:val="16"/>
                </w:rPr>
                <w:t>Configuration Drift</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690A202" w14:textId="77777777" w:rsidR="00E2415B" w:rsidRDefault="00E2415B">
            <w:pPr>
              <w:spacing w:line="215" w:lineRule="auto"/>
              <w:rPr>
                <w:ins w:id="1421" w:author="Galindo, George" w:date="2026-09-10T10:00:00Z" w16du:dateUtc="2026-09-10T17:00:00Z"/>
              </w:rPr>
            </w:pPr>
            <w:ins w:id="1422" w:author="Galindo, George" w:date="2026-09-10T10:00:00Z" w16du:dateUtc="2026-09-10T17:00:00Z">
              <w:r>
                <w:rPr>
                  <w:rFonts w:ascii="Aptos Narrow" w:eastAsia="Aptos Narrow" w:hAnsi="Aptos Narrow" w:cs="Aptos Narrow"/>
                  <w:sz w:val="16"/>
                  <w:szCs w:val="16"/>
                </w:rPr>
                <w:t>Pipeline redeployment corrects infrastructure drift. Operating system drift is answered by redeployment from the approved image rather than in-place remediation. Connector component versions are managed from the CyberArk tenant by the connector management agent.</w:t>
              </w:r>
            </w:ins>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5A3D901" w14:textId="77777777" w:rsidR="00E2415B" w:rsidRDefault="00E2415B">
            <w:pPr>
              <w:spacing w:line="215" w:lineRule="auto"/>
              <w:rPr>
                <w:ins w:id="1423" w:author="Galindo, George" w:date="2026-09-10T10:00:00Z" w16du:dateUtc="2026-09-10T17:00:00Z"/>
              </w:rPr>
            </w:pPr>
            <w:ins w:id="1424" w:author="Galindo, George" w:date="2026-09-10T10:00:00Z" w16du:dateUtc="2026-09-10T17:00:00Z">
              <w:r>
                <w:rPr>
                  <w:rFonts w:ascii="Aptos Narrow" w:eastAsia="Aptos Narrow" w:hAnsi="Aptos Narrow" w:cs="Aptos Narrow"/>
                  <w:sz w:val="16"/>
                  <w:szCs w:val="16"/>
                </w:rPr>
                <w:t>As production.</w:t>
              </w:r>
            </w:ins>
          </w:p>
        </w:tc>
      </w:tr>
      <w:tr w:rsidR="00E2415B" w14:paraId="273EF8A5" w14:textId="77777777">
        <w:trPr>
          <w:ins w:id="1425" w:author="Galindo, George" w:date="2026-09-10T10:00:00Z"/>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7F8A573" w14:textId="77777777" w:rsidR="00E2415B" w:rsidRDefault="00E2415B">
            <w:pPr>
              <w:spacing w:line="215" w:lineRule="auto"/>
              <w:rPr>
                <w:ins w:id="1426" w:author="Galindo, George" w:date="2026-09-10T10:00:00Z" w16du:dateUtc="2026-09-10T17:00:00Z"/>
              </w:rPr>
            </w:pPr>
            <w:ins w:id="1427" w:author="Galindo, George" w:date="2026-09-10T10:00:00Z" w16du:dateUtc="2026-09-10T17:00:00Z">
              <w:r>
                <w:rPr>
                  <w:rFonts w:ascii="Aptos Narrow" w:eastAsia="Aptos Narrow" w:hAnsi="Aptos Narrow" w:cs="Aptos Narrow"/>
                  <w:sz w:val="16"/>
                  <w:szCs w:val="16"/>
                </w:rPr>
                <w:t>State and Secret Handling</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8F01B5F" w14:textId="77777777" w:rsidR="00E2415B" w:rsidRDefault="00E2415B">
            <w:pPr>
              <w:spacing w:line="215" w:lineRule="auto"/>
              <w:rPr>
                <w:ins w:id="1428" w:author="Galindo, George" w:date="2026-09-10T10:00:00Z" w16du:dateUtc="2026-09-10T17:00:00Z"/>
              </w:rPr>
            </w:pPr>
            <w:ins w:id="1429" w:author="Galindo, George" w:date="2026-09-10T10:00:00Z" w16du:dateUtc="2026-09-10T17:00:00Z">
              <w:r>
                <w:rPr>
                  <w:rFonts w:ascii="Aptos Narrow" w:eastAsia="Aptos Narrow" w:hAnsi="Aptos Narrow" w:cs="Aptos Narrow"/>
                  <w:sz w:val="16"/>
                  <w:szCs w:val="16"/>
                </w:rPr>
                <w:t>Deployment state and pipeline secrets are held in the existing platform key vault under the existing access model. Service principals are used for pipeline authentication.</w:t>
              </w:r>
            </w:ins>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E56E93F" w14:textId="77777777" w:rsidR="00E2415B" w:rsidRDefault="00E2415B">
            <w:pPr>
              <w:spacing w:line="215" w:lineRule="auto"/>
              <w:rPr>
                <w:ins w:id="1430" w:author="Galindo, George" w:date="2026-09-10T10:00:00Z" w16du:dateUtc="2026-09-10T17:00:00Z"/>
              </w:rPr>
            </w:pPr>
            <w:ins w:id="1431" w:author="Galindo, George" w:date="2026-09-10T10:00:00Z" w16du:dateUtc="2026-09-10T17:00:00Z">
              <w:r>
                <w:rPr>
                  <w:rFonts w:ascii="Aptos Narrow" w:eastAsia="Aptos Narrow" w:hAnsi="Aptos Narrow" w:cs="Aptos Narrow"/>
                  <w:sz w:val="16"/>
                  <w:szCs w:val="16"/>
                </w:rPr>
                <w:t>As production.</w:t>
              </w:r>
            </w:ins>
          </w:p>
        </w:tc>
      </w:tr>
    </w:tbl>
    <w:p w14:paraId="35D594DA" w14:textId="77777777" w:rsidR="00E2415B" w:rsidRDefault="00E2415B" w:rsidP="00E2415B">
      <w:pPr>
        <w:spacing w:before="40" w:after="150"/>
        <w:rPr>
          <w:ins w:id="1432" w:author="Galindo, George" w:date="2026-09-10T10:00:00Z" w16du:dateUtc="2026-09-10T17:00:00Z"/>
        </w:rPr>
      </w:pPr>
      <w:ins w:id="1433" w:author="Galindo, George" w:date="2026-09-10T10:00:00Z" w16du:dateUtc="2026-09-10T17:00:00Z">
        <w:r>
          <w:rPr>
            <w:rFonts w:ascii="Aptos" w:eastAsia="Aptos" w:hAnsi="Aptos" w:cs="Aptos"/>
            <w:i/>
            <w:iCs/>
            <w:color w:val="595959"/>
            <w:sz w:val="15"/>
            <w:szCs w:val="15"/>
          </w:rPr>
          <w:t>Table 5.12: Deployment method</w:t>
        </w:r>
      </w:ins>
    </w:p>
    <w:p w14:paraId="5DBC50E6" w14:textId="77777777" w:rsidR="00E2415B" w:rsidRDefault="00E2415B" w:rsidP="00E2415B">
      <w:pPr>
        <w:rPr>
          <w:ins w:id="1434" w:author="Galindo, George" w:date="2026-09-10T10:00:00Z" w16du:dateUtc="2026-09-10T17:00:00Z"/>
        </w:rPr>
      </w:pPr>
      <w:ins w:id="1435" w:author="Galindo, George" w:date="2026-09-10T10:00:00Z" w16du:dateUtc="2026-09-10T17:00:00Z">
        <w:r>
          <w:lastRenderedPageBreak/>
          <w:br w:type="page"/>
        </w:r>
      </w:ins>
    </w:p>
    <w:p w14:paraId="1C78825D" w14:textId="77777777" w:rsidR="00E2415B" w:rsidRDefault="00E2415B" w:rsidP="00E2415B">
      <w:pPr>
        <w:pStyle w:val="Heading2"/>
        <w:spacing w:before="170" w:after="90"/>
        <w:rPr>
          <w:ins w:id="1436" w:author="Galindo, George" w:date="2026-09-10T10:00:00Z" w16du:dateUtc="2026-09-10T17:00:00Z"/>
        </w:rPr>
      </w:pPr>
      <w:ins w:id="1437" w:author="Galindo, George" w:date="2026-09-10T10:00:00Z" w16du:dateUtc="2026-09-10T17:00:00Z">
        <w:r>
          <w:rPr>
            <w:rFonts w:ascii="Aptos" w:eastAsia="Aptos" w:hAnsi="Aptos" w:cs="Aptos"/>
            <w:color w:val="2E5496"/>
            <w:sz w:val="21"/>
            <w:szCs w:val="21"/>
          </w:rPr>
          <w:lastRenderedPageBreak/>
          <w:t>5.13  Configuration Changes at Cutover</w:t>
        </w:r>
      </w:ins>
    </w:p>
    <w:p w14:paraId="562DF875" w14:textId="77777777" w:rsidR="00E2415B" w:rsidRDefault="00E2415B" w:rsidP="00E2415B">
      <w:pPr>
        <w:spacing w:after="100" w:line="250" w:lineRule="auto"/>
        <w:rPr>
          <w:ins w:id="1438" w:author="Galindo, George" w:date="2026-09-10T10:00:00Z" w16du:dateUtc="2026-09-10T17:00:00Z"/>
        </w:rPr>
      </w:pPr>
      <w:ins w:id="1439" w:author="Galindo, George" w:date="2026-09-10T10:00:00Z" w16du:dateUtc="2026-09-10T17:00:00Z">
        <w:r>
          <w:rPr>
            <w:rFonts w:ascii="Aptos" w:eastAsia="Aptos" w:hAnsi="Aptos" w:cs="Aptos"/>
          </w:rPr>
          <w:t>No application configuration value is changed, as no application is moving. The changes below are made in the CyberArk platform, once per migrating application rather than once for this workload.</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3"/>
        <w:gridCol w:w="1613"/>
        <w:gridCol w:w="1708"/>
        <w:gridCol w:w="1708"/>
        <w:gridCol w:w="1328"/>
        <w:gridCol w:w="1328"/>
      </w:tblGrid>
      <w:tr w:rsidR="00E2415B" w14:paraId="5EB533FD" w14:textId="77777777">
        <w:trPr>
          <w:tblHeader/>
          <w:ins w:id="1440" w:author="Galindo, George" w:date="2026-09-10T10:00:00Z"/>
        </w:trPr>
        <w:tc>
          <w:tcPr>
            <w:tcW w:w="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3CA19611" w14:textId="77777777" w:rsidR="00E2415B" w:rsidRDefault="00E2415B">
            <w:pPr>
              <w:spacing w:line="215" w:lineRule="auto"/>
              <w:rPr>
                <w:ins w:id="1441" w:author="Galindo, George" w:date="2026-09-10T10:00:00Z" w16du:dateUtc="2026-09-10T17:00:00Z"/>
              </w:rPr>
            </w:pPr>
            <w:ins w:id="1442" w:author="Galindo, George" w:date="2026-09-10T10:00:00Z" w16du:dateUtc="2026-09-10T17:00:00Z">
              <w:r>
                <w:rPr>
                  <w:rFonts w:ascii="Aptos Narrow" w:eastAsia="Aptos Narrow" w:hAnsi="Aptos Narrow" w:cs="Aptos Narrow"/>
                  <w:b/>
                  <w:bCs/>
                  <w:sz w:val="16"/>
                  <w:szCs w:val="16"/>
                </w:rPr>
                <w:t>Change</w:t>
              </w:r>
            </w:ins>
          </w:p>
        </w:tc>
        <w:tc>
          <w:tcPr>
            <w:tcW w:w="8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E06E3CB" w14:textId="77777777" w:rsidR="00E2415B" w:rsidRDefault="00E2415B">
            <w:pPr>
              <w:spacing w:line="215" w:lineRule="auto"/>
              <w:rPr>
                <w:ins w:id="1443" w:author="Galindo, George" w:date="2026-09-10T10:00:00Z" w16du:dateUtc="2026-09-10T17:00:00Z"/>
              </w:rPr>
            </w:pPr>
            <w:ins w:id="1444" w:author="Galindo, George" w:date="2026-09-10T10:00:00Z" w16du:dateUtc="2026-09-10T17:00:00Z">
              <w:r>
                <w:rPr>
                  <w:rFonts w:ascii="Aptos Narrow" w:eastAsia="Aptos Narrow" w:hAnsi="Aptos Narrow" w:cs="Aptos Narrow"/>
                  <w:b/>
                  <w:bCs/>
                  <w:sz w:val="16"/>
                  <w:szCs w:val="16"/>
                </w:rPr>
                <w:t>Where It Lives</w:t>
              </w:r>
            </w:ins>
          </w:p>
        </w:tc>
        <w:tc>
          <w:tcPr>
            <w:tcW w:w="9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95D9F84" w14:textId="77777777" w:rsidR="00E2415B" w:rsidRDefault="00E2415B">
            <w:pPr>
              <w:spacing w:line="215" w:lineRule="auto"/>
              <w:rPr>
                <w:ins w:id="1445" w:author="Galindo, George" w:date="2026-09-10T10:00:00Z" w16du:dateUtc="2026-09-10T17:00:00Z"/>
              </w:rPr>
            </w:pPr>
            <w:ins w:id="1446" w:author="Galindo, George" w:date="2026-09-10T10:00:00Z" w16du:dateUtc="2026-09-10T17:00:00Z">
              <w:r>
                <w:rPr>
                  <w:rFonts w:ascii="Aptos Narrow" w:eastAsia="Aptos Narrow" w:hAnsi="Aptos Narrow" w:cs="Aptos Narrow"/>
                  <w:b/>
                  <w:bCs/>
                  <w:sz w:val="16"/>
                  <w:szCs w:val="16"/>
                </w:rPr>
                <w:t>Current Value</w:t>
              </w:r>
            </w:ins>
          </w:p>
        </w:tc>
        <w:tc>
          <w:tcPr>
            <w:tcW w:w="9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67BD4A57" w14:textId="77777777" w:rsidR="00E2415B" w:rsidRDefault="00E2415B">
            <w:pPr>
              <w:spacing w:line="215" w:lineRule="auto"/>
              <w:rPr>
                <w:ins w:id="1447" w:author="Galindo, George" w:date="2026-09-10T10:00:00Z" w16du:dateUtc="2026-09-10T17:00:00Z"/>
              </w:rPr>
            </w:pPr>
            <w:ins w:id="1448" w:author="Galindo, George" w:date="2026-09-10T10:00:00Z" w16du:dateUtc="2026-09-10T17:00:00Z">
              <w:r>
                <w:rPr>
                  <w:rFonts w:ascii="Aptos Narrow" w:eastAsia="Aptos Narrow" w:hAnsi="Aptos Narrow" w:cs="Aptos Narrow"/>
                  <w:b/>
                  <w:bCs/>
                  <w:sz w:val="16"/>
                  <w:szCs w:val="16"/>
                </w:rPr>
                <w:t>Target Value</w:t>
              </w:r>
            </w:ins>
          </w:p>
        </w:tc>
        <w:tc>
          <w:tcPr>
            <w:tcW w:w="7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63D9DF11" w14:textId="77777777" w:rsidR="00E2415B" w:rsidRDefault="00E2415B">
            <w:pPr>
              <w:spacing w:line="215" w:lineRule="auto"/>
              <w:rPr>
                <w:ins w:id="1449" w:author="Galindo, George" w:date="2026-09-10T10:00:00Z" w16du:dateUtc="2026-09-10T17:00:00Z"/>
              </w:rPr>
            </w:pPr>
            <w:ins w:id="1450" w:author="Galindo, George" w:date="2026-09-10T10:00:00Z" w16du:dateUtc="2026-09-10T17:00:00Z">
              <w:r>
                <w:rPr>
                  <w:rFonts w:ascii="Aptos Narrow" w:eastAsia="Aptos Narrow" w:hAnsi="Aptos Narrow" w:cs="Aptos Narrow"/>
                  <w:b/>
                  <w:bCs/>
                  <w:sz w:val="16"/>
                  <w:szCs w:val="16"/>
                </w:rPr>
                <w:t>Owner</w:t>
              </w:r>
            </w:ins>
          </w:p>
        </w:tc>
        <w:tc>
          <w:tcPr>
            <w:tcW w:w="7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384F8BDB" w14:textId="77777777" w:rsidR="00E2415B" w:rsidRDefault="00E2415B">
            <w:pPr>
              <w:spacing w:line="215" w:lineRule="auto"/>
              <w:rPr>
                <w:ins w:id="1451" w:author="Galindo, George" w:date="2026-09-10T10:00:00Z" w16du:dateUtc="2026-09-10T17:00:00Z"/>
              </w:rPr>
            </w:pPr>
            <w:ins w:id="1452" w:author="Galindo, George" w:date="2026-09-10T10:00:00Z" w16du:dateUtc="2026-09-10T17:00:00Z">
              <w:r>
                <w:rPr>
                  <w:rFonts w:ascii="Aptos Narrow" w:eastAsia="Aptos Narrow" w:hAnsi="Aptos Narrow" w:cs="Aptos Narrow"/>
                  <w:b/>
                  <w:bCs/>
                  <w:sz w:val="16"/>
                  <w:szCs w:val="16"/>
                </w:rPr>
                <w:t>Pre-Stageable</w:t>
              </w:r>
            </w:ins>
          </w:p>
        </w:tc>
      </w:tr>
      <w:tr w:rsidR="00E2415B" w14:paraId="17B897EF" w14:textId="77777777">
        <w:trPr>
          <w:ins w:id="1453" w:author="Galindo, George" w:date="2026-09-10T10:00:00Z"/>
        </w:trPr>
        <w:tc>
          <w:tcPr>
            <w:tcW w:w="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8984C2C" w14:textId="77777777" w:rsidR="00E2415B" w:rsidRDefault="00E2415B">
            <w:pPr>
              <w:spacing w:line="215" w:lineRule="auto"/>
              <w:rPr>
                <w:ins w:id="1454" w:author="Galindo, George" w:date="2026-09-10T10:00:00Z" w16du:dateUtc="2026-09-10T17:00:00Z"/>
              </w:rPr>
            </w:pPr>
            <w:ins w:id="1455" w:author="Galindo, George" w:date="2026-09-10T10:00:00Z" w16du:dateUtc="2026-09-10T17:00:00Z">
              <w:r>
                <w:rPr>
                  <w:rFonts w:ascii="Aptos Narrow" w:eastAsia="Aptos Narrow" w:hAnsi="Aptos Narrow" w:cs="Aptos Narrow"/>
                  <w:sz w:val="16"/>
                  <w:szCs w:val="16"/>
                </w:rPr>
                <w:t>Session manager server for a migrating target</w:t>
              </w:r>
            </w:ins>
          </w:p>
        </w:tc>
        <w:tc>
          <w:tcPr>
            <w:tcW w:w="8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5AF16F7" w14:textId="77777777" w:rsidR="00E2415B" w:rsidRDefault="00E2415B">
            <w:pPr>
              <w:spacing w:line="215" w:lineRule="auto"/>
              <w:rPr>
                <w:ins w:id="1456" w:author="Galindo, George" w:date="2026-09-10T10:00:00Z" w16du:dateUtc="2026-09-10T17:00:00Z"/>
              </w:rPr>
            </w:pPr>
            <w:ins w:id="1457" w:author="Galindo, George" w:date="2026-09-10T10:00:00Z" w16du:dateUtc="2026-09-10T17:00:00Z">
              <w:r>
                <w:rPr>
                  <w:rFonts w:ascii="Aptos Narrow" w:eastAsia="Aptos Narrow" w:hAnsi="Aptos Narrow" w:cs="Aptos Narrow"/>
                  <w:sz w:val="16"/>
                  <w:szCs w:val="16"/>
                </w:rPr>
                <w:t>Platform definition in the CyberArk tenant</w:t>
              </w:r>
            </w:ins>
          </w:p>
        </w:tc>
        <w:tc>
          <w:tcPr>
            <w:tcW w:w="9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910D98D" w14:textId="77777777" w:rsidR="00E2415B" w:rsidRDefault="00E2415B">
            <w:pPr>
              <w:spacing w:line="215" w:lineRule="auto"/>
              <w:rPr>
                <w:ins w:id="1458" w:author="Galindo, George" w:date="2026-09-10T10:00:00Z" w16du:dateUtc="2026-09-10T17:00:00Z"/>
              </w:rPr>
            </w:pPr>
            <w:ins w:id="1459" w:author="Galindo, George" w:date="2026-09-10T10:00:00Z" w16du:dateUtc="2026-09-10T17:00:00Z">
              <w:r>
                <w:rPr>
                  <w:rFonts w:ascii="Aptos Narrow" w:eastAsia="Aptos Narrow" w:hAnsi="Aptos Narrow" w:cs="Aptos Narrow"/>
                  <w:sz w:val="16"/>
                  <w:szCs w:val="16"/>
                </w:rPr>
                <w:t>On-premises farm</w:t>
              </w:r>
            </w:ins>
          </w:p>
        </w:tc>
        <w:tc>
          <w:tcPr>
            <w:tcW w:w="9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676A534" w14:textId="77777777" w:rsidR="00E2415B" w:rsidRDefault="00E2415B">
            <w:pPr>
              <w:spacing w:line="215" w:lineRule="auto"/>
              <w:rPr>
                <w:ins w:id="1460" w:author="Galindo, George" w:date="2026-09-10T10:00:00Z" w16du:dateUtc="2026-09-10T17:00:00Z"/>
              </w:rPr>
            </w:pPr>
            <w:ins w:id="1461" w:author="Galindo, George" w:date="2026-09-10T10:00:00Z" w16du:dateUtc="2026-09-10T17:00:00Z">
              <w:r>
                <w:rPr>
                  <w:rFonts w:ascii="Aptos Narrow" w:eastAsia="Aptos Narrow" w:hAnsi="Aptos Narrow" w:cs="Aptos Narrow"/>
                  <w:sz w:val="16"/>
                  <w:szCs w:val="16"/>
                </w:rPr>
                <w:t>Azure-PSM-PRD</w:t>
              </w:r>
            </w:ins>
          </w:p>
        </w:tc>
        <w:tc>
          <w:tcPr>
            <w:tcW w:w="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0AC9177" w14:textId="77777777" w:rsidR="00E2415B" w:rsidRDefault="00E2415B">
            <w:pPr>
              <w:spacing w:line="215" w:lineRule="auto"/>
              <w:rPr>
                <w:ins w:id="1462" w:author="Galindo, George" w:date="2026-09-10T10:00:00Z" w16du:dateUtc="2026-09-10T17:00:00Z"/>
              </w:rPr>
            </w:pPr>
            <w:ins w:id="1463" w:author="Galindo, George" w:date="2026-09-10T10:00:00Z" w16du:dateUtc="2026-09-10T17:00:00Z">
              <w:r>
                <w:rPr>
                  <w:rFonts w:ascii="Aptos Narrow" w:eastAsia="Aptos Narrow" w:hAnsi="Aptos Narrow" w:cs="Aptos Narrow"/>
                  <w:sz w:val="16"/>
                  <w:szCs w:val="16"/>
                </w:rPr>
                <w:t>GEHA CyberArk administration</w:t>
              </w:r>
            </w:ins>
          </w:p>
        </w:tc>
        <w:tc>
          <w:tcPr>
            <w:tcW w:w="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7551FF9" w14:textId="77777777" w:rsidR="00E2415B" w:rsidRDefault="00E2415B">
            <w:pPr>
              <w:spacing w:line="215" w:lineRule="auto"/>
              <w:rPr>
                <w:ins w:id="1464" w:author="Galindo, George" w:date="2026-09-10T10:00:00Z" w16du:dateUtc="2026-09-10T17:00:00Z"/>
              </w:rPr>
            </w:pPr>
            <w:ins w:id="1465" w:author="Galindo, George" w:date="2026-09-10T10:00:00Z" w16du:dateUtc="2026-09-10T17:00:00Z">
              <w:r>
                <w:rPr>
                  <w:rFonts w:ascii="Aptos Narrow" w:eastAsia="Aptos Narrow" w:hAnsi="Aptos Narrow" w:cs="Aptos Narrow"/>
                  <w:sz w:val="16"/>
                  <w:szCs w:val="16"/>
                </w:rPr>
                <w:t>Yes. The platform is cloned in advance and activated at cutover.</w:t>
              </w:r>
            </w:ins>
          </w:p>
        </w:tc>
      </w:tr>
      <w:tr w:rsidR="00E2415B" w14:paraId="681E89AC" w14:textId="77777777">
        <w:trPr>
          <w:ins w:id="1466" w:author="Galindo, George" w:date="2026-09-10T10:00:00Z"/>
        </w:trPr>
        <w:tc>
          <w:tcPr>
            <w:tcW w:w="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FA9703C" w14:textId="77777777" w:rsidR="00E2415B" w:rsidRDefault="00E2415B">
            <w:pPr>
              <w:spacing w:line="215" w:lineRule="auto"/>
              <w:rPr>
                <w:ins w:id="1467" w:author="Galindo, George" w:date="2026-09-10T10:00:00Z" w16du:dateUtc="2026-09-10T17:00:00Z"/>
              </w:rPr>
            </w:pPr>
            <w:ins w:id="1468" w:author="Galindo, George" w:date="2026-09-10T10:00:00Z" w16du:dateUtc="2026-09-10T17:00:00Z">
              <w:r>
                <w:rPr>
                  <w:rFonts w:ascii="Aptos Narrow" w:eastAsia="Aptos Narrow" w:hAnsi="Aptos Narrow" w:cs="Aptos Narrow"/>
                  <w:sz w:val="16"/>
                  <w:szCs w:val="16"/>
                </w:rPr>
                <w:t>Rotation engine for a migrating safe</w:t>
              </w:r>
            </w:ins>
          </w:p>
        </w:tc>
        <w:tc>
          <w:tcPr>
            <w:tcW w:w="8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243816B" w14:textId="77777777" w:rsidR="00E2415B" w:rsidRDefault="00E2415B">
            <w:pPr>
              <w:spacing w:line="215" w:lineRule="auto"/>
              <w:rPr>
                <w:ins w:id="1469" w:author="Galindo, George" w:date="2026-09-10T10:00:00Z" w16du:dateUtc="2026-09-10T17:00:00Z"/>
              </w:rPr>
            </w:pPr>
            <w:ins w:id="1470" w:author="Galindo, George" w:date="2026-09-10T10:00:00Z" w16du:dateUtc="2026-09-10T17:00:00Z">
              <w:r>
                <w:rPr>
                  <w:rFonts w:ascii="Aptos Narrow" w:eastAsia="Aptos Narrow" w:hAnsi="Aptos Narrow" w:cs="Aptos Narrow"/>
                  <w:sz w:val="16"/>
                  <w:szCs w:val="16"/>
                </w:rPr>
                <w:t>Safe properties in the CyberArk tenant</w:t>
              </w:r>
            </w:ins>
          </w:p>
        </w:tc>
        <w:tc>
          <w:tcPr>
            <w:tcW w:w="9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2C8B49F" w14:textId="77777777" w:rsidR="00E2415B" w:rsidRDefault="00E2415B">
            <w:pPr>
              <w:spacing w:line="215" w:lineRule="auto"/>
              <w:rPr>
                <w:ins w:id="1471" w:author="Galindo, George" w:date="2026-09-10T10:00:00Z" w16du:dateUtc="2026-09-10T17:00:00Z"/>
              </w:rPr>
            </w:pPr>
            <w:ins w:id="1472" w:author="Galindo, George" w:date="2026-09-10T10:00:00Z" w16du:dateUtc="2026-09-10T17:00:00Z">
              <w:r>
                <w:rPr>
                  <w:rFonts w:ascii="Aptos Narrow" w:eastAsia="Aptos Narrow" w:hAnsi="Aptos Narrow" w:cs="Aptos Narrow"/>
                  <w:sz w:val="16"/>
                  <w:szCs w:val="16"/>
                </w:rPr>
                <w:t>On-premises engine name</w:t>
              </w:r>
            </w:ins>
          </w:p>
        </w:tc>
        <w:tc>
          <w:tcPr>
            <w:tcW w:w="9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8C60DEE" w14:textId="77777777" w:rsidR="00E2415B" w:rsidRDefault="00E2415B">
            <w:pPr>
              <w:spacing w:line="215" w:lineRule="auto"/>
              <w:rPr>
                <w:ins w:id="1473" w:author="Galindo, George" w:date="2026-09-10T10:00:00Z" w16du:dateUtc="2026-09-10T17:00:00Z"/>
              </w:rPr>
            </w:pPr>
            <w:ins w:id="1474" w:author="Galindo, George" w:date="2026-09-10T10:00:00Z" w16du:dateUtc="2026-09-10T17:00:00Z">
              <w:r>
                <w:rPr>
                  <w:rFonts w:ascii="Aptos Narrow" w:eastAsia="Aptos Narrow" w:hAnsi="Aptos Narrow" w:cs="Aptos Narrow"/>
                  <w:sz w:val="16"/>
                  <w:szCs w:val="16"/>
                </w:rPr>
                <w:t>AZ-CPM-PRD-01</w:t>
              </w:r>
            </w:ins>
          </w:p>
        </w:tc>
        <w:tc>
          <w:tcPr>
            <w:tcW w:w="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11138F4" w14:textId="77777777" w:rsidR="00E2415B" w:rsidRDefault="00E2415B">
            <w:pPr>
              <w:spacing w:line="215" w:lineRule="auto"/>
              <w:rPr>
                <w:ins w:id="1475" w:author="Galindo, George" w:date="2026-09-10T10:00:00Z" w16du:dateUtc="2026-09-10T17:00:00Z"/>
              </w:rPr>
            </w:pPr>
            <w:ins w:id="1476" w:author="Galindo, George" w:date="2026-09-10T10:00:00Z" w16du:dateUtc="2026-09-10T17:00:00Z">
              <w:r>
                <w:rPr>
                  <w:rFonts w:ascii="Aptos Narrow" w:eastAsia="Aptos Narrow" w:hAnsi="Aptos Narrow" w:cs="Aptos Narrow"/>
                  <w:sz w:val="16"/>
                  <w:szCs w:val="16"/>
                </w:rPr>
                <w:t>GEHA CyberArk administration</w:t>
              </w:r>
            </w:ins>
          </w:p>
        </w:tc>
        <w:tc>
          <w:tcPr>
            <w:tcW w:w="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CC2CC25" w14:textId="77777777" w:rsidR="00E2415B" w:rsidRDefault="00E2415B">
            <w:pPr>
              <w:spacing w:line="215" w:lineRule="auto"/>
              <w:rPr>
                <w:ins w:id="1477" w:author="Galindo, George" w:date="2026-09-10T10:00:00Z" w16du:dateUtc="2026-09-10T17:00:00Z"/>
              </w:rPr>
            </w:pPr>
            <w:ins w:id="1478" w:author="Galindo, George" w:date="2026-09-10T10:00:00Z" w16du:dateUtc="2026-09-10T17:00:00Z">
              <w:r>
                <w:rPr>
                  <w:rFonts w:ascii="Aptos Narrow" w:eastAsia="Aptos Narrow" w:hAnsi="Aptos Narrow" w:cs="Aptos Narrow"/>
                  <w:sz w:val="16"/>
                  <w:szCs w:val="16"/>
                </w:rPr>
                <w:t>No. This change is the act of moving the server.</w:t>
              </w:r>
            </w:ins>
          </w:p>
        </w:tc>
      </w:tr>
      <w:tr w:rsidR="00E2415B" w14:paraId="57D27F11" w14:textId="77777777">
        <w:trPr>
          <w:ins w:id="1479" w:author="Galindo, George" w:date="2026-09-10T10:00:00Z"/>
        </w:trPr>
        <w:tc>
          <w:tcPr>
            <w:tcW w:w="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6946A57" w14:textId="77777777" w:rsidR="00E2415B" w:rsidRDefault="00E2415B">
            <w:pPr>
              <w:spacing w:line="215" w:lineRule="auto"/>
              <w:rPr>
                <w:ins w:id="1480" w:author="Galindo, George" w:date="2026-09-10T10:00:00Z" w16du:dateUtc="2026-09-10T17:00:00Z"/>
              </w:rPr>
            </w:pPr>
            <w:ins w:id="1481" w:author="Galindo, George" w:date="2026-09-10T10:00:00Z" w16du:dateUtc="2026-09-10T17:00:00Z">
              <w:r>
                <w:rPr>
                  <w:rFonts w:ascii="Aptos Narrow" w:eastAsia="Aptos Narrow" w:hAnsi="Aptos Narrow" w:cs="Aptos Narrow"/>
                  <w:sz w:val="16"/>
                  <w:szCs w:val="16"/>
                </w:rPr>
                <w:t>Connector address used by administrators</w:t>
              </w:r>
            </w:ins>
          </w:p>
        </w:tc>
        <w:tc>
          <w:tcPr>
            <w:tcW w:w="8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6C08A29" w14:textId="77777777" w:rsidR="00E2415B" w:rsidRDefault="00E2415B">
            <w:pPr>
              <w:spacing w:line="215" w:lineRule="auto"/>
              <w:rPr>
                <w:ins w:id="1482" w:author="Galindo, George" w:date="2026-09-10T10:00:00Z" w16du:dateUtc="2026-09-10T17:00:00Z"/>
              </w:rPr>
            </w:pPr>
            <w:ins w:id="1483" w:author="Galindo, George" w:date="2026-09-10T10:00:00Z" w16du:dateUtc="2026-09-10T17:00:00Z">
              <w:r>
                <w:rPr>
                  <w:rFonts w:ascii="Aptos Narrow" w:eastAsia="Aptos Narrow" w:hAnsi="Aptos Narrow" w:cs="Aptos Narrow"/>
                  <w:sz w:val="16"/>
                  <w:szCs w:val="16"/>
                </w:rPr>
                <w:t>Internal name resolution</w:t>
              </w:r>
            </w:ins>
          </w:p>
        </w:tc>
        <w:tc>
          <w:tcPr>
            <w:tcW w:w="9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38118CB" w14:textId="77777777" w:rsidR="00E2415B" w:rsidRDefault="00E2415B">
            <w:pPr>
              <w:spacing w:line="215" w:lineRule="auto"/>
              <w:rPr>
                <w:ins w:id="1484" w:author="Galindo, George" w:date="2026-09-10T10:00:00Z" w16du:dateUtc="2026-09-10T17:00:00Z"/>
              </w:rPr>
            </w:pPr>
            <w:ins w:id="1485" w:author="Galindo, George" w:date="2026-09-10T10:00:00Z" w16du:dateUtc="2026-09-10T17:00:00Z">
              <w:r>
                <w:rPr>
                  <w:rFonts w:ascii="Aptos Narrow" w:eastAsia="Aptos Narrow" w:hAnsi="Aptos Narrow" w:cs="Aptos Narrow"/>
                  <w:sz w:val="16"/>
                  <w:szCs w:val="16"/>
                </w:rPr>
                <w:t>On-premises connector name</w:t>
              </w:r>
            </w:ins>
          </w:p>
        </w:tc>
        <w:tc>
          <w:tcPr>
            <w:tcW w:w="9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AA0EBAD" w14:textId="77777777" w:rsidR="00E2415B" w:rsidRDefault="00E2415B">
            <w:pPr>
              <w:spacing w:line="215" w:lineRule="auto"/>
              <w:rPr>
                <w:ins w:id="1486" w:author="Galindo, George" w:date="2026-09-10T10:00:00Z" w16du:dateUtc="2026-09-10T17:00:00Z"/>
              </w:rPr>
            </w:pPr>
            <w:ins w:id="1487" w:author="Galindo, George" w:date="2026-09-10T10:00:00Z" w16du:dateUtc="2026-09-10T17:00:00Z">
              <w:r>
                <w:rPr>
                  <w:rFonts w:ascii="Aptos Narrow" w:eastAsia="Aptos Narrow" w:hAnsi="Aptos Narrow" w:cs="Aptos Narrow"/>
                  <w:sz w:val="16"/>
                  <w:szCs w:val="16"/>
                </w:rPr>
                <w:t>cyberark-prd.geha.com</w:t>
              </w:r>
            </w:ins>
          </w:p>
        </w:tc>
        <w:tc>
          <w:tcPr>
            <w:tcW w:w="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A7E3412" w14:textId="77777777" w:rsidR="00E2415B" w:rsidRDefault="00E2415B">
            <w:pPr>
              <w:spacing w:line="215" w:lineRule="auto"/>
              <w:rPr>
                <w:ins w:id="1488" w:author="Galindo, George" w:date="2026-09-10T10:00:00Z" w16du:dateUtc="2026-09-10T17:00:00Z"/>
              </w:rPr>
            </w:pPr>
            <w:ins w:id="1489" w:author="Galindo, George" w:date="2026-09-10T10:00:00Z" w16du:dateUtc="2026-09-10T17:00:00Z">
              <w:r>
                <w:rPr>
                  <w:rFonts w:ascii="Aptos Narrow" w:eastAsia="Aptos Narrow" w:hAnsi="Aptos Narrow" w:cs="Aptos Narrow"/>
                  <w:sz w:val="16"/>
                  <w:szCs w:val="16"/>
                </w:rPr>
                <w:t>GEHA Cloud and Platform Services</w:t>
              </w:r>
            </w:ins>
          </w:p>
        </w:tc>
        <w:tc>
          <w:tcPr>
            <w:tcW w:w="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6A089C8" w14:textId="77777777" w:rsidR="00E2415B" w:rsidRDefault="00E2415B">
            <w:pPr>
              <w:spacing w:line="215" w:lineRule="auto"/>
              <w:rPr>
                <w:ins w:id="1490" w:author="Galindo, George" w:date="2026-09-10T10:00:00Z" w16du:dateUtc="2026-09-10T17:00:00Z"/>
              </w:rPr>
            </w:pPr>
            <w:ins w:id="1491" w:author="Galindo, George" w:date="2026-09-10T10:00:00Z" w16du:dateUtc="2026-09-10T17:00:00Z">
              <w:r>
                <w:rPr>
                  <w:rFonts w:ascii="Aptos Narrow" w:eastAsia="Aptos Narrow" w:hAnsi="Aptos Narrow" w:cs="Aptos Narrow"/>
                  <w:sz w:val="16"/>
                  <w:szCs w:val="16"/>
                </w:rPr>
                <w:t>Yes. The record is created at build.</w:t>
              </w:r>
            </w:ins>
          </w:p>
        </w:tc>
      </w:tr>
      <w:tr w:rsidR="00E2415B" w14:paraId="0B8096E5" w14:textId="77777777">
        <w:trPr>
          <w:ins w:id="1492" w:author="Galindo, George" w:date="2026-09-10T10:00:00Z"/>
        </w:trPr>
        <w:tc>
          <w:tcPr>
            <w:tcW w:w="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1619EF8" w14:textId="77777777" w:rsidR="00E2415B" w:rsidRDefault="00E2415B">
            <w:pPr>
              <w:spacing w:line="215" w:lineRule="auto"/>
              <w:rPr>
                <w:ins w:id="1493" w:author="Galindo, George" w:date="2026-09-10T10:00:00Z" w16du:dateUtc="2026-09-10T17:00:00Z"/>
              </w:rPr>
            </w:pPr>
            <w:ins w:id="1494" w:author="Galindo, George" w:date="2026-09-10T10:00:00Z" w16du:dateUtc="2026-09-10T17:00:00Z">
              <w:r>
                <w:rPr>
                  <w:rFonts w:ascii="Aptos Narrow" w:eastAsia="Aptos Narrow" w:hAnsi="Aptos Narrow" w:cs="Aptos Narrow"/>
                  <w:sz w:val="16"/>
                  <w:szCs w:val="16"/>
                </w:rPr>
                <w:t>Firewall rule set for the connector subnets</w:t>
              </w:r>
            </w:ins>
          </w:p>
        </w:tc>
        <w:tc>
          <w:tcPr>
            <w:tcW w:w="8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91C6A3B" w14:textId="77777777" w:rsidR="00E2415B" w:rsidRDefault="00E2415B">
            <w:pPr>
              <w:spacing w:line="215" w:lineRule="auto"/>
              <w:rPr>
                <w:ins w:id="1495" w:author="Galindo, George" w:date="2026-09-10T10:00:00Z" w16du:dateUtc="2026-09-10T17:00:00Z"/>
              </w:rPr>
            </w:pPr>
            <w:ins w:id="1496" w:author="Galindo, George" w:date="2026-09-10T10:00:00Z" w16du:dateUtc="2026-09-10T17:00:00Z">
              <w:r>
                <w:rPr>
                  <w:rFonts w:ascii="Aptos Narrow" w:eastAsia="Aptos Narrow" w:hAnsi="Aptos Narrow" w:cs="Aptos Narrow"/>
                  <w:sz w:val="16"/>
                  <w:szCs w:val="16"/>
                </w:rPr>
                <w:t>Central US secured hub firewall policy</w:t>
              </w:r>
            </w:ins>
          </w:p>
        </w:tc>
        <w:tc>
          <w:tcPr>
            <w:tcW w:w="9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22446FB" w14:textId="77777777" w:rsidR="00E2415B" w:rsidRDefault="00E2415B">
            <w:pPr>
              <w:spacing w:line="215" w:lineRule="auto"/>
              <w:rPr>
                <w:ins w:id="1497" w:author="Galindo, George" w:date="2026-09-10T10:00:00Z" w16du:dateUtc="2026-09-10T17:00:00Z"/>
              </w:rPr>
            </w:pPr>
            <w:ins w:id="1498" w:author="Galindo, George" w:date="2026-09-10T10:00:00Z" w16du:dateUtc="2026-09-10T17:00:00Z">
              <w:r>
                <w:rPr>
                  <w:rFonts w:ascii="Aptos Narrow" w:eastAsia="Aptos Narrow" w:hAnsi="Aptos Narrow" w:cs="Aptos Narrow"/>
                  <w:sz w:val="16"/>
                  <w:szCs w:val="16"/>
                </w:rPr>
                <w:t>Not present</w:t>
              </w:r>
            </w:ins>
          </w:p>
        </w:tc>
        <w:tc>
          <w:tcPr>
            <w:tcW w:w="9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4C3D417" w14:textId="77777777" w:rsidR="00E2415B" w:rsidRDefault="00E2415B">
            <w:pPr>
              <w:spacing w:line="215" w:lineRule="auto"/>
              <w:rPr>
                <w:ins w:id="1499" w:author="Galindo, George" w:date="2026-09-10T10:00:00Z" w16du:dateUtc="2026-09-10T17:00:00Z"/>
              </w:rPr>
            </w:pPr>
            <w:ins w:id="1500" w:author="Galindo, George" w:date="2026-09-10T10:00:00Z" w16du:dateUtc="2026-09-10T17:00:00Z">
              <w:r>
                <w:rPr>
                  <w:rFonts w:ascii="Aptos Narrow" w:eastAsia="Aptos Narrow" w:hAnsi="Aptos Narrow" w:cs="Aptos Narrow"/>
                  <w:sz w:val="16"/>
                  <w:szCs w:val="16"/>
                </w:rPr>
                <w:t>Seven rules per 5.6</w:t>
              </w:r>
            </w:ins>
          </w:p>
        </w:tc>
        <w:tc>
          <w:tcPr>
            <w:tcW w:w="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7AC4614" w14:textId="77777777" w:rsidR="00E2415B" w:rsidRDefault="00E2415B">
            <w:pPr>
              <w:spacing w:line="215" w:lineRule="auto"/>
              <w:rPr>
                <w:ins w:id="1501" w:author="Galindo, George" w:date="2026-09-10T10:00:00Z" w16du:dateUtc="2026-09-10T17:00:00Z"/>
              </w:rPr>
            </w:pPr>
            <w:ins w:id="1502" w:author="Galindo, George" w:date="2026-09-10T10:00:00Z" w16du:dateUtc="2026-09-10T17:00:00Z">
              <w:r>
                <w:rPr>
                  <w:rFonts w:ascii="Aptos Narrow" w:eastAsia="Aptos Narrow" w:hAnsi="Aptos Narrow" w:cs="Aptos Narrow"/>
                  <w:sz w:val="16"/>
                  <w:szCs w:val="16"/>
                </w:rPr>
                <w:t>GEHA Network</w:t>
              </w:r>
            </w:ins>
          </w:p>
        </w:tc>
        <w:tc>
          <w:tcPr>
            <w:tcW w:w="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709514C" w14:textId="77777777" w:rsidR="00E2415B" w:rsidRDefault="00E2415B">
            <w:pPr>
              <w:spacing w:line="215" w:lineRule="auto"/>
              <w:rPr>
                <w:ins w:id="1503" w:author="Galindo, George" w:date="2026-09-10T10:00:00Z" w16du:dateUtc="2026-09-10T17:00:00Z"/>
              </w:rPr>
            </w:pPr>
            <w:ins w:id="1504" w:author="Galindo, George" w:date="2026-09-10T10:00:00Z" w16du:dateUtc="2026-09-10T17:00:00Z">
              <w:r>
                <w:rPr>
                  <w:rFonts w:ascii="Aptos Narrow" w:eastAsia="Aptos Narrow" w:hAnsi="Aptos Narrow" w:cs="Aptos Narrow"/>
                  <w:sz w:val="16"/>
                  <w:szCs w:val="16"/>
                </w:rPr>
                <w:t>Yes. Staged before the build, in a change window separate from any application cutover.</w:t>
              </w:r>
            </w:ins>
          </w:p>
        </w:tc>
      </w:tr>
    </w:tbl>
    <w:p w14:paraId="5F299134" w14:textId="77777777" w:rsidR="00E2415B" w:rsidRDefault="00E2415B" w:rsidP="00E2415B">
      <w:pPr>
        <w:spacing w:before="40" w:after="150"/>
        <w:rPr>
          <w:ins w:id="1505" w:author="Galindo, George" w:date="2026-09-10T10:00:00Z" w16du:dateUtc="2026-09-10T17:00:00Z"/>
        </w:rPr>
      </w:pPr>
      <w:ins w:id="1506" w:author="Galindo, George" w:date="2026-09-10T10:00:00Z" w16du:dateUtc="2026-09-10T17:00:00Z">
        <w:r>
          <w:rPr>
            <w:rFonts w:ascii="Aptos" w:eastAsia="Aptos" w:hAnsi="Aptos" w:cs="Aptos"/>
            <w:i/>
            <w:iCs/>
            <w:color w:val="595959"/>
            <w:sz w:val="15"/>
            <w:szCs w:val="15"/>
          </w:rPr>
          <w:t>Table 5.13: Configuration changes</w:t>
        </w:r>
      </w:ins>
    </w:p>
    <w:p w14:paraId="58B452B4" w14:textId="77777777" w:rsidR="00E2415B" w:rsidRDefault="00E2415B" w:rsidP="00E2415B">
      <w:pPr>
        <w:pStyle w:val="Heading2"/>
        <w:spacing w:before="170" w:after="90"/>
        <w:rPr>
          <w:ins w:id="1507" w:author="Galindo, George" w:date="2026-09-10T10:00:00Z" w16du:dateUtc="2026-09-10T17:00:00Z"/>
        </w:rPr>
      </w:pPr>
      <w:ins w:id="1508" w:author="Galindo, George" w:date="2026-09-10T10:00:00Z" w16du:dateUtc="2026-09-10T17:00:00Z">
        <w:r>
          <w:rPr>
            <w:rFonts w:ascii="Aptos" w:eastAsia="Aptos" w:hAnsi="Aptos" w:cs="Aptos"/>
            <w:color w:val="2E5496"/>
            <w:sz w:val="21"/>
            <w:szCs w:val="21"/>
          </w:rPr>
          <w:t>5.14  Well-Architected Review Record</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23"/>
        <w:gridCol w:w="4554"/>
        <w:gridCol w:w="2372"/>
        <w:gridCol w:w="1139"/>
      </w:tblGrid>
      <w:tr w:rsidR="00E2415B" w14:paraId="1D9C58E9" w14:textId="77777777">
        <w:trPr>
          <w:tblHeader/>
          <w:ins w:id="1509" w:author="Galindo, George" w:date="2026-09-10T10:00:00Z"/>
        </w:trPr>
        <w:tc>
          <w:tcPr>
            <w:tcW w:w="7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8D5A2ED" w14:textId="77777777" w:rsidR="00E2415B" w:rsidRDefault="00E2415B">
            <w:pPr>
              <w:spacing w:line="215" w:lineRule="auto"/>
              <w:rPr>
                <w:ins w:id="1510" w:author="Galindo, George" w:date="2026-09-10T10:00:00Z" w16du:dateUtc="2026-09-10T17:00:00Z"/>
              </w:rPr>
            </w:pPr>
            <w:ins w:id="1511" w:author="Galindo, George" w:date="2026-09-10T10:00:00Z" w16du:dateUtc="2026-09-10T17:00:00Z">
              <w:r>
                <w:rPr>
                  <w:rFonts w:ascii="Aptos Narrow" w:eastAsia="Aptos Narrow" w:hAnsi="Aptos Narrow" w:cs="Aptos Narrow"/>
                  <w:b/>
                  <w:bCs/>
                  <w:sz w:val="16"/>
                  <w:szCs w:val="16"/>
                </w:rPr>
                <w:t>Pillar</w:t>
              </w:r>
            </w:ins>
          </w:p>
        </w:tc>
        <w:tc>
          <w:tcPr>
            <w:tcW w:w="24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56D82847" w14:textId="77777777" w:rsidR="00E2415B" w:rsidRDefault="00E2415B">
            <w:pPr>
              <w:spacing w:line="215" w:lineRule="auto"/>
              <w:rPr>
                <w:ins w:id="1512" w:author="Galindo, George" w:date="2026-09-10T10:00:00Z" w16du:dateUtc="2026-09-10T17:00:00Z"/>
              </w:rPr>
            </w:pPr>
            <w:ins w:id="1513" w:author="Galindo, George" w:date="2026-09-10T10:00:00Z" w16du:dateUtc="2026-09-10T17:00:00Z">
              <w:r>
                <w:rPr>
                  <w:rFonts w:ascii="Aptos Narrow" w:eastAsia="Aptos Narrow" w:hAnsi="Aptos Narrow" w:cs="Aptos Narrow"/>
                  <w:b/>
                  <w:bCs/>
                  <w:sz w:val="16"/>
                  <w:szCs w:val="16"/>
                </w:rPr>
                <w:t>Key Decisions</w:t>
              </w:r>
            </w:ins>
          </w:p>
        </w:tc>
        <w:tc>
          <w:tcPr>
            <w:tcW w:w="12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3D8DFEE4" w14:textId="77777777" w:rsidR="00E2415B" w:rsidRDefault="00E2415B">
            <w:pPr>
              <w:spacing w:line="215" w:lineRule="auto"/>
              <w:rPr>
                <w:ins w:id="1514" w:author="Galindo, George" w:date="2026-09-10T10:00:00Z" w16du:dateUtc="2026-09-10T17:00:00Z"/>
              </w:rPr>
            </w:pPr>
            <w:ins w:id="1515" w:author="Galindo, George" w:date="2026-09-10T10:00:00Z" w16du:dateUtc="2026-09-10T17:00:00Z">
              <w:r>
                <w:rPr>
                  <w:rFonts w:ascii="Aptos Narrow" w:eastAsia="Aptos Narrow" w:hAnsi="Aptos Narrow" w:cs="Aptos Narrow"/>
                  <w:b/>
                  <w:bCs/>
                  <w:sz w:val="16"/>
                  <w:szCs w:val="16"/>
                </w:rPr>
                <w:t>Trade-Off Accepted</w:t>
              </w:r>
            </w:ins>
          </w:p>
        </w:tc>
        <w:tc>
          <w:tcPr>
            <w:tcW w:w="6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B78352B" w14:textId="77777777" w:rsidR="00E2415B" w:rsidRDefault="00E2415B">
            <w:pPr>
              <w:spacing w:line="215" w:lineRule="auto"/>
              <w:rPr>
                <w:ins w:id="1516" w:author="Galindo, George" w:date="2026-09-10T10:00:00Z" w16du:dateUtc="2026-09-10T17:00:00Z"/>
              </w:rPr>
            </w:pPr>
            <w:ins w:id="1517" w:author="Galindo, George" w:date="2026-09-10T10:00:00Z" w16du:dateUtc="2026-09-10T17:00:00Z">
              <w:r>
                <w:rPr>
                  <w:rFonts w:ascii="Aptos Narrow" w:eastAsia="Aptos Narrow" w:hAnsi="Aptos Narrow" w:cs="Aptos Narrow"/>
                  <w:b/>
                  <w:bCs/>
                  <w:sz w:val="16"/>
                  <w:szCs w:val="16"/>
                </w:rPr>
                <w:t>Accepted By</w:t>
              </w:r>
            </w:ins>
          </w:p>
        </w:tc>
      </w:tr>
      <w:tr w:rsidR="00E2415B" w14:paraId="19D0D69E" w14:textId="77777777">
        <w:trPr>
          <w:ins w:id="1518" w:author="Galindo, George" w:date="2026-09-10T10:00:00Z"/>
        </w:trPr>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20BB585" w14:textId="77777777" w:rsidR="00E2415B" w:rsidRDefault="00E2415B">
            <w:pPr>
              <w:spacing w:line="215" w:lineRule="auto"/>
              <w:rPr>
                <w:ins w:id="1519" w:author="Galindo, George" w:date="2026-09-10T10:00:00Z" w16du:dateUtc="2026-09-10T17:00:00Z"/>
              </w:rPr>
            </w:pPr>
            <w:ins w:id="1520" w:author="Galindo, George" w:date="2026-09-10T10:00:00Z" w16du:dateUtc="2026-09-10T17:00:00Z">
              <w:r>
                <w:rPr>
                  <w:rFonts w:ascii="Aptos Narrow" w:eastAsia="Aptos Narrow" w:hAnsi="Aptos Narrow" w:cs="Aptos Narrow"/>
                  <w:sz w:val="16"/>
                  <w:szCs w:val="16"/>
                </w:rPr>
                <w:t>Reliability</w:t>
              </w:r>
            </w:ins>
          </w:p>
        </w:tc>
        <w:tc>
          <w:tcPr>
            <w:tcW w:w="24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63F5EBE" w14:textId="77777777" w:rsidR="00E2415B" w:rsidRDefault="00E2415B">
            <w:pPr>
              <w:spacing w:line="215" w:lineRule="auto"/>
              <w:rPr>
                <w:ins w:id="1521" w:author="Galindo, George" w:date="2026-09-10T10:00:00Z" w16du:dateUtc="2026-09-10T17:00:00Z"/>
              </w:rPr>
            </w:pPr>
            <w:ins w:id="1522" w:author="Galindo, George" w:date="2026-09-10T10:00:00Z" w16du:dateUtc="2026-09-10T17:00:00Z">
              <w:r>
                <w:rPr>
                  <w:rFonts w:ascii="Aptos Narrow" w:eastAsia="Aptos Narrow" w:hAnsi="Aptos Narrow" w:cs="Aptos Narrow"/>
                  <w:sz w:val="16"/>
                  <w:szCs w:val="16"/>
                </w:rPr>
                <w:t>Two connectors per environment across two availability zones behind a zone-redundant internal load balancer. Stateless by design: recovery is redeployment from the approved image and re-registration. Credential rotation runs active on one server with the partner passive.</w:t>
              </w:r>
            </w:ins>
          </w:p>
        </w:tc>
        <w:tc>
          <w:tcPr>
            <w:tcW w:w="12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8229E67" w14:textId="77777777" w:rsidR="00E2415B" w:rsidRDefault="00E2415B">
            <w:pPr>
              <w:spacing w:line="215" w:lineRule="auto"/>
              <w:rPr>
                <w:ins w:id="1523" w:author="Galindo, George" w:date="2026-09-10T10:00:00Z" w16du:dateUtc="2026-09-10T17:00:00Z"/>
              </w:rPr>
            </w:pPr>
            <w:ins w:id="1524" w:author="Galindo, George" w:date="2026-09-10T10:00:00Z" w16du:dateUtc="2026-09-10T17:00:00Z">
              <w:r>
                <w:rPr>
                  <w:rFonts w:ascii="Aptos Narrow" w:eastAsia="Aptos Narrow" w:hAnsi="Aptos Narrow" w:cs="Aptos Narrow"/>
                  <w:sz w:val="16"/>
                  <w:szCs w:val="16"/>
                </w:rPr>
                <w:t>No cross-region design. The connectors carry no state and a regional loss is answered by rebuilding, which is faster than replicating.</w:t>
              </w:r>
            </w:ins>
          </w:p>
        </w:tc>
        <w:tc>
          <w:tcPr>
            <w:tcW w:w="6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323A72A" w14:textId="77777777" w:rsidR="00E2415B" w:rsidRDefault="00E2415B">
            <w:pPr>
              <w:spacing w:line="215" w:lineRule="auto"/>
              <w:rPr>
                <w:ins w:id="1525" w:author="Galindo, George" w:date="2026-09-10T10:00:00Z" w16du:dateUtc="2026-09-10T17:00:00Z"/>
              </w:rPr>
            </w:pPr>
          </w:p>
        </w:tc>
      </w:tr>
      <w:tr w:rsidR="00E2415B" w14:paraId="014094E2" w14:textId="77777777">
        <w:trPr>
          <w:ins w:id="1526" w:author="Galindo, George" w:date="2026-09-10T10:00:00Z"/>
        </w:trPr>
        <w:tc>
          <w:tcPr>
            <w:tcW w:w="7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BC63580" w14:textId="77777777" w:rsidR="00E2415B" w:rsidRDefault="00E2415B">
            <w:pPr>
              <w:spacing w:line="215" w:lineRule="auto"/>
              <w:rPr>
                <w:ins w:id="1527" w:author="Galindo, George" w:date="2026-09-10T10:00:00Z" w16du:dateUtc="2026-09-10T17:00:00Z"/>
              </w:rPr>
            </w:pPr>
            <w:ins w:id="1528" w:author="Galindo, George" w:date="2026-09-10T10:00:00Z" w16du:dateUtc="2026-09-10T17:00:00Z">
              <w:r>
                <w:rPr>
                  <w:rFonts w:ascii="Aptos Narrow" w:eastAsia="Aptos Narrow" w:hAnsi="Aptos Narrow" w:cs="Aptos Narrow"/>
                  <w:sz w:val="16"/>
                  <w:szCs w:val="16"/>
                </w:rPr>
                <w:t>Security</w:t>
              </w:r>
            </w:ins>
          </w:p>
        </w:tc>
        <w:tc>
          <w:tcPr>
            <w:tcW w:w="24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DFF61FD" w14:textId="77777777" w:rsidR="00E2415B" w:rsidRDefault="00E2415B">
            <w:pPr>
              <w:spacing w:line="215" w:lineRule="auto"/>
              <w:rPr>
                <w:ins w:id="1529" w:author="Galindo, George" w:date="2026-09-10T10:00:00Z" w16du:dateUtc="2026-09-10T17:00:00Z"/>
              </w:rPr>
            </w:pPr>
            <w:ins w:id="1530" w:author="Galindo, George" w:date="2026-09-10T10:00:00Z" w16du:dateUtc="2026-09-10T17:00:00Z">
              <w:r>
                <w:rPr>
                  <w:rFonts w:ascii="Aptos Narrow" w:eastAsia="Aptos Narrow" w:hAnsi="Aptos Narrow" w:cs="Aptos Narrow"/>
                  <w:sz w:val="16"/>
                  <w:szCs w:val="16"/>
                </w:rPr>
                <w:t>Built on the approved GEHA server image. No public address on any connector. Administrative access through Azure Bastion only. All traffic inspected at the hub firewall. A deny rule maintains the parallel-run boundary. Existing service accounts reused so audit history remains continuous.</w:t>
              </w:r>
            </w:ins>
          </w:p>
        </w:tc>
        <w:tc>
          <w:tcPr>
            <w:tcW w:w="12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95F15BB" w14:textId="77777777" w:rsidR="00E2415B" w:rsidRDefault="00E2415B">
            <w:pPr>
              <w:spacing w:line="215" w:lineRule="auto"/>
              <w:rPr>
                <w:ins w:id="1531" w:author="Galindo, George" w:date="2026-09-10T10:00:00Z" w16du:dateUtc="2026-09-10T17:00:00Z"/>
              </w:rPr>
            </w:pPr>
            <w:ins w:id="1532" w:author="Galindo, George" w:date="2026-09-10T10:00:00Z" w16du:dateUtc="2026-09-10T17:00:00Z">
              <w:r>
                <w:rPr>
                  <w:rFonts w:ascii="Aptos Narrow" w:eastAsia="Aptos Narrow" w:hAnsi="Aptos Narrow" w:cs="Aptos Narrow"/>
                  <w:sz w:val="16"/>
                  <w:szCs w:val="16"/>
                </w:rPr>
                <w:t>Two operating system settings the product requires are covered by scoped exemptions against the compute security baseline rather than by varying the image.</w:t>
              </w:r>
            </w:ins>
          </w:p>
        </w:tc>
        <w:tc>
          <w:tcPr>
            <w:tcW w:w="6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FD17349" w14:textId="77777777" w:rsidR="00E2415B" w:rsidRDefault="00E2415B">
            <w:pPr>
              <w:spacing w:line="215" w:lineRule="auto"/>
              <w:rPr>
                <w:ins w:id="1533" w:author="Galindo, George" w:date="2026-09-10T10:00:00Z" w16du:dateUtc="2026-09-10T17:00:00Z"/>
              </w:rPr>
            </w:pPr>
          </w:p>
        </w:tc>
      </w:tr>
      <w:tr w:rsidR="00E2415B" w14:paraId="036D2DCE" w14:textId="77777777">
        <w:trPr>
          <w:ins w:id="1534" w:author="Galindo, George" w:date="2026-09-10T10:00:00Z"/>
        </w:trPr>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59C6204" w14:textId="77777777" w:rsidR="00E2415B" w:rsidRDefault="00E2415B">
            <w:pPr>
              <w:spacing w:line="215" w:lineRule="auto"/>
              <w:rPr>
                <w:ins w:id="1535" w:author="Galindo, George" w:date="2026-09-10T10:00:00Z" w16du:dateUtc="2026-09-10T17:00:00Z"/>
              </w:rPr>
            </w:pPr>
            <w:ins w:id="1536" w:author="Galindo, George" w:date="2026-09-10T10:00:00Z" w16du:dateUtc="2026-09-10T17:00:00Z">
              <w:r>
                <w:rPr>
                  <w:rFonts w:ascii="Aptos Narrow" w:eastAsia="Aptos Narrow" w:hAnsi="Aptos Narrow" w:cs="Aptos Narrow"/>
                  <w:sz w:val="16"/>
                  <w:szCs w:val="16"/>
                </w:rPr>
                <w:t>Cost Optimization</w:t>
              </w:r>
            </w:ins>
          </w:p>
        </w:tc>
        <w:tc>
          <w:tcPr>
            <w:tcW w:w="24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B690AF8" w14:textId="77777777" w:rsidR="00E2415B" w:rsidRDefault="00E2415B">
            <w:pPr>
              <w:spacing w:line="215" w:lineRule="auto"/>
              <w:rPr>
                <w:ins w:id="1537" w:author="Galindo, George" w:date="2026-09-10T10:00:00Z" w16du:dateUtc="2026-09-10T17:00:00Z"/>
              </w:rPr>
            </w:pPr>
            <w:ins w:id="1538" w:author="Galindo, George" w:date="2026-09-10T10:00:00Z" w16du:dateUtc="2026-09-10T17:00:00Z">
              <w:r>
                <w:rPr>
                  <w:rFonts w:ascii="Aptos Narrow" w:eastAsia="Aptos Narrow" w:hAnsi="Aptos Narrow" w:cs="Aptos Narrow"/>
                  <w:sz w:val="16"/>
                  <w:szCs w:val="16"/>
                </w:rPr>
                <w:t>Sized to the CyberArk small tier. Fixed size, no scale set, on-demand pricing until steady state.</w:t>
              </w:r>
            </w:ins>
          </w:p>
        </w:tc>
        <w:tc>
          <w:tcPr>
            <w:tcW w:w="12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7D6B76F" w14:textId="77777777" w:rsidR="00E2415B" w:rsidRDefault="00E2415B">
            <w:pPr>
              <w:spacing w:line="215" w:lineRule="auto"/>
              <w:rPr>
                <w:ins w:id="1539" w:author="Galindo, George" w:date="2026-09-10T10:00:00Z" w16du:dateUtc="2026-09-10T17:00:00Z"/>
              </w:rPr>
            </w:pPr>
            <w:ins w:id="1540" w:author="Galindo, George" w:date="2026-09-10T10:00:00Z" w16du:dateUtc="2026-09-10T17:00:00Z">
              <w:r>
                <w:rPr>
                  <w:rFonts w:ascii="Aptos Narrow" w:eastAsia="Aptos Narrow" w:hAnsi="Aptos Narrow" w:cs="Aptos Narrow"/>
                  <w:sz w:val="16"/>
                  <w:szCs w:val="16"/>
                </w:rPr>
                <w:t>Both estates run in parallel for the length of the program. The reduction arrives at decommission, which is inherent to the migration model.</w:t>
              </w:r>
            </w:ins>
          </w:p>
        </w:tc>
        <w:tc>
          <w:tcPr>
            <w:tcW w:w="6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347C569" w14:textId="77777777" w:rsidR="00E2415B" w:rsidRDefault="00E2415B">
            <w:pPr>
              <w:spacing w:line="215" w:lineRule="auto"/>
              <w:rPr>
                <w:ins w:id="1541" w:author="Galindo, George" w:date="2026-09-10T10:00:00Z" w16du:dateUtc="2026-09-10T17:00:00Z"/>
              </w:rPr>
            </w:pPr>
          </w:p>
        </w:tc>
      </w:tr>
      <w:tr w:rsidR="00E2415B" w14:paraId="69ABE4C9" w14:textId="77777777">
        <w:trPr>
          <w:ins w:id="1542" w:author="Galindo, George" w:date="2026-09-10T10:00:00Z"/>
        </w:trPr>
        <w:tc>
          <w:tcPr>
            <w:tcW w:w="7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E82F774" w14:textId="77777777" w:rsidR="00E2415B" w:rsidRDefault="00E2415B">
            <w:pPr>
              <w:spacing w:line="215" w:lineRule="auto"/>
              <w:rPr>
                <w:ins w:id="1543" w:author="Galindo, George" w:date="2026-09-10T10:00:00Z" w16du:dateUtc="2026-09-10T17:00:00Z"/>
              </w:rPr>
            </w:pPr>
            <w:ins w:id="1544" w:author="Galindo, George" w:date="2026-09-10T10:00:00Z" w16du:dateUtc="2026-09-10T17:00:00Z">
              <w:r>
                <w:rPr>
                  <w:rFonts w:ascii="Aptos Narrow" w:eastAsia="Aptos Narrow" w:hAnsi="Aptos Narrow" w:cs="Aptos Narrow"/>
                  <w:sz w:val="16"/>
                  <w:szCs w:val="16"/>
                </w:rPr>
                <w:t>Operational Excellence</w:t>
              </w:r>
            </w:ins>
          </w:p>
        </w:tc>
        <w:tc>
          <w:tcPr>
            <w:tcW w:w="24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15BD8C8" w14:textId="77777777" w:rsidR="00E2415B" w:rsidRDefault="00E2415B">
            <w:pPr>
              <w:spacing w:line="215" w:lineRule="auto"/>
              <w:rPr>
                <w:ins w:id="1545" w:author="Galindo, George" w:date="2026-09-10T10:00:00Z" w16du:dateUtc="2026-09-10T17:00:00Z"/>
              </w:rPr>
            </w:pPr>
            <w:ins w:id="1546" w:author="Galindo, George" w:date="2026-09-10T10:00:00Z" w16du:dateUtc="2026-09-10T17:00:00Z">
              <w:r>
                <w:rPr>
                  <w:rFonts w:ascii="Aptos Narrow" w:eastAsia="Aptos Narrow" w:hAnsi="Aptos Narrow" w:cs="Aptos Narrow"/>
                  <w:sz w:val="16"/>
                  <w:szCs w:val="16"/>
                </w:rPr>
                <w:t>Deployed by pipeline from the approved image and one parameterized module for both environments. Operating system drift answered by redeployment. Component lifecycle managed from the CyberArk tenant.</w:t>
              </w:r>
            </w:ins>
          </w:p>
        </w:tc>
        <w:tc>
          <w:tcPr>
            <w:tcW w:w="12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B9860F9" w14:textId="77777777" w:rsidR="00E2415B" w:rsidRDefault="00E2415B">
            <w:pPr>
              <w:spacing w:line="215" w:lineRule="auto"/>
              <w:rPr>
                <w:ins w:id="1547" w:author="Galindo, George" w:date="2026-09-10T10:00:00Z" w16du:dateUtc="2026-09-10T17:00:00Z"/>
              </w:rPr>
            </w:pPr>
            <w:ins w:id="1548" w:author="Galindo, George" w:date="2026-09-10T10:00:00Z" w16du:dateUtc="2026-09-10T17:00:00Z">
              <w:r>
                <w:rPr>
                  <w:rFonts w:ascii="Aptos Narrow" w:eastAsia="Aptos Narrow" w:hAnsi="Aptos Narrow" w:cs="Aptos Narrow"/>
                  <w:sz w:val="16"/>
                  <w:szCs w:val="16"/>
                </w:rPr>
                <w:t>No workload dashboard. Connector status is authoritative in the CyberArk tenant and duplicating it in Azure would create two answers to one question.</w:t>
              </w:r>
            </w:ins>
          </w:p>
        </w:tc>
        <w:tc>
          <w:tcPr>
            <w:tcW w:w="6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FCD1503" w14:textId="77777777" w:rsidR="00E2415B" w:rsidRDefault="00E2415B">
            <w:pPr>
              <w:spacing w:line="215" w:lineRule="auto"/>
              <w:rPr>
                <w:ins w:id="1549" w:author="Galindo, George" w:date="2026-09-10T10:00:00Z" w16du:dateUtc="2026-09-10T17:00:00Z"/>
              </w:rPr>
            </w:pPr>
          </w:p>
        </w:tc>
      </w:tr>
      <w:tr w:rsidR="00E2415B" w14:paraId="1CBC980E" w14:textId="77777777">
        <w:trPr>
          <w:ins w:id="1550" w:author="Galindo, George" w:date="2026-09-10T10:00:00Z"/>
        </w:trPr>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274E4EA" w14:textId="77777777" w:rsidR="00E2415B" w:rsidRDefault="00E2415B">
            <w:pPr>
              <w:spacing w:line="215" w:lineRule="auto"/>
              <w:rPr>
                <w:ins w:id="1551" w:author="Galindo, George" w:date="2026-09-10T10:00:00Z" w16du:dateUtc="2026-09-10T17:00:00Z"/>
              </w:rPr>
            </w:pPr>
            <w:ins w:id="1552" w:author="Galindo, George" w:date="2026-09-10T10:00:00Z" w16du:dateUtc="2026-09-10T17:00:00Z">
              <w:r>
                <w:rPr>
                  <w:rFonts w:ascii="Aptos Narrow" w:eastAsia="Aptos Narrow" w:hAnsi="Aptos Narrow" w:cs="Aptos Narrow"/>
                  <w:sz w:val="16"/>
                  <w:szCs w:val="16"/>
                </w:rPr>
                <w:t>Performance Efficiency</w:t>
              </w:r>
            </w:ins>
          </w:p>
        </w:tc>
        <w:tc>
          <w:tcPr>
            <w:tcW w:w="24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97E9C14" w14:textId="77777777" w:rsidR="00E2415B" w:rsidRDefault="00E2415B">
            <w:pPr>
              <w:spacing w:line="215" w:lineRule="auto"/>
              <w:rPr>
                <w:ins w:id="1553" w:author="Galindo, George" w:date="2026-09-10T10:00:00Z" w16du:dateUtc="2026-09-10T17:00:00Z"/>
              </w:rPr>
            </w:pPr>
            <w:ins w:id="1554" w:author="Galindo, George" w:date="2026-09-10T10:00:00Z" w16du:dateUtc="2026-09-10T17:00:00Z">
              <w:r>
                <w:rPr>
                  <w:rFonts w:ascii="Aptos Narrow" w:eastAsia="Aptos Narrow" w:hAnsi="Aptos Narrow" w:cs="Aptos Narrow"/>
                  <w:sz w:val="16"/>
                  <w:szCs w:val="16"/>
                </w:rPr>
                <w:t>Sized from observed utilization at the ninety-fifth percentile rather than from allocation. Accelerated networking enabled. Client address persistence on the load balancer.</w:t>
              </w:r>
            </w:ins>
          </w:p>
        </w:tc>
        <w:tc>
          <w:tcPr>
            <w:tcW w:w="12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9369883" w14:textId="77777777" w:rsidR="00E2415B" w:rsidRDefault="00E2415B">
            <w:pPr>
              <w:spacing w:line="215" w:lineRule="auto"/>
              <w:rPr>
                <w:ins w:id="1555" w:author="Galindo, George" w:date="2026-09-10T10:00:00Z" w16du:dateUtc="2026-09-10T17:00:00Z"/>
              </w:rPr>
            </w:pPr>
            <w:ins w:id="1556" w:author="Galindo, George" w:date="2026-09-10T10:00:00Z" w16du:dateUtc="2026-09-10T17:00:00Z">
              <w:r>
                <w:rPr>
                  <w:rFonts w:ascii="Aptos Narrow" w:eastAsia="Aptos Narrow" w:hAnsi="Aptos Narrow" w:cs="Aptos Narrow"/>
                  <w:sz w:val="16"/>
                  <w:szCs w:val="16"/>
                </w:rPr>
                <w:t>Fixed capacity at the small tier. Capacity is reviewed if concurrent session volume changes materially.</w:t>
              </w:r>
            </w:ins>
          </w:p>
        </w:tc>
        <w:tc>
          <w:tcPr>
            <w:tcW w:w="6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E85C3FC" w14:textId="77777777" w:rsidR="00E2415B" w:rsidRDefault="00E2415B">
            <w:pPr>
              <w:spacing w:line="215" w:lineRule="auto"/>
              <w:rPr>
                <w:ins w:id="1557" w:author="Galindo, George" w:date="2026-09-10T10:00:00Z" w16du:dateUtc="2026-09-10T17:00:00Z"/>
              </w:rPr>
            </w:pPr>
          </w:p>
        </w:tc>
      </w:tr>
    </w:tbl>
    <w:p w14:paraId="0A220E28" w14:textId="77777777" w:rsidR="00E2415B" w:rsidRDefault="00E2415B" w:rsidP="00E2415B">
      <w:pPr>
        <w:spacing w:before="40" w:after="150"/>
        <w:rPr>
          <w:ins w:id="1558" w:author="Galindo, George" w:date="2026-09-10T10:00:00Z" w16du:dateUtc="2026-09-10T17:00:00Z"/>
        </w:rPr>
      </w:pPr>
      <w:ins w:id="1559" w:author="Galindo, George" w:date="2026-09-10T10:00:00Z" w16du:dateUtc="2026-09-10T17:00:00Z">
        <w:r>
          <w:rPr>
            <w:rFonts w:ascii="Aptos" w:eastAsia="Aptos" w:hAnsi="Aptos" w:cs="Aptos"/>
            <w:i/>
            <w:iCs/>
            <w:color w:val="595959"/>
            <w:sz w:val="15"/>
            <w:szCs w:val="15"/>
          </w:rPr>
          <w:t>Table 5.14: Well-Architected review record</w:t>
        </w:r>
      </w:ins>
    </w:p>
    <w:p w14:paraId="5785C96E" w14:textId="77777777" w:rsidR="00E2415B" w:rsidRDefault="00E2415B" w:rsidP="00E2415B">
      <w:pPr>
        <w:pStyle w:val="Heading2"/>
        <w:spacing w:before="170" w:after="90"/>
        <w:rPr>
          <w:ins w:id="1560" w:author="Galindo, George" w:date="2026-09-10T10:00:00Z" w16du:dateUtc="2026-09-10T17:00:00Z"/>
        </w:rPr>
      </w:pPr>
      <w:ins w:id="1561" w:author="Galindo, George" w:date="2026-09-10T10:00:00Z" w16du:dateUtc="2026-09-10T17:00:00Z">
        <w:r>
          <w:rPr>
            <w:rFonts w:ascii="Aptos" w:eastAsia="Aptos" w:hAnsi="Aptos" w:cs="Aptos"/>
            <w:color w:val="2E5496"/>
            <w:sz w:val="21"/>
            <w:szCs w:val="21"/>
          </w:rPr>
          <w:lastRenderedPageBreak/>
          <w:t>5.15  Scheduled Job and Batch Orchestration</w:t>
        </w:r>
      </w:ins>
    </w:p>
    <w:p w14:paraId="428D63F1" w14:textId="77777777" w:rsidR="00E2415B" w:rsidRDefault="00E2415B" w:rsidP="00E2415B">
      <w:pPr>
        <w:spacing w:after="100" w:line="250" w:lineRule="auto"/>
        <w:rPr>
          <w:ins w:id="1562" w:author="Galindo, George" w:date="2026-09-10T10:00:00Z" w16du:dateUtc="2026-09-10T17:00:00Z"/>
        </w:rPr>
      </w:pPr>
      <w:ins w:id="1563" w:author="Galindo, George" w:date="2026-09-10T10:00:00Z" w16du:dateUtc="2026-09-10T17:00:00Z">
        <w:r>
          <w:rPr>
            <w:rFonts w:ascii="Aptos" w:eastAsia="Aptos" w:hAnsi="Aptos" w:cs="Aptos"/>
          </w:rPr>
          <w:t>Not applicable. No scheduled job, batch process or enterprise scheduler task runs on a connector. Credential rotation is scheduled by the CyberArk platform against the safe rather than by an operating system scheduler, and it follows the safe rather than the host. No scheduling agent is installed.</w:t>
        </w:r>
      </w:ins>
    </w:p>
    <w:p w14:paraId="0D5A000C" w14:textId="5716E9C7" w:rsidR="08FEA0F7" w:rsidRDefault="08FEA0F7">
      <w:pPr>
        <w:pStyle w:val="BodyText"/>
        <w:pPrChange w:id="1564" w:author="Galindo, George" w:date="2026-09-10T16:58:00Z">
          <w:pPr>
            <w:pStyle w:val="FirstParagraph"/>
          </w:pPr>
        </w:pPrChange>
      </w:pPr>
    </w:p>
    <w:p w14:paraId="230A9977" w14:textId="77777777" w:rsidR="007F5111" w:rsidRDefault="00C963BA">
      <w:pPr>
        <w:pStyle w:val="Heading2"/>
      </w:pPr>
      <w:bookmarkStart w:id="1565" w:name="target-state-architecture-diagram"/>
      <w:r>
        <w:t>5.0 Target State Architecture Diagram</w:t>
      </w:r>
    </w:p>
    <w:p w14:paraId="230A9978" w14:textId="77777777" w:rsidR="007F5111" w:rsidRDefault="00C963BA">
      <w:pPr>
        <w:pStyle w:val="FirstParagraph"/>
      </w:pPr>
      <w:r>
        <w:t>The diagram presents the application as it will run in Azure and serves as the visual counterpart to the design decisions recorded in this section. Subscription and resource-group boundaries, compute, data services, network segmentation and identity paths should all be locatable on it, and any component drawn without an owning subsection is undesigned rather than merely undocumented. It is used for design review and sign-off, for briefing the platform and network teams on what to build, and afterwards for verifying that what was built matches what was agreed. Read against the current-state diagram, the delta between the two is the scope of work.</w:t>
      </w:r>
    </w:p>
    <w:p w14:paraId="230A9979" w14:textId="77777777" w:rsidR="007F5111" w:rsidRDefault="00C963BA">
      <w:pPr>
        <w:pStyle w:val="BodyText"/>
      </w:pPr>
      <w:r>
        <w:t>Not yet provided — INSERT TARGET STATE ARCHITECTURE DIAGRAM HERE. To be supplied by GEHA (Appendix B).</w:t>
      </w:r>
    </w:p>
    <w:p w14:paraId="230A997A" w14:textId="77777777" w:rsidR="007F5111" w:rsidRDefault="007F5111">
      <w:pPr>
        <w:pStyle w:val="Compact"/>
      </w:pPr>
    </w:p>
    <w:tbl>
      <w:tblPr>
        <w:tblStyle w:val="Table"/>
        <w:tblW w:w="5000" w:type="pct"/>
        <w:tblLook w:val="0020" w:firstRow="1" w:lastRow="0" w:firstColumn="0" w:lastColumn="0" w:noHBand="0" w:noVBand="0"/>
      </w:tblPr>
      <w:tblGrid>
        <w:gridCol w:w="1042"/>
        <w:gridCol w:w="8434"/>
        <w:tblGridChange w:id="1566">
          <w:tblGrid>
            <w:gridCol w:w="1042"/>
            <w:gridCol w:w="8434"/>
          </w:tblGrid>
        </w:tblGridChange>
      </w:tblGrid>
      <w:tr w:rsidR="007F5111" w14:paraId="230A997D"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97B" w14:textId="77777777" w:rsidR="007F5111" w:rsidRDefault="00C963BA">
            <w:pPr>
              <w:pStyle w:val="Compact"/>
            </w:pPr>
            <w:del w:id="1567" w:author="Syed Ahmed" w:date="2026-09-08T13:50:00Z" w16du:dateUtc="2026-09-08T13:50:09Z">
              <w:r w:rsidRPr="4A3EE59D" w:rsidDel="00C963BA">
                <w:rPr>
                  <w:b/>
                  <w:bCs/>
                </w:rPr>
                <w:delText>Diagram Name</w:delText>
              </w:r>
            </w:del>
          </w:p>
        </w:tc>
        <w:tc>
          <w:tcPr>
            <w:tcW w:w="0" w:type="auto"/>
          </w:tcPr>
          <w:p w14:paraId="230A997C" w14:textId="77777777" w:rsidR="007F5111" w:rsidRDefault="00C963BA">
            <w:pPr>
              <w:pStyle w:val="Compact"/>
            </w:pPr>
            <w:del w:id="1568" w:author="Syed Ahmed" w:date="2026-09-08T13:50:00Z" w16du:dateUtc="2026-09-08T13:50:09Z">
              <w:r w:rsidRPr="4A3EE59D" w:rsidDel="00C963BA">
                <w:rPr>
                  <w:i/>
                  <w:iCs/>
                </w:rPr>
                <w:delText>— Target State on Azure</w:delText>
              </w:r>
            </w:del>
          </w:p>
        </w:tc>
      </w:tr>
      <w:tr w:rsidR="007F5111" w14:paraId="230A9980" w14:textId="77777777" w:rsidTr="4A3EE59D">
        <w:tc>
          <w:tcPr>
            <w:tcW w:w="0" w:type="auto"/>
          </w:tcPr>
          <w:p w14:paraId="230A997E" w14:textId="77777777" w:rsidR="007F5111" w:rsidRDefault="00C963BA">
            <w:pPr>
              <w:pStyle w:val="Compact"/>
            </w:pPr>
            <w:del w:id="1569" w:author="Syed Ahmed" w:date="2026-09-08T13:50:00Z" w16du:dateUtc="2026-09-08T13:50:09Z">
              <w:r w:rsidRPr="4A3EE59D" w:rsidDel="00C963BA">
                <w:rPr>
                  <w:b/>
                  <w:bCs/>
                </w:rPr>
                <w:delText>Description</w:delText>
              </w:r>
            </w:del>
          </w:p>
        </w:tc>
        <w:tc>
          <w:tcPr>
            <w:tcW w:w="0" w:type="auto"/>
          </w:tcPr>
          <w:p w14:paraId="230A997F" w14:textId="77777777" w:rsidR="007F5111" w:rsidRDefault="00C963BA">
            <w:pPr>
              <w:pStyle w:val="Compact"/>
            </w:pPr>
            <w:del w:id="1570" w:author="Syed Ahmed" w:date="2026-09-08T13:50:00Z" w16du:dateUtc="2026-09-08T13:50:09Z">
              <w:r w:rsidRPr="4A3EE59D" w:rsidDel="00C963BA">
                <w:rPr>
                  <w:i/>
                  <w:iCs/>
                </w:rPr>
                <w:delText>Not yet provided — One or two sentences: what the diagram shows and the boundary it covers — which environments, which subscriptions, what . To be supplied by GEHA (Appendix B).</w:delText>
              </w:r>
            </w:del>
          </w:p>
        </w:tc>
      </w:tr>
      <w:tr w:rsidR="007F5111" w14:paraId="230A9983" w14:textId="77777777" w:rsidTr="4A3EE59D">
        <w:tc>
          <w:tcPr>
            <w:tcW w:w="0" w:type="auto"/>
          </w:tcPr>
          <w:p w14:paraId="230A9981" w14:textId="77777777" w:rsidR="007F5111" w:rsidRDefault="00C963BA">
            <w:pPr>
              <w:pStyle w:val="Compact"/>
            </w:pPr>
            <w:del w:id="1571" w:author="Syed Ahmed" w:date="2026-09-08T13:50:00Z" w16du:dateUtc="2026-09-08T13:50:09Z">
              <w:r w:rsidRPr="4A3EE59D" w:rsidDel="00C963BA">
                <w:rPr>
                  <w:b/>
                  <w:bCs/>
                </w:rPr>
                <w:delText>Use Case</w:delText>
              </w:r>
            </w:del>
          </w:p>
        </w:tc>
        <w:tc>
          <w:tcPr>
            <w:tcW w:w="0" w:type="auto"/>
          </w:tcPr>
          <w:p w14:paraId="230A9982" w14:textId="77777777" w:rsidR="007F5111" w:rsidRDefault="00C963BA">
            <w:pPr>
              <w:pStyle w:val="Compact"/>
            </w:pPr>
            <w:del w:id="1572" w:author="Syed Ahmed" w:date="2026-09-08T13:50:00Z" w16du:dateUtc="2026-09-08T13:50:09Z">
              <w:r w:rsidRPr="4A3EE59D" w:rsidDel="00C963BA">
                <w:rPr>
                  <w:i/>
                  <w:iCs/>
                </w:rPr>
                <w:delText>Not yet provided — What this diagram is used for: design review and §12 sign-off, the §5.14 Well-Architected review, briefing the platform . To be supplied by GEHA (Appendix B).</w:delText>
              </w:r>
            </w:del>
          </w:p>
        </w:tc>
      </w:tr>
      <w:tr w:rsidR="007F5111" w14:paraId="230A9986" w14:textId="77777777" w:rsidTr="4A3EE59D">
        <w:tc>
          <w:tcPr>
            <w:tcW w:w="0" w:type="auto"/>
          </w:tcPr>
          <w:p w14:paraId="230A9984" w14:textId="77777777" w:rsidR="007F5111" w:rsidRDefault="00C963BA">
            <w:pPr>
              <w:pStyle w:val="Compact"/>
            </w:pPr>
            <w:del w:id="1573" w:author="Syed Ahmed" w:date="2026-09-08T13:50:00Z" w16du:dateUtc="2026-09-08T13:50:09Z">
              <w:r w:rsidRPr="4A3EE59D" w:rsidDel="00C963BA">
                <w:rPr>
                  <w:b/>
                  <w:bCs/>
                </w:rPr>
                <w:delText>Source of Truth</w:delText>
              </w:r>
            </w:del>
          </w:p>
        </w:tc>
        <w:tc>
          <w:tcPr>
            <w:tcW w:w="0" w:type="auto"/>
          </w:tcPr>
          <w:p w14:paraId="230A9985" w14:textId="77777777" w:rsidR="007F5111" w:rsidRDefault="00C963BA">
            <w:pPr>
              <w:pStyle w:val="Compact"/>
            </w:pPr>
            <w:del w:id="1574" w:author="Syed Ahmed" w:date="2026-09-08T13:50:00Z" w16du:dateUtc="2026-09-08T13:50:09Z">
              <w:r w:rsidRPr="4A3EE59D" w:rsidDel="00C963BA">
                <w:rPr>
                  <w:i/>
                  <w:iCs/>
                </w:rPr>
                <w:delText>Not yet provided — The design decisions and IaC repository the diagram reflects, with the version or date it was last synchronized. To be supplied by GEHA (Appendix B).</w:delText>
              </w:r>
            </w:del>
          </w:p>
        </w:tc>
      </w:tr>
      <w:tr w:rsidR="007F5111" w14:paraId="230A9989" w14:textId="77777777" w:rsidTr="4A3EE59D">
        <w:tc>
          <w:tcPr>
            <w:tcW w:w="0" w:type="auto"/>
          </w:tcPr>
          <w:p w14:paraId="230A9987" w14:textId="77777777" w:rsidR="007F5111" w:rsidRDefault="00C963BA">
            <w:pPr>
              <w:pStyle w:val="Compact"/>
            </w:pPr>
            <w:del w:id="1575" w:author="Syed Ahmed" w:date="2026-09-08T13:50:00Z" w16du:dateUtc="2026-09-08T13:50:09Z">
              <w:r w:rsidRPr="4A3EE59D" w:rsidDel="00C963BA">
                <w:rPr>
                  <w:b/>
                  <w:bCs/>
                </w:rPr>
                <w:delText>Author &amp; Date</w:delText>
              </w:r>
            </w:del>
          </w:p>
        </w:tc>
        <w:tc>
          <w:tcPr>
            <w:tcW w:w="0" w:type="auto"/>
          </w:tcPr>
          <w:p w14:paraId="230A9988" w14:textId="77777777" w:rsidR="007F5111" w:rsidRDefault="00C963BA">
            <w:pPr>
              <w:pStyle w:val="Compact"/>
            </w:pPr>
            <w:del w:id="1576" w:author="Syed Ahmed" w:date="2026-09-08T13:50:00Z" w16du:dateUtc="2026-09-08T13:50:09Z">
              <w:r w:rsidRPr="4A3EE59D" w:rsidDel="00C963BA">
                <w:rPr>
                  <w:i/>
                  <w:iCs/>
                </w:rPr>
                <w:delText>To be provided by GEHA</w:delText>
              </w:r>
            </w:del>
          </w:p>
        </w:tc>
      </w:tr>
      <w:tr w:rsidR="007F5111" w14:paraId="230A998C" w14:textId="77777777" w:rsidTr="4A3EE59D">
        <w:tblPrEx>
          <w:tblW w:w="5000" w:type="pct"/>
          <w:tblLook w:val="0020" w:firstRow="1" w:lastRow="0" w:firstColumn="0" w:lastColumn="0" w:noHBand="0" w:noVBand="0"/>
          <w:tblPrExChange w:id="1577" w:author="Syed Ahmed" w:date="2026-09-08T13:50:00Z">
            <w:tblPrEx>
              <w:tblW w:w="5000" w:type="pct"/>
              <w:tblLook w:val="0020" w:firstRow="1" w:lastRow="0" w:firstColumn="0" w:lastColumn="0" w:noHBand="0" w:noVBand="0"/>
            </w:tblPrEx>
          </w:tblPrExChange>
        </w:tblPrEx>
        <w:trPr>
          <w:trHeight w:val="300"/>
        </w:trPr>
        <w:tc>
          <w:tcPr>
            <w:tcW w:w="0" w:type="auto"/>
            <w:tcPrChange w:id="1578" w:author="Syed Ahmed" w:date="2026-09-08T13:50:00Z">
              <w:tcPr>
                <w:tcW w:w="1042" w:type="dxa"/>
              </w:tcPr>
            </w:tcPrChange>
          </w:tcPr>
          <w:p w14:paraId="230A998A" w14:textId="77777777" w:rsidR="007F5111" w:rsidRDefault="00C963BA">
            <w:pPr>
              <w:pStyle w:val="Compact"/>
            </w:pPr>
            <w:del w:id="1579" w:author="Syed Ahmed" w:date="2026-09-08T13:50:00Z" w16du:dateUtc="2026-09-08T13:50:09Z">
              <w:r w:rsidRPr="4A3EE59D" w:rsidDel="00C963BA">
                <w:rPr>
                  <w:b/>
                  <w:bCs/>
                </w:rPr>
                <w:delText>Sign-Off</w:delText>
              </w:r>
            </w:del>
          </w:p>
        </w:tc>
        <w:tc>
          <w:tcPr>
            <w:tcW w:w="0" w:type="auto"/>
            <w:tcPrChange w:id="1580" w:author="Syed Ahmed" w:date="2026-09-08T13:50:00Z">
              <w:tcPr>
                <w:tcW w:w="8434" w:type="dxa"/>
              </w:tcPr>
            </w:tcPrChange>
          </w:tcPr>
          <w:p w14:paraId="230A998B" w14:textId="77777777" w:rsidR="007F5111" w:rsidRDefault="00C963BA">
            <w:pPr>
              <w:pStyle w:val="Compact"/>
            </w:pPr>
            <w:del w:id="1581" w:author="Syed Ahmed" w:date="2026-09-08T13:50:00Z" w16du:dateUtc="2026-09-08T13:50:09Z">
              <w:r w:rsidRPr="4A3EE59D" w:rsidDel="00C963BA">
                <w:rPr>
                  <w:i/>
                  <w:iCs/>
                </w:rPr>
                <w:delText>Not yet provided — Client approver — name, role, date. To be supplied by GEHA (Appendix B).</w:delText>
              </w:r>
              <w:r w:rsidDel="00C963BA">
                <w:delText xml:space="preserve"> / </w:delText>
              </w:r>
              <w:r w:rsidRPr="4A3EE59D" w:rsidDel="00C963BA">
                <w:rPr>
                  <w:i/>
                  <w:iCs/>
                </w:rPr>
                <w:delText>Not yet provided — Vendor approver — name, role, date. To be supplied by GEHA (Appendix B).</w:delText>
              </w:r>
            </w:del>
          </w:p>
        </w:tc>
      </w:tr>
    </w:tbl>
    <w:p w14:paraId="230A998D" w14:textId="77777777" w:rsidR="007F5111" w:rsidRDefault="00C963BA">
      <w:pPr>
        <w:pStyle w:val="BodyText"/>
      </w:pPr>
      <w:r>
        <w:rPr>
          <w:b/>
          <w:bCs/>
          <w:sz w:val="15"/>
          <w:szCs w:val="15"/>
        </w:rPr>
        <w:t>Table 5.0 — Diagram Record</w:t>
      </w:r>
    </w:p>
    <w:p w14:paraId="230A998E" w14:textId="77777777" w:rsidR="007F5111" w:rsidRDefault="007F5111">
      <w:pPr>
        <w:pStyle w:val="Compact"/>
        <w:rPr>
          <w:del w:id="1582" w:author="Syed Ahmed" w:date="2026-09-08T16:08:00Z" w16du:dateUtc="2026-09-08T16:08:50Z"/>
        </w:rPr>
      </w:pPr>
    </w:p>
    <w:p w14:paraId="230A998F" w14:textId="77777777" w:rsidR="007F5111" w:rsidRDefault="00C963BA">
      <w:pPr>
        <w:pStyle w:val="Heading2"/>
        <w:rPr>
          <w:del w:id="1583" w:author="Syed Ahmed" w:date="2026-09-08T16:08:00Z" w16du:dateUtc="2026-09-08T16:08:50Z"/>
        </w:rPr>
      </w:pPr>
      <w:bookmarkStart w:id="1584" w:name="migration-strategy"/>
      <w:bookmarkEnd w:id="1565"/>
      <w:del w:id="1585" w:author="Syed Ahmed" w:date="2026-09-08T16:08:00Z" w16du:dateUtc="2026-09-08T16:08:50Z">
        <w:r w:rsidDel="00C963BA">
          <w:delText>5.1 Migration Strategy</w:delText>
        </w:r>
      </w:del>
    </w:p>
    <w:p w14:paraId="230A9990" w14:textId="77777777" w:rsidR="007F5111" w:rsidRDefault="00C963BA">
      <w:pPr>
        <w:pStyle w:val="FirstParagraph"/>
        <w:rPr>
          <w:del w:id="1586" w:author="Syed Ahmed" w:date="2026-09-08T16:08:00Z" w16du:dateUtc="2026-09-08T16:08:50Z"/>
        </w:rPr>
      </w:pPr>
      <w:del w:id="1587" w:author="Syed Ahmed" w:date="2026-09-08T16:08:00Z" w16du:dateUtc="2026-09-08T16:08:50Z">
        <w:r w:rsidDel="00C963BA">
          <w:delText>Migration strategy is settled per component rather than per application, because a single application routinely rehosts one tier, replatforms another and retires a third. Each component records its strategy, its target service, the reasoning behind the choice and the person who made it. Recording what was rejected matters as much as recording what was chosen, since the question is invariably revisited later by someone who was not in the room. The strategies chosen here determine the migration method, the achievable downtime and the rollback position described in the sections that follow.</w:delText>
        </w:r>
      </w:del>
    </w:p>
    <w:p w14:paraId="230A9991" w14:textId="77777777" w:rsidR="007F5111" w:rsidRDefault="007F5111">
      <w:pPr>
        <w:pStyle w:val="Compact"/>
        <w:rPr>
          <w:del w:id="1588" w:author="Syed Ahmed" w:date="2026-09-08T16:08:00Z" w16du:dateUtc="2026-09-08T16:08:50Z"/>
        </w:rPr>
      </w:pPr>
    </w:p>
    <w:tbl>
      <w:tblPr>
        <w:tblStyle w:val="Table"/>
        <w:tblW w:w="5000" w:type="pct"/>
        <w:tblLook w:val="0020" w:firstRow="1" w:lastRow="0" w:firstColumn="0" w:lastColumn="0" w:noHBand="0" w:noVBand="0"/>
      </w:tblPr>
      <w:tblGrid>
        <w:gridCol w:w="1568"/>
        <w:gridCol w:w="664"/>
        <w:gridCol w:w="2165"/>
        <w:gridCol w:w="3031"/>
        <w:gridCol w:w="2048"/>
      </w:tblGrid>
      <w:tr w:rsidR="007F5111" w14:paraId="230A9997"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1589" w:author="Syed Ahmed" w:date="2026-09-08T16:08:00Z"/>
        </w:trPr>
        <w:tc>
          <w:tcPr>
            <w:tcW w:w="0" w:type="auto"/>
          </w:tcPr>
          <w:p w14:paraId="230A9992" w14:textId="77777777" w:rsidR="007F5111" w:rsidRDefault="00C963BA">
            <w:pPr>
              <w:pStyle w:val="Compact"/>
            </w:pPr>
            <w:r>
              <w:rPr>
                <w:b/>
                <w:bCs/>
              </w:rPr>
              <w:t>Component</w:t>
            </w:r>
          </w:p>
        </w:tc>
        <w:tc>
          <w:tcPr>
            <w:tcW w:w="0" w:type="auto"/>
          </w:tcPr>
          <w:p w14:paraId="230A9993" w14:textId="77777777" w:rsidR="007F5111" w:rsidRDefault="00C963BA">
            <w:pPr>
              <w:pStyle w:val="Compact"/>
            </w:pPr>
            <w:r>
              <w:rPr>
                <w:b/>
                <w:bCs/>
              </w:rPr>
              <w:t>Strategy</w:t>
            </w:r>
          </w:p>
        </w:tc>
        <w:tc>
          <w:tcPr>
            <w:tcW w:w="0" w:type="auto"/>
          </w:tcPr>
          <w:p w14:paraId="230A9994" w14:textId="77777777" w:rsidR="007F5111" w:rsidRDefault="00C963BA">
            <w:pPr>
              <w:pStyle w:val="Compact"/>
            </w:pPr>
            <w:r>
              <w:rPr>
                <w:b/>
                <w:bCs/>
              </w:rPr>
              <w:t>Target Service</w:t>
            </w:r>
          </w:p>
        </w:tc>
        <w:tc>
          <w:tcPr>
            <w:tcW w:w="0" w:type="auto"/>
          </w:tcPr>
          <w:p w14:paraId="230A9995" w14:textId="77777777" w:rsidR="007F5111" w:rsidRDefault="00C963BA">
            <w:pPr>
              <w:pStyle w:val="Compact"/>
            </w:pPr>
            <w:r>
              <w:rPr>
                <w:b/>
                <w:bCs/>
              </w:rPr>
              <w:t>Rationale</w:t>
            </w:r>
          </w:p>
        </w:tc>
        <w:tc>
          <w:tcPr>
            <w:tcW w:w="0" w:type="auto"/>
          </w:tcPr>
          <w:p w14:paraId="230A9996" w14:textId="77777777" w:rsidR="007F5111" w:rsidRDefault="00C963BA">
            <w:pPr>
              <w:pStyle w:val="Compact"/>
            </w:pPr>
            <w:r>
              <w:rPr>
                <w:b/>
                <w:bCs/>
              </w:rPr>
              <w:t>Decided By</w:t>
            </w:r>
          </w:p>
        </w:tc>
      </w:tr>
      <w:tr w:rsidR="007F5111" w14:paraId="230A999D" w14:textId="77777777" w:rsidTr="4A3EE59D">
        <w:trPr>
          <w:trHeight w:val="300"/>
          <w:del w:id="1590" w:author="Syed Ahmed" w:date="2026-09-08T16:08:00Z"/>
        </w:trPr>
        <w:tc>
          <w:tcPr>
            <w:tcW w:w="0" w:type="auto"/>
          </w:tcPr>
          <w:p w14:paraId="230A9998" w14:textId="77777777" w:rsidR="007F5111" w:rsidRDefault="00C963BA">
            <w:pPr>
              <w:pStyle w:val="Compact"/>
            </w:pPr>
            <w:r>
              <w:rPr>
                <w:i/>
                <w:iCs/>
              </w:rPr>
              <w:t>CyberArk PAS — application tier</w:t>
            </w:r>
          </w:p>
        </w:tc>
        <w:tc>
          <w:tcPr>
            <w:tcW w:w="0" w:type="auto"/>
          </w:tcPr>
          <w:p w14:paraId="230A9999" w14:textId="77777777" w:rsidR="007F5111" w:rsidRDefault="00C963BA">
            <w:pPr>
              <w:pStyle w:val="Compact"/>
            </w:pPr>
            <w:r>
              <w:t>Rehost</w:t>
            </w:r>
          </w:p>
        </w:tc>
        <w:tc>
          <w:tcPr>
            <w:tcW w:w="0" w:type="auto"/>
          </w:tcPr>
          <w:p w14:paraId="230A999A" w14:textId="77777777" w:rsidR="007F5111" w:rsidRDefault="00C963BA">
            <w:pPr>
              <w:pStyle w:val="Compact"/>
            </w:pPr>
            <w:r>
              <w:rPr>
                <w:i/>
                <w:iCs/>
              </w:rPr>
              <w:t>target service not recorded in the Wave Plan Tracker</w:t>
            </w:r>
          </w:p>
        </w:tc>
        <w:tc>
          <w:tcPr>
            <w:tcW w:w="0" w:type="auto"/>
          </w:tcPr>
          <w:p w14:paraId="230A999B" w14:textId="77777777" w:rsidR="007F5111" w:rsidRDefault="00C963BA">
            <w:pPr>
              <w:pStyle w:val="Compact"/>
            </w:pPr>
            <w:r>
              <w:rPr>
                <w:i/>
                <w:iCs/>
              </w:rPr>
              <w:t>Wave Plan Tracker disposition; Matilda migration type IaaS, complexity Low</w:t>
            </w:r>
          </w:p>
        </w:tc>
        <w:tc>
          <w:tcPr>
            <w:tcW w:w="0" w:type="auto"/>
          </w:tcPr>
          <w:p w14:paraId="230A999C" w14:textId="77777777" w:rsidR="007F5111" w:rsidRDefault="00C963BA">
            <w:pPr>
              <w:pStyle w:val="Compact"/>
            </w:pPr>
            <w:r>
              <w:rPr>
                <w:i/>
                <w:iCs/>
              </w:rPr>
              <w:t>Wave Plan Tracker rev-3 / Matilda assessment</w:t>
            </w:r>
          </w:p>
        </w:tc>
      </w:tr>
    </w:tbl>
    <w:p w14:paraId="230A999E" w14:textId="77777777" w:rsidR="007F5111" w:rsidRDefault="00C963BA" w:rsidP="4A3EE59D">
      <w:pPr>
        <w:pStyle w:val="BodyText"/>
        <w:rPr>
          <w:del w:id="1591" w:author="Syed Ahmed" w:date="2026-09-08T16:08:00Z" w16du:dateUtc="2026-09-08T16:08:50Z"/>
          <w:b/>
          <w:bCs/>
          <w:sz w:val="15"/>
          <w:szCs w:val="15"/>
        </w:rPr>
      </w:pPr>
      <w:del w:id="1592" w:author="Syed Ahmed" w:date="2026-09-08T16:08:00Z" w16du:dateUtc="2026-09-08T16:08:50Z">
        <w:r w:rsidRPr="4A3EE59D" w:rsidDel="00C963BA">
          <w:rPr>
            <w:b/>
            <w:bCs/>
            <w:sz w:val="15"/>
            <w:szCs w:val="15"/>
          </w:rPr>
          <w:delText>Table 5.1 — Migration Strategy</w:delText>
        </w:r>
      </w:del>
    </w:p>
    <w:p w14:paraId="230A999F" w14:textId="77777777" w:rsidR="007F5111" w:rsidRDefault="007F5111">
      <w:pPr>
        <w:pStyle w:val="Compact"/>
      </w:pPr>
    </w:p>
    <w:p w14:paraId="230A99A0" w14:textId="77777777" w:rsidR="007F5111" w:rsidRDefault="00C963BA">
      <w:pPr>
        <w:pStyle w:val="Heading2"/>
      </w:pPr>
      <w:bookmarkStart w:id="1593" w:name="landing-zone-placement"/>
      <w:bookmarkEnd w:id="1584"/>
      <w:r>
        <w:t>5.2 Landing Zone Placement</w:t>
      </w:r>
    </w:p>
    <w:p w14:paraId="230A99A1" w14:textId="77777777" w:rsidR="007F5111" w:rsidRDefault="00C963BA">
      <w:pPr>
        <w:pStyle w:val="FirstParagraph"/>
      </w:pPr>
      <w:r>
        <w:t>Landing zone placement records where this workload deploys and, just as importantly, what it inherits by deploying there. The management group, subscription, resource groups, region and paired region are captured together with the naming and tagging standards the workload must satisfy. Inherited policy is called out explicitly because it constrains deployments in ways invisible to the application team and is a frequent cause of failures that appear inexplicable at build time. Quota, SKU and zone availability in the target region are confirmed before design sign-off rather than discovered on the day of deployment.</w:t>
      </w:r>
    </w:p>
    <w:p w14:paraId="230A99A2" w14:textId="77777777" w:rsidR="007F5111" w:rsidRDefault="007F5111">
      <w:pPr>
        <w:pStyle w:val="Compact"/>
      </w:pPr>
    </w:p>
    <w:tbl>
      <w:tblPr>
        <w:tblStyle w:val="Table"/>
        <w:tblW w:w="5000" w:type="pct"/>
        <w:tblLook w:val="0020" w:firstRow="1" w:lastRow="0" w:firstColumn="0" w:lastColumn="0" w:noHBand="0" w:noVBand="0"/>
      </w:tblPr>
      <w:tblGrid>
        <w:gridCol w:w="1327"/>
        <w:gridCol w:w="8149"/>
      </w:tblGrid>
      <w:tr w:rsidR="007F5111" w14:paraId="230A99A5"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9A3" w14:textId="77777777" w:rsidR="007F5111" w:rsidRDefault="00C963BA">
            <w:pPr>
              <w:pStyle w:val="Compact"/>
            </w:pPr>
            <w:del w:id="1594" w:author="Syed Ahmed" w:date="2026-09-08T13:50:00Z" w16du:dateUtc="2026-09-08T13:50:22Z">
              <w:r w:rsidRPr="4A3EE59D" w:rsidDel="00C963BA">
                <w:rPr>
                  <w:b/>
                  <w:bCs/>
                </w:rPr>
                <w:delText>Management Group</w:delText>
              </w:r>
            </w:del>
          </w:p>
        </w:tc>
        <w:tc>
          <w:tcPr>
            <w:tcW w:w="0" w:type="auto"/>
          </w:tcPr>
          <w:p w14:paraId="230A99A4" w14:textId="77777777" w:rsidR="007F5111" w:rsidRDefault="00C963BA">
            <w:pPr>
              <w:pStyle w:val="Compact"/>
            </w:pPr>
            <w:del w:id="1595" w:author="Syed Ahmed" w:date="2026-09-08T13:50:00Z" w16du:dateUtc="2026-09-08T13:50:22Z">
              <w:r w:rsidRPr="4A3EE59D" w:rsidDel="00C963BA">
                <w:rPr>
                  <w:i/>
                  <w:iCs/>
                </w:rPr>
                <w:delText>GEHA tenant hierarchy holds 0 management groups and 95 subscriptions; the target group for this workload is a placement decision still open.  (Evidenced — Subscription_Management_Groups export)</w:delText>
              </w:r>
            </w:del>
          </w:p>
        </w:tc>
      </w:tr>
      <w:tr w:rsidR="007F5111" w14:paraId="230A99A8" w14:textId="77777777" w:rsidTr="4A3EE59D">
        <w:tc>
          <w:tcPr>
            <w:tcW w:w="0" w:type="auto"/>
          </w:tcPr>
          <w:p w14:paraId="230A99A6" w14:textId="77777777" w:rsidR="007F5111" w:rsidRDefault="00C963BA">
            <w:pPr>
              <w:pStyle w:val="Compact"/>
            </w:pPr>
            <w:del w:id="1596" w:author="Syed Ahmed" w:date="2026-09-08T13:50:00Z" w16du:dateUtc="2026-09-08T13:50:22Z">
              <w:r w:rsidRPr="4A3EE59D" w:rsidDel="00C963BA">
                <w:rPr>
                  <w:b/>
                  <w:bCs/>
                </w:rPr>
                <w:delText xml:space="preserve">Subscription </w:delText>
              </w:r>
              <w:r w:rsidRPr="4A3EE59D" w:rsidDel="00C963BA">
                <w:rPr>
                  <w:b/>
                  <w:bCs/>
                </w:rPr>
                <w:lastRenderedPageBreak/>
                <w:delText>Name &amp; ID</w:delText>
              </w:r>
            </w:del>
          </w:p>
        </w:tc>
        <w:tc>
          <w:tcPr>
            <w:tcW w:w="0" w:type="auto"/>
          </w:tcPr>
          <w:p w14:paraId="230A99A7" w14:textId="77777777" w:rsidR="007F5111" w:rsidRDefault="00C963BA">
            <w:pPr>
              <w:pStyle w:val="Compact"/>
            </w:pPr>
            <w:del w:id="1597" w:author="Syed Ahmed" w:date="2026-09-08T13:50:00Z" w16du:dateUtc="2026-09-08T13:50:22Z">
              <w:r w:rsidRPr="4A3EE59D" w:rsidDel="00C963BA">
                <w:rPr>
                  <w:i/>
                  <w:iCs/>
                </w:rPr>
                <w:lastRenderedPageBreak/>
                <w:delText xml:space="preserve">Not yet provided — Target subscription. State whether it exists or must be provisioned, and the lead time if it must. To be </w:delText>
              </w:r>
              <w:r w:rsidRPr="4A3EE59D" w:rsidDel="00C963BA">
                <w:rPr>
                  <w:i/>
                  <w:iCs/>
                </w:rPr>
                <w:lastRenderedPageBreak/>
                <w:delText>supplied by GEHA (Appendix B).</w:delText>
              </w:r>
            </w:del>
          </w:p>
        </w:tc>
      </w:tr>
      <w:tr w:rsidR="007F5111" w14:paraId="230A99AB" w14:textId="77777777" w:rsidTr="4A3EE59D">
        <w:tc>
          <w:tcPr>
            <w:tcW w:w="0" w:type="auto"/>
          </w:tcPr>
          <w:p w14:paraId="230A99A9" w14:textId="77777777" w:rsidR="007F5111" w:rsidRDefault="00C963BA">
            <w:pPr>
              <w:pStyle w:val="Compact"/>
            </w:pPr>
            <w:del w:id="1598" w:author="Syed Ahmed" w:date="2026-09-08T13:50:00Z" w16du:dateUtc="2026-09-08T13:50:22Z">
              <w:r w:rsidRPr="4A3EE59D" w:rsidDel="00C963BA">
                <w:rPr>
                  <w:b/>
                  <w:bCs/>
                </w:rPr>
                <w:delText>Resource Groups</w:delText>
              </w:r>
            </w:del>
          </w:p>
        </w:tc>
        <w:tc>
          <w:tcPr>
            <w:tcW w:w="0" w:type="auto"/>
          </w:tcPr>
          <w:p w14:paraId="230A99AA" w14:textId="77777777" w:rsidR="007F5111" w:rsidRDefault="00C963BA">
            <w:pPr>
              <w:pStyle w:val="Compact"/>
            </w:pPr>
            <w:del w:id="1599" w:author="Syed Ahmed" w:date="2026-09-08T13:50:00Z" w16du:dateUtc="2026-09-08T13:50:22Z">
              <w:r w:rsidRPr="4A3EE59D" w:rsidDel="00C963BA">
                <w:rPr>
                  <w:i/>
                  <w:iCs/>
                </w:rPr>
                <w:delText>Not yet provided — Resource groups to be created, and the lifecycle boundary each represents. To be supplied by GEHA (Appendix B).</w:delText>
              </w:r>
            </w:del>
          </w:p>
        </w:tc>
      </w:tr>
      <w:tr w:rsidR="007F5111" w14:paraId="230A99AE" w14:textId="77777777" w:rsidTr="4A3EE59D">
        <w:tc>
          <w:tcPr>
            <w:tcW w:w="0" w:type="auto"/>
          </w:tcPr>
          <w:p w14:paraId="230A99AC" w14:textId="77777777" w:rsidR="007F5111" w:rsidRDefault="00C963BA">
            <w:pPr>
              <w:pStyle w:val="Compact"/>
            </w:pPr>
            <w:del w:id="1600" w:author="Syed Ahmed" w:date="2026-09-08T13:50:00Z" w16du:dateUtc="2026-09-08T13:50:22Z">
              <w:r w:rsidRPr="4A3EE59D" w:rsidDel="00C963BA">
                <w:rPr>
                  <w:b/>
                  <w:bCs/>
                </w:rPr>
                <w:delText>Primary Region &amp; Paired Region</w:delText>
              </w:r>
            </w:del>
          </w:p>
        </w:tc>
        <w:tc>
          <w:tcPr>
            <w:tcW w:w="0" w:type="auto"/>
          </w:tcPr>
          <w:p w14:paraId="230A99AD" w14:textId="77777777" w:rsidR="007F5111" w:rsidRDefault="00C963BA">
            <w:pPr>
              <w:pStyle w:val="Compact"/>
            </w:pPr>
            <w:del w:id="1601" w:author="Syed Ahmed" w:date="2026-09-08T13:50:00Z" w16du:dateUtc="2026-09-08T13:50:22Z">
              <w:r w:rsidRPr="4A3EE59D" w:rsidDel="00C963BA">
                <w:rPr>
                  <w:i/>
                  <w:iCs/>
                </w:rPr>
                <w:delText>Program target — "| | Minutes of Meeting — Azure Landing Zone Discovery Session | +-----------------------------------------------------------------------+ 1. Meeting Details --------------- ------------------------------------------------------- Meeting Title Azure Landing Zone — Discove" (GEHA_LZ_Discovery_MoM_0702) | "--------- ------------------------------------------------------- Meeting Title Azure Landing Zone — Discovery Session Date July 1, 2026 Duration Approximately 55 minutes Facilitator George (CitiusTech) Note-taker CitiusTech Delivery Team Distribution All participants + GEHA Cloud, Security, Network" (GEHA_LZ_Discovery_MoM_0702)  (Evidenced — GEHA Azure Landing Zone Discovery minutes of meeting, 01-Jul-2026)</w:delText>
              </w:r>
            </w:del>
          </w:p>
        </w:tc>
      </w:tr>
      <w:tr w:rsidR="007F5111" w14:paraId="230A99B1" w14:textId="77777777" w:rsidTr="4A3EE59D">
        <w:tc>
          <w:tcPr>
            <w:tcW w:w="0" w:type="auto"/>
          </w:tcPr>
          <w:p w14:paraId="230A99AF" w14:textId="77777777" w:rsidR="007F5111" w:rsidRDefault="00C963BA">
            <w:pPr>
              <w:pStyle w:val="Compact"/>
            </w:pPr>
            <w:del w:id="1602" w:author="Syed Ahmed" w:date="2026-09-08T13:50:00Z" w16du:dateUtc="2026-09-08T13:50:22Z">
              <w:r w:rsidRPr="4A3EE59D" w:rsidDel="00C963BA">
                <w:rPr>
                  <w:b/>
                  <w:bCs/>
                </w:rPr>
                <w:delText>Naming Standard</w:delText>
              </w:r>
            </w:del>
          </w:p>
        </w:tc>
        <w:tc>
          <w:tcPr>
            <w:tcW w:w="0" w:type="auto"/>
          </w:tcPr>
          <w:p w14:paraId="230A99B0" w14:textId="77777777" w:rsidR="007F5111" w:rsidRDefault="00C963BA">
            <w:pPr>
              <w:pStyle w:val="Compact"/>
            </w:pPr>
            <w:del w:id="1603" w:author="Syed Ahmed" w:date="2026-09-08T13:50:00Z" w16du:dateUtc="2026-09-08T13:50:22Z">
              <w:r w:rsidRPr="4A3EE59D" w:rsidDel="00C963BA">
                <w:rPr>
                  <w:i/>
                  <w:iCs/>
                </w:rPr>
                <w:delText>Not yet provided — The convention applied, and where it is published. To be supplied by GEHA (Appendix B).</w:delText>
              </w:r>
            </w:del>
          </w:p>
        </w:tc>
      </w:tr>
      <w:tr w:rsidR="007F5111" w14:paraId="230A99B4" w14:textId="77777777" w:rsidTr="4A3EE59D">
        <w:tc>
          <w:tcPr>
            <w:tcW w:w="0" w:type="auto"/>
          </w:tcPr>
          <w:p w14:paraId="230A99B2" w14:textId="77777777" w:rsidR="007F5111" w:rsidRDefault="00C963BA">
            <w:pPr>
              <w:pStyle w:val="Compact"/>
            </w:pPr>
            <w:del w:id="1604" w:author="Syed Ahmed" w:date="2026-09-08T13:50:00Z" w16du:dateUtc="2026-09-08T13:50:22Z">
              <w:r w:rsidRPr="4A3EE59D" w:rsidDel="00C963BA">
                <w:rPr>
                  <w:b/>
                  <w:bCs/>
                </w:rPr>
                <w:delText>Tagging Requirements</w:delText>
              </w:r>
            </w:del>
          </w:p>
        </w:tc>
        <w:tc>
          <w:tcPr>
            <w:tcW w:w="0" w:type="auto"/>
          </w:tcPr>
          <w:p w14:paraId="230A99B3" w14:textId="77777777" w:rsidR="007F5111" w:rsidRDefault="00C963BA">
            <w:pPr>
              <w:pStyle w:val="Compact"/>
            </w:pPr>
            <w:del w:id="1605" w:author="Syed Ahmed" w:date="2026-09-08T13:50:00Z" w16du:dateUtc="2026-09-08T13:50:22Z">
              <w:r w:rsidRPr="4A3EE59D" w:rsidDel="00C963BA">
                <w:rPr>
                  <w:i/>
                  <w:iCs/>
                </w:rPr>
                <w:delText>Not yet provided — Mandatory tags and their values for this workload — owner, cost center, environment, criticality, data classification. To be supplied by GEHA (Appendix B).</w:delText>
              </w:r>
            </w:del>
          </w:p>
        </w:tc>
      </w:tr>
      <w:tr w:rsidR="007F5111" w14:paraId="230A99B7" w14:textId="77777777" w:rsidTr="4A3EE59D">
        <w:tc>
          <w:tcPr>
            <w:tcW w:w="0" w:type="auto"/>
          </w:tcPr>
          <w:p w14:paraId="230A99B5" w14:textId="77777777" w:rsidR="007F5111" w:rsidRDefault="00C963BA">
            <w:pPr>
              <w:pStyle w:val="Compact"/>
            </w:pPr>
            <w:del w:id="1606" w:author="Syed Ahmed" w:date="2026-09-08T13:50:00Z" w16du:dateUtc="2026-09-08T13:50:22Z">
              <w:r w:rsidRPr="4A3EE59D" w:rsidDel="00C963BA">
                <w:rPr>
                  <w:b/>
                  <w:bCs/>
                </w:rPr>
                <w:delText>Inherited Policy Assignments</w:delText>
              </w:r>
            </w:del>
          </w:p>
        </w:tc>
        <w:tc>
          <w:tcPr>
            <w:tcW w:w="0" w:type="auto"/>
          </w:tcPr>
          <w:p w14:paraId="230A99B6" w14:textId="77777777" w:rsidR="007F5111" w:rsidRDefault="00C963BA">
            <w:pPr>
              <w:pStyle w:val="Compact"/>
            </w:pPr>
            <w:del w:id="1607" w:author="Syed Ahmed" w:date="2026-09-08T13:50:00Z" w16du:dateUtc="2026-09-08T13:50:22Z">
              <w:r w:rsidRPr="4A3EE59D" w:rsidDel="00C963BA">
                <w:rPr>
                  <w:i/>
                  <w:iCs/>
                </w:rPr>
                <w:delText>42 policy assignments exist in the tenant and will apply at the scope this workload lands in.  (Evidenced — Policy_list (AssignmentListExport))</w:delText>
              </w:r>
            </w:del>
          </w:p>
        </w:tc>
      </w:tr>
      <w:tr w:rsidR="007F5111" w14:paraId="230A99BA" w14:textId="77777777" w:rsidTr="4A3EE59D">
        <w:tc>
          <w:tcPr>
            <w:tcW w:w="0" w:type="auto"/>
          </w:tcPr>
          <w:p w14:paraId="230A99B8" w14:textId="77777777" w:rsidR="007F5111" w:rsidRDefault="00C963BA">
            <w:pPr>
              <w:pStyle w:val="Compact"/>
            </w:pPr>
            <w:del w:id="1608" w:author="Syed Ahmed" w:date="2026-09-08T13:50:00Z" w16du:dateUtc="2026-09-08T13:50:22Z">
              <w:r w:rsidRPr="4A3EE59D" w:rsidDel="00C963BA">
                <w:rPr>
                  <w:b/>
                  <w:bCs/>
                </w:rPr>
                <w:delText>Policy Exemptions Required</w:delText>
              </w:r>
            </w:del>
          </w:p>
        </w:tc>
        <w:tc>
          <w:tcPr>
            <w:tcW w:w="0" w:type="auto"/>
          </w:tcPr>
          <w:p w14:paraId="230A99B9" w14:textId="77777777" w:rsidR="007F5111" w:rsidRDefault="00C963BA">
            <w:pPr>
              <w:pStyle w:val="Compact"/>
            </w:pPr>
            <w:del w:id="1609" w:author="Syed Ahmed" w:date="2026-09-08T13:50:00Z" w16du:dateUtc="2026-09-08T13:50:22Z">
              <w:r w:rsidRPr="4A3EE59D" w:rsidDel="00C963BA">
                <w:rPr>
                  <w:i/>
                  <w:iCs/>
                </w:rPr>
                <w:delText>Not yet provided — Any exemption this workload needs, with the justification, the approver and an expiry date. An exemption without an expi. To be supplied by GEHA (Appendix B).</w:delText>
              </w:r>
            </w:del>
          </w:p>
        </w:tc>
      </w:tr>
      <w:tr w:rsidR="007F5111" w14:paraId="230A99BD" w14:textId="77777777" w:rsidTr="4A3EE59D">
        <w:tc>
          <w:tcPr>
            <w:tcW w:w="0" w:type="auto"/>
          </w:tcPr>
          <w:p w14:paraId="230A99BB" w14:textId="77777777" w:rsidR="007F5111" w:rsidRDefault="00C963BA">
            <w:pPr>
              <w:pStyle w:val="Compact"/>
            </w:pPr>
            <w:del w:id="1610" w:author="Syed Ahmed" w:date="2026-09-08T13:50:00Z" w16du:dateUtc="2026-09-08T13:50:22Z">
              <w:r w:rsidRPr="4A3EE59D" w:rsidDel="00C963BA">
                <w:rPr>
                  <w:b/>
                  <w:bCs/>
                </w:rPr>
                <w:delText>RBAC Scope for the Workload Team</w:delText>
              </w:r>
            </w:del>
          </w:p>
        </w:tc>
        <w:tc>
          <w:tcPr>
            <w:tcW w:w="0" w:type="auto"/>
          </w:tcPr>
          <w:p w14:paraId="230A99BC" w14:textId="77777777" w:rsidR="007F5111" w:rsidRDefault="00C963BA">
            <w:pPr>
              <w:pStyle w:val="Compact"/>
            </w:pPr>
            <w:del w:id="1611" w:author="Syed Ahmed" w:date="2026-09-08T13:50:00Z" w16du:dateUtc="2026-09-08T13:50:21Z">
              <w:r w:rsidRPr="4A3EE59D" w:rsidDel="00C963BA">
                <w:rPr>
                  <w:i/>
                  <w:iCs/>
                </w:rPr>
                <w:delText>Not yet provided — What the application team can do in this subscription, and what remains with the platform team. To be supplied by GEHA (Appendix B).</w:delText>
              </w:r>
            </w:del>
          </w:p>
        </w:tc>
      </w:tr>
      <w:tr w:rsidR="007F5111" w14:paraId="230A99C0" w14:textId="77777777" w:rsidTr="4A3EE59D">
        <w:tc>
          <w:tcPr>
            <w:tcW w:w="0" w:type="auto"/>
          </w:tcPr>
          <w:p w14:paraId="230A99BE" w14:textId="77777777" w:rsidR="007F5111" w:rsidRDefault="00C963BA">
            <w:pPr>
              <w:pStyle w:val="Compact"/>
            </w:pPr>
            <w:del w:id="1612" w:author="Syed Ahmed" w:date="2026-09-08T13:50:00Z" w16du:dateUtc="2026-09-08T13:50:21Z">
              <w:r w:rsidRPr="4A3EE59D" w:rsidDel="00C963BA">
                <w:rPr>
                  <w:b/>
                  <w:bCs/>
                </w:rPr>
                <w:delText>Quota &amp; Capacity Confirmation</w:delText>
              </w:r>
            </w:del>
          </w:p>
        </w:tc>
        <w:tc>
          <w:tcPr>
            <w:tcW w:w="0" w:type="auto"/>
          </w:tcPr>
          <w:p w14:paraId="230A99BF" w14:textId="77777777" w:rsidR="007F5111" w:rsidRDefault="00C963BA">
            <w:pPr>
              <w:pStyle w:val="Compact"/>
            </w:pPr>
            <w:del w:id="1613" w:author="Syed Ahmed" w:date="2026-09-08T13:50:00Z" w16du:dateUtc="2026-09-08T13:50:21Z">
              <w:r w:rsidRPr="4A3EE59D" w:rsidDel="00C963BA">
                <w:rPr>
                  <w:i/>
                  <w:iCs/>
                </w:rPr>
                <w:delText>Not yet provided — vCPU quota, SKU availability and zone availability confirmed in the target region — check before design sign-off, not at. To be supplied by GEHA (Appendix B).</w:delText>
              </w:r>
            </w:del>
          </w:p>
        </w:tc>
      </w:tr>
    </w:tbl>
    <w:p w14:paraId="230A99C1" w14:textId="77777777" w:rsidR="007F5111" w:rsidRDefault="00C963BA">
      <w:pPr>
        <w:pStyle w:val="BodyText"/>
      </w:pPr>
      <w:r>
        <w:rPr>
          <w:b/>
          <w:bCs/>
          <w:sz w:val="15"/>
          <w:szCs w:val="15"/>
        </w:rPr>
        <w:t>Table 5.2 — Landing Zone Placement</w:t>
      </w:r>
    </w:p>
    <w:p w14:paraId="230A99C2" w14:textId="77777777" w:rsidR="007F5111" w:rsidRDefault="007F5111">
      <w:pPr>
        <w:pStyle w:val="Compact"/>
      </w:pPr>
    </w:p>
    <w:p w14:paraId="230A99C3" w14:textId="77777777" w:rsidR="007F5111" w:rsidRDefault="00C963BA">
      <w:pPr>
        <w:pStyle w:val="Heading2"/>
        <w:rPr>
          <w:del w:id="1614" w:author="Syed Ahmed" w:date="2026-09-08T16:09:00Z" w16du:dateUtc="2026-09-08T16:09:00Z"/>
        </w:rPr>
      </w:pPr>
      <w:bookmarkStart w:id="1615" w:name="compute"/>
      <w:bookmarkEnd w:id="1593"/>
      <w:del w:id="1616" w:author="Syed Ahmed" w:date="2026-09-08T16:09:00Z" w16du:dateUtc="2026-09-08T16:09:00Z">
        <w:r w:rsidDel="00C963BA">
          <w:delText>5.3 Compute</w:delText>
        </w:r>
      </w:del>
    </w:p>
    <w:p w14:paraId="230A99C4" w14:textId="77777777" w:rsidR="007F5111" w:rsidRDefault="00C963BA">
      <w:pPr>
        <w:pStyle w:val="FirstParagraph"/>
        <w:rPr>
          <w:del w:id="1617" w:author="Syed Ahmed" w:date="2026-09-08T16:09:00Z" w16du:dateUtc="2026-09-08T16:09:00Z"/>
        </w:rPr>
      </w:pPr>
      <w:del w:id="1618" w:author="Syed Ahmed" w:date="2026-09-08T16:09:00Z" w16du:dateUtc="2026-09-08T16:09:00Z">
        <w:r w:rsidDel="00C963BA">
          <w:delText>The target compute design is sized from measured utilization rather than from allocated capacity, so that the migration does not carry years of over-provisioning into a consumption-billed platform. Each server records its target SKU, the assessment output the recommendation came from, and the reasoning wherever a recommendation has been overridden. Availability design is stated with the uptime commitment it actually supports, so it can be compared honestly against the service level the business expects. Disk configuration is specified against measured throughput and latency requirements rather than replicating on-premises disk layouts by default.</w:delText>
        </w:r>
      </w:del>
    </w:p>
    <w:p w14:paraId="230A99C5" w14:textId="77777777" w:rsidR="007F5111" w:rsidRDefault="007F5111">
      <w:pPr>
        <w:pStyle w:val="Compact"/>
      </w:pPr>
    </w:p>
    <w:tbl>
      <w:tblPr>
        <w:tblStyle w:val="Table"/>
        <w:tblW w:w="5000" w:type="pct"/>
        <w:tblLook w:val="0020" w:firstRow="1" w:lastRow="0" w:firstColumn="0" w:lastColumn="0" w:noHBand="0" w:noVBand="0"/>
        <w:tblPrChange w:id="1619" w:author="Syed Ahmed" w:date="2026-09-08T13:51:00Z">
          <w:tblPr>
            <w:tblStyle w:val="Table"/>
            <w:tblW w:w="5000" w:type="pct"/>
            <w:tblLook w:val="0020" w:firstRow="1" w:lastRow="0" w:firstColumn="0" w:lastColumn="0" w:noHBand="0" w:noVBand="0"/>
          </w:tblPr>
        </w:tblPrChange>
      </w:tblPr>
      <w:tblGrid>
        <w:gridCol w:w="1554"/>
        <w:gridCol w:w="7922"/>
        <w:tblGridChange w:id="1620">
          <w:tblGrid>
            <w:gridCol w:w="1554"/>
            <w:gridCol w:w="7922"/>
          </w:tblGrid>
        </w:tblGridChange>
      </w:tblGrid>
      <w:tr w:rsidR="007F5111" w14:paraId="230A99C8" w14:textId="77777777" w:rsidTr="4A3EE59D">
        <w:trPr>
          <w:cnfStyle w:val="100000000000" w:firstRow="1" w:lastRow="0" w:firstColumn="0" w:lastColumn="0" w:oddVBand="0" w:evenVBand="0" w:oddHBand="0" w:evenHBand="0" w:firstRowFirstColumn="0" w:firstRowLastColumn="0" w:lastRowFirstColumn="0" w:lastRowLastColumn="0"/>
          <w:trHeight w:val="5655"/>
          <w:tblHeader/>
          <w:del w:id="1621" w:author="Syed Ahmed" w:date="2026-09-08T16:09:00Z"/>
        </w:trPr>
        <w:tc>
          <w:tcPr>
            <w:tcW w:w="0" w:type="auto"/>
            <w:tcPrChange w:id="1622" w:author="Syed Ahmed" w:date="2026-09-08T13:51:00Z">
              <w:tcPr>
                <w:tcW w:w="1554" w:type="dxa"/>
              </w:tcPr>
            </w:tcPrChange>
          </w:tcPr>
          <w:p w14:paraId="230A99C6" w14:textId="77777777" w:rsidR="007F5111" w:rsidRDefault="00C963BA">
            <w:pPr>
              <w:pStyle w:val="Compact"/>
              <w:cnfStyle w:val="100000000000" w:firstRow="1" w:lastRow="0" w:firstColumn="0" w:lastColumn="0" w:oddVBand="0" w:evenVBand="0" w:oddHBand="0" w:evenHBand="0" w:firstRowFirstColumn="0" w:firstRowLastColumn="0" w:lastRowFirstColumn="0" w:lastRowLastColumn="0"/>
            </w:pPr>
            <w:del w:id="1623" w:author="Syed Ahmed" w:date="2026-09-08T16:09:00Z" w16du:dateUtc="2026-09-08T16:09:21Z">
              <w:r w:rsidRPr="4A3EE59D" w:rsidDel="00C963BA">
                <w:rPr>
                  <w:b/>
                  <w:bCs/>
                </w:rPr>
                <w:lastRenderedPageBreak/>
                <w:delText>Target VM SKUs</w:delText>
              </w:r>
            </w:del>
          </w:p>
        </w:tc>
        <w:tc>
          <w:tcPr>
            <w:tcW w:w="0" w:type="auto"/>
            <w:tcPrChange w:id="1624" w:author="Syed Ahmed" w:date="2026-09-08T13:51:00Z">
              <w:tcPr>
                <w:tcW w:w="7922" w:type="dxa"/>
              </w:tcPr>
            </w:tcPrChange>
          </w:tcPr>
          <w:p w14:paraId="230A99C7" w14:textId="77777777" w:rsidR="007F5111" w:rsidRDefault="00C963BA">
            <w:pPr>
              <w:pStyle w:val="Compact"/>
              <w:cnfStyle w:val="100000000000" w:firstRow="1" w:lastRow="0" w:firstColumn="0" w:lastColumn="0" w:oddVBand="0" w:evenVBand="0" w:oddHBand="0" w:evenHBand="0" w:firstRowFirstColumn="0" w:firstRowLastColumn="0" w:lastRowFirstColumn="0" w:lastRowLastColumn="0"/>
            </w:pPr>
            <w:del w:id="1625" w:author="Syed Ahmed" w:date="2026-09-08T16:09:00Z" w16du:dateUtc="2026-09-08T16:09:21Z">
              <w:r w:rsidRPr="4A3EE59D" w:rsidDel="00C963BA">
                <w:rPr>
                  <w:i/>
                  <w:iCs/>
                </w:rPr>
                <w:delText>Right-sizing input — 20 logical processors, 24 GB memory, 318.7 GB storage across 4 host(s); average utilization CPU 6.4%, memory 75.4%, storage 67.5%. SKU selection is a design decision still open.  (Evidenced — Matilda Discovery Assessment Summary (Application TCO Right Sizing), as-of 08-Aug-2026)</w:delText>
              </w:r>
            </w:del>
          </w:p>
        </w:tc>
      </w:tr>
      <w:tr w:rsidR="007F5111" w14:paraId="230A99CB" w14:textId="77777777" w:rsidTr="4A3EE59D">
        <w:trPr>
          <w:trHeight w:val="300"/>
          <w:del w:id="1626" w:author="Syed Ahmed" w:date="2026-09-08T16:09:00Z"/>
        </w:trPr>
        <w:tc>
          <w:tcPr>
            <w:tcW w:w="0" w:type="auto"/>
          </w:tcPr>
          <w:p w14:paraId="230A99C9" w14:textId="77777777" w:rsidR="007F5111" w:rsidRDefault="00C963BA">
            <w:pPr>
              <w:pStyle w:val="Compact"/>
            </w:pPr>
            <w:r>
              <w:rPr>
                <w:b/>
                <w:bCs/>
              </w:rPr>
              <w:t>Assessment Report Reference</w:t>
            </w:r>
          </w:p>
        </w:tc>
        <w:tc>
          <w:tcPr>
            <w:tcW w:w="0" w:type="auto"/>
          </w:tcPr>
          <w:p w14:paraId="230A99CA" w14:textId="77777777" w:rsidR="007F5111" w:rsidRDefault="00C963BA">
            <w:pPr>
              <w:pStyle w:val="Compact"/>
            </w:pPr>
            <w:r>
              <w:rPr>
                <w:i/>
                <w:iCs/>
              </w:rPr>
              <w:t>To be provided by GEHA</w:t>
            </w:r>
          </w:p>
        </w:tc>
      </w:tr>
      <w:tr w:rsidR="007F5111" w14:paraId="230A99CE" w14:textId="77777777" w:rsidTr="4A3EE59D">
        <w:trPr>
          <w:trHeight w:val="300"/>
          <w:del w:id="1627" w:author="Syed Ahmed" w:date="2026-09-08T16:09:00Z"/>
        </w:trPr>
        <w:tc>
          <w:tcPr>
            <w:tcW w:w="0" w:type="auto"/>
          </w:tcPr>
          <w:p w14:paraId="230A99CC" w14:textId="77777777" w:rsidR="007F5111" w:rsidRDefault="00C963BA">
            <w:pPr>
              <w:pStyle w:val="Compact"/>
            </w:pPr>
            <w:r>
              <w:rPr>
                <w:b/>
                <w:bCs/>
              </w:rPr>
              <w:t>Right-Sizing Basis</w:t>
            </w:r>
          </w:p>
        </w:tc>
        <w:tc>
          <w:tcPr>
            <w:tcW w:w="0" w:type="auto"/>
          </w:tcPr>
          <w:p w14:paraId="230A99CD" w14:textId="77777777" w:rsidR="007F5111" w:rsidRDefault="00C963BA">
            <w:pPr>
              <w:pStyle w:val="Compact"/>
            </w:pPr>
            <w:r>
              <w:t>Matilda assessment: migration type IaaS, complexity Low, priority Low, group GroupSix  (Evidenced — Matilda Discovery Assessment Summary (Application Assessment Summary), as-of 08-Aug-2026)</w:t>
            </w:r>
          </w:p>
        </w:tc>
      </w:tr>
      <w:tr w:rsidR="007F5111" w14:paraId="230A99D1" w14:textId="77777777" w:rsidTr="4A3EE59D">
        <w:trPr>
          <w:trHeight w:val="300"/>
          <w:del w:id="1628" w:author="Syed Ahmed" w:date="2026-09-08T16:09:00Z"/>
        </w:trPr>
        <w:tc>
          <w:tcPr>
            <w:tcW w:w="0" w:type="auto"/>
          </w:tcPr>
          <w:p w14:paraId="230A99CF" w14:textId="77777777" w:rsidR="007F5111" w:rsidRDefault="00C963BA">
            <w:pPr>
              <w:pStyle w:val="Compact"/>
            </w:pPr>
            <w:r>
              <w:rPr>
                <w:b/>
                <w:bCs/>
              </w:rPr>
              <w:t>Availability Design</w:t>
            </w:r>
          </w:p>
        </w:tc>
        <w:tc>
          <w:tcPr>
            <w:tcW w:w="0" w:type="auto"/>
          </w:tcPr>
          <w:p w14:paraId="230A99D0" w14:textId="77777777" w:rsidR="007F5111" w:rsidRDefault="00C963BA">
            <w:pPr>
              <w:pStyle w:val="Compact"/>
            </w:pPr>
            <w:r>
              <w:t xml:space="preserve">☐ </w:t>
            </w:r>
            <w:r>
              <w:rPr>
                <w:i/>
                <w:iCs/>
              </w:rPr>
              <w:t>Availability zones</w:t>
            </w:r>
            <w:r>
              <w:t xml:space="preserve"> ☐ </w:t>
            </w:r>
            <w:r>
              <w:rPr>
                <w:i/>
                <w:iCs/>
              </w:rPr>
              <w:t>Availability set</w:t>
            </w:r>
            <w:r>
              <w:t xml:space="preserve"> ☐ </w:t>
            </w:r>
            <w:r>
              <w:rPr>
                <w:i/>
                <w:iCs/>
              </w:rPr>
              <w:t>Single instance</w:t>
            </w:r>
            <w:r>
              <w:t xml:space="preserve"> — </w:t>
            </w:r>
            <w:r>
              <w:rPr>
                <w:i/>
                <w:iCs/>
              </w:rPr>
              <w:t>Not yet provided — with the uptime commitment each gives, compared against §3.3. To be supplied by GEHA (Appendix B).</w:t>
            </w:r>
          </w:p>
        </w:tc>
      </w:tr>
      <w:tr w:rsidR="007F5111" w14:paraId="230A99D4" w14:textId="77777777" w:rsidTr="4A3EE59D">
        <w:trPr>
          <w:trHeight w:val="300"/>
          <w:del w:id="1629" w:author="Syed Ahmed" w:date="2026-09-08T16:09:00Z"/>
        </w:trPr>
        <w:tc>
          <w:tcPr>
            <w:tcW w:w="0" w:type="auto"/>
          </w:tcPr>
          <w:p w14:paraId="230A99D2" w14:textId="77777777" w:rsidR="007F5111" w:rsidRDefault="00C963BA">
            <w:pPr>
              <w:pStyle w:val="Compact"/>
            </w:pPr>
            <w:r>
              <w:rPr>
                <w:b/>
                <w:bCs/>
              </w:rPr>
              <w:t>Disk Configuration</w:t>
            </w:r>
          </w:p>
        </w:tc>
        <w:tc>
          <w:tcPr>
            <w:tcW w:w="0" w:type="auto"/>
          </w:tcPr>
          <w:p w14:paraId="230A99D3" w14:textId="77777777" w:rsidR="007F5111" w:rsidRDefault="00C963BA">
            <w:pPr>
              <w:pStyle w:val="Compact"/>
            </w:pPr>
            <w:r>
              <w:rPr>
                <w:i/>
                <w:iCs/>
              </w:rPr>
              <w:t>Not yet provided — Disk type and size per volume, with the IOPS and throughput each provides against the §4.1.1 measured peak. To be supplied by GEHA (Appendix B).</w:t>
            </w:r>
          </w:p>
        </w:tc>
      </w:tr>
      <w:tr w:rsidR="007F5111" w14:paraId="230A99D7" w14:textId="77777777" w:rsidTr="4A3EE59D">
        <w:trPr>
          <w:trHeight w:val="300"/>
          <w:del w:id="1630" w:author="Syed Ahmed" w:date="2026-09-08T16:09:00Z"/>
        </w:trPr>
        <w:tc>
          <w:tcPr>
            <w:tcW w:w="0" w:type="auto"/>
          </w:tcPr>
          <w:p w14:paraId="230A99D5" w14:textId="77777777" w:rsidR="007F5111" w:rsidRDefault="00C963BA">
            <w:pPr>
              <w:pStyle w:val="Compact"/>
            </w:pPr>
            <w:r>
              <w:rPr>
                <w:b/>
                <w:bCs/>
              </w:rPr>
              <w:t>Proximity &amp; Latency Requirements</w:t>
            </w:r>
          </w:p>
        </w:tc>
        <w:tc>
          <w:tcPr>
            <w:tcW w:w="0" w:type="auto"/>
          </w:tcPr>
          <w:p w14:paraId="230A99D6" w14:textId="77777777" w:rsidR="007F5111" w:rsidRDefault="00C963BA">
            <w:pPr>
              <w:pStyle w:val="Compact"/>
            </w:pPr>
            <w:r>
              <w:rPr>
                <w:i/>
                <w:iCs/>
              </w:rPr>
              <w:t>Not yet provided — Whether components must be co-located, and what breaks if they are not. To be supplied by GEHA (Appendix B).</w:t>
            </w:r>
          </w:p>
        </w:tc>
      </w:tr>
      <w:tr w:rsidR="007F5111" w14:paraId="230A99DA" w14:textId="77777777" w:rsidTr="4A3EE59D">
        <w:trPr>
          <w:trHeight w:val="300"/>
          <w:del w:id="1631" w:author="Syed Ahmed" w:date="2026-09-08T16:09:00Z"/>
        </w:trPr>
        <w:tc>
          <w:tcPr>
            <w:tcW w:w="0" w:type="auto"/>
          </w:tcPr>
          <w:p w14:paraId="230A99D8" w14:textId="77777777" w:rsidR="007F5111" w:rsidRDefault="00C963BA">
            <w:pPr>
              <w:pStyle w:val="Compact"/>
            </w:pPr>
            <w:r>
              <w:rPr>
                <w:b/>
                <w:bCs/>
              </w:rPr>
              <w:t>VM Extensions &amp; Agents</w:t>
            </w:r>
          </w:p>
        </w:tc>
        <w:tc>
          <w:tcPr>
            <w:tcW w:w="0" w:type="auto"/>
          </w:tcPr>
          <w:p w14:paraId="230A99D9" w14:textId="77777777" w:rsidR="007F5111" w:rsidRDefault="00C963BA">
            <w:pPr>
              <w:pStyle w:val="Compact"/>
            </w:pPr>
            <w:r>
              <w:rPr>
                <w:i/>
                <w:iCs/>
              </w:rPr>
              <w:t>Not yet provided — Extensions to be installed — monitoring, backup, security, domain join, custom script — and who owns each. To be supplied by GEHA (Appendix B).</w:t>
            </w:r>
          </w:p>
        </w:tc>
      </w:tr>
      <w:tr w:rsidR="007F5111" w14:paraId="230A99DD" w14:textId="77777777" w:rsidTr="4A3EE59D">
        <w:trPr>
          <w:trHeight w:val="300"/>
          <w:del w:id="1632" w:author="Syed Ahmed" w:date="2026-09-08T16:09:00Z"/>
        </w:trPr>
        <w:tc>
          <w:tcPr>
            <w:tcW w:w="0" w:type="auto"/>
          </w:tcPr>
          <w:p w14:paraId="230A99DB" w14:textId="77777777" w:rsidR="007F5111" w:rsidRDefault="00C963BA">
            <w:pPr>
              <w:pStyle w:val="Compact"/>
            </w:pPr>
            <w:r>
              <w:rPr>
                <w:b/>
                <w:bCs/>
              </w:rPr>
              <w:t>Trusted Launch / Security Type</w:t>
            </w:r>
          </w:p>
        </w:tc>
        <w:tc>
          <w:tcPr>
            <w:tcW w:w="0" w:type="auto"/>
          </w:tcPr>
          <w:p w14:paraId="230A99DC" w14:textId="77777777" w:rsidR="007F5111" w:rsidRDefault="00C963BA">
            <w:pPr>
              <w:pStyle w:val="Compact"/>
            </w:pPr>
            <w:r>
              <w:t xml:space="preserve">☐ </w:t>
            </w:r>
            <w:r>
              <w:rPr>
                <w:i/>
                <w:iCs/>
              </w:rPr>
              <w:t>Trusted Launch</w:t>
            </w:r>
            <w:r>
              <w:t xml:space="preserve"> ☐ </w:t>
            </w:r>
            <w:r>
              <w:rPr>
                <w:i/>
                <w:iCs/>
              </w:rPr>
              <w:t>Standard</w:t>
            </w:r>
            <w:r>
              <w:t xml:space="preserve"> — </w:t>
            </w:r>
            <w:r>
              <w:rPr>
                <w:i/>
                <w:iCs/>
              </w:rPr>
              <w:t>Not yet provided — Trusted Launch requires a Gen2 UEFI source; confirm against the boot type in §4.1.2 and state the reason where Standard . To be supplied by GEHA (Appendix B).</w:t>
            </w:r>
          </w:p>
        </w:tc>
      </w:tr>
      <w:tr w:rsidR="007F5111" w14:paraId="230A99E0" w14:textId="77777777" w:rsidTr="4A3EE59D">
        <w:trPr>
          <w:trHeight w:val="300"/>
          <w:del w:id="1633" w:author="Syed Ahmed" w:date="2026-09-08T16:09:00Z"/>
        </w:trPr>
        <w:tc>
          <w:tcPr>
            <w:tcW w:w="0" w:type="auto"/>
          </w:tcPr>
          <w:p w14:paraId="230A99DE" w14:textId="77777777" w:rsidR="007F5111" w:rsidRDefault="00C963BA">
            <w:pPr>
              <w:pStyle w:val="Compact"/>
            </w:pPr>
            <w:r>
              <w:rPr>
                <w:b/>
                <w:bCs/>
              </w:rPr>
              <w:t>Boot Diagnostics &amp; Serial Access</w:t>
            </w:r>
          </w:p>
        </w:tc>
        <w:tc>
          <w:tcPr>
            <w:tcW w:w="0" w:type="auto"/>
          </w:tcPr>
          <w:p w14:paraId="230A99DF" w14:textId="77777777" w:rsidR="007F5111" w:rsidRDefault="00C963BA">
            <w:pPr>
              <w:pStyle w:val="Compact"/>
            </w:pPr>
            <w:r>
              <w:rPr>
                <w:i/>
                <w:iCs/>
              </w:rPr>
              <w:t>Not yet provided — Enabled, and where diagnostics are stored — this is what makes a failed boot diagnosable. To be supplied by GEHA (Appendix B).</w:t>
            </w:r>
          </w:p>
        </w:tc>
      </w:tr>
      <w:tr w:rsidR="007F5111" w14:paraId="230A99E3" w14:textId="77777777" w:rsidTr="4A3EE59D">
        <w:trPr>
          <w:trHeight w:val="300"/>
          <w:del w:id="1634" w:author="Syed Ahmed" w:date="2026-09-08T16:09:00Z"/>
        </w:trPr>
        <w:tc>
          <w:tcPr>
            <w:tcW w:w="0" w:type="auto"/>
          </w:tcPr>
          <w:p w14:paraId="230A99E1" w14:textId="77777777" w:rsidR="007F5111" w:rsidRDefault="00C963BA">
            <w:pPr>
              <w:pStyle w:val="Compact"/>
            </w:pPr>
            <w:r>
              <w:rPr>
                <w:b/>
                <w:bCs/>
              </w:rPr>
              <w:t>Auto-Shutdown / Scheduling</w:t>
            </w:r>
          </w:p>
        </w:tc>
        <w:tc>
          <w:tcPr>
            <w:tcW w:w="0" w:type="auto"/>
          </w:tcPr>
          <w:p w14:paraId="230A99E2" w14:textId="77777777" w:rsidR="007F5111" w:rsidRDefault="00C963BA">
            <w:pPr>
              <w:pStyle w:val="Compact"/>
            </w:pPr>
            <w:r>
              <w:rPr>
                <w:i/>
                <w:iCs/>
              </w:rPr>
              <w:t>Not yet provided — Applies to non-production; state the schedule and who can override it. To be supplied by GEHA (Appendix B).</w:t>
            </w:r>
          </w:p>
        </w:tc>
      </w:tr>
      <w:tr w:rsidR="007F5111" w14:paraId="230A99E6" w14:textId="77777777" w:rsidTr="4A3EE59D">
        <w:trPr>
          <w:trHeight w:val="300"/>
          <w:del w:id="1635" w:author="Syed Ahmed" w:date="2026-09-08T16:09:00Z"/>
        </w:trPr>
        <w:tc>
          <w:tcPr>
            <w:tcW w:w="0" w:type="auto"/>
          </w:tcPr>
          <w:p w14:paraId="230A99E4" w14:textId="77777777" w:rsidR="007F5111" w:rsidRDefault="00C963BA">
            <w:pPr>
              <w:pStyle w:val="Compact"/>
            </w:pPr>
            <w:r>
              <w:rPr>
                <w:b/>
                <w:bCs/>
              </w:rPr>
              <w:t>Scaling Approach</w:t>
            </w:r>
          </w:p>
        </w:tc>
        <w:tc>
          <w:tcPr>
            <w:tcW w:w="0" w:type="auto"/>
          </w:tcPr>
          <w:p w14:paraId="230A99E5" w14:textId="77777777" w:rsidR="007F5111" w:rsidRDefault="00C963BA">
            <w:pPr>
              <w:pStyle w:val="Compact"/>
            </w:pPr>
            <w:r>
              <w:rPr>
                <w:i/>
                <w:iCs/>
              </w:rPr>
              <w:t>Not yet provided — Fixed size, scale set, or manual resize — and the trigger for a resize decision. To be supplied by GEHA (Appendix B).</w:t>
            </w:r>
          </w:p>
        </w:tc>
      </w:tr>
    </w:tbl>
    <w:p w14:paraId="230A99E7" w14:textId="77777777" w:rsidR="007F5111" w:rsidRDefault="00C963BA" w:rsidP="4A3EE59D">
      <w:pPr>
        <w:pStyle w:val="BodyText"/>
        <w:rPr>
          <w:del w:id="1636" w:author="Syed Ahmed" w:date="2026-09-08T16:09:00Z" w16du:dateUtc="2026-09-08T16:09:36Z"/>
          <w:b/>
          <w:bCs/>
          <w:sz w:val="15"/>
          <w:szCs w:val="15"/>
        </w:rPr>
      </w:pPr>
      <w:del w:id="1637" w:author="Syed Ahmed" w:date="2026-09-08T16:09:00Z" w16du:dateUtc="2026-09-08T16:09:36Z">
        <w:r w:rsidRPr="4A3EE59D" w:rsidDel="00C963BA">
          <w:rPr>
            <w:b/>
            <w:bCs/>
            <w:sz w:val="15"/>
            <w:szCs w:val="15"/>
          </w:rPr>
          <w:delText>Table 5.3 — Compute</w:delText>
        </w:r>
      </w:del>
    </w:p>
    <w:p w14:paraId="230A99E8" w14:textId="77777777" w:rsidR="007F5111" w:rsidRDefault="007F5111">
      <w:pPr>
        <w:pStyle w:val="Compact"/>
      </w:pPr>
    </w:p>
    <w:p w14:paraId="230A99E9" w14:textId="77777777" w:rsidR="007F5111" w:rsidRDefault="00C963BA">
      <w:pPr>
        <w:pStyle w:val="Heading2"/>
        <w:rPr>
          <w:del w:id="1638" w:author="Syed Ahmed" w:date="2026-09-08T16:09:00Z" w16du:dateUtc="2026-09-08T16:09:50Z"/>
        </w:rPr>
      </w:pPr>
      <w:bookmarkStart w:id="1639" w:name="data-platform"/>
      <w:bookmarkEnd w:id="1615"/>
      <w:del w:id="1640" w:author="Syed Ahmed" w:date="2026-09-08T16:09:00Z" w16du:dateUtc="2026-09-08T16:09:50Z">
        <w:r w:rsidDel="00C963BA">
          <w:delText>5.4 Data Platform</w:delText>
        </w:r>
      </w:del>
    </w:p>
    <w:p w14:paraId="230A99EA" w14:textId="77777777" w:rsidR="007F5111" w:rsidRDefault="00C963BA">
      <w:pPr>
        <w:pStyle w:val="FirstParagraph"/>
        <w:rPr>
          <w:del w:id="1641" w:author="Syed Ahmed" w:date="2026-09-08T16:09:00Z" w16du:dateUtc="2026-09-08T16:09:50Z"/>
        </w:rPr>
      </w:pPr>
      <w:del w:id="1642" w:author="Syed Ahmed" w:date="2026-09-08T16:09:00Z" w16du:dateUtc="2026-09-08T16:09:50Z">
        <w:r w:rsidDel="00C963BA">
          <w:delText>The target data service is recorded here together with the migration method that reaches it and the downtime that method implies. The compatibility assessment of the source instance is the input to this decision: collation, compatibility level and unsupported features determine whether a managed platform target is available or whether a lift to a virtual machine is the only supported path. Backup, retention and restore testing are defined as part of the design rather than deferred to operations. Every endpoint change is identified so that connection strings and downstream references can be updated in a controlled way rather than discovered by failure.</w:delText>
        </w:r>
      </w:del>
    </w:p>
    <w:p w14:paraId="230A99EB" w14:textId="77777777" w:rsidR="007F5111" w:rsidRDefault="007F5111">
      <w:pPr>
        <w:pStyle w:val="Compact"/>
        <w:rPr>
          <w:del w:id="1643" w:author="Syed Ahmed" w:date="2026-09-08T16:09:00Z" w16du:dateUtc="2026-09-08T16:09:50Z"/>
        </w:rPr>
      </w:pPr>
    </w:p>
    <w:tbl>
      <w:tblPr>
        <w:tblStyle w:val="Table"/>
        <w:tblW w:w="5000" w:type="pct"/>
        <w:tblLook w:val="0020" w:firstRow="1" w:lastRow="0" w:firstColumn="0" w:lastColumn="0" w:noHBand="0" w:noVBand="0"/>
      </w:tblPr>
      <w:tblGrid>
        <w:gridCol w:w="1935"/>
        <w:gridCol w:w="7541"/>
      </w:tblGrid>
      <w:tr w:rsidR="007F5111" w14:paraId="230A99EE"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1644" w:author="Syed Ahmed" w:date="2026-09-08T16:09:00Z"/>
        </w:trPr>
        <w:tc>
          <w:tcPr>
            <w:tcW w:w="0" w:type="auto"/>
          </w:tcPr>
          <w:p w14:paraId="230A99EC" w14:textId="77777777" w:rsidR="007F5111" w:rsidRDefault="00C963BA">
            <w:pPr>
              <w:pStyle w:val="Compact"/>
            </w:pPr>
            <w:r>
              <w:rPr>
                <w:b/>
                <w:bCs/>
              </w:rPr>
              <w:t>Target Data Service</w:t>
            </w:r>
          </w:p>
        </w:tc>
        <w:tc>
          <w:tcPr>
            <w:tcW w:w="0" w:type="auto"/>
          </w:tcPr>
          <w:p w14:paraId="230A99ED" w14:textId="77777777" w:rsidR="007F5111" w:rsidRDefault="00C963BA">
            <w:pPr>
              <w:pStyle w:val="Compact"/>
            </w:pPr>
            <w:r>
              <w:t xml:space="preserve">☐ </w:t>
            </w:r>
            <w:r>
              <w:rPr>
                <w:i/>
                <w:iCs/>
              </w:rPr>
              <w:t>SQL on Azure VM</w:t>
            </w:r>
            <w:r>
              <w:t xml:space="preserve"> ☐ </w:t>
            </w:r>
            <w:r>
              <w:rPr>
                <w:i/>
                <w:iCs/>
              </w:rPr>
              <w:t>SQL Managed Instance</w:t>
            </w:r>
            <w:r>
              <w:t xml:space="preserve"> ☐ </w:t>
            </w:r>
            <w:r>
              <w:rPr>
                <w:i/>
                <w:iCs/>
              </w:rPr>
              <w:t>Azure SQL Database</w:t>
            </w:r>
            <w:r>
              <w:t xml:space="preserve"> ☐ </w:t>
            </w:r>
            <w:r>
              <w:rPr>
                <w:i/>
                <w:iCs/>
              </w:rPr>
              <w:t>Other</w:t>
            </w:r>
            <w:r>
              <w:t xml:space="preserve"> — </w:t>
            </w:r>
            <w:r>
              <w:rPr>
                <w:i/>
                <w:iCs/>
              </w:rPr>
              <w:t>Not yet provided — with the reason, referencing the §4.4 compatibility assessment. To be supplied by GEHA (Appendix B).</w:t>
            </w:r>
          </w:p>
        </w:tc>
      </w:tr>
      <w:tr w:rsidR="007F5111" w14:paraId="230A99F1" w14:textId="77777777" w:rsidTr="4A3EE59D">
        <w:trPr>
          <w:trHeight w:val="300"/>
          <w:del w:id="1645" w:author="Syed Ahmed" w:date="2026-09-08T16:09:00Z"/>
        </w:trPr>
        <w:tc>
          <w:tcPr>
            <w:tcW w:w="0" w:type="auto"/>
          </w:tcPr>
          <w:p w14:paraId="230A99EF" w14:textId="77777777" w:rsidR="007F5111" w:rsidRDefault="00C963BA">
            <w:pPr>
              <w:pStyle w:val="Compact"/>
            </w:pPr>
            <w:r>
              <w:rPr>
                <w:b/>
                <w:bCs/>
              </w:rPr>
              <w:lastRenderedPageBreak/>
              <w:t>Service Tier &amp; Sizing</w:t>
            </w:r>
          </w:p>
        </w:tc>
        <w:tc>
          <w:tcPr>
            <w:tcW w:w="0" w:type="auto"/>
          </w:tcPr>
          <w:p w14:paraId="230A99F0" w14:textId="77777777" w:rsidR="007F5111" w:rsidRDefault="00C963BA">
            <w:pPr>
              <w:pStyle w:val="Compact"/>
            </w:pPr>
            <w:r>
              <w:rPr>
                <w:i/>
                <w:iCs/>
              </w:rPr>
              <w:t>Not yet provided — Tier, compute size and storage, sized from the §4.4 utilization figures. To be supplied by GEHA (Appendix B).</w:t>
            </w:r>
          </w:p>
        </w:tc>
      </w:tr>
      <w:tr w:rsidR="007F5111" w14:paraId="230A99F4" w14:textId="77777777" w:rsidTr="4A3EE59D">
        <w:trPr>
          <w:trHeight w:val="300"/>
          <w:del w:id="1646" w:author="Syed Ahmed" w:date="2026-09-08T16:09:00Z"/>
        </w:trPr>
        <w:tc>
          <w:tcPr>
            <w:tcW w:w="0" w:type="auto"/>
          </w:tcPr>
          <w:p w14:paraId="230A99F2" w14:textId="77777777" w:rsidR="007F5111" w:rsidRDefault="00C963BA">
            <w:pPr>
              <w:pStyle w:val="Compact"/>
            </w:pPr>
            <w:r>
              <w:rPr>
                <w:b/>
                <w:bCs/>
              </w:rPr>
              <w:t>High Availability Design</w:t>
            </w:r>
          </w:p>
        </w:tc>
        <w:tc>
          <w:tcPr>
            <w:tcW w:w="0" w:type="auto"/>
          </w:tcPr>
          <w:p w14:paraId="230A99F3" w14:textId="77777777" w:rsidR="007F5111" w:rsidRDefault="00C963BA">
            <w:pPr>
              <w:pStyle w:val="Compact"/>
            </w:pPr>
            <w:r>
              <w:rPr>
                <w:i/>
                <w:iCs/>
              </w:rPr>
              <w:t>Not yet provided — Target HA model and the availability commitment it carries. To be supplied by GEHA (Appendix B).</w:t>
            </w:r>
          </w:p>
        </w:tc>
      </w:tr>
      <w:tr w:rsidR="007F5111" w14:paraId="230A99F7" w14:textId="77777777" w:rsidTr="4A3EE59D">
        <w:trPr>
          <w:trHeight w:val="300"/>
          <w:del w:id="1647" w:author="Syed Ahmed" w:date="2026-09-08T16:09:00Z"/>
        </w:trPr>
        <w:tc>
          <w:tcPr>
            <w:tcW w:w="0" w:type="auto"/>
          </w:tcPr>
          <w:p w14:paraId="230A99F5" w14:textId="77777777" w:rsidR="007F5111" w:rsidRDefault="00C963BA">
            <w:pPr>
              <w:pStyle w:val="Compact"/>
            </w:pPr>
            <w:r>
              <w:rPr>
                <w:b/>
                <w:bCs/>
              </w:rPr>
              <w:t>Backup Configuration</w:t>
            </w:r>
          </w:p>
        </w:tc>
        <w:tc>
          <w:tcPr>
            <w:tcW w:w="0" w:type="auto"/>
          </w:tcPr>
          <w:p w14:paraId="230A99F6" w14:textId="77777777" w:rsidR="007F5111" w:rsidRDefault="00C963BA">
            <w:pPr>
              <w:pStyle w:val="Compact"/>
            </w:pPr>
            <w:r>
              <w:rPr>
                <w:i/>
                <w:iCs/>
              </w:rPr>
              <w:t>Not yet provided — Backup frequency, retention, long-term retention, and where backups are held. To be supplied by GEHA (Appendix B).</w:t>
            </w:r>
          </w:p>
        </w:tc>
      </w:tr>
      <w:tr w:rsidR="007F5111" w14:paraId="230A99FA" w14:textId="77777777" w:rsidTr="4A3EE59D">
        <w:trPr>
          <w:trHeight w:val="300"/>
          <w:del w:id="1648" w:author="Syed Ahmed" w:date="2026-09-08T16:09:00Z"/>
        </w:trPr>
        <w:tc>
          <w:tcPr>
            <w:tcW w:w="0" w:type="auto"/>
          </w:tcPr>
          <w:p w14:paraId="230A99F8" w14:textId="77777777" w:rsidR="007F5111" w:rsidRDefault="00C963BA">
            <w:pPr>
              <w:pStyle w:val="Compact"/>
            </w:pPr>
            <w:r>
              <w:rPr>
                <w:b/>
                <w:bCs/>
              </w:rPr>
              <w:t>Restore Testing</w:t>
            </w:r>
          </w:p>
        </w:tc>
        <w:tc>
          <w:tcPr>
            <w:tcW w:w="0" w:type="auto"/>
          </w:tcPr>
          <w:p w14:paraId="230A99F9" w14:textId="77777777" w:rsidR="007F5111" w:rsidRDefault="00C963BA">
            <w:pPr>
              <w:pStyle w:val="Compact"/>
            </w:pPr>
            <w:r>
              <w:rPr>
                <w:i/>
                <w:iCs/>
              </w:rPr>
              <w:t>Not yet provided — How and when a restore is proven — an untested backup is an assumption. To be supplied by GEHA (Appendix B).</w:t>
            </w:r>
          </w:p>
        </w:tc>
      </w:tr>
      <w:tr w:rsidR="007F5111" w14:paraId="230A99FD" w14:textId="77777777" w:rsidTr="4A3EE59D">
        <w:trPr>
          <w:trHeight w:val="300"/>
          <w:del w:id="1649" w:author="Syed Ahmed" w:date="2026-09-08T16:09:00Z"/>
        </w:trPr>
        <w:tc>
          <w:tcPr>
            <w:tcW w:w="0" w:type="auto"/>
          </w:tcPr>
          <w:p w14:paraId="230A99FB" w14:textId="77777777" w:rsidR="007F5111" w:rsidRDefault="00C963BA">
            <w:pPr>
              <w:pStyle w:val="Compact"/>
            </w:pPr>
            <w:r>
              <w:rPr>
                <w:b/>
                <w:bCs/>
              </w:rPr>
              <w:t>Migration Method</w:t>
            </w:r>
          </w:p>
        </w:tc>
        <w:tc>
          <w:tcPr>
            <w:tcW w:w="0" w:type="auto"/>
          </w:tcPr>
          <w:p w14:paraId="230A99FC" w14:textId="77777777" w:rsidR="007F5111" w:rsidRDefault="00C963BA">
            <w:pPr>
              <w:pStyle w:val="Compact"/>
            </w:pPr>
            <w:r>
              <w:rPr>
                <w:i/>
                <w:iCs/>
              </w:rPr>
              <w:t>Not yet provided — Backup and restore, replication link, migration service, or export and import — with the expected downtime each implies. To be supplied by GEHA (Appendix B).</w:t>
            </w:r>
          </w:p>
        </w:tc>
      </w:tr>
      <w:tr w:rsidR="007F5111" w14:paraId="230A9A00" w14:textId="77777777" w:rsidTr="4A3EE59D">
        <w:trPr>
          <w:trHeight w:val="300"/>
          <w:del w:id="1650" w:author="Syed Ahmed" w:date="2026-09-08T16:09:00Z"/>
        </w:trPr>
        <w:tc>
          <w:tcPr>
            <w:tcW w:w="0" w:type="auto"/>
          </w:tcPr>
          <w:p w14:paraId="230A99FE" w14:textId="77777777" w:rsidR="007F5111" w:rsidRDefault="00C963BA">
            <w:pPr>
              <w:pStyle w:val="Compact"/>
            </w:pPr>
            <w:r>
              <w:rPr>
                <w:b/>
                <w:bCs/>
              </w:rPr>
              <w:t>Compatibility Blockers &amp; Remediation</w:t>
            </w:r>
          </w:p>
        </w:tc>
        <w:tc>
          <w:tcPr>
            <w:tcW w:w="0" w:type="auto"/>
          </w:tcPr>
          <w:p w14:paraId="230A99FF" w14:textId="77777777" w:rsidR="007F5111" w:rsidRDefault="00C963BA">
            <w:pPr>
              <w:pStyle w:val="Compact"/>
            </w:pPr>
            <w:r>
              <w:rPr>
                <w:i/>
                <w:iCs/>
              </w:rPr>
              <w:t>Not yet provided — Findings from the §4.4 assessment, and the fix or accepted change for each. To be supplied by GEHA (Appendix B).</w:t>
            </w:r>
          </w:p>
        </w:tc>
      </w:tr>
      <w:tr w:rsidR="007F5111" w14:paraId="230A9A03" w14:textId="77777777" w:rsidTr="4A3EE59D">
        <w:trPr>
          <w:trHeight w:val="300"/>
          <w:del w:id="1651" w:author="Syed Ahmed" w:date="2026-09-08T16:09:00Z"/>
        </w:trPr>
        <w:tc>
          <w:tcPr>
            <w:tcW w:w="0" w:type="auto"/>
          </w:tcPr>
          <w:p w14:paraId="230A9A01" w14:textId="77777777" w:rsidR="007F5111" w:rsidRDefault="00C963BA">
            <w:pPr>
              <w:pStyle w:val="Compact"/>
            </w:pPr>
            <w:r>
              <w:rPr>
                <w:b/>
                <w:bCs/>
              </w:rPr>
              <w:t>Connection String &amp; Endpoint Changes</w:t>
            </w:r>
          </w:p>
        </w:tc>
        <w:tc>
          <w:tcPr>
            <w:tcW w:w="0" w:type="auto"/>
          </w:tcPr>
          <w:p w14:paraId="230A9A02" w14:textId="77777777" w:rsidR="007F5111" w:rsidRDefault="00C963BA">
            <w:pPr>
              <w:pStyle w:val="Compact"/>
            </w:pPr>
            <w:r>
              <w:rPr>
                <w:i/>
                <w:iCs/>
              </w:rPr>
              <w:t>Not yet provided — New endpoints and every place a connection string must be updated — cross-reference §5.13. To be supplied by GEHA (Appendix B).</w:t>
            </w:r>
          </w:p>
        </w:tc>
      </w:tr>
    </w:tbl>
    <w:p w14:paraId="230A9A04" w14:textId="77777777" w:rsidR="007F5111" w:rsidRDefault="00C963BA" w:rsidP="4A3EE59D">
      <w:pPr>
        <w:pStyle w:val="BodyText"/>
        <w:rPr>
          <w:del w:id="1652" w:author="Syed Ahmed" w:date="2026-09-08T16:09:00Z" w16du:dateUtc="2026-09-08T16:09:50Z"/>
          <w:b/>
          <w:bCs/>
          <w:sz w:val="15"/>
          <w:szCs w:val="15"/>
        </w:rPr>
      </w:pPr>
      <w:del w:id="1653" w:author="Syed Ahmed" w:date="2026-09-08T16:09:00Z" w16du:dateUtc="2026-09-08T16:09:50Z">
        <w:r w:rsidRPr="4A3EE59D" w:rsidDel="00C963BA">
          <w:rPr>
            <w:b/>
            <w:bCs/>
            <w:sz w:val="15"/>
            <w:szCs w:val="15"/>
          </w:rPr>
          <w:delText>Table 5.4 — Data Platform</w:delText>
        </w:r>
      </w:del>
    </w:p>
    <w:p w14:paraId="230A9A05" w14:textId="77777777" w:rsidR="007F5111" w:rsidRDefault="007F5111">
      <w:pPr>
        <w:pStyle w:val="Compact"/>
      </w:pPr>
    </w:p>
    <w:p w14:paraId="230A9A06" w14:textId="77777777" w:rsidR="007F5111" w:rsidRDefault="00C963BA">
      <w:pPr>
        <w:pStyle w:val="Heading2"/>
      </w:pPr>
      <w:bookmarkStart w:id="1654" w:name="storage-file-services"/>
      <w:bookmarkEnd w:id="1639"/>
      <w:r>
        <w:t>5.5 Storage &amp; File Services</w:t>
      </w:r>
    </w:p>
    <w:p w14:paraId="230A9A07" w14:textId="77777777" w:rsidR="007F5111" w:rsidRDefault="00C963BA">
      <w:pPr>
        <w:pStyle w:val="FirstParagraph"/>
      </w:pPr>
      <w:r>
        <w:t>The target storage design addresses not only capacity but the two things that most often break at cutover: how identity is presented to file shares, and whether permissions survive the copy. Each source location maps to a target service with a stated redundancy option and lifecycle rule aligned to the retention obligation recorded earlier. Copy duration is taken from the rehearsal rather than estimated, because a file copy that runs longer than the outage window is discovered too late to fix. Permission preservation is verified explicitly and the verification signed, since restored data that nobody can open has not been migrated.</w:t>
      </w:r>
    </w:p>
    <w:p w14:paraId="230A9A08" w14:textId="77777777" w:rsidR="007F5111" w:rsidRDefault="007F5111">
      <w:pPr>
        <w:pStyle w:val="Compact"/>
      </w:pPr>
    </w:p>
    <w:tbl>
      <w:tblPr>
        <w:tblStyle w:val="Table"/>
        <w:tblW w:w="5000" w:type="pct"/>
        <w:tblLook w:val="0020" w:firstRow="1" w:lastRow="0" w:firstColumn="0" w:lastColumn="0" w:noHBand="0" w:noVBand="0"/>
      </w:tblPr>
      <w:tblGrid>
        <w:gridCol w:w="1349"/>
        <w:gridCol w:w="8127"/>
        <w:tblGridChange w:id="1655">
          <w:tblGrid>
            <w:gridCol w:w="1349"/>
            <w:gridCol w:w="32"/>
            <w:gridCol w:w="8095"/>
          </w:tblGrid>
        </w:tblGridChange>
      </w:tblGrid>
      <w:tr w:rsidR="007F5111" w14:paraId="230A9A0B"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A09" w14:textId="77777777" w:rsidR="007F5111" w:rsidRDefault="00C963BA">
            <w:pPr>
              <w:pStyle w:val="Compact"/>
            </w:pPr>
            <w:r>
              <w:rPr>
                <w:b/>
                <w:bCs/>
              </w:rPr>
              <w:t>Target Storage Services</w:t>
            </w:r>
          </w:p>
        </w:tc>
        <w:tc>
          <w:tcPr>
            <w:tcW w:w="0" w:type="auto"/>
          </w:tcPr>
          <w:p w14:paraId="230A9A0A" w14:textId="77777777" w:rsidR="007F5111" w:rsidRDefault="00C963BA">
            <w:pPr>
              <w:pStyle w:val="Compact"/>
            </w:pPr>
            <w:r w:rsidRPr="4A3EE59D">
              <w:rPr>
                <w:i/>
                <w:iCs/>
              </w:rPr>
              <w:t>Current on-premises platform</w:t>
            </w:r>
            <w:del w:id="1656" w:author="Syed Ahmed" w:date="2026-09-08T16:10:00Z" w16du:dateUtc="2026-09-08T16:10:30Z">
              <w:r w:rsidRPr="4A3EE59D" w:rsidDel="00C963BA">
                <w:rPr>
                  <w:i/>
                  <w:iCs/>
                </w:rPr>
                <w:delText xml:space="preserve"> (source of the data to be moved): Storage | Dell Powerﬂex/vxﬂex storage cluster | LS – 262TB of capacity. 62% used. 3.09 data reduction. No snapshots or | replication | LX – 222TB of capacity. 58% used. 3.23 data reduction. No snapshots or | replication | Dell Isilon | LS – 415TB of capacity. 68% used. SyncIQ is used for replication to LX | LX – 415TB of capacity. 60% used. SyncIQ is used for replication to LS  (Evidenced — Storage_Artifacts (Dell PowerFlex / Isilon capacity report))</w:delText>
              </w:r>
            </w:del>
          </w:p>
        </w:tc>
      </w:tr>
      <w:tr w:rsidR="007F5111" w14:paraId="230A9A0E" w14:textId="77777777" w:rsidTr="08FEA0F7">
        <w:tc>
          <w:tcPr>
            <w:tcW w:w="0" w:type="auto"/>
          </w:tcPr>
          <w:p w14:paraId="230A9A0C" w14:textId="77777777" w:rsidR="007F5111" w:rsidRDefault="00C963BA">
            <w:pPr>
              <w:pStyle w:val="Compact"/>
            </w:pPr>
            <w:del w:id="1657" w:author="Ahmed, Syed" w:date="2026-09-10T14:27:00Z" w16du:dateUtc="2026-09-10T14:27:03Z">
              <w:r w:rsidRPr="08FEA0F7" w:rsidDel="00C963BA">
                <w:rPr>
                  <w:b/>
                  <w:bCs/>
                </w:rPr>
                <w:delText>Redundancy Option</w:delText>
              </w:r>
            </w:del>
          </w:p>
        </w:tc>
        <w:tc>
          <w:tcPr>
            <w:tcW w:w="0" w:type="auto"/>
          </w:tcPr>
          <w:p w14:paraId="230A9A0D" w14:textId="77777777" w:rsidR="007F5111" w:rsidRDefault="00C963BA">
            <w:pPr>
              <w:pStyle w:val="Compact"/>
            </w:pPr>
            <w:del w:id="1658" w:author="Ahmed, Syed" w:date="2026-09-10T14:27:00Z" w16du:dateUtc="2026-09-10T14:27:03Z">
              <w:r w:rsidRPr="08FEA0F7" w:rsidDel="00C963BA">
                <w:rPr>
                  <w:i/>
                  <w:iCs/>
                </w:rPr>
                <w:delText>Not yet provided</w:delText>
              </w:r>
            </w:del>
            <w:del w:id="1659" w:author="Syed Ahmed" w:date="2026-09-08T16:10:00Z" w16du:dateUtc="2026-09-08T16:10:34Z">
              <w:r w:rsidRPr="08FEA0F7" w:rsidDel="00C963BA">
                <w:rPr>
                  <w:i/>
                  <w:iCs/>
                </w:rPr>
                <w:delText xml:space="preserve"> — Local, zone or geo redundancy, and the reason. To be supplied by GEHA (Appendix B)</w:delText>
              </w:r>
            </w:del>
            <w:del w:id="1660" w:author="Ahmed, Syed" w:date="2026-09-10T14:27:00Z" w16du:dateUtc="2026-09-10T14:27:03Z">
              <w:r w:rsidRPr="08FEA0F7" w:rsidDel="00C963BA">
                <w:rPr>
                  <w:i/>
                  <w:iCs/>
                </w:rPr>
                <w:delText>.</w:delText>
              </w:r>
            </w:del>
          </w:p>
        </w:tc>
      </w:tr>
      <w:tr w:rsidR="007F5111" w14:paraId="230A9A11" w14:textId="77777777" w:rsidTr="08FEA0F7">
        <w:tc>
          <w:tcPr>
            <w:tcW w:w="0" w:type="auto"/>
          </w:tcPr>
          <w:p w14:paraId="230A9A0F" w14:textId="77777777" w:rsidR="007F5111" w:rsidRDefault="00C963BA">
            <w:pPr>
              <w:pStyle w:val="Compact"/>
            </w:pPr>
            <w:del w:id="1661" w:author="Ahmed, Syed" w:date="2026-09-10T14:27:00Z" w16du:dateUtc="2026-09-10T14:27:03Z">
              <w:r w:rsidRPr="08FEA0F7" w:rsidDel="00C963BA">
                <w:rPr>
                  <w:b/>
                  <w:bCs/>
                </w:rPr>
                <w:delText>Access Tier &amp; Lifecycle</w:delText>
              </w:r>
            </w:del>
          </w:p>
        </w:tc>
        <w:tc>
          <w:tcPr>
            <w:tcW w:w="0" w:type="auto"/>
          </w:tcPr>
          <w:p w14:paraId="230A9A10" w14:textId="77777777" w:rsidR="007F5111" w:rsidRDefault="00C963BA">
            <w:pPr>
              <w:pStyle w:val="Compact"/>
            </w:pPr>
            <w:del w:id="1662" w:author="Ahmed, Syed" w:date="2026-09-10T14:27:00Z" w16du:dateUtc="2026-09-10T14:27:03Z">
              <w:r w:rsidRPr="08FEA0F7" w:rsidDel="00C963BA">
                <w:rPr>
                  <w:i/>
                  <w:iCs/>
                </w:rPr>
                <w:delText xml:space="preserve">Not yet provided </w:delText>
              </w:r>
            </w:del>
            <w:del w:id="1663" w:author="Syed Ahmed" w:date="2026-09-08T16:10:00Z" w16du:dateUtc="2026-09-08T16:10:42Z">
              <w:r w:rsidRPr="08FEA0F7" w:rsidDel="00C963BA">
                <w:rPr>
                  <w:i/>
                  <w:iCs/>
                </w:rPr>
                <w:delText>— Tiering and lifecycle rules, aligned to the retention obligation in §4.4. To be supplied by GEHA (Appendix B).</w:delText>
              </w:r>
            </w:del>
          </w:p>
        </w:tc>
      </w:tr>
      <w:tr w:rsidR="007F5111" w14:paraId="230A9A14" w14:textId="77777777" w:rsidTr="08FEA0F7">
        <w:tc>
          <w:tcPr>
            <w:tcW w:w="0" w:type="auto"/>
          </w:tcPr>
          <w:p w14:paraId="230A9A12" w14:textId="77777777" w:rsidR="007F5111" w:rsidRDefault="00C963BA">
            <w:pPr>
              <w:pStyle w:val="Compact"/>
            </w:pPr>
            <w:del w:id="1664" w:author="Ahmed, Syed" w:date="2026-09-10T14:27:00Z" w16du:dateUtc="2026-09-10T14:27:03Z">
              <w:r w:rsidRPr="08FEA0F7" w:rsidDel="00C963BA">
                <w:rPr>
                  <w:b/>
                  <w:bCs/>
                </w:rPr>
                <w:delText>Share Access Method</w:delText>
              </w:r>
            </w:del>
          </w:p>
        </w:tc>
        <w:tc>
          <w:tcPr>
            <w:tcW w:w="0" w:type="auto"/>
          </w:tcPr>
          <w:p w14:paraId="230A9A13" w14:textId="77777777" w:rsidR="007F5111" w:rsidRDefault="00C963BA">
            <w:pPr>
              <w:pStyle w:val="Compact"/>
            </w:pPr>
            <w:del w:id="1665" w:author="Ahmed, Syed" w:date="2026-09-10T14:27:00Z" w16du:dateUtc="2026-09-10T14:27:03Z">
              <w:r w:rsidRPr="08FEA0F7" w:rsidDel="00C963BA">
                <w:rPr>
                  <w:i/>
                  <w:iCs/>
                </w:rPr>
                <w:delText xml:space="preserve">Not yet provided </w:delText>
              </w:r>
            </w:del>
            <w:del w:id="1666" w:author="Syed Ahmed" w:date="2026-09-08T16:10:00Z" w16du:dateUtc="2026-09-08T16:10:47Z">
              <w:r w:rsidRPr="08FEA0F7" w:rsidDel="00C963BA">
                <w:rPr>
                  <w:i/>
                  <w:iCs/>
                </w:rPr>
                <w:delText>— SMB or NFS, and how identity is handled — this is where domain-joined file access commonly breaks. To be supplied by GEHA (Appendix B).</w:delText>
              </w:r>
            </w:del>
          </w:p>
        </w:tc>
      </w:tr>
      <w:tr w:rsidR="007F5111" w14:paraId="230A9A17" w14:textId="77777777" w:rsidTr="08FEA0F7">
        <w:tc>
          <w:tcPr>
            <w:tcW w:w="0" w:type="auto"/>
          </w:tcPr>
          <w:p w14:paraId="230A9A15" w14:textId="77777777" w:rsidR="007F5111" w:rsidRDefault="00C963BA">
            <w:pPr>
              <w:pStyle w:val="Compact"/>
            </w:pPr>
            <w:del w:id="1667" w:author="Ahmed, Syed" w:date="2026-09-10T14:27:00Z" w16du:dateUtc="2026-09-10T14:27:03Z">
              <w:r w:rsidRPr="08FEA0F7" w:rsidDel="00C963BA">
                <w:rPr>
                  <w:b/>
                  <w:bCs/>
                </w:rPr>
                <w:delText>Migration Method &amp; Measured Duration</w:delText>
              </w:r>
            </w:del>
          </w:p>
        </w:tc>
        <w:tc>
          <w:tcPr>
            <w:tcW w:w="0" w:type="auto"/>
          </w:tcPr>
          <w:p w14:paraId="230A9A16" w14:textId="77777777" w:rsidR="007F5111" w:rsidRDefault="00C963BA">
            <w:pPr>
              <w:pStyle w:val="Compact"/>
            </w:pPr>
            <w:del w:id="1668" w:author="Ahmed, Syed" w:date="2026-09-10T14:27:00Z" w16du:dateUtc="2026-09-10T14:27:03Z">
              <w:r w:rsidRPr="08FEA0F7" w:rsidDel="00C963BA">
                <w:rPr>
                  <w:i/>
                  <w:iCs/>
                </w:rPr>
                <w:delText>Not yet provided</w:delText>
              </w:r>
            </w:del>
            <w:del w:id="1669" w:author="Syed Ahmed" w:date="2026-09-08T16:10:00Z" w16du:dateUtc="2026-09-08T16:10:52Z">
              <w:r w:rsidRPr="08FEA0F7" w:rsidDel="00C963BA">
                <w:rPr>
                  <w:i/>
                  <w:iCs/>
                </w:rPr>
                <w:delText xml:space="preserve"> — Copy tooling, and elapsed time measured during the §6.4 test, not estimated. To be supplied by GEHA (Appendix B).</w:delText>
              </w:r>
            </w:del>
          </w:p>
        </w:tc>
      </w:tr>
      <w:tr w:rsidR="007F5111" w14:paraId="230A9A1A" w14:textId="77777777" w:rsidTr="08FEA0F7">
        <w:tblPrEx>
          <w:tblW w:w="5000" w:type="pct"/>
          <w:tblLook w:val="0020" w:firstRow="1" w:lastRow="0" w:firstColumn="0" w:lastColumn="0" w:noHBand="0" w:noVBand="0"/>
          <w:tblPrExChange w:id="1670" w:author="Ahmed, Syed" w:date="2026-09-10T14:26:00Z">
            <w:tblPrEx>
              <w:tblW w:w="5000" w:type="pct"/>
              <w:tblLook w:val="0020" w:firstRow="1" w:lastRow="0" w:firstColumn="0" w:lastColumn="0" w:noHBand="0" w:noVBand="0"/>
            </w:tblPrEx>
          </w:tblPrExChange>
        </w:tblPrEx>
        <w:trPr>
          <w:trHeight w:val="300"/>
          <w:trPrChange w:id="1671" w:author="Ahmed, Syed" w:date="2026-09-10T14:26:00Z">
            <w:trPr>
              <w:trHeight w:val="300"/>
            </w:trPr>
          </w:trPrChange>
        </w:trPr>
        <w:tc>
          <w:tcPr>
            <w:tcW w:w="0" w:type="auto"/>
            <w:tcPrChange w:id="1672" w:author="Ahmed, Syed" w:date="2026-09-10T14:26:00Z">
              <w:tcPr>
                <w:tcW w:w="1381" w:type="dxa"/>
                <w:gridSpan w:val="2"/>
              </w:tcPr>
            </w:tcPrChange>
          </w:tcPr>
          <w:p w14:paraId="230A9A18" w14:textId="77777777" w:rsidR="007F5111" w:rsidRDefault="00C963BA">
            <w:pPr>
              <w:pStyle w:val="Compact"/>
            </w:pPr>
            <w:del w:id="1673" w:author="Ahmed, Syed" w:date="2026-09-10T14:27:00Z" w16du:dateUtc="2026-09-10T14:27:03Z">
              <w:r w:rsidRPr="08FEA0F7" w:rsidDel="00C963BA">
                <w:rPr>
                  <w:b/>
                  <w:bCs/>
                </w:rPr>
                <w:delText>Permissions Preservation</w:delText>
              </w:r>
            </w:del>
          </w:p>
        </w:tc>
        <w:tc>
          <w:tcPr>
            <w:tcW w:w="0" w:type="auto"/>
            <w:tcPrChange w:id="1674" w:author="Ahmed, Syed" w:date="2026-09-10T14:26:00Z">
              <w:tcPr>
                <w:tcW w:w="8095" w:type="dxa"/>
              </w:tcPr>
            </w:tcPrChange>
          </w:tcPr>
          <w:p w14:paraId="230A9A19" w14:textId="77777777" w:rsidR="007F5111" w:rsidRDefault="00C963BA">
            <w:pPr>
              <w:pStyle w:val="Compact"/>
            </w:pPr>
            <w:del w:id="1675" w:author="Ahmed, Syed" w:date="2026-09-10T14:27:00Z" w16du:dateUtc="2026-09-10T14:27:03Z">
              <w:r w:rsidRPr="08FEA0F7" w:rsidDel="00C963BA">
                <w:rPr>
                  <w:i/>
                  <w:iCs/>
                </w:rPr>
                <w:delText xml:space="preserve">Not yet provided </w:delText>
              </w:r>
            </w:del>
            <w:del w:id="1676" w:author="Syed Ahmed" w:date="2026-09-08T16:10:00Z" w16du:dateUtc="2026-09-08T16:10:55Z">
              <w:r w:rsidRPr="08FEA0F7" w:rsidDel="00C963BA">
                <w:rPr>
                  <w:i/>
                  <w:iCs/>
                </w:rPr>
                <w:delText>— Whether ACLs are carried, how they are verified, and who signs the verification. To be supplied by GEHA (Appendix B).</w:delText>
              </w:r>
            </w:del>
          </w:p>
        </w:tc>
      </w:tr>
    </w:tbl>
    <w:p w14:paraId="230A9A1B" w14:textId="77777777" w:rsidR="007F5111" w:rsidRDefault="00C963BA">
      <w:pPr>
        <w:pStyle w:val="BodyText"/>
      </w:pPr>
      <w:r>
        <w:rPr>
          <w:b/>
          <w:bCs/>
          <w:sz w:val="15"/>
          <w:szCs w:val="15"/>
        </w:rPr>
        <w:t>Table 5.5 — Storage &amp; File Services</w:t>
      </w:r>
    </w:p>
    <w:p w14:paraId="230A9A1C" w14:textId="77777777" w:rsidR="007F5111" w:rsidRDefault="007F5111">
      <w:pPr>
        <w:pStyle w:val="Compact"/>
      </w:pPr>
    </w:p>
    <w:p w14:paraId="230A9A1D" w14:textId="77777777" w:rsidR="007F5111" w:rsidRDefault="00C963BA">
      <w:pPr>
        <w:pStyle w:val="Heading2"/>
      </w:pPr>
      <w:bookmarkStart w:id="1677" w:name="network-1"/>
      <w:bookmarkEnd w:id="1654"/>
      <w:r>
        <w:t>5.6 Network</w:t>
      </w:r>
    </w:p>
    <w:p w14:paraId="230A9A1E" w14:textId="77777777" w:rsidR="007F5111" w:rsidRDefault="00C963BA">
      <w:pPr>
        <w:pStyle w:val="FirstParagraph"/>
      </w:pPr>
      <w:r>
        <w:t>The target network design records the addressing, segmentation and connectivity the workload requires, together with every change users, integrations and partners must make to reach it. Address space is confirmed as non-overlapping with on-premises and peered ranges before anything is built. Security groups and route tables are derived from the on-premises rules being retired, so that the target reproduces the intended posture rather than inheriting an accumulation of exceptions. Private endpoints, DNS zones and load balancing are specified deliberately, including persistence, health probes and TLS termination, because carrying these across by default is a common source of intermittent failure.</w:t>
      </w:r>
    </w:p>
    <w:p w14:paraId="230A9A1F" w14:textId="77777777" w:rsidR="007F5111" w:rsidRDefault="00C963BA">
      <w:pPr>
        <w:pStyle w:val="BodyText"/>
      </w:pPr>
      <w:r w:rsidRPr="4A3EE59D">
        <w:rPr>
          <w:i/>
          <w:iCs/>
        </w:rPr>
        <w:t xml:space="preserve">Not yet provided — INSERT TARGET NETWORK TOPOLOGY </w:t>
      </w:r>
      <w:commentRangeStart w:id="1678"/>
      <w:r w:rsidRPr="4A3EE59D">
        <w:rPr>
          <w:i/>
          <w:iCs/>
        </w:rPr>
        <w:t>DIAGRAM</w:t>
      </w:r>
      <w:commentRangeEnd w:id="1678"/>
      <w:r w:rsidRPr="4A3EE59D">
        <w:rPr>
          <w:rStyle w:val="CommentReference"/>
          <w:i/>
          <w:iCs/>
          <w:sz w:val="19"/>
          <w:szCs w:val="19"/>
        </w:rPr>
        <w:commentReference w:id="1678"/>
      </w:r>
      <w:r w:rsidRPr="4A3EE59D">
        <w:rPr>
          <w:i/>
          <w:iCs/>
        </w:rPr>
        <w:t xml:space="preserve"> HERE. To be supplied by GEHA (Appendix B).</w:t>
      </w:r>
    </w:p>
    <w:p w14:paraId="230A9A20" w14:textId="77777777" w:rsidR="007F5111" w:rsidRDefault="007F5111">
      <w:pPr>
        <w:pStyle w:val="Compact"/>
      </w:pPr>
    </w:p>
    <w:tbl>
      <w:tblPr>
        <w:tblStyle w:val="Table"/>
        <w:tblW w:w="5000" w:type="pct"/>
        <w:tblLook w:val="0020" w:firstRow="1" w:lastRow="0" w:firstColumn="0" w:lastColumn="0" w:noHBand="0" w:noVBand="0"/>
      </w:tblPr>
      <w:tblGrid>
        <w:gridCol w:w="1499"/>
        <w:gridCol w:w="7977"/>
      </w:tblGrid>
      <w:tr w:rsidR="007F5111" w14:paraId="230A9A23"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A21" w14:textId="77777777" w:rsidR="007F5111" w:rsidRDefault="00C963BA">
            <w:pPr>
              <w:pStyle w:val="Compact"/>
            </w:pPr>
            <w:r>
              <w:rPr>
                <w:b/>
                <w:bCs/>
              </w:rPr>
              <w:t>Virtual Network &amp; Subnets</w:t>
            </w:r>
          </w:p>
        </w:tc>
        <w:tc>
          <w:tcPr>
            <w:tcW w:w="0" w:type="auto"/>
          </w:tcPr>
          <w:p w14:paraId="230A9A22" w14:textId="3CA76BD9" w:rsidR="007F5111" w:rsidRDefault="7EF7D150">
            <w:pPr>
              <w:pStyle w:val="Compact"/>
            </w:pPr>
            <w:ins w:id="1679" w:author="Ahmed, Syed" w:date="2026-09-10T15:14:00Z" w16du:dateUtc="2026-09-10T15:14:19Z">
              <w:r w:rsidRPr="08FEA0F7">
                <w:rPr>
                  <w:i/>
                  <w:iCs/>
                </w:rPr>
                <w:t xml:space="preserve">Geroge </w:t>
              </w:r>
            </w:ins>
            <w:del w:id="1680" w:author="Ahmed, Syed" w:date="2026-09-10T15:14:00Z" w16du:dateUtc="2026-09-10T15:14:13Z">
              <w:r w:rsidR="00C963BA" w:rsidRPr="08FEA0F7" w:rsidDel="00C963BA">
                <w:rPr>
                  <w:i/>
                  <w:iCs/>
                </w:rPr>
                <w:delText xml:space="preserve">Not yet provided </w:delText>
              </w:r>
            </w:del>
            <w:del w:id="1681" w:author="Syed Ahmed" w:date="2026-09-08T16:11:00Z" w16du:dateUtc="2026-09-08T16:11:08Z">
              <w:r w:rsidR="00C963BA" w:rsidRPr="08FEA0F7" w:rsidDel="00C963BA">
                <w:rPr>
                  <w:i/>
                  <w:iCs/>
                </w:rPr>
                <w:delText>— VNet, address space, subnets and their purpose. Confirm no overlap with on-premises or peered ranges. To be supplied by GEHA (Appendix B).</w:delText>
              </w:r>
            </w:del>
          </w:p>
        </w:tc>
      </w:tr>
      <w:tr w:rsidR="007F5111" w14:paraId="230A9A26" w14:textId="77777777" w:rsidTr="08FEA0F7">
        <w:tc>
          <w:tcPr>
            <w:tcW w:w="0" w:type="auto"/>
          </w:tcPr>
          <w:p w14:paraId="230A9A24" w14:textId="77777777" w:rsidR="007F5111" w:rsidRDefault="00C963BA">
            <w:pPr>
              <w:pStyle w:val="Compact"/>
            </w:pPr>
            <w:r>
              <w:rPr>
                <w:b/>
                <w:bCs/>
              </w:rPr>
              <w:t>IP Addressing</w:t>
            </w:r>
          </w:p>
        </w:tc>
        <w:tc>
          <w:tcPr>
            <w:tcW w:w="0" w:type="auto"/>
          </w:tcPr>
          <w:p w14:paraId="230A9A25" w14:textId="77777777" w:rsidR="007F5111" w:rsidRDefault="00C963BA">
            <w:pPr>
              <w:pStyle w:val="Compact"/>
            </w:pPr>
            <w:r w:rsidRPr="4A3EE59D">
              <w:rPr>
                <w:i/>
                <w:iCs/>
              </w:rPr>
              <w:t xml:space="preserve">Not yet provided </w:t>
            </w:r>
            <w:del w:id="1682" w:author="Syed Ahmed" w:date="2026-09-08T16:11:00Z" w16du:dateUtc="2026-09-08T16:11:14Z">
              <w:r w:rsidRPr="4A3EE59D" w:rsidDel="00C963BA">
                <w:rPr>
                  <w:i/>
                  <w:iCs/>
                </w:rPr>
                <w:delText xml:space="preserve">— Static or dynamic per component, and any address that must be reserved because something elsewhere </w:delText>
              </w:r>
              <w:r w:rsidRPr="4A3EE59D" w:rsidDel="00C963BA">
                <w:rPr>
                  <w:i/>
                  <w:iCs/>
                </w:rPr>
                <w:lastRenderedPageBreak/>
                <w:delText>depends on it — see §. To be supplied by GEHA (Appendix B).</w:delText>
              </w:r>
            </w:del>
          </w:p>
        </w:tc>
      </w:tr>
      <w:tr w:rsidR="007F5111" w14:paraId="230A9A29" w14:textId="77777777" w:rsidTr="08FEA0F7">
        <w:tc>
          <w:tcPr>
            <w:tcW w:w="0" w:type="auto"/>
          </w:tcPr>
          <w:p w14:paraId="230A9A27" w14:textId="77777777" w:rsidR="007F5111" w:rsidRDefault="00C963BA">
            <w:pPr>
              <w:pStyle w:val="Compact"/>
            </w:pPr>
            <w:r>
              <w:rPr>
                <w:b/>
                <w:bCs/>
              </w:rPr>
              <w:t>Connectivity to On-Premises</w:t>
            </w:r>
          </w:p>
        </w:tc>
        <w:tc>
          <w:tcPr>
            <w:tcW w:w="0" w:type="auto"/>
          </w:tcPr>
          <w:p w14:paraId="230A9A28" w14:textId="77777777" w:rsidR="007F5111" w:rsidRDefault="00C963BA">
            <w:pPr>
              <w:pStyle w:val="Compact"/>
            </w:pPr>
            <w:r>
              <w:t>Program record —</w:t>
            </w:r>
            <w:del w:id="1683" w:author="Syed Ahmed" w:date="2026-09-08T16:15:00Z" w16du:dateUtc="2026-09-08T16:15:58Z">
              <w:r w:rsidDel="00C963BA">
                <w:delText xml:space="preserve"> "it ExpressRoute uplink as a potential risk for migration timelines, but stated that using VPNs or publicly reachable storage accounts can bypass this limitation. Firewall management and automation + Ron stated that Azure firewall rules are managed via bicep templates during app deployment, and noted" (ai notes - 2025.11.26 network and connectivity) | "from on-premises infrastructure through edge switches, Palo Alto firewalls, Megaport, and ExpressRoute to Azure. + Ron explained that V hubs are deployed in each Azure region with secured hubs using Azure Firewall, all regions are directly peered, and on-premises ranges connect directly to the Xbox " (ai notes - 2025.11.26 network and connectivity)  (Evidenced — GEHA Network &amp;amp; Connectivity discovery session, 26-Nov-2025)</w:delText>
              </w:r>
            </w:del>
          </w:p>
        </w:tc>
      </w:tr>
      <w:tr w:rsidR="007F5111" w14:paraId="230A9A2C" w14:textId="77777777" w:rsidTr="08FEA0F7">
        <w:tc>
          <w:tcPr>
            <w:tcW w:w="0" w:type="auto"/>
          </w:tcPr>
          <w:p w14:paraId="230A9A2A" w14:textId="77777777" w:rsidR="007F5111" w:rsidRDefault="00C963BA">
            <w:pPr>
              <w:pStyle w:val="Compact"/>
            </w:pPr>
            <w:r>
              <w:rPr>
                <w:b/>
                <w:bCs/>
              </w:rPr>
              <w:t>Hub / Spoke Peering</w:t>
            </w:r>
          </w:p>
        </w:tc>
        <w:tc>
          <w:tcPr>
            <w:tcW w:w="0" w:type="auto"/>
          </w:tcPr>
          <w:p w14:paraId="230A9A2B" w14:textId="77777777" w:rsidR="007F5111" w:rsidRDefault="00C963BA">
            <w:pPr>
              <w:pStyle w:val="Compact"/>
            </w:pPr>
            <w:r w:rsidRPr="4A3EE59D">
              <w:rPr>
                <w:i/>
                <w:iCs/>
              </w:rPr>
              <w:t xml:space="preserve">Program target </w:t>
            </w:r>
            <w:del w:id="1684" w:author="Syed Ahmed" w:date="2026-09-08T16:16:00Z" w16du:dateUtc="2026-09-08T16:16:06Z">
              <w:r w:rsidRPr="4A3EE59D" w:rsidDel="00C963BA">
                <w:rPr>
                  <w:i/>
                  <w:iCs/>
                </w:rPr>
                <w:delText>— "| | Minutes of Meeting — Azure Landing Zone Discovery Session | +-----------------------------------------------------------------------+ 1. Meeting Details --------------- ------------------------------------------------------- Meeting Title Azure Landing Zone — Discove" (GEHA_LZ_Discovery_MoM_0702) | "--------- ------------------------------------------------------- Meeting Title Azure Landing Zone — Discovery Session Date July 1, 2026 Duration Approximately 55 minutes Facilitator George (CitiusTech) Note-taker CitiusTech Delivery Team Distribution All participants + GEHA Cloud, Security, Network"</w:delText>
              </w:r>
            </w:del>
            <w:r w:rsidRPr="4A3EE59D">
              <w:rPr>
                <w:i/>
                <w:iCs/>
              </w:rPr>
              <w:t xml:space="preserve"> (</w:t>
            </w:r>
            <w:del w:id="1685" w:author="Syed Ahmed" w:date="2026-09-08T16:16:00Z" w16du:dateUtc="2026-09-08T16:16:15Z">
              <w:r w:rsidRPr="4A3EE59D" w:rsidDel="00C963BA">
                <w:rPr>
                  <w:i/>
                  <w:iCs/>
                </w:rPr>
                <w:delText>GEHA_LZ_Discovery_MoM_0702)  (Evidenced — GEHA Azure Landing Zone Discovery minutes of meeting, 01-Jul-2026)</w:delText>
              </w:r>
            </w:del>
          </w:p>
        </w:tc>
      </w:tr>
      <w:tr w:rsidR="007F5111" w14:paraId="230A9A2F" w14:textId="77777777" w:rsidTr="08FEA0F7">
        <w:tc>
          <w:tcPr>
            <w:tcW w:w="0" w:type="auto"/>
          </w:tcPr>
          <w:p w14:paraId="230A9A2D" w14:textId="77777777" w:rsidR="007F5111" w:rsidRDefault="00C963BA">
            <w:pPr>
              <w:pStyle w:val="Compact"/>
            </w:pPr>
            <w:r>
              <w:rPr>
                <w:b/>
                <w:bCs/>
              </w:rPr>
              <w:t>Network Security Groups &amp; Application Security Groups</w:t>
            </w:r>
          </w:p>
        </w:tc>
        <w:tc>
          <w:tcPr>
            <w:tcW w:w="0" w:type="auto"/>
          </w:tcPr>
          <w:p w14:paraId="230A9A2E" w14:textId="77777777" w:rsidR="007F5111" w:rsidRDefault="00C963BA">
            <w:pPr>
              <w:pStyle w:val="Compact"/>
            </w:pPr>
            <w:r w:rsidRPr="4A3EE59D">
              <w:rPr>
                <w:i/>
                <w:iCs/>
              </w:rPr>
              <w:t>Not yet provide</w:t>
            </w:r>
            <w:del w:id="1686" w:author="Syed Ahmed" w:date="2026-09-08T16:16:00Z" w16du:dateUtc="2026-09-08T16:16:19Z">
              <w:r w:rsidRPr="4A3EE59D" w:rsidDel="00C963BA">
                <w:rPr>
                  <w:i/>
                  <w:iCs/>
                </w:rPr>
                <w:delText>d — Rules required, derived from the §4.6 rules being retired. Attach the rule set. To be supplied by GEHA (Appendix B).</w:delText>
              </w:r>
            </w:del>
          </w:p>
        </w:tc>
      </w:tr>
      <w:tr w:rsidR="007F5111" w14:paraId="230A9A32" w14:textId="77777777" w:rsidTr="08FEA0F7">
        <w:tc>
          <w:tcPr>
            <w:tcW w:w="0" w:type="auto"/>
          </w:tcPr>
          <w:p w14:paraId="230A9A30" w14:textId="77777777" w:rsidR="007F5111" w:rsidRDefault="00C963BA">
            <w:pPr>
              <w:pStyle w:val="Compact"/>
            </w:pPr>
            <w:r>
              <w:rPr>
                <w:b/>
                <w:bCs/>
              </w:rPr>
              <w:t>Route Tables &amp; Forced Tunnelling</w:t>
            </w:r>
          </w:p>
        </w:tc>
        <w:tc>
          <w:tcPr>
            <w:tcW w:w="0" w:type="auto"/>
          </w:tcPr>
          <w:p w14:paraId="230A9A31" w14:textId="77777777" w:rsidR="007F5111" w:rsidRDefault="00C963BA">
            <w:pPr>
              <w:pStyle w:val="Compact"/>
            </w:pPr>
            <w:del w:id="1687" w:author="Syed Ahmed" w:date="2026-09-08T16:16:00Z" w16du:dateUtc="2026-09-08T16:16:27Z">
              <w:r w:rsidRPr="4A3EE59D" w:rsidDel="00C963BA">
                <w:rPr>
                  <w:i/>
                  <w:iCs/>
                </w:rPr>
                <w:delText>Not yet provided — User-defined routes, and whether egress is forced through an inspection point. To be supplied by GEHA</w:delText>
              </w:r>
            </w:del>
            <w:r w:rsidRPr="4A3EE59D">
              <w:rPr>
                <w:i/>
                <w:iCs/>
              </w:rPr>
              <w:t xml:space="preserve"> (Appendix B).</w:t>
            </w:r>
          </w:p>
        </w:tc>
      </w:tr>
      <w:tr w:rsidR="007F5111" w14:paraId="230A9A35" w14:textId="77777777" w:rsidTr="08FEA0F7">
        <w:tc>
          <w:tcPr>
            <w:tcW w:w="0" w:type="auto"/>
          </w:tcPr>
          <w:p w14:paraId="230A9A33" w14:textId="77777777" w:rsidR="007F5111" w:rsidRDefault="00C963BA">
            <w:pPr>
              <w:pStyle w:val="Compact"/>
            </w:pPr>
            <w:r>
              <w:rPr>
                <w:b/>
                <w:bCs/>
              </w:rPr>
              <w:t>Firewall / Egress Control</w:t>
            </w:r>
          </w:p>
        </w:tc>
        <w:tc>
          <w:tcPr>
            <w:tcW w:w="0" w:type="auto"/>
          </w:tcPr>
          <w:p w14:paraId="230A9A34" w14:textId="77777777" w:rsidR="007F5111" w:rsidRDefault="00C963BA">
            <w:pPr>
              <w:pStyle w:val="Compact"/>
            </w:pPr>
            <w:r w:rsidRPr="4A3EE59D">
              <w:rPr>
                <w:i/>
                <w:iCs/>
              </w:rPr>
              <w:t xml:space="preserve">Program target </w:t>
            </w:r>
            <w:del w:id="1688" w:author="Syed Ahmed" w:date="2026-09-08T16:16:00Z" w16du:dateUtc="2026-09-08T16:16:33Z">
              <w:r w:rsidRPr="4A3EE59D" w:rsidDel="00C963BA">
                <w:rPr>
                  <w:i/>
                  <w:iCs/>
                </w:rPr>
                <w:delText>— "ly to align the network team before detailed Wave planning proceeds. Key Highlights - Azure Firewall Premium confirmed as cloud-side network security. No Palo Alto in Azure. - IDS/IPS active on Azure Firewall. TLS inspection and URL filtering NOT enabled on Azure Firewall. - Zscaler ZIA + ZPA in use" (GEHA_FW_Migration_MoM) | "nfirmed as cloud-side network security. No Palo Alto in Azure. - IDS/IPS active on Azure Firewall. TLS inspection and URL filtering NOT enabled on Azure Firewall. - Zscaler ZIA + ZPA in use for user traffic only. Server egress goes through Azure Firewall. - F5 is a reverse proxy and GSLB — Akamai is" (GEHA_FW_Migration_MoM)  (Evidenced — GEHA Firewall Migration minutes of meeting)</w:delText>
              </w:r>
            </w:del>
          </w:p>
        </w:tc>
      </w:tr>
      <w:tr w:rsidR="007F5111" w14:paraId="230A9A38" w14:textId="77777777" w:rsidTr="08FEA0F7">
        <w:tc>
          <w:tcPr>
            <w:tcW w:w="0" w:type="auto"/>
          </w:tcPr>
          <w:p w14:paraId="230A9A36" w14:textId="77777777" w:rsidR="007F5111" w:rsidRDefault="00C963BA">
            <w:pPr>
              <w:pStyle w:val="Compact"/>
            </w:pPr>
            <w:r>
              <w:rPr>
                <w:b/>
                <w:bCs/>
              </w:rPr>
              <w:t>Private Endpoints &amp; Private DNS</w:t>
            </w:r>
          </w:p>
        </w:tc>
        <w:tc>
          <w:tcPr>
            <w:tcW w:w="0" w:type="auto"/>
          </w:tcPr>
          <w:p w14:paraId="230A9A37" w14:textId="77777777" w:rsidR="007F5111" w:rsidRDefault="00C963BA">
            <w:pPr>
              <w:pStyle w:val="Compact"/>
            </w:pPr>
            <w:r w:rsidRPr="4A3EE59D">
              <w:rPr>
                <w:i/>
                <w:iCs/>
              </w:rPr>
              <w:t>Not yet provided —</w:t>
            </w:r>
            <w:del w:id="1689" w:author="Syed Ahmed" w:date="2026-09-08T16:16:00Z" w16du:dateUtc="2026-09-08T16:16:37Z">
              <w:r w:rsidRPr="4A3EE59D" w:rsidDel="00C963BA">
                <w:rPr>
                  <w:i/>
                  <w:iCs/>
                </w:rPr>
                <w:delText xml:space="preserve"> Platform services reached privately, the private DNS zones involved, and who owns zone records. To be supplied by GEHA (Appendix B).</w:delText>
              </w:r>
            </w:del>
          </w:p>
        </w:tc>
      </w:tr>
      <w:tr w:rsidR="007F5111" w14:paraId="230A9A3B" w14:textId="77777777" w:rsidTr="08FEA0F7">
        <w:tc>
          <w:tcPr>
            <w:tcW w:w="0" w:type="auto"/>
          </w:tcPr>
          <w:p w14:paraId="230A9A39" w14:textId="77777777" w:rsidR="007F5111" w:rsidRDefault="00C963BA">
            <w:pPr>
              <w:pStyle w:val="Compact"/>
            </w:pPr>
            <w:r>
              <w:rPr>
                <w:b/>
                <w:bCs/>
              </w:rPr>
              <w:t>Load Balancing</w:t>
            </w:r>
          </w:p>
        </w:tc>
        <w:tc>
          <w:tcPr>
            <w:tcW w:w="0" w:type="auto"/>
          </w:tcPr>
          <w:p w14:paraId="230A9A3A" w14:textId="68529B70" w:rsidR="007F5111" w:rsidRDefault="769716F3">
            <w:pPr>
              <w:pStyle w:val="Compact"/>
            </w:pPr>
            <w:ins w:id="1690" w:author="Ahmed, Syed" w:date="2026-09-10T15:21:00Z" w16du:dateUtc="2026-09-10T15:21:59Z">
              <w:r w:rsidRPr="08FEA0F7">
                <w:rPr>
                  <w:i/>
                  <w:iCs/>
                </w:rPr>
                <w:t>Cyberark.geha.com (pool Members) - PASCCPPRD101, P</w:t>
              </w:r>
            </w:ins>
            <w:ins w:id="1691" w:author="Ahmed, Syed" w:date="2026-09-10T15:22:00Z" w16du:dateUtc="2026-09-10T15:22:20Z">
              <w:r w:rsidRPr="08FEA0F7">
                <w:rPr>
                  <w:i/>
                  <w:iCs/>
                </w:rPr>
                <w:t>ASCCPPRD102, PASCCPPRD103, PASCCPPRD104</w:t>
              </w:r>
            </w:ins>
            <w:del w:id="1692" w:author="Ahmed, Syed" w:date="2026-09-10T15:21:00Z" w16du:dateUtc="2026-09-10T15:21:01Z">
              <w:r w:rsidR="00C963BA" w:rsidRPr="08FEA0F7" w:rsidDel="00C963BA">
                <w:rPr>
                  <w:i/>
                  <w:iCs/>
                </w:rPr>
                <w:delText>Not yet provided</w:delText>
              </w:r>
            </w:del>
            <w:r w:rsidR="00C963BA" w:rsidRPr="08FEA0F7">
              <w:rPr>
                <w:i/>
                <w:iCs/>
              </w:rPr>
              <w:t xml:space="preserve"> —</w:t>
            </w:r>
            <w:del w:id="1693" w:author="Syed Ahmed" w:date="2026-09-08T16:16:00Z" w16du:dateUtc="2026-09-08T16:16:40Z">
              <w:r w:rsidR="00C963BA" w:rsidRPr="08FEA0F7" w:rsidDel="00C963BA">
                <w:rPr>
                  <w:i/>
                  <w:iCs/>
                </w:rPr>
                <w:delText xml:space="preserve"> Load balancer, Application Gateway or Front Door — replacing the §4.6.2 configuration. Carry across persistence, health . To be supplied by GEHA (Appendix B).</w:delText>
              </w:r>
            </w:del>
          </w:p>
        </w:tc>
      </w:tr>
      <w:tr w:rsidR="007F5111" w14:paraId="230A9A3E" w14:textId="77777777" w:rsidTr="08FEA0F7">
        <w:tc>
          <w:tcPr>
            <w:tcW w:w="0" w:type="auto"/>
          </w:tcPr>
          <w:p w14:paraId="230A9A3C" w14:textId="77777777" w:rsidR="007F5111" w:rsidRDefault="00C963BA">
            <w:pPr>
              <w:pStyle w:val="Compact"/>
            </w:pPr>
            <w:r>
              <w:rPr>
                <w:b/>
                <w:bCs/>
              </w:rPr>
              <w:t>Web Application Firewall</w:t>
            </w:r>
          </w:p>
        </w:tc>
        <w:tc>
          <w:tcPr>
            <w:tcW w:w="0" w:type="auto"/>
          </w:tcPr>
          <w:p w14:paraId="230A9A3D" w14:textId="77777777" w:rsidR="007F5111" w:rsidRDefault="00C963BA">
            <w:pPr>
              <w:pStyle w:val="Compact"/>
            </w:pPr>
            <w:r w:rsidRPr="4A3EE59D">
              <w:rPr>
                <w:i/>
                <w:iCs/>
              </w:rPr>
              <w:t>Not yet provided —</w:t>
            </w:r>
            <w:del w:id="1694" w:author="Syed Ahmed" w:date="2026-09-08T16:16:00Z" w16du:dateUtc="2026-09-08T16:16:45Z">
              <w:r w:rsidRPr="4A3EE59D" w:rsidDel="00C963BA">
                <w:rPr>
                  <w:i/>
                  <w:iCs/>
                </w:rPr>
                <w:delText xml:space="preserve"> Policy, mode (detection or prevention), and the owner. To be supplied by GEHA (Appendix B)</w:delText>
              </w:r>
            </w:del>
            <w:r w:rsidRPr="4A3EE59D">
              <w:rPr>
                <w:i/>
                <w:iCs/>
              </w:rPr>
              <w:t>.</w:t>
            </w:r>
          </w:p>
        </w:tc>
      </w:tr>
      <w:tr w:rsidR="007F5111" w14:paraId="230A9A41" w14:textId="77777777" w:rsidTr="08FEA0F7">
        <w:tc>
          <w:tcPr>
            <w:tcW w:w="0" w:type="auto"/>
          </w:tcPr>
          <w:p w14:paraId="230A9A3F" w14:textId="77777777" w:rsidR="007F5111" w:rsidRDefault="00C963BA">
            <w:pPr>
              <w:pStyle w:val="Compact"/>
            </w:pPr>
            <w:r>
              <w:rPr>
                <w:b/>
                <w:bCs/>
              </w:rPr>
              <w:t>DNS Records</w:t>
            </w:r>
          </w:p>
        </w:tc>
        <w:tc>
          <w:tcPr>
            <w:tcW w:w="0" w:type="auto"/>
          </w:tcPr>
          <w:p w14:paraId="230A9A40" w14:textId="77777777" w:rsidR="007F5111" w:rsidRDefault="00C963BA">
            <w:pPr>
              <w:pStyle w:val="Compact"/>
            </w:pPr>
            <w:r w:rsidRPr="4A3EE59D">
              <w:rPr>
                <w:i/>
                <w:iCs/>
              </w:rPr>
              <w:t>GEHA operates 144 DNS zones</w:t>
            </w:r>
            <w:del w:id="1695" w:author="Syed Ahmed" w:date="2026-09-08T16:16:00Z" w16du:dateUtc="2026-09-08T16:16:58Z">
              <w:r w:rsidRPr="4A3EE59D" w:rsidDel="00C963BA">
                <w:rPr>
                  <w:i/>
                  <w:iCs/>
                </w:rPr>
                <w:delText xml:space="preserve"> (read: DHCP_DNS_list DNS tab). The records for this application must be identified within them before cutover; per-record TTLs are not held in the export.  (Evidenced — DHCP_DNS_list (DNS tab))</w:delText>
              </w:r>
            </w:del>
          </w:p>
        </w:tc>
      </w:tr>
      <w:tr w:rsidR="007F5111" w14:paraId="230A9A44" w14:textId="77777777" w:rsidTr="08FEA0F7">
        <w:tc>
          <w:tcPr>
            <w:tcW w:w="0" w:type="auto"/>
          </w:tcPr>
          <w:p w14:paraId="230A9A42" w14:textId="77777777" w:rsidR="007F5111" w:rsidRDefault="00C963BA">
            <w:pPr>
              <w:pStyle w:val="Compact"/>
            </w:pPr>
            <w:r>
              <w:rPr>
                <w:b/>
                <w:bCs/>
              </w:rPr>
              <w:t>Certificates</w:t>
            </w:r>
          </w:p>
        </w:tc>
        <w:tc>
          <w:tcPr>
            <w:tcW w:w="0" w:type="auto"/>
          </w:tcPr>
          <w:p w14:paraId="230A9A43" w14:textId="77777777" w:rsidR="007F5111" w:rsidRDefault="00C963BA">
            <w:pPr>
              <w:pStyle w:val="Compact"/>
            </w:pPr>
            <w:r w:rsidRPr="4A3EE59D">
              <w:rPr>
                <w:i/>
                <w:iCs/>
              </w:rPr>
              <w:t xml:space="preserve">Not yet provided </w:t>
            </w:r>
            <w:del w:id="1696" w:author="Syed Ahmed" w:date="2026-09-08T16:16:00Z" w16du:dateUtc="2026-09-08T16:16:51Z">
              <w:r w:rsidRPr="4A3EE59D" w:rsidDel="00C963BA">
                <w:rPr>
                  <w:i/>
                  <w:iCs/>
                </w:rPr>
                <w:delText>— Certificates required in the target, where they are stored, and their expiry — add each to §4.8. To be supplied by GEHA (Appendix B).</w:delText>
              </w:r>
            </w:del>
          </w:p>
        </w:tc>
      </w:tr>
    </w:tbl>
    <w:p w14:paraId="230A9A45" w14:textId="77777777" w:rsidR="007F5111" w:rsidRDefault="00C963BA">
      <w:pPr>
        <w:pStyle w:val="BodyText"/>
      </w:pPr>
      <w:r>
        <w:rPr>
          <w:b/>
          <w:bCs/>
          <w:sz w:val="15"/>
          <w:szCs w:val="15"/>
        </w:rPr>
        <w:t>Table 5.6 — Network</w:t>
      </w:r>
    </w:p>
    <w:p w14:paraId="230A9A46" w14:textId="77777777" w:rsidR="007F5111" w:rsidRDefault="007F5111">
      <w:pPr>
        <w:pStyle w:val="Compact"/>
      </w:pPr>
    </w:p>
    <w:p w14:paraId="230A9A47" w14:textId="77777777" w:rsidR="007F5111" w:rsidRDefault="00C963BA">
      <w:pPr>
        <w:pStyle w:val="Heading2"/>
      </w:pPr>
      <w:bookmarkStart w:id="1697" w:name="identity-access-1"/>
      <w:bookmarkEnd w:id="1677"/>
      <w:r>
        <w:t>5.7 Identity &amp; Access</w:t>
      </w:r>
    </w:p>
    <w:p w14:paraId="230A9A48" w14:textId="77777777" w:rsidR="007F5111" w:rsidRDefault="00C963BA">
      <w:pPr>
        <w:pStyle w:val="FirstParagraph"/>
      </w:pPr>
      <w:r>
        <w:t>The target identity design must account for every entry in the current-state identity registers; unresolved entries are the single most common cause of access failure after cutover. The directory model is stated first, since it determines whether domain-joined authentication remains available or whether the application must move to a federated protocol. Group-to-role mapping is recorded one row per source group, with no group left unmapped, and service accounts resolve either to a managed identity or to a credential with a named rotation owner. Break-glass and privileged access are defined explicitly, including how their use is detected.</w:t>
      </w:r>
    </w:p>
    <w:p w14:paraId="230A9A49" w14:textId="77777777" w:rsidR="007F5111" w:rsidRDefault="007F5111">
      <w:pPr>
        <w:pStyle w:val="Compact"/>
      </w:pPr>
    </w:p>
    <w:tbl>
      <w:tblPr>
        <w:tblStyle w:val="Table"/>
        <w:tblW w:w="5000" w:type="pct"/>
        <w:tblLook w:val="0020" w:firstRow="1" w:lastRow="0" w:firstColumn="0" w:lastColumn="0" w:noHBand="0" w:noVBand="0"/>
      </w:tblPr>
      <w:tblGrid>
        <w:gridCol w:w="1313"/>
        <w:gridCol w:w="8163"/>
      </w:tblGrid>
      <w:tr w:rsidR="007F5111" w14:paraId="230A9A4C"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1698" w:author="Syed Ahmed" w:date="2026-09-08T14:31:00Z"/>
        </w:trPr>
        <w:tc>
          <w:tcPr>
            <w:tcW w:w="0" w:type="auto"/>
          </w:tcPr>
          <w:p w14:paraId="230A9A4A" w14:textId="77777777" w:rsidR="007F5111" w:rsidRDefault="00C963BA">
            <w:pPr>
              <w:pStyle w:val="Compact"/>
            </w:pPr>
            <w:r>
              <w:rPr>
                <w:b/>
                <w:bCs/>
              </w:rPr>
              <w:t>Directory Model</w:t>
            </w:r>
          </w:p>
        </w:tc>
        <w:tc>
          <w:tcPr>
            <w:tcW w:w="0" w:type="auto"/>
          </w:tcPr>
          <w:p w14:paraId="230A9A4B" w14:textId="77777777" w:rsidR="007F5111" w:rsidRDefault="00C963BA">
            <w:pPr>
              <w:pStyle w:val="Compact"/>
            </w:pPr>
            <w:r>
              <w:t>Program identity position — "van led a discussion on current user and app authentication methods, including the use of Entra ID, conditional access policies, service accounts, managed identities, and RBAC for security groups. + Tom and Dale confirmed that on-premises Active Directory groups replicate via AD Connect, and permiss" (ai notes - 2025.11.26 Identity and Access) | "e groups. + Khurshid asked about single sign-on and guest access, and Tom clarified that Entra ID is used for SSO and guest access is supported. + Tom confirmed that single sign-on is managed through Entra ID, and guest access is supported for third-party vendors. + Dale explained that Octa is no lo" (ai notes - 2025.11.26 Identity and Access)  (Evidenced — GEHA Identity &amp;amp; Access discovery session, 26-Nov-2025)</w:t>
            </w:r>
          </w:p>
        </w:tc>
      </w:tr>
      <w:tr w:rsidR="007F5111" w14:paraId="230A9A4F" w14:textId="77777777" w:rsidTr="4A3EE59D">
        <w:trPr>
          <w:trHeight w:val="300"/>
          <w:del w:id="1699" w:author="Syed Ahmed" w:date="2026-09-08T14:31:00Z"/>
        </w:trPr>
        <w:tc>
          <w:tcPr>
            <w:tcW w:w="0" w:type="auto"/>
          </w:tcPr>
          <w:p w14:paraId="230A9A4D" w14:textId="77777777" w:rsidR="007F5111" w:rsidRDefault="00C963BA">
            <w:pPr>
              <w:pStyle w:val="Compact"/>
            </w:pPr>
            <w:r>
              <w:rPr>
                <w:b/>
                <w:bCs/>
              </w:rPr>
              <w:t>Application Authentication</w:t>
            </w:r>
          </w:p>
        </w:tc>
        <w:tc>
          <w:tcPr>
            <w:tcW w:w="0" w:type="auto"/>
          </w:tcPr>
          <w:p w14:paraId="230A9A4E" w14:textId="77777777" w:rsidR="007F5111" w:rsidRDefault="00C963BA">
            <w:pPr>
              <w:pStyle w:val="Compact"/>
            </w:pPr>
            <w:r>
              <w:rPr>
                <w:i/>
                <w:iCs/>
              </w:rPr>
              <w:t>Not yet provided — Target authentication method, mapped from §4.5.1. If SSO is being introduced rather than carried, that is new work — siz. To be supplied by GEHA (Appendix B).</w:t>
            </w:r>
          </w:p>
        </w:tc>
      </w:tr>
      <w:tr w:rsidR="007F5111" w14:paraId="230A9A52" w14:textId="77777777" w:rsidTr="4A3EE59D">
        <w:trPr>
          <w:trHeight w:val="300"/>
          <w:del w:id="1700" w:author="Syed Ahmed" w:date="2026-09-08T14:31:00Z"/>
        </w:trPr>
        <w:tc>
          <w:tcPr>
            <w:tcW w:w="0" w:type="auto"/>
          </w:tcPr>
          <w:p w14:paraId="230A9A50" w14:textId="77777777" w:rsidR="007F5111" w:rsidRDefault="00C963BA">
            <w:pPr>
              <w:pStyle w:val="Compact"/>
            </w:pPr>
            <w:r>
              <w:rPr>
                <w:b/>
                <w:bCs/>
              </w:rPr>
              <w:t>Group-to-Role Mapping</w:t>
            </w:r>
          </w:p>
        </w:tc>
        <w:tc>
          <w:tcPr>
            <w:tcW w:w="0" w:type="auto"/>
          </w:tcPr>
          <w:p w14:paraId="230A9A51" w14:textId="77777777" w:rsidR="007F5111" w:rsidRDefault="00C963BA">
            <w:pPr>
              <w:pStyle w:val="Compact"/>
            </w:pPr>
            <w:r>
              <w:rPr>
                <w:i/>
                <w:iCs/>
              </w:rPr>
              <w:t>Not yet provided — One row per group in §4.5.4, resolving to a target group or role, or to Retire. No group may be left unmapped. To be supplied by GEHA (Appendix B).</w:t>
            </w:r>
          </w:p>
        </w:tc>
      </w:tr>
      <w:tr w:rsidR="007F5111" w14:paraId="230A9A55" w14:textId="77777777" w:rsidTr="4A3EE59D">
        <w:trPr>
          <w:trHeight w:val="300"/>
          <w:del w:id="1701" w:author="Syed Ahmed" w:date="2026-09-08T14:31:00Z"/>
        </w:trPr>
        <w:tc>
          <w:tcPr>
            <w:tcW w:w="0" w:type="auto"/>
          </w:tcPr>
          <w:p w14:paraId="230A9A53" w14:textId="77777777" w:rsidR="007F5111" w:rsidRDefault="00C963BA">
            <w:pPr>
              <w:pStyle w:val="Compact"/>
            </w:pPr>
            <w:r>
              <w:rPr>
                <w:b/>
                <w:bCs/>
              </w:rPr>
              <w:t>Azure RBAC Assignments</w:t>
            </w:r>
          </w:p>
        </w:tc>
        <w:tc>
          <w:tcPr>
            <w:tcW w:w="0" w:type="auto"/>
          </w:tcPr>
          <w:p w14:paraId="230A9A54" w14:textId="77777777" w:rsidR="007F5111" w:rsidRDefault="00C963BA">
            <w:pPr>
              <w:pStyle w:val="Compact"/>
            </w:pPr>
            <w:r>
              <w:rPr>
                <w:i/>
                <w:iCs/>
              </w:rPr>
              <w:t>Not yet provided — Role, scope and assignee for platform-level access — distinct from access inside the application. To be supplied by GEHA (Appendix B).</w:t>
            </w:r>
          </w:p>
        </w:tc>
      </w:tr>
      <w:tr w:rsidR="007F5111" w14:paraId="230A9A58" w14:textId="77777777" w:rsidTr="4A3EE59D">
        <w:trPr>
          <w:trHeight w:val="300"/>
          <w:del w:id="1702" w:author="Syed Ahmed" w:date="2026-09-08T14:31:00Z"/>
        </w:trPr>
        <w:tc>
          <w:tcPr>
            <w:tcW w:w="0" w:type="auto"/>
          </w:tcPr>
          <w:p w14:paraId="230A9A56" w14:textId="77777777" w:rsidR="007F5111" w:rsidRDefault="00C963BA">
            <w:pPr>
              <w:pStyle w:val="Compact"/>
            </w:pPr>
            <w:r>
              <w:rPr>
                <w:b/>
                <w:bCs/>
              </w:rPr>
              <w:lastRenderedPageBreak/>
              <w:t>Managed Identities</w:t>
            </w:r>
          </w:p>
        </w:tc>
        <w:tc>
          <w:tcPr>
            <w:tcW w:w="0" w:type="auto"/>
          </w:tcPr>
          <w:p w14:paraId="230A9A57" w14:textId="77777777" w:rsidR="007F5111" w:rsidRDefault="00C963BA">
            <w:pPr>
              <w:pStyle w:val="Compact"/>
            </w:pPr>
            <w:r>
              <w:rPr>
                <w:i/>
                <w:iCs/>
              </w:rPr>
              <w:t>Not yet provided — Where a service account from §4.5.5 is replaced by a managed identity, and where it cannot be, with the reason. To be supplied by GEHA (Appendix B).</w:t>
            </w:r>
          </w:p>
        </w:tc>
      </w:tr>
      <w:tr w:rsidR="007F5111" w14:paraId="230A9A5B" w14:textId="77777777" w:rsidTr="4A3EE59D">
        <w:trPr>
          <w:trHeight w:val="300"/>
          <w:del w:id="1703" w:author="Syed Ahmed" w:date="2026-09-08T14:31:00Z"/>
        </w:trPr>
        <w:tc>
          <w:tcPr>
            <w:tcW w:w="0" w:type="auto"/>
          </w:tcPr>
          <w:p w14:paraId="230A9A59" w14:textId="77777777" w:rsidR="007F5111" w:rsidRDefault="00C963BA">
            <w:pPr>
              <w:pStyle w:val="Compact"/>
            </w:pPr>
            <w:r>
              <w:rPr>
                <w:b/>
                <w:bCs/>
              </w:rPr>
              <w:t>Remaining Service Accounts</w:t>
            </w:r>
          </w:p>
        </w:tc>
        <w:tc>
          <w:tcPr>
            <w:tcW w:w="0" w:type="auto"/>
          </w:tcPr>
          <w:p w14:paraId="230A9A5A" w14:textId="77777777" w:rsidR="007F5111" w:rsidRDefault="00C963BA">
            <w:pPr>
              <w:pStyle w:val="Compact"/>
            </w:pPr>
            <w:r>
              <w:rPr>
                <w:i/>
                <w:iCs/>
              </w:rPr>
              <w:t>Not yet provided — Accounts that must persist, their credential store, rotation owner and rotation interval. To be supplied by GEHA (Appendix B).</w:t>
            </w:r>
          </w:p>
        </w:tc>
      </w:tr>
      <w:tr w:rsidR="007F5111" w14:paraId="230A9A5E" w14:textId="77777777" w:rsidTr="4A3EE59D">
        <w:trPr>
          <w:trHeight w:val="300"/>
          <w:del w:id="1704" w:author="Syed Ahmed" w:date="2026-09-08T14:31:00Z"/>
        </w:trPr>
        <w:tc>
          <w:tcPr>
            <w:tcW w:w="0" w:type="auto"/>
          </w:tcPr>
          <w:p w14:paraId="230A9A5C" w14:textId="77777777" w:rsidR="007F5111" w:rsidRDefault="00C963BA">
            <w:pPr>
              <w:pStyle w:val="Compact"/>
            </w:pPr>
            <w:r>
              <w:rPr>
                <w:b/>
                <w:bCs/>
              </w:rPr>
              <w:t>Secrets &amp; Certificate Storage</w:t>
            </w:r>
          </w:p>
        </w:tc>
        <w:tc>
          <w:tcPr>
            <w:tcW w:w="0" w:type="auto"/>
          </w:tcPr>
          <w:p w14:paraId="230A9A5D" w14:textId="77777777" w:rsidR="007F5111" w:rsidRDefault="00C963BA">
            <w:pPr>
              <w:pStyle w:val="Compact"/>
            </w:pPr>
            <w:r>
              <w:rPr>
                <w:i/>
                <w:iCs/>
              </w:rPr>
              <w:t>Not yet provided — Key vault, access model, and who can read what. To be supplied by GEHA (Appendix B).</w:t>
            </w:r>
          </w:p>
        </w:tc>
      </w:tr>
      <w:tr w:rsidR="007F5111" w14:paraId="230A9A61" w14:textId="77777777" w:rsidTr="4A3EE59D">
        <w:trPr>
          <w:trHeight w:val="300"/>
          <w:del w:id="1705" w:author="Syed Ahmed" w:date="2026-09-08T14:31:00Z"/>
        </w:trPr>
        <w:tc>
          <w:tcPr>
            <w:tcW w:w="0" w:type="auto"/>
          </w:tcPr>
          <w:p w14:paraId="230A9A5F" w14:textId="77777777" w:rsidR="007F5111" w:rsidRDefault="00C963BA">
            <w:pPr>
              <w:pStyle w:val="Compact"/>
            </w:pPr>
            <w:r>
              <w:rPr>
                <w:b/>
                <w:bCs/>
              </w:rPr>
              <w:t>Privileged Access</w:t>
            </w:r>
          </w:p>
        </w:tc>
        <w:tc>
          <w:tcPr>
            <w:tcW w:w="0" w:type="auto"/>
          </w:tcPr>
          <w:p w14:paraId="230A9A60" w14:textId="77777777" w:rsidR="007F5111" w:rsidRDefault="00C963BA">
            <w:pPr>
              <w:pStyle w:val="Compact"/>
            </w:pPr>
            <w:r>
              <w:rPr>
                <w:i/>
                <w:iCs/>
              </w:rPr>
              <w:t>Not yet provided — Just-in-time elevation, approval requirement, and standing access that survives — standing administrative access should . To be supplied by GEHA (Appendix B).</w:t>
            </w:r>
          </w:p>
        </w:tc>
      </w:tr>
      <w:tr w:rsidR="007F5111" w14:paraId="230A9A64" w14:textId="77777777" w:rsidTr="4A3EE59D">
        <w:trPr>
          <w:trHeight w:val="300"/>
          <w:del w:id="1706" w:author="Syed Ahmed" w:date="2026-09-08T14:31:00Z"/>
        </w:trPr>
        <w:tc>
          <w:tcPr>
            <w:tcW w:w="0" w:type="auto"/>
          </w:tcPr>
          <w:p w14:paraId="230A9A62" w14:textId="77777777" w:rsidR="007F5111" w:rsidRDefault="00C963BA">
            <w:pPr>
              <w:pStyle w:val="Compact"/>
            </w:pPr>
            <w:r>
              <w:rPr>
                <w:b/>
                <w:bCs/>
              </w:rPr>
              <w:t>Break-Glass Access</w:t>
            </w:r>
          </w:p>
        </w:tc>
        <w:tc>
          <w:tcPr>
            <w:tcW w:w="0" w:type="auto"/>
          </w:tcPr>
          <w:p w14:paraId="230A9A63" w14:textId="77777777" w:rsidR="007F5111" w:rsidRDefault="00C963BA">
            <w:pPr>
              <w:pStyle w:val="Compact"/>
            </w:pPr>
            <w:r>
              <w:rPr>
                <w:i/>
                <w:iCs/>
              </w:rPr>
              <w:t>Not yet provided — Emergency access, who holds it, and how its use is detected. To be supplied by GEHA (Appendix B).</w:t>
            </w:r>
          </w:p>
        </w:tc>
      </w:tr>
      <w:tr w:rsidR="007F5111" w14:paraId="230A9A67" w14:textId="77777777" w:rsidTr="4A3EE59D">
        <w:trPr>
          <w:trHeight w:val="300"/>
          <w:del w:id="1707" w:author="Syed Ahmed" w:date="2026-09-08T14:31:00Z"/>
        </w:trPr>
        <w:tc>
          <w:tcPr>
            <w:tcW w:w="0" w:type="auto"/>
          </w:tcPr>
          <w:p w14:paraId="230A9A65" w14:textId="77777777" w:rsidR="007F5111" w:rsidRDefault="00C963BA">
            <w:pPr>
              <w:pStyle w:val="Compact"/>
            </w:pPr>
            <w:r>
              <w:rPr>
                <w:b/>
                <w:bCs/>
              </w:rPr>
              <w:t>Programmatic Access Paths</w:t>
            </w:r>
          </w:p>
        </w:tc>
        <w:tc>
          <w:tcPr>
            <w:tcW w:w="0" w:type="auto"/>
          </w:tcPr>
          <w:p w14:paraId="230A9A66" w14:textId="77777777" w:rsidR="007F5111" w:rsidRDefault="00C963BA">
            <w:pPr>
              <w:pStyle w:val="Compact"/>
            </w:pPr>
            <w:r>
              <w:rPr>
                <w:i/>
                <w:iCs/>
              </w:rPr>
              <w:t>Not yet provided — Target equivalent for each row of §4.5.3 — API credentials, certificates, keys — with issuer, storage and rotation. To be supplied by GEHA (Appendix B).</w:t>
            </w:r>
          </w:p>
        </w:tc>
      </w:tr>
    </w:tbl>
    <w:p w14:paraId="230A9A68" w14:textId="77777777" w:rsidR="007F5111" w:rsidRDefault="00C963BA" w:rsidP="4A3EE59D">
      <w:pPr>
        <w:pStyle w:val="BodyText"/>
        <w:rPr>
          <w:del w:id="1708" w:author="Syed Ahmed" w:date="2026-09-08T14:31:00Z" w16du:dateUtc="2026-09-08T14:31:59Z"/>
          <w:b/>
          <w:bCs/>
          <w:sz w:val="15"/>
          <w:szCs w:val="15"/>
        </w:rPr>
      </w:pPr>
      <w:del w:id="1709" w:author="Syed Ahmed" w:date="2026-09-08T14:31:00Z" w16du:dateUtc="2026-09-08T14:31:59Z">
        <w:r w:rsidRPr="4A3EE59D" w:rsidDel="00C963BA">
          <w:rPr>
            <w:b/>
            <w:bCs/>
            <w:sz w:val="15"/>
            <w:szCs w:val="15"/>
          </w:rPr>
          <w:delText>Table 5.7 — Identity &amp; Access</w:delText>
        </w:r>
      </w:del>
    </w:p>
    <w:p w14:paraId="230A9A69" w14:textId="77777777" w:rsidR="007F5111" w:rsidRDefault="007F5111">
      <w:pPr>
        <w:pStyle w:val="Compact"/>
      </w:pPr>
    </w:p>
    <w:p w14:paraId="230A9A6A" w14:textId="42F647F0" w:rsidR="007F5111" w:rsidRDefault="00C963BA">
      <w:pPr>
        <w:pStyle w:val="Heading2"/>
      </w:pPr>
      <w:bookmarkStart w:id="1710" w:name="security-compliance"/>
      <w:bookmarkEnd w:id="1697"/>
      <w:r>
        <w:t>5.8 Security &amp; Compliance</w:t>
      </w:r>
      <w:ins w:id="1711" w:author="Ahmed, Syed" w:date="2026-09-10T15:52:00Z" w16du:dateUtc="2026-09-10T15:52:27Z">
        <w:r w:rsidR="440EC755">
          <w:t xml:space="preserve"> TBD By George </w:t>
        </w:r>
      </w:ins>
    </w:p>
    <w:p w14:paraId="230A9A6B" w14:textId="77777777" w:rsidR="007F5111" w:rsidRDefault="00C963BA">
      <w:pPr>
        <w:pStyle w:val="FirstParagraph"/>
      </w:pPr>
      <w:r>
        <w:t>The controls protecting this workload in the target are recorded here, together with the obligations carried forward from the data classification. Posture management, endpoint protection, encryption at rest and in transit, log collection, vulnerability management and patching are each assigned to a named tool and a named owner rather than described in general terms. Where a control is inherited from the platform rather than configured per workload, that inheritance is stated so it is not duplicated or assumed. Data residency is confirmed for the workload, its backups and its logs, since the three do not always land in the same place.</w:t>
      </w:r>
    </w:p>
    <w:p w14:paraId="230A9A6C" w14:textId="77777777" w:rsidR="007F5111" w:rsidRDefault="007F5111">
      <w:pPr>
        <w:pStyle w:val="Compact"/>
      </w:pPr>
    </w:p>
    <w:tbl>
      <w:tblPr>
        <w:tblStyle w:val="Table"/>
        <w:tblW w:w="5000" w:type="pct"/>
        <w:tblLook w:val="0020" w:firstRow="1" w:lastRow="0" w:firstColumn="0" w:lastColumn="0" w:noHBand="0" w:noVBand="0"/>
      </w:tblPr>
      <w:tblGrid>
        <w:gridCol w:w="1238"/>
        <w:gridCol w:w="8238"/>
        <w:tblGridChange w:id="1712">
          <w:tblGrid>
            <w:gridCol w:w="1238"/>
            <w:gridCol w:w="8238"/>
          </w:tblGrid>
        </w:tblGridChange>
      </w:tblGrid>
      <w:tr w:rsidR="007F5111" w14:paraId="230A9A6F"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A6D" w14:textId="77777777" w:rsidR="007F5111" w:rsidRDefault="00C963BA">
            <w:pPr>
              <w:pStyle w:val="Compact"/>
            </w:pPr>
            <w:r>
              <w:rPr>
                <w:b/>
                <w:bCs/>
              </w:rPr>
              <w:t>Cloud Security Posture Tooling</w:t>
            </w:r>
          </w:p>
        </w:tc>
        <w:tc>
          <w:tcPr>
            <w:tcW w:w="0" w:type="auto"/>
          </w:tcPr>
          <w:p w14:paraId="230A9A6E" w14:textId="77777777" w:rsidR="007F5111" w:rsidRDefault="00C963BA">
            <w:pPr>
              <w:pStyle w:val="Compact"/>
            </w:pPr>
            <w:r w:rsidRPr="4A3EE59D">
              <w:rPr>
                <w:i/>
                <w:iCs/>
              </w:rPr>
              <w:t xml:space="preserve">Program target — </w:t>
            </w:r>
            <w:del w:id="1713" w:author="Syed Ahmed" w:date="2026-09-08T16:17:00Z" w16du:dateUtc="2026-09-08T16:17:39Z">
              <w:r w:rsidRPr="4A3EE59D" w:rsidDel="00C963BA">
                <w:rPr>
                  <w:i/>
                  <w:iCs/>
                </w:rPr>
                <w:delText>"ly to align the network team before detailed Wave planning proceeds. Key Highlights - Azure Firewall Premium confirmed as cloud-side network security. No Palo Alto in Azure. - IDS/IPS active on Azure Firewall. TLS inspection and URL</w:delText>
              </w:r>
            </w:del>
            <w:r w:rsidRPr="4A3EE59D">
              <w:rPr>
                <w:i/>
                <w:iCs/>
              </w:rPr>
              <w:t xml:space="preserve"> f</w:t>
            </w:r>
            <w:del w:id="1714" w:author="Syed Ahmed" w:date="2026-09-08T16:17:00Z" w16du:dateUtc="2026-09-08T16:17:53Z">
              <w:r w:rsidRPr="4A3EE59D" w:rsidDel="00C963BA">
                <w:rPr>
                  <w:i/>
                  <w:iCs/>
                </w:rPr>
                <w:delText>iltering NOT enabled on Azure Firewall. - Zscaler ZIA + ZPA in use" (GEHA_FW_Migration_MoM) | "nfirmed as cloud-side network security. No Palo Alto in Azure. - IDS/IPS active on Azure Firewall. TLS inspection and URL filtering NOT enabled on Azure Firewall. - Zscaler ZIA + ZPA in use for user traffic only. Server egress goes through Azure Firewall. - F5 is a reverse proxy and GSLB — Akamai is" (GEHA_FW_Migration_MoM)  (Evidenced — GEHA Firewall Migration minutes of meeting)</w:delText>
              </w:r>
            </w:del>
          </w:p>
        </w:tc>
      </w:tr>
      <w:tr w:rsidR="007F5111" w14:paraId="230A9A72" w14:textId="77777777" w:rsidTr="4A3EE59D">
        <w:tc>
          <w:tcPr>
            <w:tcW w:w="0" w:type="auto"/>
          </w:tcPr>
          <w:p w14:paraId="230A9A70" w14:textId="77777777" w:rsidR="007F5111" w:rsidRDefault="00C963BA">
            <w:pPr>
              <w:pStyle w:val="Compact"/>
            </w:pPr>
            <w:r>
              <w:rPr>
                <w:b/>
                <w:bCs/>
              </w:rPr>
              <w:t>Endpoint Protection</w:t>
            </w:r>
          </w:p>
        </w:tc>
        <w:tc>
          <w:tcPr>
            <w:tcW w:w="0" w:type="auto"/>
          </w:tcPr>
          <w:p w14:paraId="230A9A71" w14:textId="77777777" w:rsidR="007F5111" w:rsidRDefault="00C963BA">
            <w:pPr>
              <w:pStyle w:val="Compact"/>
            </w:pPr>
            <w:r w:rsidRPr="4A3EE59D">
              <w:rPr>
                <w:i/>
                <w:iCs/>
              </w:rPr>
              <w:t>Not yet provided —</w:t>
            </w:r>
            <w:del w:id="1715" w:author="Syed Ahmed" w:date="2026-09-08T16:17:00Z" w16du:dateUtc="2026-09-08T16:17:57Z">
              <w:r w:rsidRPr="4A3EE59D" w:rsidDel="00C963BA">
                <w:rPr>
                  <w:i/>
                  <w:iCs/>
                </w:rPr>
                <w:delText xml:space="preserve"> Product on the target servers, and how it is deployed. To be supplied by GEHA (Appendix B).</w:delText>
              </w:r>
            </w:del>
          </w:p>
        </w:tc>
      </w:tr>
      <w:tr w:rsidR="007F5111" w14:paraId="230A9A75" w14:textId="77777777" w:rsidTr="4A3EE59D">
        <w:tblPrEx>
          <w:tblW w:w="5000" w:type="pct"/>
          <w:tblLook w:val="0020" w:firstRow="1" w:lastRow="0" w:firstColumn="0" w:lastColumn="0" w:noHBand="0" w:noVBand="0"/>
          <w:tblPrExChange w:id="1716" w:author="Syed Ahmed" w:date="2026-09-08T16:18:00Z">
            <w:tblPrEx>
              <w:tblW w:w="5000" w:type="pct"/>
              <w:tblLook w:val="0020" w:firstRow="1" w:lastRow="0" w:firstColumn="0" w:lastColumn="0" w:noHBand="0" w:noVBand="0"/>
            </w:tblPrEx>
          </w:tblPrExChange>
        </w:tblPrEx>
        <w:trPr>
          <w:trHeight w:val="495"/>
          <w:trPrChange w:id="1717" w:author="Syed Ahmed" w:date="2026-09-08T16:18:00Z">
            <w:trPr>
              <w:trHeight w:val="300"/>
            </w:trPr>
          </w:trPrChange>
        </w:trPr>
        <w:tc>
          <w:tcPr>
            <w:tcW w:w="0" w:type="auto"/>
            <w:tcPrChange w:id="1718" w:author="Syed Ahmed" w:date="2026-09-08T16:18:00Z">
              <w:tcPr>
                <w:tcW w:w="1238" w:type="dxa"/>
              </w:tcPr>
            </w:tcPrChange>
          </w:tcPr>
          <w:p w14:paraId="230A9A73" w14:textId="77777777" w:rsidR="007F5111" w:rsidRDefault="00C963BA">
            <w:pPr>
              <w:pStyle w:val="Compact"/>
            </w:pPr>
            <w:r>
              <w:rPr>
                <w:b/>
                <w:bCs/>
              </w:rPr>
              <w:t>Encryption at Rest</w:t>
            </w:r>
          </w:p>
        </w:tc>
        <w:tc>
          <w:tcPr>
            <w:tcW w:w="0" w:type="auto"/>
            <w:tcPrChange w:id="1719" w:author="Syed Ahmed" w:date="2026-09-08T16:18:00Z">
              <w:tcPr>
                <w:tcW w:w="8238" w:type="dxa"/>
              </w:tcPr>
            </w:tcPrChange>
          </w:tcPr>
          <w:p w14:paraId="230A9A74" w14:textId="77777777" w:rsidR="007F5111" w:rsidRDefault="00C963BA">
            <w:pPr>
              <w:pStyle w:val="Compact"/>
            </w:pPr>
            <w:del w:id="1720" w:author="Syed Ahmed" w:date="2026-09-08T16:18:00Z" w16du:dateUtc="2026-09-08T16:18:05Z">
              <w:r w:rsidDel="00C963BA">
                <w:delText xml:space="preserve">☐ </w:delText>
              </w:r>
              <w:r w:rsidRPr="4A3EE59D" w:rsidDel="00C963BA">
                <w:rPr>
                  <w:i/>
                  <w:iCs/>
                </w:rPr>
                <w:delText>Platform-managed keys</w:delText>
              </w:r>
              <w:r w:rsidDel="00C963BA">
                <w:delText xml:space="preserve"> ☐ </w:delText>
              </w:r>
              <w:r w:rsidRPr="4A3EE59D" w:rsidDel="00C963BA">
                <w:rPr>
                  <w:i/>
                  <w:iCs/>
                </w:rPr>
                <w:delText>Customer-managed keys</w:delText>
              </w:r>
              <w:r w:rsidDel="00C963BA">
                <w:delText xml:space="preserve"> — </w:delText>
              </w:r>
              <w:r w:rsidRPr="4A3EE59D" w:rsidDel="00C963BA">
                <w:rPr>
                  <w:i/>
                  <w:iCs/>
                </w:rPr>
                <w:delText>Not yet provided — with key custodian and rotation policy. To be supplied by GEHA (Appendix B).</w:delText>
              </w:r>
            </w:del>
          </w:p>
        </w:tc>
      </w:tr>
      <w:tr w:rsidR="007F5111" w14:paraId="230A9A78" w14:textId="77777777" w:rsidTr="4A3EE59D">
        <w:tc>
          <w:tcPr>
            <w:tcW w:w="0" w:type="auto"/>
          </w:tcPr>
          <w:p w14:paraId="230A9A76" w14:textId="77777777" w:rsidR="007F5111" w:rsidRDefault="00C963BA">
            <w:pPr>
              <w:pStyle w:val="Compact"/>
            </w:pPr>
            <w:del w:id="1721" w:author="Syed Ahmed" w:date="2026-09-08T16:18:00Z" w16du:dateUtc="2026-09-08T16:18:12Z">
              <w:r w:rsidRPr="4A3EE59D" w:rsidDel="00C963BA">
                <w:rPr>
                  <w:b/>
                  <w:bCs/>
                </w:rPr>
                <w:delText>Encryption in Transit</w:delText>
              </w:r>
            </w:del>
          </w:p>
        </w:tc>
        <w:tc>
          <w:tcPr>
            <w:tcW w:w="0" w:type="auto"/>
          </w:tcPr>
          <w:p w14:paraId="230A9A77" w14:textId="77777777" w:rsidR="007F5111" w:rsidRDefault="00C963BA">
            <w:pPr>
              <w:pStyle w:val="Compact"/>
            </w:pPr>
            <w:del w:id="1722" w:author="Syed Ahmed" w:date="2026-09-08T16:18:00Z" w16du:dateUtc="2026-09-08T16:18:12Z">
              <w:r w:rsidRPr="4A3EE59D" w:rsidDel="00C963BA">
                <w:rPr>
                  <w:i/>
                  <w:iCs/>
                </w:rPr>
                <w:delText>Program target — "ly to align the network team before detailed Wave planning proceeds. Key Highlights - Azure Firewall Premium confirmed as cloud-side network security. No Palo Alto in Azure. - IDS/IPS active on Azure Firewall. TLS inspection and URL filtering NOT enabled on Azure Firewall. - Zscaler ZIA + ZPA in use" (GEHA_FW_Migration_MoM) | "nfirmed as cloud-side network security. No Palo Alto in Azure. - IDS/IPS active on Azure Firewall. TLS inspection and URL filtering NOT enabled on Azure Firewall. - Zscaler ZIA + ZPA in use for user traffic only. Server egress goes through Azure Firewall. - F5 is a reverse proxy and GSLB — Akamai is" (GEHA_FW_Migration_MoM)  (Evidenced — GEHA Firewall Migration minutes of meeting)</w:delText>
              </w:r>
            </w:del>
          </w:p>
        </w:tc>
      </w:tr>
      <w:tr w:rsidR="007F5111" w14:paraId="230A9A7B" w14:textId="77777777" w:rsidTr="4A3EE59D">
        <w:tc>
          <w:tcPr>
            <w:tcW w:w="0" w:type="auto"/>
          </w:tcPr>
          <w:p w14:paraId="230A9A79" w14:textId="77777777" w:rsidR="007F5111" w:rsidRDefault="00C963BA">
            <w:pPr>
              <w:pStyle w:val="Compact"/>
            </w:pPr>
            <w:r>
              <w:rPr>
                <w:b/>
                <w:bCs/>
              </w:rPr>
              <w:t>Security Log Collection</w:t>
            </w:r>
          </w:p>
        </w:tc>
        <w:tc>
          <w:tcPr>
            <w:tcW w:w="0" w:type="auto"/>
          </w:tcPr>
          <w:p w14:paraId="230A9A7A" w14:textId="77777777" w:rsidR="007F5111" w:rsidRDefault="00C963BA">
            <w:pPr>
              <w:pStyle w:val="Compact"/>
            </w:pPr>
            <w:r w:rsidRPr="4A3EE59D">
              <w:rPr>
                <w:i/>
                <w:iCs/>
              </w:rPr>
              <w:t xml:space="preserve">Not yet provided — </w:t>
            </w:r>
            <w:del w:id="1723" w:author="Syed Ahmed" w:date="2026-09-08T16:18:00Z" w16du:dateUtc="2026-09-08T16:18:19Z">
              <w:r w:rsidRPr="4A3EE59D" w:rsidDel="00C963BA">
                <w:rPr>
                  <w:i/>
                  <w:iCs/>
                </w:rPr>
                <w:delText>Which logs are collected, where they land, retention on each side, and how they reach the SIEM. To be supplied by GEHA (Appendix B).</w:delText>
              </w:r>
            </w:del>
          </w:p>
        </w:tc>
      </w:tr>
      <w:tr w:rsidR="007F5111" w14:paraId="230A9A7E" w14:textId="77777777" w:rsidTr="4A3EE59D">
        <w:tc>
          <w:tcPr>
            <w:tcW w:w="0" w:type="auto"/>
          </w:tcPr>
          <w:p w14:paraId="230A9A7C" w14:textId="77777777" w:rsidR="007F5111" w:rsidRDefault="00C963BA">
            <w:pPr>
              <w:pStyle w:val="Compact"/>
            </w:pPr>
            <w:r>
              <w:rPr>
                <w:b/>
                <w:bCs/>
              </w:rPr>
              <w:t>Vulnerability Management</w:t>
            </w:r>
          </w:p>
        </w:tc>
        <w:tc>
          <w:tcPr>
            <w:tcW w:w="0" w:type="auto"/>
          </w:tcPr>
          <w:p w14:paraId="230A9A7D" w14:textId="77777777" w:rsidR="007F5111" w:rsidRDefault="00C963BA">
            <w:pPr>
              <w:pStyle w:val="Compact"/>
            </w:pPr>
            <w:r w:rsidRPr="4A3EE59D">
              <w:rPr>
                <w:i/>
                <w:iCs/>
              </w:rPr>
              <w:t>Not yet provided —</w:t>
            </w:r>
            <w:del w:id="1724" w:author="Syed Ahmed" w:date="2026-09-08T16:18:00Z" w16du:dateUtc="2026-09-08T16:18:22Z">
              <w:r w:rsidRPr="4A3EE59D" w:rsidDel="00C963BA">
                <w:rPr>
                  <w:i/>
                  <w:iCs/>
                </w:rPr>
                <w:delText xml:space="preserve"> Scanning cadence, who remediates, and the agreed remediation window by severity. To be supplied by GEHA (Appendix B).</w:delText>
              </w:r>
            </w:del>
          </w:p>
        </w:tc>
      </w:tr>
      <w:tr w:rsidR="007F5111" w14:paraId="230A9A81" w14:textId="77777777" w:rsidTr="4A3EE59D">
        <w:tc>
          <w:tcPr>
            <w:tcW w:w="0" w:type="auto"/>
          </w:tcPr>
          <w:p w14:paraId="230A9A7F" w14:textId="77777777" w:rsidR="007F5111" w:rsidRDefault="00C963BA">
            <w:pPr>
              <w:pStyle w:val="Compact"/>
            </w:pPr>
            <w:r>
              <w:rPr>
                <w:b/>
                <w:bCs/>
              </w:rPr>
              <w:t>Patching Approach</w:t>
            </w:r>
          </w:p>
        </w:tc>
        <w:tc>
          <w:tcPr>
            <w:tcW w:w="0" w:type="auto"/>
          </w:tcPr>
          <w:p w14:paraId="230A9A80" w14:textId="77777777" w:rsidR="007F5111" w:rsidRDefault="00C963BA">
            <w:pPr>
              <w:pStyle w:val="Compact"/>
            </w:pPr>
            <w:r w:rsidRPr="4A3EE59D">
              <w:rPr>
                <w:i/>
                <w:iCs/>
              </w:rPr>
              <w:t xml:space="preserve">Not yet provided — </w:t>
            </w:r>
            <w:del w:id="1725" w:author="Syed Ahmed" w:date="2026-09-08T16:18:00Z" w16du:dateUtc="2026-09-08T16:18:25Z">
              <w:r w:rsidRPr="4A3EE59D" w:rsidDel="00C963BA">
                <w:rPr>
                  <w:i/>
                  <w:iCs/>
                </w:rPr>
                <w:delText>Update mechanism, maintenance window, and who approves out-of-band patching. To be supplied by GEHA (Appendix B).</w:delText>
              </w:r>
            </w:del>
          </w:p>
        </w:tc>
      </w:tr>
      <w:tr w:rsidR="007F5111" w14:paraId="230A9A84" w14:textId="77777777" w:rsidTr="4A3EE59D">
        <w:tc>
          <w:tcPr>
            <w:tcW w:w="0" w:type="auto"/>
          </w:tcPr>
          <w:p w14:paraId="230A9A82" w14:textId="77777777" w:rsidR="007F5111" w:rsidRDefault="00C963BA">
            <w:pPr>
              <w:pStyle w:val="Compact"/>
            </w:pPr>
            <w:r>
              <w:rPr>
                <w:b/>
                <w:bCs/>
              </w:rPr>
              <w:t>Compliance Obligations</w:t>
            </w:r>
          </w:p>
        </w:tc>
        <w:tc>
          <w:tcPr>
            <w:tcW w:w="0" w:type="auto"/>
          </w:tcPr>
          <w:p w14:paraId="230A9A83" w14:textId="77777777" w:rsidR="007F5111" w:rsidRDefault="00C963BA">
            <w:pPr>
              <w:pStyle w:val="Compact"/>
            </w:pPr>
            <w:r>
              <w:rPr>
                <w:i/>
                <w:iCs/>
              </w:rPr>
              <w:t>Not yet provided — Obligations carried from §4.8, and the control that satisfies each in the target. To be supplied by GEHA (Appendix B).</w:t>
            </w:r>
          </w:p>
        </w:tc>
      </w:tr>
      <w:tr w:rsidR="007F5111" w14:paraId="230A9A87" w14:textId="77777777" w:rsidTr="4A3EE59D">
        <w:tc>
          <w:tcPr>
            <w:tcW w:w="0" w:type="auto"/>
          </w:tcPr>
          <w:p w14:paraId="230A9A85" w14:textId="77777777" w:rsidR="007F5111" w:rsidRDefault="00C963BA">
            <w:pPr>
              <w:pStyle w:val="Compact"/>
            </w:pPr>
            <w:r>
              <w:rPr>
                <w:b/>
                <w:bCs/>
              </w:rPr>
              <w:t>Data Residency Confirmation</w:t>
            </w:r>
          </w:p>
        </w:tc>
        <w:tc>
          <w:tcPr>
            <w:tcW w:w="0" w:type="auto"/>
          </w:tcPr>
          <w:p w14:paraId="230A9A86" w14:textId="77777777" w:rsidR="007F5111" w:rsidRDefault="00C963BA">
            <w:pPr>
              <w:pStyle w:val="Compact"/>
            </w:pPr>
            <w:r>
              <w:rPr>
                <w:i/>
                <w:iCs/>
              </w:rPr>
              <w:t>Not yet provided — Confirmed against the region selected in §5.2, including where backups and logs are held. To be supplied by GEHA (Appendix B).</w:t>
            </w:r>
          </w:p>
        </w:tc>
      </w:tr>
    </w:tbl>
    <w:p w14:paraId="230A9A88" w14:textId="77777777" w:rsidR="007F5111" w:rsidRDefault="00C963BA">
      <w:pPr>
        <w:pStyle w:val="BodyText"/>
      </w:pPr>
      <w:r>
        <w:rPr>
          <w:b/>
          <w:bCs/>
          <w:sz w:val="15"/>
          <w:szCs w:val="15"/>
        </w:rPr>
        <w:t>Table 5.8 — Security &amp; Compliance</w:t>
      </w:r>
    </w:p>
    <w:p w14:paraId="230A9A89" w14:textId="77777777" w:rsidR="007F5111" w:rsidRDefault="007F5111">
      <w:pPr>
        <w:pStyle w:val="Compact"/>
      </w:pPr>
    </w:p>
    <w:p w14:paraId="230A9A8A" w14:textId="77777777" w:rsidR="007F5111" w:rsidRDefault="00C963BA">
      <w:pPr>
        <w:pStyle w:val="Heading2"/>
      </w:pPr>
      <w:bookmarkStart w:id="1726" w:name="resilience-recovery"/>
      <w:bookmarkEnd w:id="1710"/>
      <w:r>
        <w:lastRenderedPageBreak/>
        <w:t>5.9 Resilience &amp; Recovery</w:t>
      </w:r>
    </w:p>
    <w:p w14:paraId="230A9A8B" w14:textId="349EAD6D" w:rsidR="007F5111" w:rsidRDefault="00C963BA">
      <w:pPr>
        <w:pStyle w:val="FirstParagraph"/>
      </w:pPr>
      <w:r>
        <w:t xml:space="preserve">The target backup and recovery design is stated against the current service levels rather than in isolation, so that any regression is visible rather than buried. Backup policy, retention, </w:t>
      </w:r>
      <w:del w:id="1727" w:author="Syed Ahmed" w:date="2026-09-08T16:18:00Z" w16du:dateUtc="2026-09-08T16:18:31Z">
        <w:r w:rsidDel="00C963BA">
          <w:delText>verification</w:delText>
        </w:r>
      </w:del>
      <w:ins w:id="1728" w:author="Syed Ahmed" w:date="2026-09-08T16:18:00Z" w16du:dateUtc="2026-09-08T16:18:34Z">
        <w:r w:rsidR="52131518">
          <w:t>verification,</w:t>
        </w:r>
      </w:ins>
      <w:r>
        <w:t xml:space="preserve"> and restore testing are defined as design decisions with owners, not as operational details to be settled later. A target recovery position weaker than the current state requires the application owner's written acceptance, recorded here rather than assumed. The disaster recovery design names its procedure and its owner, and an untested design is carried as an assumption until it has actually been exercised.</w:t>
      </w:r>
    </w:p>
    <w:p w14:paraId="230A9A8C" w14:textId="77777777" w:rsidR="007F5111" w:rsidRDefault="007F5111">
      <w:pPr>
        <w:pStyle w:val="Compact"/>
      </w:pPr>
    </w:p>
    <w:tbl>
      <w:tblPr>
        <w:tblStyle w:val="Table"/>
        <w:tblW w:w="5000" w:type="pct"/>
        <w:tblLook w:val="0020" w:firstRow="1" w:lastRow="0" w:firstColumn="0" w:lastColumn="0" w:noHBand="0" w:noVBand="0"/>
      </w:tblPr>
      <w:tblGrid>
        <w:gridCol w:w="1186"/>
        <w:gridCol w:w="8290"/>
      </w:tblGrid>
      <w:tr w:rsidR="007F5111" w14:paraId="230A9A8F" w14:textId="77777777" w:rsidTr="08FEA0F7">
        <w:trPr>
          <w:cnfStyle w:val="100000000000" w:firstRow="1" w:lastRow="0" w:firstColumn="0" w:lastColumn="0" w:oddVBand="0" w:evenVBand="0" w:oddHBand="0" w:evenHBand="0" w:firstRowFirstColumn="0" w:firstRowLastColumn="0" w:lastRowFirstColumn="0" w:lastRowLastColumn="0"/>
          <w:trHeight w:val="300"/>
          <w:tblHeader/>
          <w:del w:id="1729" w:author="Syed Ahmed" w:date="2026-09-08T14:34:00Z"/>
        </w:trPr>
        <w:tc>
          <w:tcPr>
            <w:tcW w:w="0" w:type="auto"/>
          </w:tcPr>
          <w:p w14:paraId="230A9A8D" w14:textId="77777777" w:rsidR="007F5111" w:rsidRDefault="00C963BA">
            <w:pPr>
              <w:pStyle w:val="Compact"/>
            </w:pPr>
            <w:del w:id="1730" w:author="Ahmed, Syed" w:date="2026-09-10T15:52:00Z" w16du:dateUtc="2026-09-10T15:52:10Z">
              <w:r w:rsidRPr="08FEA0F7" w:rsidDel="00C963BA">
                <w:rPr>
                  <w:b/>
                  <w:bCs/>
                </w:rPr>
                <w:delText>Backup Policy</w:delText>
              </w:r>
            </w:del>
          </w:p>
        </w:tc>
        <w:tc>
          <w:tcPr>
            <w:tcW w:w="0" w:type="auto"/>
          </w:tcPr>
          <w:p w14:paraId="230A9A8E" w14:textId="77777777" w:rsidR="007F5111" w:rsidRDefault="00C963BA">
            <w:pPr>
              <w:pStyle w:val="Compact"/>
            </w:pPr>
            <w:del w:id="1731" w:author="Ahmed, Syed" w:date="2026-09-10T15:52:00Z" w16du:dateUtc="2026-09-10T15:52:10Z">
              <w:r w:rsidRPr="08FEA0F7" w:rsidDel="00C963BA">
                <w:rPr>
                  <w:i/>
                  <w:iCs/>
                </w:rPr>
                <w:delText>Not yet provided — Frequency, retention, long-term retention, and vault location. To be supplied by GEHA (Appendix B).</w:delText>
              </w:r>
            </w:del>
          </w:p>
        </w:tc>
      </w:tr>
      <w:tr w:rsidR="007F5111" w14:paraId="230A9A92" w14:textId="77777777" w:rsidTr="08FEA0F7">
        <w:trPr>
          <w:trHeight w:val="300"/>
          <w:del w:id="1732" w:author="Syed Ahmed" w:date="2026-09-08T14:34:00Z"/>
        </w:trPr>
        <w:tc>
          <w:tcPr>
            <w:tcW w:w="0" w:type="auto"/>
          </w:tcPr>
          <w:p w14:paraId="230A9A90" w14:textId="77777777" w:rsidR="007F5111" w:rsidRDefault="00C963BA">
            <w:pPr>
              <w:pStyle w:val="Compact"/>
            </w:pPr>
            <w:del w:id="1733" w:author="Ahmed, Syed" w:date="2026-09-10T15:52:00Z" w16du:dateUtc="2026-09-10T15:52:06Z">
              <w:r w:rsidRPr="08FEA0F7" w:rsidDel="00C963BA">
                <w:rPr>
                  <w:b/>
                  <w:bCs/>
                </w:rPr>
                <w:delText>Backup Verification</w:delText>
              </w:r>
            </w:del>
          </w:p>
        </w:tc>
        <w:tc>
          <w:tcPr>
            <w:tcW w:w="0" w:type="auto"/>
          </w:tcPr>
          <w:p w14:paraId="230A9A91" w14:textId="77777777" w:rsidR="007F5111" w:rsidRDefault="00C963BA">
            <w:pPr>
              <w:pStyle w:val="Compact"/>
            </w:pPr>
            <w:del w:id="1734" w:author="Ahmed, Syed" w:date="2026-09-10T15:52:00Z" w16du:dateUtc="2026-09-10T15:52:06Z">
              <w:r w:rsidRPr="08FEA0F7" w:rsidDel="00C963BA">
                <w:rPr>
                  <w:i/>
                  <w:iCs/>
                </w:rPr>
                <w:delText>Program record — "ion and clarifying details. - Backup Technologies and Storage: Matt explained that Cohesity is used for backups, with Lightspeed generating database BAK files that Cohesity then backs up. Backups are stored locally and at a remote data center for eight weeks, and long-term backups are kept in Azure " (ai notes - 2025.12.05 backup, dr, and continuity) | "y is used for backups, with Lightspeed generating database BAK files that Cohesity then backs up. Backups are stored locally and at a remote data center for eight weeks, and long-term backups are kept in Azure Blob storage for three years. - Backup Retention Policies: Matt detailed that daily backup" (ai notes - 2025.12.05 backup, dr, and continuity)  (Evidenced — GEHA Backup, DR &amp;amp; Continuity discovery session, 05-Dec-2025)</w:delText>
              </w:r>
            </w:del>
          </w:p>
        </w:tc>
      </w:tr>
      <w:tr w:rsidR="007F5111" w14:paraId="230A9A95" w14:textId="77777777" w:rsidTr="08FEA0F7">
        <w:trPr>
          <w:trHeight w:val="300"/>
          <w:del w:id="1735" w:author="Syed Ahmed" w:date="2026-09-08T14:34:00Z"/>
        </w:trPr>
        <w:tc>
          <w:tcPr>
            <w:tcW w:w="0" w:type="auto"/>
          </w:tcPr>
          <w:p w14:paraId="230A9A93" w14:textId="77777777" w:rsidR="007F5111" w:rsidRDefault="00C963BA">
            <w:pPr>
              <w:pStyle w:val="Compact"/>
            </w:pPr>
            <w:del w:id="1736" w:author="Ahmed, Syed" w:date="2026-09-10T15:52:00Z" w16du:dateUtc="2026-09-10T15:52:06Z">
              <w:r w:rsidRPr="08FEA0F7" w:rsidDel="00C963BA">
                <w:rPr>
                  <w:b/>
                  <w:bCs/>
                </w:rPr>
                <w:delText>Restore Test</w:delText>
              </w:r>
            </w:del>
          </w:p>
        </w:tc>
        <w:tc>
          <w:tcPr>
            <w:tcW w:w="0" w:type="auto"/>
          </w:tcPr>
          <w:p w14:paraId="230A9A94" w14:textId="77777777" w:rsidR="007F5111" w:rsidRDefault="00C963BA">
            <w:pPr>
              <w:pStyle w:val="Compact"/>
            </w:pPr>
            <w:del w:id="1737" w:author="Ahmed, Syed" w:date="2026-09-10T15:52:00Z" w16du:dateUtc="2026-09-10T15:52:06Z">
              <w:r w:rsidRPr="08FEA0F7" w:rsidDel="00C963BA">
                <w:rPr>
                  <w:i/>
                  <w:iCs/>
                </w:rPr>
                <w:delText>To be provided by GEHA</w:delText>
              </w:r>
            </w:del>
          </w:p>
        </w:tc>
      </w:tr>
      <w:tr w:rsidR="007F5111" w14:paraId="230A9A98" w14:textId="77777777" w:rsidTr="08FEA0F7">
        <w:trPr>
          <w:trHeight w:val="300"/>
          <w:del w:id="1738" w:author="Syed Ahmed" w:date="2026-09-08T14:34:00Z"/>
        </w:trPr>
        <w:tc>
          <w:tcPr>
            <w:tcW w:w="0" w:type="auto"/>
          </w:tcPr>
          <w:p w14:paraId="230A9A96" w14:textId="77777777" w:rsidR="007F5111" w:rsidRDefault="00C963BA">
            <w:pPr>
              <w:pStyle w:val="Compact"/>
            </w:pPr>
            <w:del w:id="1739" w:author="Ahmed, Syed" w:date="2026-09-10T15:52:00Z" w16du:dateUtc="2026-09-10T15:52:06Z">
              <w:r w:rsidRPr="08FEA0F7" w:rsidDel="00C963BA">
                <w:rPr>
                  <w:b/>
                  <w:bCs/>
                </w:rPr>
                <w:delText>Target RTO / RPO</w:delText>
              </w:r>
            </w:del>
          </w:p>
        </w:tc>
        <w:tc>
          <w:tcPr>
            <w:tcW w:w="0" w:type="auto"/>
          </w:tcPr>
          <w:p w14:paraId="230A9A97" w14:textId="77777777" w:rsidR="007F5111" w:rsidRDefault="00C963BA">
            <w:pPr>
              <w:pStyle w:val="Compact"/>
            </w:pPr>
            <w:del w:id="1740" w:author="Ahmed, Syed" w:date="2026-09-10T15:52:00Z" w16du:dateUtc="2026-09-10T15:52:06Z">
              <w:r w:rsidRPr="08FEA0F7" w:rsidDel="00C963BA">
                <w:rPr>
                  <w:i/>
                  <w:iCs/>
                </w:rPr>
                <w:delText>Not yet provided — Target values, against the §3.3 current values, with the gap stated. To be supplied by GEHA (Appendix B).</w:delText>
              </w:r>
            </w:del>
          </w:p>
        </w:tc>
      </w:tr>
      <w:tr w:rsidR="007F5111" w14:paraId="230A9A9B" w14:textId="77777777" w:rsidTr="08FEA0F7">
        <w:trPr>
          <w:trHeight w:val="300"/>
          <w:del w:id="1741" w:author="Syed Ahmed" w:date="2026-09-08T14:34:00Z"/>
        </w:trPr>
        <w:tc>
          <w:tcPr>
            <w:tcW w:w="0" w:type="auto"/>
          </w:tcPr>
          <w:p w14:paraId="230A9A99" w14:textId="77777777" w:rsidR="007F5111" w:rsidRDefault="00C963BA">
            <w:pPr>
              <w:pStyle w:val="Compact"/>
            </w:pPr>
            <w:del w:id="1742" w:author="Ahmed, Syed" w:date="2026-09-10T15:52:00Z" w16du:dateUtc="2026-09-10T15:52:06Z">
              <w:r w:rsidRPr="08FEA0F7" w:rsidDel="00C963BA">
                <w:rPr>
                  <w:b/>
                  <w:bCs/>
                </w:rPr>
                <w:delText>Availability Commitment</w:delText>
              </w:r>
            </w:del>
          </w:p>
        </w:tc>
        <w:tc>
          <w:tcPr>
            <w:tcW w:w="0" w:type="auto"/>
          </w:tcPr>
          <w:p w14:paraId="230A9A9A" w14:textId="77777777" w:rsidR="007F5111" w:rsidRDefault="00C963BA">
            <w:pPr>
              <w:pStyle w:val="Compact"/>
            </w:pPr>
            <w:del w:id="1743" w:author="Ahmed, Syed" w:date="2026-09-10T15:52:00Z" w16du:dateUtc="2026-09-10T15:52:06Z">
              <w:r w:rsidRPr="08FEA0F7" w:rsidDel="00C963BA">
                <w:rPr>
                  <w:i/>
                  <w:iCs/>
                </w:rPr>
                <w:delText>Not yet provided — The uptime the target design supports, against the §3.3 SLA. To be supplied by GEHA (Appendix B).</w:delText>
              </w:r>
            </w:del>
          </w:p>
        </w:tc>
      </w:tr>
      <w:tr w:rsidR="007F5111" w14:paraId="230A9A9E" w14:textId="77777777" w:rsidTr="08FEA0F7">
        <w:trPr>
          <w:trHeight w:val="300"/>
          <w:del w:id="1744" w:author="Syed Ahmed" w:date="2026-09-08T14:34:00Z"/>
        </w:trPr>
        <w:tc>
          <w:tcPr>
            <w:tcW w:w="0" w:type="auto"/>
          </w:tcPr>
          <w:p w14:paraId="230A9A9C" w14:textId="77777777" w:rsidR="007F5111" w:rsidRDefault="00C963BA">
            <w:pPr>
              <w:pStyle w:val="Compact"/>
            </w:pPr>
            <w:del w:id="1745" w:author="Ahmed, Syed" w:date="2026-09-10T15:52:00Z" w16du:dateUtc="2026-09-10T15:52:06Z">
              <w:r w:rsidRPr="08FEA0F7" w:rsidDel="00C963BA">
                <w:rPr>
                  <w:b/>
                  <w:bCs/>
                </w:rPr>
                <w:delText>Disaster Recovery Design</w:delText>
              </w:r>
            </w:del>
          </w:p>
        </w:tc>
        <w:tc>
          <w:tcPr>
            <w:tcW w:w="0" w:type="auto"/>
          </w:tcPr>
          <w:p w14:paraId="230A9A9D" w14:textId="77777777" w:rsidR="007F5111" w:rsidRDefault="00C963BA">
            <w:pPr>
              <w:pStyle w:val="Compact"/>
            </w:pPr>
            <w:del w:id="1746" w:author="Ahmed, Syed" w:date="2026-09-10T15:52:00Z" w16du:dateUtc="2026-09-10T15:52:06Z">
              <w:r w:rsidDel="00C963BA">
                <w:delText xml:space="preserve">☐ </w:delText>
              </w:r>
              <w:r w:rsidRPr="08FEA0F7" w:rsidDel="00C963BA">
                <w:rPr>
                  <w:i/>
                  <w:iCs/>
                </w:rPr>
                <w:delText>Cross-region replication</w:delText>
              </w:r>
              <w:r w:rsidDel="00C963BA">
                <w:delText xml:space="preserve"> ☐ </w:delText>
              </w:r>
              <w:r w:rsidRPr="08FEA0F7" w:rsidDel="00C963BA">
                <w:rPr>
                  <w:i/>
                  <w:iCs/>
                </w:rPr>
                <w:delText>Backup restore only</w:delText>
              </w:r>
              <w:r w:rsidDel="00C963BA">
                <w:delText xml:space="preserve"> ☐ </w:delText>
              </w:r>
              <w:r w:rsidRPr="08FEA0F7" w:rsidDel="00C963BA">
                <w:rPr>
                  <w:i/>
                  <w:iCs/>
                </w:rPr>
                <w:delText>None</w:delText>
              </w:r>
              <w:r w:rsidDel="00C963BA">
                <w:delText xml:space="preserve"> — </w:delText>
              </w:r>
              <w:r w:rsidRPr="08FEA0F7" w:rsidDel="00C963BA">
                <w:rPr>
                  <w:i/>
                  <w:iCs/>
                </w:rPr>
                <w:delText>Not yet provided — with the recovery procedure and its owner. To be supplied by GEHA (Appendix B).</w:delText>
              </w:r>
            </w:del>
          </w:p>
        </w:tc>
      </w:tr>
      <w:tr w:rsidR="007F5111" w14:paraId="230A9AA1" w14:textId="77777777" w:rsidTr="08FEA0F7">
        <w:trPr>
          <w:trHeight w:val="300"/>
          <w:del w:id="1747" w:author="Syed Ahmed" w:date="2026-09-08T14:34:00Z"/>
        </w:trPr>
        <w:tc>
          <w:tcPr>
            <w:tcW w:w="0" w:type="auto"/>
          </w:tcPr>
          <w:p w14:paraId="230A9A9F" w14:textId="77777777" w:rsidR="007F5111" w:rsidRDefault="00C963BA">
            <w:pPr>
              <w:pStyle w:val="Compact"/>
            </w:pPr>
            <w:del w:id="1748" w:author="Ahmed, Syed" w:date="2026-09-10T15:52:00Z" w16du:dateUtc="2026-09-10T15:52:06Z">
              <w:r w:rsidRPr="08FEA0F7" w:rsidDel="00C963BA">
                <w:rPr>
                  <w:b/>
                  <w:bCs/>
                </w:rPr>
                <w:delText>DR Test Plan</w:delText>
              </w:r>
            </w:del>
          </w:p>
        </w:tc>
        <w:tc>
          <w:tcPr>
            <w:tcW w:w="0" w:type="auto"/>
          </w:tcPr>
          <w:p w14:paraId="230A9AA0" w14:textId="77777777" w:rsidR="007F5111" w:rsidRDefault="00C963BA">
            <w:pPr>
              <w:pStyle w:val="Compact"/>
            </w:pPr>
            <w:del w:id="1749" w:author="Ahmed, Syed" w:date="2026-09-10T15:52:00Z" w16du:dateUtc="2026-09-10T15:52:06Z">
              <w:r w:rsidRPr="08FEA0F7" w:rsidDel="00C963BA">
                <w:rPr>
                  <w:i/>
                  <w:iCs/>
                </w:rPr>
                <w:delText>Not yet provided — When the DR design is exercised, and by whom. An untested DR design is an assumption in §10.2. To be supplied by GEHA (Appendix B).</w:delText>
              </w:r>
            </w:del>
          </w:p>
        </w:tc>
      </w:tr>
    </w:tbl>
    <w:p w14:paraId="230A9AA2" w14:textId="77777777" w:rsidR="007F5111" w:rsidRDefault="00C963BA" w:rsidP="4A3EE59D">
      <w:pPr>
        <w:pStyle w:val="BodyText"/>
        <w:rPr>
          <w:del w:id="1750" w:author="Syed Ahmed" w:date="2026-09-08T14:34:00Z" w16du:dateUtc="2026-09-08T14:34:02Z"/>
          <w:b/>
          <w:bCs/>
          <w:sz w:val="15"/>
          <w:szCs w:val="15"/>
        </w:rPr>
      </w:pPr>
      <w:del w:id="1751" w:author="Syed Ahmed" w:date="2026-09-08T14:34:00Z" w16du:dateUtc="2026-09-08T14:34:02Z">
        <w:r w:rsidRPr="4A3EE59D" w:rsidDel="00C963BA">
          <w:rPr>
            <w:b/>
            <w:bCs/>
            <w:sz w:val="15"/>
            <w:szCs w:val="15"/>
          </w:rPr>
          <w:delText>Table 5.9 — Resilience &amp; Recovery</w:delText>
        </w:r>
      </w:del>
    </w:p>
    <w:p w14:paraId="230A9AA3" w14:textId="77777777" w:rsidR="007F5111" w:rsidRDefault="007F5111">
      <w:pPr>
        <w:pStyle w:val="Compact"/>
      </w:pPr>
    </w:p>
    <w:p w14:paraId="230A9AA4" w14:textId="77777777" w:rsidR="007F5111" w:rsidRDefault="00C963BA">
      <w:pPr>
        <w:pStyle w:val="Heading2"/>
        <w:rPr>
          <w:del w:id="1752" w:author="Syed Ahmed" w:date="2026-09-08T16:18:00Z" w16du:dateUtc="2026-09-08T16:18:57Z"/>
        </w:rPr>
      </w:pPr>
      <w:bookmarkStart w:id="1753" w:name="monitoring-operations"/>
      <w:bookmarkEnd w:id="1726"/>
      <w:del w:id="1754" w:author="Syed Ahmed" w:date="2026-09-08T16:18:00Z" w16du:dateUtc="2026-09-08T16:18:57Z">
        <w:r w:rsidDel="00C963BA">
          <w:delText>5.10 Monitoring &amp; Operations</w:delText>
        </w:r>
      </w:del>
    </w:p>
    <w:p w14:paraId="230A9AA5" w14:textId="77777777" w:rsidR="007F5111" w:rsidRDefault="00C963BA">
      <w:pPr>
        <w:pStyle w:val="FirstParagraph"/>
        <w:rPr>
          <w:del w:id="1755" w:author="Syed Ahmed" w:date="2026-09-08T16:18:00Z" w16du:dateUtc="2026-09-08T16:18:57Z"/>
        </w:rPr>
      </w:pPr>
      <w:del w:id="1756" w:author="Syed Ahmed" w:date="2026-09-08T16:18:00Z" w16du:dateUtc="2026-09-08T16:18:57Z">
        <w:r w:rsidDel="00C963BA">
          <w:delText>An Azure environment arrives with no monitoring, alerting or operational visibility beyond what is deliberately configured, which is a sharp contrast to a datacenter where a great deal is inherited from the surrounding estate. Workspace, diagnostic settings, platform and guest metrics, alert rules and action groups are each specified here with a named recipient, because an alert with no recipient is not an alert. Guest-level metrics require an agent and are the most frequently forgotten element of the design. Dashboards and update management are included so that the support team inherits a workload it can actually see.</w:delText>
        </w:r>
      </w:del>
    </w:p>
    <w:p w14:paraId="230A9AA6" w14:textId="77777777" w:rsidR="007F5111" w:rsidRDefault="007F5111">
      <w:pPr>
        <w:pStyle w:val="Compact"/>
        <w:rPr>
          <w:del w:id="1757" w:author="Syed Ahmed" w:date="2026-09-08T16:18:00Z" w16du:dateUtc="2026-09-08T16:18:57Z"/>
        </w:rPr>
      </w:pPr>
    </w:p>
    <w:tbl>
      <w:tblPr>
        <w:tblStyle w:val="Table"/>
        <w:tblW w:w="5000" w:type="pct"/>
        <w:tblLook w:val="0020" w:firstRow="1" w:lastRow="0" w:firstColumn="0" w:lastColumn="0" w:noHBand="0" w:noVBand="0"/>
      </w:tblPr>
      <w:tblGrid>
        <w:gridCol w:w="1704"/>
        <w:gridCol w:w="7772"/>
      </w:tblGrid>
      <w:tr w:rsidR="007F5111" w14:paraId="230A9AA9"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AA7" w14:textId="77777777" w:rsidR="007F5111" w:rsidRDefault="00C963BA">
            <w:pPr>
              <w:pStyle w:val="Compact"/>
            </w:pPr>
            <w:del w:id="1758" w:author="Syed Ahmed" w:date="2026-09-08T16:18:00Z" w16du:dateUtc="2026-09-08T16:18:57Z">
              <w:r w:rsidRPr="4A3EE59D" w:rsidDel="00C963BA">
                <w:rPr>
                  <w:b/>
                  <w:bCs/>
                </w:rPr>
                <w:delText>Log Analytics Workspace</w:delText>
              </w:r>
            </w:del>
          </w:p>
        </w:tc>
        <w:tc>
          <w:tcPr>
            <w:tcW w:w="0" w:type="auto"/>
          </w:tcPr>
          <w:p w14:paraId="230A9AA8" w14:textId="77777777" w:rsidR="007F5111" w:rsidRDefault="00C963BA">
            <w:pPr>
              <w:pStyle w:val="Compact"/>
            </w:pPr>
            <w:del w:id="1759" w:author="Syed Ahmed" w:date="2026-09-08T16:18:00Z" w16du:dateUtc="2026-09-08T16:18:57Z">
              <w:r w:rsidRPr="4A3EE59D" w:rsidDel="00C963BA">
                <w:rPr>
                  <w:i/>
                  <w:iCs/>
                </w:rPr>
                <w:delText>Program monitoring position is recorded in the Wave Plan Tracker replacement column for the monitoring estate; this application inherits the platform standard.  (Evidenced — Wave Plan Tracker rev-3)</w:delText>
              </w:r>
            </w:del>
          </w:p>
        </w:tc>
      </w:tr>
      <w:tr w:rsidR="007F5111" w14:paraId="230A9AAC" w14:textId="77777777" w:rsidTr="4A3EE59D">
        <w:tc>
          <w:tcPr>
            <w:tcW w:w="0" w:type="auto"/>
          </w:tcPr>
          <w:p w14:paraId="230A9AAA" w14:textId="77777777" w:rsidR="007F5111" w:rsidRDefault="00C963BA">
            <w:pPr>
              <w:pStyle w:val="Compact"/>
            </w:pPr>
            <w:del w:id="1760" w:author="Syed Ahmed" w:date="2026-09-08T16:18:00Z" w16du:dateUtc="2026-09-08T16:18:57Z">
              <w:r w:rsidRPr="4A3EE59D" w:rsidDel="00C963BA">
                <w:rPr>
                  <w:b/>
                  <w:bCs/>
                </w:rPr>
                <w:delText>Diagnostic Settings</w:delText>
              </w:r>
            </w:del>
          </w:p>
        </w:tc>
        <w:tc>
          <w:tcPr>
            <w:tcW w:w="0" w:type="auto"/>
          </w:tcPr>
          <w:p w14:paraId="230A9AAB" w14:textId="77777777" w:rsidR="007F5111" w:rsidRDefault="00C963BA">
            <w:pPr>
              <w:pStyle w:val="Compact"/>
            </w:pPr>
            <w:del w:id="1761" w:author="Syed Ahmed" w:date="2026-09-08T16:18:00Z" w16du:dateUtc="2026-09-08T16:18:57Z">
              <w:r w:rsidRPr="4A3EE59D" w:rsidDel="00C963BA">
                <w:rPr>
                  <w:i/>
                  <w:iCs/>
                </w:rPr>
                <w:delText>Not yet provided — Resources emitting diagnostics, and where they are sent. To be supplied by GEHA (Appendix B).</w:delText>
              </w:r>
            </w:del>
          </w:p>
        </w:tc>
      </w:tr>
      <w:tr w:rsidR="007F5111" w14:paraId="230A9AAF" w14:textId="77777777" w:rsidTr="4A3EE59D">
        <w:tc>
          <w:tcPr>
            <w:tcW w:w="0" w:type="auto"/>
          </w:tcPr>
          <w:p w14:paraId="230A9AAD" w14:textId="77777777" w:rsidR="007F5111" w:rsidRDefault="00C963BA">
            <w:pPr>
              <w:pStyle w:val="Compact"/>
            </w:pPr>
            <w:del w:id="1762" w:author="Syed Ahmed" w:date="2026-09-08T16:18:00Z" w16du:dateUtc="2026-09-08T16:18:57Z">
              <w:r w:rsidRPr="4A3EE59D" w:rsidDel="00C963BA">
                <w:rPr>
                  <w:b/>
                  <w:bCs/>
                </w:rPr>
                <w:delText>Platform &amp; Guest Metrics</w:delText>
              </w:r>
            </w:del>
          </w:p>
        </w:tc>
        <w:tc>
          <w:tcPr>
            <w:tcW w:w="0" w:type="auto"/>
          </w:tcPr>
          <w:p w14:paraId="230A9AAE" w14:textId="77777777" w:rsidR="007F5111" w:rsidRDefault="00C963BA">
            <w:pPr>
              <w:pStyle w:val="Compact"/>
            </w:pPr>
            <w:del w:id="1763" w:author="Syed Ahmed" w:date="2026-09-08T16:18:00Z" w16du:dateUtc="2026-09-08T16:18:57Z">
              <w:r w:rsidRPr="4A3EE59D" w:rsidDel="00C963BA">
                <w:rPr>
                  <w:i/>
                  <w:iCs/>
                </w:rPr>
                <w:delText>Not yet provided — What is collected from the host and from inside the guest — guest metrics require an agent and are frequently missed. To be supplied by GEHA (Appendix B).</w:delText>
              </w:r>
            </w:del>
          </w:p>
        </w:tc>
      </w:tr>
      <w:tr w:rsidR="007F5111" w14:paraId="230A9AB2" w14:textId="77777777" w:rsidTr="4A3EE59D">
        <w:tc>
          <w:tcPr>
            <w:tcW w:w="0" w:type="auto"/>
          </w:tcPr>
          <w:p w14:paraId="230A9AB0" w14:textId="77777777" w:rsidR="007F5111" w:rsidRDefault="00C963BA">
            <w:pPr>
              <w:pStyle w:val="Compact"/>
            </w:pPr>
            <w:del w:id="1764" w:author="Syed Ahmed" w:date="2026-09-08T16:19:00Z" w16du:dateUtc="2026-09-08T16:19:03Z">
              <w:r w:rsidRPr="4A3EE59D" w:rsidDel="00C963BA">
                <w:rPr>
                  <w:b/>
                  <w:bCs/>
                </w:rPr>
                <w:delText>Alert Rules</w:delText>
              </w:r>
            </w:del>
          </w:p>
        </w:tc>
        <w:tc>
          <w:tcPr>
            <w:tcW w:w="0" w:type="auto"/>
          </w:tcPr>
          <w:p w14:paraId="230A9AB1" w14:textId="77777777" w:rsidR="007F5111" w:rsidRDefault="00C963BA">
            <w:pPr>
              <w:pStyle w:val="Compact"/>
            </w:pPr>
            <w:del w:id="1765" w:author="Syed Ahmed" w:date="2026-09-08T16:19:00Z" w16du:dateUtc="2026-09-08T16:19:03Z">
              <w:r w:rsidRPr="4A3EE59D" w:rsidDel="00C963BA">
                <w:rPr>
                  <w:i/>
                  <w:iCs/>
                </w:rPr>
                <w:delText>Not yet provided — Condition, threshold, severity and action group for each alert. An alert with no named recipient is not an alert. To be supplied by GEHA (Appendix B).</w:delText>
              </w:r>
            </w:del>
          </w:p>
        </w:tc>
      </w:tr>
      <w:tr w:rsidR="007F5111" w14:paraId="230A9AB5" w14:textId="77777777" w:rsidTr="4A3EE59D">
        <w:tc>
          <w:tcPr>
            <w:tcW w:w="0" w:type="auto"/>
          </w:tcPr>
          <w:p w14:paraId="230A9AB3" w14:textId="77777777" w:rsidR="007F5111" w:rsidRDefault="00C963BA">
            <w:pPr>
              <w:pStyle w:val="Compact"/>
            </w:pPr>
            <w:del w:id="1766" w:author="Syed Ahmed" w:date="2026-09-08T16:19:00Z" w16du:dateUtc="2026-09-08T16:19:00Z">
              <w:r w:rsidRPr="4A3EE59D" w:rsidDel="00C963BA">
                <w:rPr>
                  <w:b/>
                  <w:bCs/>
                </w:rPr>
                <w:delText>Action Groups &amp; On-Call Routing</w:delText>
              </w:r>
            </w:del>
          </w:p>
        </w:tc>
        <w:tc>
          <w:tcPr>
            <w:tcW w:w="0" w:type="auto"/>
          </w:tcPr>
          <w:p w14:paraId="230A9AB4" w14:textId="77777777" w:rsidR="007F5111" w:rsidRDefault="00C963BA">
            <w:pPr>
              <w:pStyle w:val="Compact"/>
            </w:pPr>
            <w:del w:id="1767" w:author="Syed Ahmed" w:date="2026-09-08T16:19:00Z" w16du:dateUtc="2026-09-08T16:19:00Z">
              <w:r w:rsidRPr="4A3EE59D" w:rsidDel="00C963BA">
                <w:rPr>
                  <w:i/>
                  <w:iCs/>
                </w:rPr>
                <w:delText>Not yet provided — Who is notified, by what channel, and the escalation if unacknowledged. To be supplied by GEHA (Appendix B).</w:delText>
              </w:r>
            </w:del>
          </w:p>
        </w:tc>
      </w:tr>
      <w:tr w:rsidR="007F5111" w14:paraId="230A9AB8" w14:textId="77777777" w:rsidTr="4A3EE59D">
        <w:tc>
          <w:tcPr>
            <w:tcW w:w="0" w:type="auto"/>
          </w:tcPr>
          <w:p w14:paraId="230A9AB6" w14:textId="77777777" w:rsidR="007F5111" w:rsidRDefault="00C963BA">
            <w:pPr>
              <w:pStyle w:val="Compact"/>
            </w:pPr>
            <w:del w:id="1768" w:author="Syed Ahmed" w:date="2026-09-08T16:19:00Z" w16du:dateUtc="2026-09-08T16:19:00Z">
              <w:r w:rsidRPr="4A3EE59D" w:rsidDel="00C963BA">
                <w:rPr>
                  <w:b/>
                  <w:bCs/>
                </w:rPr>
                <w:delText>Application Monitoring</w:delText>
              </w:r>
            </w:del>
          </w:p>
        </w:tc>
        <w:tc>
          <w:tcPr>
            <w:tcW w:w="0" w:type="auto"/>
          </w:tcPr>
          <w:p w14:paraId="230A9AB7" w14:textId="77777777" w:rsidR="007F5111" w:rsidRDefault="00C963BA">
            <w:pPr>
              <w:pStyle w:val="Compact"/>
            </w:pPr>
            <w:del w:id="1769" w:author="Syed Ahmed" w:date="2026-09-08T16:19:00Z" w16du:dateUtc="2026-09-08T16:19:00Z">
              <w:r w:rsidRPr="4A3EE59D" w:rsidDel="00C963BA">
                <w:rPr>
                  <w:i/>
                  <w:iCs/>
                </w:rPr>
                <w:delText>Not yet provided — Availability tests, transaction monitoring, and integration failure detection. To be supplied by GEHA (Appendix B).</w:delText>
              </w:r>
            </w:del>
          </w:p>
        </w:tc>
      </w:tr>
      <w:tr w:rsidR="007F5111" w14:paraId="230A9ABB" w14:textId="77777777" w:rsidTr="4A3EE59D">
        <w:tc>
          <w:tcPr>
            <w:tcW w:w="0" w:type="auto"/>
          </w:tcPr>
          <w:p w14:paraId="230A9AB9" w14:textId="77777777" w:rsidR="007F5111" w:rsidRDefault="00C963BA">
            <w:pPr>
              <w:pStyle w:val="Compact"/>
            </w:pPr>
            <w:del w:id="1770" w:author="Syed Ahmed" w:date="2026-09-08T16:19:00Z" w16du:dateUtc="2026-09-08T16:19:00Z">
              <w:r w:rsidRPr="4A3EE59D" w:rsidDel="00C963BA">
                <w:rPr>
                  <w:b/>
                  <w:bCs/>
                </w:rPr>
                <w:delText>Dashboards &amp; Reporting</w:delText>
              </w:r>
            </w:del>
          </w:p>
        </w:tc>
        <w:tc>
          <w:tcPr>
            <w:tcW w:w="0" w:type="auto"/>
          </w:tcPr>
          <w:p w14:paraId="230A9ABA" w14:textId="77777777" w:rsidR="007F5111" w:rsidRDefault="00C963BA">
            <w:pPr>
              <w:pStyle w:val="Compact"/>
            </w:pPr>
            <w:del w:id="1771" w:author="Syed Ahmed" w:date="2026-09-08T16:19:00Z" w16du:dateUtc="2026-09-08T16:19:00Z">
              <w:r w:rsidRPr="4A3EE59D" w:rsidDel="00C963BA">
                <w:rPr>
                  <w:i/>
                  <w:iCs/>
                </w:rPr>
                <w:delText>Not yet provided — What operations and the business see, and where. To be supplied by GEHA (Appendix B).</w:delText>
              </w:r>
            </w:del>
          </w:p>
        </w:tc>
      </w:tr>
      <w:tr w:rsidR="007F5111" w14:paraId="230A9ABE" w14:textId="77777777" w:rsidTr="4A3EE59D">
        <w:tc>
          <w:tcPr>
            <w:tcW w:w="0" w:type="auto"/>
          </w:tcPr>
          <w:p w14:paraId="230A9ABC" w14:textId="77777777" w:rsidR="007F5111" w:rsidRDefault="00C963BA">
            <w:pPr>
              <w:pStyle w:val="Compact"/>
            </w:pPr>
            <w:del w:id="1772" w:author="Syed Ahmed" w:date="2026-09-08T16:19:00Z" w16du:dateUtc="2026-09-08T16:19:00Z">
              <w:r w:rsidRPr="4A3EE59D" w:rsidDel="00C963BA">
                <w:rPr>
                  <w:b/>
                  <w:bCs/>
                </w:rPr>
                <w:delText>Update Management</w:delText>
              </w:r>
            </w:del>
          </w:p>
        </w:tc>
        <w:tc>
          <w:tcPr>
            <w:tcW w:w="0" w:type="auto"/>
          </w:tcPr>
          <w:p w14:paraId="230A9ABD" w14:textId="77777777" w:rsidR="007F5111" w:rsidRDefault="00C963BA">
            <w:pPr>
              <w:pStyle w:val="Compact"/>
            </w:pPr>
            <w:del w:id="1773" w:author="Syed Ahmed" w:date="2026-09-08T16:19:00Z" w16du:dateUtc="2026-09-08T16:19:00Z">
              <w:r w:rsidRPr="4A3EE59D" w:rsidDel="00C963BA">
                <w:rPr>
                  <w:i/>
                  <w:iCs/>
                </w:rPr>
                <w:delText>Not yet provided — How patching is scheduled and reported. To be supplied by GEHA (Appendix B).</w:delText>
              </w:r>
            </w:del>
          </w:p>
        </w:tc>
      </w:tr>
    </w:tbl>
    <w:p w14:paraId="230A9ABF" w14:textId="77777777" w:rsidR="007F5111" w:rsidRDefault="00C963BA" w:rsidP="4A3EE59D">
      <w:pPr>
        <w:pStyle w:val="BodyText"/>
        <w:rPr>
          <w:del w:id="1774" w:author="Syed Ahmed" w:date="2026-09-08T16:19:00Z" w16du:dateUtc="2026-09-08T16:19:00Z"/>
          <w:b/>
          <w:bCs/>
          <w:sz w:val="15"/>
          <w:szCs w:val="15"/>
        </w:rPr>
      </w:pPr>
      <w:del w:id="1775" w:author="Syed Ahmed" w:date="2026-09-08T16:19:00Z" w16du:dateUtc="2026-09-08T16:19:00Z">
        <w:r w:rsidRPr="4A3EE59D" w:rsidDel="00C963BA">
          <w:rPr>
            <w:b/>
            <w:bCs/>
            <w:sz w:val="15"/>
            <w:szCs w:val="15"/>
          </w:rPr>
          <w:delText>Table 5.10 — Monitoring &amp; Operations</w:delText>
        </w:r>
      </w:del>
    </w:p>
    <w:p w14:paraId="230A9AC0" w14:textId="77777777" w:rsidR="007F5111" w:rsidRDefault="007F5111">
      <w:pPr>
        <w:pStyle w:val="Compact"/>
      </w:pPr>
    </w:p>
    <w:p w14:paraId="230A9AC1" w14:textId="50ED4D86" w:rsidR="007F5111" w:rsidRDefault="00C963BA">
      <w:pPr>
        <w:pStyle w:val="Heading2"/>
      </w:pPr>
      <w:bookmarkStart w:id="1776" w:name="cost-licensing"/>
      <w:bookmarkEnd w:id="1753"/>
      <w:r>
        <w:t>5.11 Cost &amp; Licensing</w:t>
      </w:r>
      <w:ins w:id="1777" w:author="Ahmed, Syed" w:date="2026-09-10T15:11:00Z" w16du:dateUtc="2026-09-10T15:11:05Z">
        <w:r w:rsidR="2D2B5442">
          <w:t xml:space="preserve"> TBD </w:t>
        </w:r>
      </w:ins>
    </w:p>
    <w:p w14:paraId="230A9AC2" w14:textId="77777777" w:rsidR="007F5111" w:rsidRDefault="00C963BA">
      <w:pPr>
        <w:pStyle w:val="FirstParagraph"/>
      </w:pPr>
      <w:r>
        <w:t xml:space="preserve">The estimated run cost is recorded here together with the licensing position it depends on, because the two cannot be separated: hybrid benefit eligibility alone can move the figure </w:t>
      </w:r>
      <w:commentRangeStart w:id="1778"/>
      <w:r>
        <w:t>substantially</w:t>
      </w:r>
      <w:commentRangeEnd w:id="1778"/>
      <w:r>
        <w:rPr>
          <w:rStyle w:val="CommentReference"/>
          <w:sz w:val="19"/>
          <w:szCs w:val="19"/>
        </w:rPr>
        <w:commentReference w:id="1778"/>
      </w:r>
      <w:r>
        <w:t xml:space="preserve">. The estimate names its date, its </w:t>
      </w:r>
      <w:r>
        <w:lastRenderedPageBreak/>
        <w:t>source tool and the assumptions behind it, so that it can be validated later rather than merely believed. Reservation and savings commitments are proposed but not made until the workload has run at steady state, since committing early locks in the over-provisioning the migration was meant to remove. Budgets, alert thresholds and chargeback tags are defined so that cost lands with the owner who can act on it.</w:t>
      </w:r>
    </w:p>
    <w:p w14:paraId="230A9AC3" w14:textId="77777777" w:rsidR="007F5111" w:rsidRDefault="007F5111">
      <w:pPr>
        <w:pStyle w:val="Compact"/>
      </w:pPr>
    </w:p>
    <w:tbl>
      <w:tblPr>
        <w:tblStyle w:val="Table"/>
        <w:tblW w:w="5000" w:type="pct"/>
        <w:tblLook w:val="0020" w:firstRow="1" w:lastRow="0" w:firstColumn="0" w:lastColumn="0" w:noHBand="0" w:noVBand="0"/>
      </w:tblPr>
      <w:tblGrid>
        <w:gridCol w:w="1887"/>
        <w:gridCol w:w="7589"/>
      </w:tblGrid>
      <w:tr w:rsidR="007F5111" w14:paraId="230A9AC6"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AC4" w14:textId="77777777" w:rsidR="007F5111" w:rsidRDefault="00C963BA">
            <w:pPr>
              <w:pStyle w:val="Compact"/>
            </w:pPr>
            <w:del w:id="1779" w:author="Syed Ahmed" w:date="2026-09-08T13:51:00Z" w16du:dateUtc="2026-09-08T13:51:36Z">
              <w:r w:rsidRPr="4A3EE59D" w:rsidDel="00C963BA">
                <w:rPr>
                  <w:b/>
                  <w:bCs/>
                </w:rPr>
                <w:delText>Estimated Monthly Run Cost</w:delText>
              </w:r>
            </w:del>
          </w:p>
        </w:tc>
        <w:tc>
          <w:tcPr>
            <w:tcW w:w="0" w:type="auto"/>
          </w:tcPr>
          <w:p w14:paraId="230A9AC5" w14:textId="77777777" w:rsidR="007F5111" w:rsidRDefault="00C963BA">
            <w:pPr>
              <w:pStyle w:val="Compact"/>
            </w:pPr>
            <w:del w:id="1780" w:author="Syed Ahmed" w:date="2026-09-08T13:51:00Z" w16du:dateUtc="2026-09-08T13:51:36Z">
              <w:r w:rsidRPr="4A3EE59D" w:rsidDel="00C963BA">
                <w:rPr>
                  <w:i/>
                  <w:iCs/>
                </w:rPr>
                <w:delText>Assessment estimate — IaaS on-demand $15,508, 1-year reserved $12,452, 3-year reserved $10,890.  (Evidenced — Matilda Discovery Assessment Summary (Application TCO Right Sizing), as-of 08-Aug-2026)</w:delText>
              </w:r>
            </w:del>
          </w:p>
        </w:tc>
      </w:tr>
      <w:tr w:rsidR="007F5111" w14:paraId="230A9AC9" w14:textId="77777777" w:rsidTr="4A3EE59D">
        <w:tc>
          <w:tcPr>
            <w:tcW w:w="0" w:type="auto"/>
          </w:tcPr>
          <w:p w14:paraId="230A9AC7" w14:textId="77777777" w:rsidR="007F5111" w:rsidRDefault="00C963BA">
            <w:pPr>
              <w:pStyle w:val="Compact"/>
            </w:pPr>
            <w:del w:id="1781" w:author="Syed Ahmed" w:date="2026-09-08T13:51:00Z" w16du:dateUtc="2026-09-08T13:51:36Z">
              <w:r w:rsidRPr="4A3EE59D" w:rsidDel="00C963BA">
                <w:rPr>
                  <w:b/>
                  <w:bCs/>
                </w:rPr>
                <w:delText>Cost Comparison</w:delText>
              </w:r>
            </w:del>
          </w:p>
        </w:tc>
        <w:tc>
          <w:tcPr>
            <w:tcW w:w="0" w:type="auto"/>
          </w:tcPr>
          <w:p w14:paraId="230A9AC8" w14:textId="77777777" w:rsidR="007F5111" w:rsidRDefault="00C963BA">
            <w:pPr>
              <w:pStyle w:val="Compact"/>
            </w:pPr>
            <w:del w:id="1782" w:author="Syed Ahmed" w:date="2026-09-08T13:51:00Z" w16du:dateUtc="2026-09-08T13:51:36Z">
              <w:r w:rsidRPr="4A3EE59D" w:rsidDel="00C963BA">
                <w:rPr>
                  <w:i/>
                  <w:iCs/>
                </w:rPr>
                <w:delText>Not yet provided — Against the current on-premises cost, stating what is and is not included on each side. To be supplied by GEHA (Appendix B).</w:delText>
              </w:r>
            </w:del>
          </w:p>
        </w:tc>
      </w:tr>
      <w:tr w:rsidR="007F5111" w14:paraId="230A9ACC" w14:textId="77777777" w:rsidTr="4A3EE59D">
        <w:tc>
          <w:tcPr>
            <w:tcW w:w="0" w:type="auto"/>
          </w:tcPr>
          <w:p w14:paraId="230A9ACA" w14:textId="77777777" w:rsidR="007F5111" w:rsidRDefault="00C963BA">
            <w:pPr>
              <w:pStyle w:val="Compact"/>
            </w:pPr>
            <w:del w:id="1783" w:author="Syed Ahmed" w:date="2026-09-08T13:51:00Z" w16du:dateUtc="2026-09-08T13:51:36Z">
              <w:r w:rsidRPr="4A3EE59D" w:rsidDel="00C963BA">
                <w:rPr>
                  <w:b/>
                  <w:bCs/>
                </w:rPr>
                <w:delText>Reservations / Savings Commitments</w:delText>
              </w:r>
            </w:del>
          </w:p>
        </w:tc>
        <w:tc>
          <w:tcPr>
            <w:tcW w:w="0" w:type="auto"/>
          </w:tcPr>
          <w:p w14:paraId="230A9ACB" w14:textId="77777777" w:rsidR="007F5111" w:rsidRDefault="00C963BA">
            <w:pPr>
              <w:pStyle w:val="Compact"/>
            </w:pPr>
            <w:del w:id="1784" w:author="Syed Ahmed" w:date="2026-09-08T13:51:00Z" w16du:dateUtc="2026-09-08T13:51:36Z">
              <w:r w:rsidRPr="4A3EE59D" w:rsidDel="00C963BA">
                <w:rPr>
                  <w:i/>
                  <w:iCs/>
                </w:rPr>
                <w:delText>Not yet provided — Whether a commitment is proposed, its term, and who approves it. Do not commit before the workload has run at steady sta. To be supplied by GEHA (Appendix B).</w:delText>
              </w:r>
            </w:del>
          </w:p>
        </w:tc>
      </w:tr>
      <w:tr w:rsidR="007F5111" w14:paraId="230A9ACF" w14:textId="77777777" w:rsidTr="4A3EE59D">
        <w:tc>
          <w:tcPr>
            <w:tcW w:w="0" w:type="auto"/>
          </w:tcPr>
          <w:p w14:paraId="230A9ACD" w14:textId="77777777" w:rsidR="007F5111" w:rsidRDefault="00C963BA">
            <w:pPr>
              <w:pStyle w:val="Compact"/>
            </w:pPr>
            <w:del w:id="1785" w:author="Syed Ahmed" w:date="2026-09-08T13:51:00Z" w16du:dateUtc="2026-09-08T13:51:36Z">
              <w:r w:rsidRPr="4A3EE59D" w:rsidDel="00C963BA">
                <w:rPr>
                  <w:b/>
                  <w:bCs/>
                </w:rPr>
                <w:delText>Hybrid Benefit Applied</w:delText>
              </w:r>
            </w:del>
          </w:p>
        </w:tc>
        <w:tc>
          <w:tcPr>
            <w:tcW w:w="0" w:type="auto"/>
          </w:tcPr>
          <w:p w14:paraId="230A9ACE" w14:textId="77777777" w:rsidR="007F5111" w:rsidRDefault="00C963BA">
            <w:pPr>
              <w:pStyle w:val="Compact"/>
            </w:pPr>
            <w:del w:id="1786" w:author="Syed Ahmed" w:date="2026-09-08T13:51:00Z" w16du:dateUtc="2026-09-08T13:51:36Z">
              <w:r w:rsidDel="00C963BA">
                <w:delText xml:space="preserve">☐ </w:delText>
              </w:r>
              <w:r w:rsidRPr="4A3EE59D" w:rsidDel="00C963BA">
                <w:rPr>
                  <w:i/>
                  <w:iCs/>
                </w:rPr>
                <w:delText>Yes</w:delText>
              </w:r>
              <w:r w:rsidDel="00C963BA">
                <w:delText xml:space="preserve"> ☐ </w:delText>
              </w:r>
              <w:r w:rsidRPr="4A3EE59D" w:rsidDel="00C963BA">
                <w:rPr>
                  <w:i/>
                  <w:iCs/>
                </w:rPr>
                <w:delText>No</w:delText>
              </w:r>
              <w:r w:rsidDel="00C963BA">
                <w:delText xml:space="preserve"> — </w:delText>
              </w:r>
              <w:r w:rsidRPr="4A3EE59D" w:rsidDel="00C963BA">
                <w:rPr>
                  <w:i/>
                  <w:iCs/>
                </w:rPr>
                <w:delText>Not yet provided — from the §4.1.2 licensing position. To be supplied by GEHA (Appendix B).</w:delText>
              </w:r>
            </w:del>
          </w:p>
        </w:tc>
      </w:tr>
      <w:tr w:rsidR="007F5111" w14:paraId="230A9AD2" w14:textId="77777777" w:rsidTr="4A3EE59D">
        <w:tc>
          <w:tcPr>
            <w:tcW w:w="0" w:type="auto"/>
          </w:tcPr>
          <w:p w14:paraId="230A9AD0" w14:textId="77777777" w:rsidR="007F5111" w:rsidRDefault="00C963BA">
            <w:pPr>
              <w:pStyle w:val="Compact"/>
            </w:pPr>
            <w:del w:id="1787" w:author="Syed Ahmed" w:date="2026-09-08T13:51:00Z" w16du:dateUtc="2026-09-08T13:51:36Z">
              <w:r w:rsidRPr="4A3EE59D" w:rsidDel="00C963BA">
                <w:rPr>
                  <w:b/>
                  <w:bCs/>
                </w:rPr>
                <w:delText>Non-Production Cost Controls</w:delText>
              </w:r>
            </w:del>
          </w:p>
        </w:tc>
        <w:tc>
          <w:tcPr>
            <w:tcW w:w="0" w:type="auto"/>
          </w:tcPr>
          <w:p w14:paraId="230A9AD1" w14:textId="77777777" w:rsidR="007F5111" w:rsidRDefault="00C963BA">
            <w:pPr>
              <w:pStyle w:val="Compact"/>
            </w:pPr>
            <w:del w:id="1788" w:author="Syed Ahmed" w:date="2026-09-08T13:51:00Z" w16du:dateUtc="2026-09-08T13:51:36Z">
              <w:r w:rsidRPr="4A3EE59D" w:rsidDel="00C963BA">
                <w:rPr>
                  <w:i/>
                  <w:iCs/>
                </w:rPr>
                <w:delText>Not yet provided — Scheduling, smaller SKUs, or scale-down outside business hours. To be supplied by GEHA (Appendix B).</w:delText>
              </w:r>
            </w:del>
          </w:p>
        </w:tc>
      </w:tr>
      <w:tr w:rsidR="007F5111" w14:paraId="230A9AD5" w14:textId="77777777" w:rsidTr="4A3EE59D">
        <w:tc>
          <w:tcPr>
            <w:tcW w:w="0" w:type="auto"/>
          </w:tcPr>
          <w:p w14:paraId="230A9AD3" w14:textId="77777777" w:rsidR="007F5111" w:rsidRDefault="00C963BA">
            <w:pPr>
              <w:pStyle w:val="Compact"/>
            </w:pPr>
            <w:del w:id="1789" w:author="Syed Ahmed" w:date="2026-09-08T13:51:00Z" w16du:dateUtc="2026-09-08T13:51:36Z">
              <w:r w:rsidRPr="4A3EE59D" w:rsidDel="00C963BA">
                <w:rPr>
                  <w:b/>
                  <w:bCs/>
                </w:rPr>
                <w:delText>Budget &amp; Alerts</w:delText>
              </w:r>
            </w:del>
          </w:p>
        </w:tc>
        <w:tc>
          <w:tcPr>
            <w:tcW w:w="0" w:type="auto"/>
          </w:tcPr>
          <w:p w14:paraId="230A9AD4" w14:textId="77777777" w:rsidR="007F5111" w:rsidRDefault="00C963BA">
            <w:pPr>
              <w:pStyle w:val="Compact"/>
            </w:pPr>
            <w:del w:id="1790" w:author="Syed Ahmed" w:date="2026-09-08T13:51:00Z" w16du:dateUtc="2026-09-08T13:51:36Z">
              <w:r w:rsidRPr="4A3EE59D" w:rsidDel="00C963BA">
                <w:rPr>
                  <w:i/>
                  <w:iCs/>
                </w:rPr>
                <w:delText>Not yet provided — Budget set, threshold alerts, and who receives them. To be supplied by GEHA (Appendix B).</w:delText>
              </w:r>
            </w:del>
          </w:p>
        </w:tc>
      </w:tr>
      <w:tr w:rsidR="007F5111" w14:paraId="230A9AD8" w14:textId="77777777" w:rsidTr="4A3EE59D">
        <w:tc>
          <w:tcPr>
            <w:tcW w:w="0" w:type="auto"/>
          </w:tcPr>
          <w:p w14:paraId="230A9AD6" w14:textId="77777777" w:rsidR="007F5111" w:rsidRDefault="00C963BA">
            <w:pPr>
              <w:pStyle w:val="Compact"/>
            </w:pPr>
            <w:del w:id="1791" w:author="Syed Ahmed" w:date="2026-09-08T13:51:00Z" w16du:dateUtc="2026-09-08T13:51:36Z">
              <w:r w:rsidRPr="4A3EE59D" w:rsidDel="00C963BA">
                <w:rPr>
                  <w:b/>
                  <w:bCs/>
                </w:rPr>
                <w:delText>Chargeback / Showback Tags</w:delText>
              </w:r>
            </w:del>
          </w:p>
        </w:tc>
        <w:tc>
          <w:tcPr>
            <w:tcW w:w="0" w:type="auto"/>
          </w:tcPr>
          <w:p w14:paraId="230A9AD7" w14:textId="77777777" w:rsidR="007F5111" w:rsidRDefault="00C963BA">
            <w:pPr>
              <w:pStyle w:val="Compact"/>
            </w:pPr>
            <w:del w:id="1792" w:author="Syed Ahmed" w:date="2026-09-08T13:51:00Z" w16du:dateUtc="2026-09-08T13:51:36Z">
              <w:r w:rsidRPr="4A3EE59D" w:rsidDel="00C963BA">
                <w:rPr>
                  <w:i/>
                  <w:iCs/>
                </w:rPr>
                <w:delText>Not yet provided — Tags that route this cost to the right owner, matching §5.2. To be supplied by GEHA (Appendix B).</w:delText>
              </w:r>
            </w:del>
          </w:p>
        </w:tc>
      </w:tr>
    </w:tbl>
    <w:p w14:paraId="230A9AD9" w14:textId="77777777" w:rsidR="007F5111" w:rsidRDefault="00C963BA">
      <w:pPr>
        <w:pStyle w:val="BodyText"/>
      </w:pPr>
      <w:r>
        <w:rPr>
          <w:b/>
          <w:bCs/>
          <w:sz w:val="15"/>
          <w:szCs w:val="15"/>
        </w:rPr>
        <w:t>Table 5.11 — Cost &amp; Licensing</w:t>
      </w:r>
    </w:p>
    <w:p w14:paraId="230A9ADA" w14:textId="77777777" w:rsidR="007F5111" w:rsidRDefault="007F5111">
      <w:pPr>
        <w:pStyle w:val="Compact"/>
      </w:pPr>
    </w:p>
    <w:p w14:paraId="230A9ADB" w14:textId="77777777" w:rsidR="007F5111" w:rsidRDefault="00C963BA">
      <w:pPr>
        <w:pStyle w:val="Heading2"/>
        <w:rPr>
          <w:del w:id="1793" w:author="Ahmed, Syed" w:date="2026-09-10T14:27:00Z" w16du:dateUtc="2026-09-10T14:27:37Z"/>
        </w:rPr>
      </w:pPr>
      <w:bookmarkStart w:id="1794" w:name="deployment-method-infrastructure-as-code"/>
      <w:bookmarkEnd w:id="1776"/>
      <w:del w:id="1795" w:author="Ahmed, Syed" w:date="2026-09-10T14:27:00Z" w16du:dateUtc="2026-09-10T14:27:37Z">
        <w:r w:rsidDel="00C963BA">
          <w:delText>5.12 Deployment Method &amp; Infrastructure as Code</w:delText>
        </w:r>
      </w:del>
    </w:p>
    <w:p w14:paraId="230A9ADC" w14:textId="77777777" w:rsidR="007F5111" w:rsidRDefault="00C963BA">
      <w:pPr>
        <w:pStyle w:val="FirstParagraph"/>
        <w:rPr>
          <w:del w:id="1796" w:author="Ahmed, Syed" w:date="2026-09-10T14:27:00Z" w16du:dateUtc="2026-09-10T14:27:37Z"/>
        </w:rPr>
      </w:pPr>
      <w:del w:id="1797" w:author="Ahmed, Syed" w:date="2026-09-10T14:27:00Z" w16du:dateUtc="2026-09-10T14:27:37Z">
        <w:r w:rsidDel="00C963BA">
          <w:delText>How the target is deployed determines how easily it can be rebuilt, audited and recovered, so the method is recorded as a decision rather than left implicit. Manual deployment is an acceptable answer provided the associated configuration-drift risk is stated and accepted. Where infrastructure as code is used, the repository, pipeline and approval path are named, along with where deployment state and secrets are held and who can reach them. Drift detection is specified so that manual change after deployment is visible rather than silently divergent from the documented design.</w:delText>
        </w:r>
      </w:del>
    </w:p>
    <w:p w14:paraId="230A9ADD" w14:textId="77777777" w:rsidR="007F5111" w:rsidRDefault="007F5111">
      <w:pPr>
        <w:pStyle w:val="Compact"/>
        <w:rPr>
          <w:del w:id="1798" w:author="Ahmed, Syed" w:date="2026-09-10T14:27:00Z" w16du:dateUtc="2026-09-10T14:27:37Z"/>
        </w:rPr>
      </w:pPr>
    </w:p>
    <w:tbl>
      <w:tblPr>
        <w:tblStyle w:val="Table"/>
        <w:tblW w:w="5000" w:type="pct"/>
        <w:tblLook w:val="0020" w:firstRow="1" w:lastRow="0" w:firstColumn="0" w:lastColumn="0" w:noHBand="0" w:noVBand="0"/>
      </w:tblPr>
      <w:tblGrid>
        <w:gridCol w:w="1769"/>
        <w:gridCol w:w="7707"/>
        <w:tblGridChange w:id="1799">
          <w:tblGrid>
            <w:gridCol w:w="360"/>
            <w:gridCol w:w="360"/>
            <w:gridCol w:w="360"/>
            <w:gridCol w:w="689"/>
            <w:gridCol w:w="7707"/>
          </w:tblGrid>
        </w:tblGridChange>
      </w:tblGrid>
      <w:tr w:rsidR="007F5111" w14:paraId="230A9AE0" w14:textId="77777777" w:rsidTr="08FEA0F7">
        <w:trPr>
          <w:cnfStyle w:val="100000000000" w:firstRow="1" w:lastRow="0" w:firstColumn="0" w:lastColumn="0" w:oddVBand="0" w:evenVBand="0" w:oddHBand="0" w:evenHBand="0" w:firstRowFirstColumn="0" w:firstRowLastColumn="0" w:lastRowFirstColumn="0" w:lastRowLastColumn="0"/>
          <w:trHeight w:val="300"/>
          <w:tblHeader/>
          <w:del w:id="1800" w:author="Ahmed, Syed" w:date="2026-09-10T14:27:00Z"/>
        </w:trPr>
        <w:tc>
          <w:tcPr>
            <w:tcW w:w="0" w:type="auto"/>
          </w:tcPr>
          <w:p w14:paraId="230A9ADE" w14:textId="77777777" w:rsidR="007F5111" w:rsidRDefault="00C963BA">
            <w:pPr>
              <w:pStyle w:val="Compact"/>
            </w:pPr>
            <w:del w:id="1801" w:author="Syed Ahmed" w:date="2026-09-08T14:38:00Z" w16du:dateUtc="2026-09-08T14:38:07Z">
              <w:r w:rsidRPr="4A3EE59D" w:rsidDel="00C963BA">
                <w:rPr>
                  <w:b/>
                  <w:bCs/>
                </w:rPr>
                <w:delText>Deployment Approach</w:delText>
              </w:r>
            </w:del>
          </w:p>
        </w:tc>
        <w:tc>
          <w:tcPr>
            <w:tcW w:w="0" w:type="auto"/>
          </w:tcPr>
          <w:p w14:paraId="230A9ADF" w14:textId="77777777" w:rsidR="007F5111" w:rsidRDefault="00C963BA">
            <w:pPr>
              <w:pStyle w:val="Compact"/>
            </w:pPr>
            <w:del w:id="1802" w:author="Syed Ahmed" w:date="2026-09-08T14:38:00Z" w16du:dateUtc="2026-09-08T14:38:07Z">
              <w:r w:rsidDel="00C963BA">
                <w:delText xml:space="preserve">☐ </w:delText>
              </w:r>
              <w:r w:rsidRPr="4A3EE59D" w:rsidDel="00C963BA">
                <w:rPr>
                  <w:i/>
                  <w:iCs/>
                </w:rPr>
                <w:delText>Infrastructure as code</w:delText>
              </w:r>
              <w:r w:rsidDel="00C963BA">
                <w:delText xml:space="preserve"> ☐ </w:delText>
              </w:r>
              <w:r w:rsidRPr="4A3EE59D" w:rsidDel="00C963BA">
                <w:rPr>
                  <w:i/>
                  <w:iCs/>
                </w:rPr>
                <w:delText>Portal / manual</w:delText>
              </w:r>
              <w:r w:rsidDel="00C963BA">
                <w:delText xml:space="preserve"> ☐ </w:delText>
              </w:r>
              <w:r w:rsidRPr="4A3EE59D" w:rsidDel="00C963BA">
                <w:rPr>
                  <w:i/>
                  <w:iCs/>
                </w:rPr>
                <w:delText>Mixed</w:delText>
              </w:r>
              <w:r w:rsidDel="00C963BA">
                <w:delText xml:space="preserve"> — </w:delText>
              </w:r>
              <w:r w:rsidRPr="4A3EE59D" w:rsidDel="00C963BA">
                <w:rPr>
                  <w:i/>
                  <w:iCs/>
                </w:rPr>
                <w:delText>Not yet provided — if manual, state why and what the drift risk is. To be supplied by GEHA (Appendix B).</w:delText>
              </w:r>
            </w:del>
          </w:p>
        </w:tc>
      </w:tr>
      <w:tr w:rsidR="007F5111" w14:paraId="230A9AE3" w14:textId="77777777" w:rsidTr="08FEA0F7">
        <w:tblPrEx>
          <w:tblW w:w="5000" w:type="pct"/>
          <w:tblLook w:val="0020" w:firstRow="1" w:lastRow="0" w:firstColumn="0" w:lastColumn="0" w:noHBand="0" w:noVBand="0"/>
          <w:tblPrExChange w:id="1803" w:author="Syed Ahmed" w:date="2026-09-08T14:38:00Z">
            <w:tblPrEx>
              <w:tblW w:w="5000" w:type="pct"/>
              <w:tblLook w:val="0020" w:firstRow="1" w:lastRow="0" w:firstColumn="0" w:lastColumn="0" w:noHBand="0" w:noVBand="0"/>
            </w:tblPrEx>
          </w:tblPrExChange>
        </w:tblPrEx>
        <w:trPr>
          <w:trHeight w:val="300"/>
          <w:del w:id="1804" w:author="Ahmed, Syed" w:date="2026-09-10T14:27:00Z"/>
          <w:trPrChange w:id="1805" w:author="Syed Ahmed" w:date="2026-09-08T14:38:00Z">
            <w:trPr>
              <w:gridAfter w:val="0"/>
              <w:trHeight w:val="300"/>
            </w:trPr>
          </w:trPrChange>
        </w:trPr>
        <w:tc>
          <w:tcPr>
            <w:tcW w:w="0" w:type="auto"/>
            <w:tcPrChange w:id="1806" w:author="Syed Ahmed" w:date="2026-09-08T14:38:00Z">
              <w:tcPr>
                <w:tcW w:w="1769" w:type="dxa"/>
                <w:gridSpan w:val="2"/>
              </w:tcPr>
            </w:tcPrChange>
          </w:tcPr>
          <w:p w14:paraId="230A9AE1" w14:textId="77777777" w:rsidR="007F5111" w:rsidRDefault="00C963BA">
            <w:pPr>
              <w:pStyle w:val="Compact"/>
            </w:pPr>
            <w:del w:id="1807" w:author="Ahmed, Syed" w:date="2026-09-10T15:51:00Z" w16du:dateUtc="2026-09-10T15:51:54Z">
              <w:r w:rsidRPr="08FEA0F7" w:rsidDel="00C963BA">
                <w:rPr>
                  <w:b/>
                  <w:bCs/>
                </w:rPr>
                <w:delText>Tooling &amp; Repository</w:delText>
              </w:r>
            </w:del>
          </w:p>
        </w:tc>
        <w:tc>
          <w:tcPr>
            <w:tcW w:w="0" w:type="auto"/>
            <w:tcPrChange w:id="1808" w:author="Syed Ahmed" w:date="2026-09-08T14:38:00Z">
              <w:tcPr>
                <w:tcW w:w="7707" w:type="dxa"/>
              </w:tcPr>
            </w:tcPrChange>
          </w:tcPr>
          <w:p w14:paraId="230A9AE2" w14:textId="77777777" w:rsidR="007F5111" w:rsidRDefault="00C963BA">
            <w:pPr>
              <w:pStyle w:val="Compact"/>
            </w:pPr>
            <w:del w:id="1809" w:author="Ahmed, Syed" w:date="2026-09-10T15:51:00Z" w16du:dateUtc="2026-09-10T15:51:54Z">
              <w:r w:rsidRPr="08FEA0F7" w:rsidDel="00C963BA">
                <w:rPr>
                  <w:i/>
                  <w:iCs/>
                </w:rPr>
                <w:delText>Not yet provided —</w:delText>
              </w:r>
            </w:del>
            <w:del w:id="1810" w:author="Syed Ahmed" w:date="2026-09-08T16:47:00Z" w16du:dateUtc="2026-09-08T16:47:25Z">
              <w:r w:rsidRPr="08FEA0F7" w:rsidDel="00C963BA">
                <w:rPr>
                  <w:i/>
                  <w:iCs/>
                </w:rPr>
                <w:delText xml:space="preserve"> Language and repository location, with access. To be supplied by GEHA (Appendix B).</w:delText>
              </w:r>
            </w:del>
          </w:p>
        </w:tc>
      </w:tr>
      <w:tr w:rsidR="007F5111" w14:paraId="230A9AE6" w14:textId="77777777" w:rsidTr="08FEA0F7">
        <w:trPr>
          <w:trHeight w:val="300"/>
          <w:del w:id="1811" w:author="Ahmed, Syed" w:date="2026-09-10T14:27:00Z"/>
        </w:trPr>
        <w:tc>
          <w:tcPr>
            <w:tcW w:w="0" w:type="auto"/>
          </w:tcPr>
          <w:p w14:paraId="230A9AE4" w14:textId="77777777" w:rsidR="007F5111" w:rsidRDefault="00C963BA">
            <w:pPr>
              <w:pStyle w:val="Compact"/>
            </w:pPr>
            <w:del w:id="1812" w:author="Ahmed, Syed" w:date="2026-09-10T15:51:00Z" w16du:dateUtc="2026-09-10T15:51:54Z">
              <w:r w:rsidRPr="08FEA0F7" w:rsidDel="00C963BA">
                <w:rPr>
                  <w:b/>
                  <w:bCs/>
                </w:rPr>
                <w:delText>Pipeline &amp; Approvals</w:delText>
              </w:r>
            </w:del>
          </w:p>
        </w:tc>
        <w:tc>
          <w:tcPr>
            <w:tcW w:w="0" w:type="auto"/>
          </w:tcPr>
          <w:p w14:paraId="230A9AE5" w14:textId="77777777" w:rsidR="007F5111" w:rsidRDefault="00C963BA">
            <w:pPr>
              <w:pStyle w:val="Compact"/>
            </w:pPr>
            <w:del w:id="1813" w:author="Ahmed, Syed" w:date="2026-09-10T15:51:00Z" w16du:dateUtc="2026-09-10T15:51:54Z">
              <w:r w:rsidRPr="08FEA0F7" w:rsidDel="00C963BA">
                <w:rPr>
                  <w:i/>
                  <w:iCs/>
                </w:rPr>
                <w:delText xml:space="preserve">Not yet provided — </w:delText>
              </w:r>
            </w:del>
            <w:del w:id="1814" w:author="Syed Ahmed" w:date="2026-09-08T16:47:00Z" w16du:dateUtc="2026-09-08T16:47:29Z">
              <w:r w:rsidRPr="08FEA0F7" w:rsidDel="00C963BA">
                <w:rPr>
                  <w:i/>
                  <w:iCs/>
                </w:rPr>
                <w:delText>How a change reaches production, and who approves. To be supplied by GEHA (Appendix B).</w:delText>
              </w:r>
            </w:del>
          </w:p>
        </w:tc>
      </w:tr>
      <w:tr w:rsidR="007F5111" w14:paraId="230A9AE9" w14:textId="77777777" w:rsidTr="08FEA0F7">
        <w:tblPrEx>
          <w:tblW w:w="5000" w:type="pct"/>
          <w:tblLook w:val="0020" w:firstRow="1" w:lastRow="0" w:firstColumn="0" w:lastColumn="0" w:noHBand="0" w:noVBand="0"/>
          <w:tblPrExChange w:id="1815" w:author="Ahmed, Syed" w:date="2026-09-10T15:51:00Z">
            <w:tblPrEx>
              <w:tblW w:w="5000" w:type="pct"/>
              <w:tblLook w:val="0020" w:firstRow="1" w:lastRow="0" w:firstColumn="0" w:lastColumn="0" w:noHBand="0" w:noVBand="0"/>
            </w:tblPrEx>
          </w:tblPrExChange>
        </w:tblPrEx>
        <w:trPr>
          <w:trHeight w:val="480"/>
          <w:del w:id="1816" w:author="Ahmed, Syed" w:date="2026-09-10T14:27:00Z"/>
          <w:trPrChange w:id="1817" w:author="Ahmed, Syed" w:date="2026-09-10T15:51:00Z">
            <w:trPr>
              <w:gridAfter w:val="0"/>
              <w:trHeight w:val="300"/>
            </w:trPr>
          </w:trPrChange>
        </w:trPr>
        <w:tc>
          <w:tcPr>
            <w:tcW w:w="0" w:type="auto"/>
            <w:tcPrChange w:id="1818" w:author="Ahmed, Syed" w:date="2026-09-10T15:51:00Z">
              <w:tcPr>
                <w:tcW w:w="0" w:type="auto"/>
              </w:tcPr>
            </w:tcPrChange>
          </w:tcPr>
          <w:p w14:paraId="230A9AE7" w14:textId="77777777" w:rsidR="007F5111" w:rsidRDefault="00C963BA">
            <w:pPr>
              <w:pStyle w:val="Compact"/>
            </w:pPr>
            <w:del w:id="1819" w:author="Ahmed, Syed" w:date="2026-09-10T15:51:00Z" w16du:dateUtc="2026-09-10T15:51:54Z">
              <w:r w:rsidRPr="08FEA0F7" w:rsidDel="00C963BA">
                <w:rPr>
                  <w:b/>
                  <w:bCs/>
                </w:rPr>
                <w:delText>Environment Parity</w:delText>
              </w:r>
            </w:del>
          </w:p>
        </w:tc>
        <w:tc>
          <w:tcPr>
            <w:tcW w:w="0" w:type="auto"/>
            <w:tcPrChange w:id="1820" w:author="Ahmed, Syed" w:date="2026-09-10T15:51:00Z">
              <w:tcPr>
                <w:tcW w:w="0" w:type="auto"/>
              </w:tcPr>
            </w:tcPrChange>
          </w:tcPr>
          <w:p w14:paraId="230A9AE8" w14:textId="77777777" w:rsidR="007F5111" w:rsidRDefault="00C963BA">
            <w:pPr>
              <w:pStyle w:val="Compact"/>
            </w:pPr>
            <w:del w:id="1821" w:author="Ahmed, Syed" w:date="2026-09-10T15:51:00Z" w16du:dateUtc="2026-09-10T15:51:54Z">
              <w:r w:rsidRPr="08FEA0F7" w:rsidDel="00C963BA">
                <w:rPr>
                  <w:i/>
                  <w:iCs/>
                </w:rPr>
                <w:delText xml:space="preserve">Not yet provided — </w:delText>
              </w:r>
            </w:del>
            <w:del w:id="1822" w:author="Syed Ahmed" w:date="2026-09-08T16:47:00Z" w16du:dateUtc="2026-09-08T16:47:32Z">
              <w:r w:rsidRPr="08FEA0F7" w:rsidDel="00C963BA">
                <w:rPr>
                  <w:i/>
                  <w:iCs/>
                </w:rPr>
                <w:delText>How non-production is kept representative of production, and where it deliberately differs. To be supplied by GEHA (Appendix B).</w:delText>
              </w:r>
            </w:del>
          </w:p>
        </w:tc>
      </w:tr>
      <w:tr w:rsidR="007F5111" w14:paraId="230A9AEC" w14:textId="77777777" w:rsidTr="08FEA0F7">
        <w:trPr>
          <w:trHeight w:val="300"/>
          <w:del w:id="1823" w:author="Ahmed, Syed" w:date="2026-09-10T14:27:00Z"/>
        </w:trPr>
        <w:tc>
          <w:tcPr>
            <w:tcW w:w="0" w:type="auto"/>
          </w:tcPr>
          <w:p w14:paraId="230A9AEA" w14:textId="77777777" w:rsidR="007F5111" w:rsidRDefault="00C963BA">
            <w:pPr>
              <w:pStyle w:val="Compact"/>
            </w:pPr>
            <w:del w:id="1824" w:author="Ahmed, Syed" w:date="2026-09-10T15:51:00Z" w16du:dateUtc="2026-09-10T15:51:57Z">
              <w:r w:rsidRPr="08FEA0F7" w:rsidDel="00C963BA">
                <w:rPr>
                  <w:b/>
                  <w:bCs/>
                </w:rPr>
                <w:delText>Configuration Drift Detection</w:delText>
              </w:r>
            </w:del>
          </w:p>
        </w:tc>
        <w:tc>
          <w:tcPr>
            <w:tcW w:w="0" w:type="auto"/>
          </w:tcPr>
          <w:p w14:paraId="230A9AEB" w14:textId="77777777" w:rsidR="007F5111" w:rsidRDefault="00C963BA">
            <w:pPr>
              <w:pStyle w:val="Compact"/>
            </w:pPr>
            <w:r w:rsidRPr="4A3EE59D">
              <w:rPr>
                <w:i/>
                <w:iCs/>
              </w:rPr>
              <w:t>Not yet provided —</w:t>
            </w:r>
            <w:del w:id="1825" w:author="Syed Ahmed" w:date="2026-09-08T16:47:00Z" w16du:dateUtc="2026-09-08T16:47:34Z">
              <w:r w:rsidRPr="4A3EE59D" w:rsidDel="00C963BA">
                <w:rPr>
                  <w:i/>
                  <w:iCs/>
                </w:rPr>
                <w:delText xml:space="preserve"> What detects manual change after deployment, and who reviews it. To be supplied by GEHA (Appendix B).</w:delText>
              </w:r>
            </w:del>
          </w:p>
        </w:tc>
      </w:tr>
      <w:tr w:rsidR="007F5111" w14:paraId="230A9AEF" w14:textId="77777777" w:rsidTr="08FEA0F7">
        <w:trPr>
          <w:trHeight w:val="300"/>
          <w:del w:id="1826" w:author="Ahmed, Syed" w:date="2026-09-10T14:27:00Z"/>
        </w:trPr>
        <w:tc>
          <w:tcPr>
            <w:tcW w:w="0" w:type="auto"/>
          </w:tcPr>
          <w:p w14:paraId="230A9AED" w14:textId="77777777" w:rsidR="007F5111" w:rsidRDefault="00C963BA">
            <w:pPr>
              <w:pStyle w:val="Compact"/>
            </w:pPr>
            <w:del w:id="1827" w:author="Ahmed, Syed" w:date="2026-09-10T15:51:00Z" w16du:dateUtc="2026-09-10T15:51:57Z">
              <w:r w:rsidRPr="08FEA0F7" w:rsidDel="00C963BA">
                <w:rPr>
                  <w:b/>
                  <w:bCs/>
                </w:rPr>
                <w:delText>State &amp; Secret Handling</w:delText>
              </w:r>
            </w:del>
          </w:p>
        </w:tc>
        <w:tc>
          <w:tcPr>
            <w:tcW w:w="0" w:type="auto"/>
          </w:tcPr>
          <w:p w14:paraId="230A9AEE" w14:textId="77777777" w:rsidR="007F5111" w:rsidRDefault="00C963BA">
            <w:pPr>
              <w:pStyle w:val="Compact"/>
            </w:pPr>
            <w:r w:rsidRPr="4A3EE59D">
              <w:rPr>
                <w:i/>
                <w:iCs/>
              </w:rPr>
              <w:t xml:space="preserve">Not yet provided — </w:t>
            </w:r>
            <w:del w:id="1828" w:author="Syed Ahmed" w:date="2026-09-08T19:57:00Z" w16du:dateUtc="2026-09-08T19:57:12Z">
              <w:r w:rsidRPr="4A3EE59D" w:rsidDel="00C963BA">
                <w:rPr>
                  <w:i/>
                  <w:iCs/>
                </w:rPr>
                <w:delText>Where deployment state and secrets live, and who can reach them. To be supplied by GEHA (Appendix B).</w:delText>
              </w:r>
            </w:del>
          </w:p>
        </w:tc>
      </w:tr>
    </w:tbl>
    <w:p w14:paraId="230A9AF0" w14:textId="77777777" w:rsidR="007F5111" w:rsidRDefault="00C963BA" w:rsidP="4A3EE59D">
      <w:pPr>
        <w:pStyle w:val="BodyText"/>
        <w:rPr>
          <w:b/>
          <w:bCs/>
          <w:sz w:val="15"/>
          <w:szCs w:val="15"/>
        </w:rPr>
      </w:pPr>
      <w:r w:rsidRPr="4A3EE59D">
        <w:rPr>
          <w:b/>
          <w:bCs/>
          <w:sz w:val="15"/>
          <w:szCs w:val="15"/>
        </w:rPr>
        <w:t>Table 5.12 — Deployment Method &amp; Infrastructure as Code</w:t>
      </w:r>
    </w:p>
    <w:p w14:paraId="230A9AF1" w14:textId="77777777" w:rsidR="007F5111" w:rsidRDefault="007F5111">
      <w:pPr>
        <w:pStyle w:val="Compact"/>
      </w:pPr>
    </w:p>
    <w:p w14:paraId="230A9AF2" w14:textId="77777777" w:rsidR="007F5111" w:rsidRDefault="00C963BA">
      <w:pPr>
        <w:pStyle w:val="Heading2"/>
        <w:rPr>
          <w:del w:id="1829" w:author="Syed Ahmed" w:date="2026-09-08T16:19:00Z" w16du:dateUtc="2026-09-08T16:19:27Z"/>
        </w:rPr>
      </w:pPr>
      <w:bookmarkStart w:id="1830" w:name="hardcoded-values-configuration-changes"/>
      <w:bookmarkEnd w:id="1794"/>
      <w:r>
        <w:t>5</w:t>
      </w:r>
      <w:del w:id="1831" w:author="Syed Ahmed" w:date="2026-09-08T16:19:00Z" w16du:dateUtc="2026-09-08T16:19:27Z">
        <w:r w:rsidDel="00C963BA">
          <w:delText>.13 Hardcoded Values &amp; Configuration Changes</w:delText>
        </w:r>
      </w:del>
    </w:p>
    <w:p w14:paraId="230A9AF3" w14:textId="77777777" w:rsidR="007F5111" w:rsidRDefault="00C963BA">
      <w:pPr>
        <w:pStyle w:val="FirstParagraph"/>
      </w:pPr>
      <w:del w:id="1832" w:author="Syed Ahmed" w:date="2026-09-08T16:19:00Z" w16du:dateUtc="2026-09-08T16:19:27Z">
        <w:r w:rsidDel="00C963BA">
          <w:delText>Hardcoded values are the most frequent cause of an application that has migrated successfully in every technical sense and still does not work. Connection strings, hostnames, IP addresses, URLs, file paths, certificate references, mail relays, license servers and service accounts are identified from configuration files and source code rather than from recollection. Each entry records where the value lives, its current and target values, its owner, and whether it can be pre-staged before the outage window. Values that can be changed in advance are changed in advance, which shortens the window and reduces the number of decisions taken under time pres</w:delText>
        </w:r>
      </w:del>
      <w:r>
        <w:t>sure.</w:t>
      </w:r>
    </w:p>
    <w:p w14:paraId="230A9AF4" w14:textId="77777777" w:rsidR="007F5111" w:rsidRDefault="007F5111">
      <w:pPr>
        <w:sectPr w:rsidR="007F5111">
          <w:headerReference w:type="default" r:id="rId40"/>
          <w:footerReference w:type="default" r:id="rId41"/>
          <w:pgSz w:w="12240" w:h="15840"/>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5237"/>
        <w:gridCol w:w="3676"/>
        <w:gridCol w:w="1089"/>
        <w:gridCol w:w="1089"/>
        <w:gridCol w:w="1089"/>
        <w:gridCol w:w="896"/>
      </w:tblGrid>
      <w:tr w:rsidR="007F5111" w14:paraId="230A9AFB"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1833" w:author="Syed Ahmed" w:date="2026-09-08T16:19:00Z"/>
        </w:trPr>
        <w:tc>
          <w:tcPr>
            <w:tcW w:w="0" w:type="auto"/>
          </w:tcPr>
          <w:p w14:paraId="230A9AF5" w14:textId="77777777" w:rsidR="007F5111" w:rsidRDefault="00C963BA">
            <w:pPr>
              <w:pStyle w:val="Compact"/>
            </w:pPr>
            <w:r>
              <w:rPr>
                <w:b/>
                <w:bCs/>
              </w:rPr>
              <w:lastRenderedPageBreak/>
              <w:t>Change</w:t>
            </w:r>
          </w:p>
        </w:tc>
        <w:tc>
          <w:tcPr>
            <w:tcW w:w="0" w:type="auto"/>
          </w:tcPr>
          <w:p w14:paraId="230A9AF6" w14:textId="77777777" w:rsidR="007F5111" w:rsidRDefault="00C963BA">
            <w:pPr>
              <w:pStyle w:val="Compact"/>
            </w:pPr>
            <w:r>
              <w:rPr>
                <w:b/>
                <w:bCs/>
              </w:rPr>
              <w:t>Where It Lives</w:t>
            </w:r>
          </w:p>
        </w:tc>
        <w:tc>
          <w:tcPr>
            <w:tcW w:w="0" w:type="auto"/>
          </w:tcPr>
          <w:p w14:paraId="230A9AF7" w14:textId="77777777" w:rsidR="007F5111" w:rsidRDefault="00C963BA">
            <w:pPr>
              <w:pStyle w:val="Compact"/>
            </w:pPr>
            <w:r>
              <w:rPr>
                <w:b/>
                <w:bCs/>
              </w:rPr>
              <w:t>Current Value</w:t>
            </w:r>
          </w:p>
        </w:tc>
        <w:tc>
          <w:tcPr>
            <w:tcW w:w="0" w:type="auto"/>
          </w:tcPr>
          <w:p w14:paraId="230A9AF8" w14:textId="77777777" w:rsidR="007F5111" w:rsidRDefault="00C963BA">
            <w:pPr>
              <w:pStyle w:val="Compact"/>
            </w:pPr>
            <w:r>
              <w:rPr>
                <w:b/>
                <w:bCs/>
              </w:rPr>
              <w:t>Target Value</w:t>
            </w:r>
          </w:p>
        </w:tc>
        <w:tc>
          <w:tcPr>
            <w:tcW w:w="0" w:type="auto"/>
          </w:tcPr>
          <w:p w14:paraId="230A9AF9" w14:textId="77777777" w:rsidR="007F5111" w:rsidRDefault="00C963BA">
            <w:pPr>
              <w:pStyle w:val="Compact"/>
            </w:pPr>
            <w:r>
              <w:rPr>
                <w:b/>
                <w:bCs/>
              </w:rPr>
              <w:t>Owner</w:t>
            </w:r>
          </w:p>
        </w:tc>
        <w:tc>
          <w:tcPr>
            <w:tcW w:w="0" w:type="auto"/>
          </w:tcPr>
          <w:p w14:paraId="230A9AFA" w14:textId="77777777" w:rsidR="007F5111" w:rsidRDefault="00C963BA">
            <w:pPr>
              <w:pStyle w:val="Compact"/>
            </w:pPr>
            <w:r>
              <w:rPr>
                <w:b/>
                <w:bCs/>
              </w:rPr>
              <w:t>Pre-Stageable</w:t>
            </w:r>
          </w:p>
        </w:tc>
      </w:tr>
      <w:tr w:rsidR="007F5111" w14:paraId="230A9B02" w14:textId="77777777" w:rsidTr="4A3EE59D">
        <w:trPr>
          <w:trHeight w:val="300"/>
          <w:del w:id="1834" w:author="Syed Ahmed" w:date="2026-09-08T16:19:00Z"/>
        </w:trPr>
        <w:tc>
          <w:tcPr>
            <w:tcW w:w="0" w:type="auto"/>
          </w:tcPr>
          <w:p w14:paraId="230A9AFC" w14:textId="77777777" w:rsidR="007F5111" w:rsidRDefault="00C963BA">
            <w:pPr>
              <w:pStyle w:val="Compact"/>
            </w:pPr>
            <w:r>
              <w:rPr>
                <w:i/>
                <w:iCs/>
              </w:rPr>
              <w:t>Not yet provided — Connection string, hostname, IP, URL, file path, certificate reference, SMTP relay, license server, service account. To be supplied by GEHA (Appendix B).</w:t>
            </w:r>
          </w:p>
        </w:tc>
        <w:tc>
          <w:tcPr>
            <w:tcW w:w="0" w:type="auto"/>
          </w:tcPr>
          <w:p w14:paraId="230A9AFD" w14:textId="77777777" w:rsidR="007F5111" w:rsidRDefault="00C963BA">
            <w:pPr>
              <w:pStyle w:val="Compact"/>
            </w:pPr>
            <w:r>
              <w:rPr>
                <w:i/>
                <w:iCs/>
              </w:rPr>
              <w:t>Not yet provided — File, registry key, database table, environment variable. To be supplied by GEHA (Appendix B).</w:t>
            </w:r>
          </w:p>
        </w:tc>
        <w:tc>
          <w:tcPr>
            <w:tcW w:w="0" w:type="auto"/>
          </w:tcPr>
          <w:p w14:paraId="230A9AFE" w14:textId="77777777" w:rsidR="007F5111" w:rsidRDefault="00C963BA">
            <w:pPr>
              <w:pStyle w:val="Compact"/>
            </w:pPr>
            <w:r>
              <w:rPr>
                <w:i/>
                <w:iCs/>
              </w:rPr>
              <w:t>To be provided by GEHA</w:t>
            </w:r>
          </w:p>
        </w:tc>
        <w:tc>
          <w:tcPr>
            <w:tcW w:w="0" w:type="auto"/>
          </w:tcPr>
          <w:p w14:paraId="230A9AFF" w14:textId="77777777" w:rsidR="007F5111" w:rsidRDefault="00C963BA">
            <w:pPr>
              <w:pStyle w:val="Compact"/>
            </w:pPr>
            <w:r>
              <w:rPr>
                <w:i/>
                <w:iCs/>
              </w:rPr>
              <w:t>To be provided by GEHA</w:t>
            </w:r>
          </w:p>
        </w:tc>
        <w:tc>
          <w:tcPr>
            <w:tcW w:w="0" w:type="auto"/>
          </w:tcPr>
          <w:p w14:paraId="230A9B00" w14:textId="77777777" w:rsidR="007F5111" w:rsidRDefault="00C963BA">
            <w:pPr>
              <w:pStyle w:val="Compact"/>
            </w:pPr>
            <w:r>
              <w:rPr>
                <w:i/>
                <w:iCs/>
              </w:rPr>
              <w:t>To be provided by GEHA</w:t>
            </w:r>
          </w:p>
        </w:tc>
        <w:tc>
          <w:tcPr>
            <w:tcW w:w="0" w:type="auto"/>
          </w:tcPr>
          <w:p w14:paraId="230A9B01" w14:textId="77777777" w:rsidR="007F5111" w:rsidRDefault="00C963BA">
            <w:pPr>
              <w:pStyle w:val="Compact"/>
            </w:pPr>
            <w:r>
              <w:t xml:space="preserve">☐ </w:t>
            </w:r>
            <w:r>
              <w:rPr>
                <w:i/>
                <w:iCs/>
              </w:rPr>
              <w:t>Yes</w:t>
            </w:r>
            <w:r>
              <w:t xml:space="preserve"> ☐ </w:t>
            </w:r>
            <w:r>
              <w:rPr>
                <w:i/>
                <w:iCs/>
              </w:rPr>
              <w:t>No</w:t>
            </w:r>
          </w:p>
        </w:tc>
      </w:tr>
    </w:tbl>
    <w:p w14:paraId="230A9B03" w14:textId="77777777" w:rsidR="007F5111" w:rsidRDefault="00C963BA" w:rsidP="4A3EE59D">
      <w:pPr>
        <w:pStyle w:val="BodyText"/>
        <w:rPr>
          <w:del w:id="1835" w:author="Syed Ahmed" w:date="2026-09-08T16:19:00Z" w16du:dateUtc="2026-09-08T16:19:32Z"/>
          <w:b/>
          <w:bCs/>
          <w:sz w:val="15"/>
          <w:szCs w:val="15"/>
        </w:rPr>
      </w:pPr>
      <w:del w:id="1836" w:author="Syed Ahmed" w:date="2026-09-08T16:19:00Z" w16du:dateUtc="2026-09-08T16:19:32Z">
        <w:r w:rsidRPr="4A3EE59D" w:rsidDel="00C963BA">
          <w:rPr>
            <w:b/>
            <w:bCs/>
            <w:sz w:val="15"/>
            <w:szCs w:val="15"/>
          </w:rPr>
          <w:delText>Table 5.13 — Hardcoded Values &amp; Configuration Changes</w:delText>
        </w:r>
      </w:del>
    </w:p>
    <w:p w14:paraId="230A9B04" w14:textId="77777777" w:rsidR="007F5111" w:rsidRDefault="007F5111">
      <w:pPr>
        <w:sectPr w:rsidR="007F5111">
          <w:headerReference w:type="default" r:id="rId42"/>
          <w:footerReference w:type="default" r:id="rId43"/>
          <w:pgSz w:w="15840" w:h="12240" w:orient="landscape"/>
          <w:pgMar w:top="1440" w:right="1440" w:bottom="1440" w:left="1440" w:header="720" w:footer="620" w:gutter="0"/>
          <w:cols w:space="720"/>
        </w:sectPr>
      </w:pPr>
    </w:p>
    <w:p w14:paraId="230A9B05" w14:textId="77777777" w:rsidR="007F5111" w:rsidRDefault="00C963BA">
      <w:pPr>
        <w:pStyle w:val="Heading2"/>
        <w:rPr>
          <w:del w:id="1837" w:author="Syed Ahmed" w:date="2026-09-08T16:19:00Z" w16du:dateUtc="2026-09-08T16:19:40Z"/>
        </w:rPr>
      </w:pPr>
      <w:bookmarkStart w:id="1838" w:name="well-architected-review-record"/>
      <w:bookmarkEnd w:id="1830"/>
      <w:del w:id="1839" w:author="Syed Ahmed" w:date="2026-09-08T16:19:00Z" w16du:dateUtc="2026-09-08T16:19:40Z">
        <w:r w:rsidDel="00C963BA">
          <w:lastRenderedPageBreak/>
          <w:delText>5.14 Well-Architected Review Record</w:delText>
        </w:r>
      </w:del>
    </w:p>
    <w:p w14:paraId="230A9B06" w14:textId="77777777" w:rsidR="007F5111" w:rsidRDefault="00C963BA">
      <w:pPr>
        <w:pStyle w:val="FirstParagraph"/>
        <w:rPr>
          <w:del w:id="1840" w:author="Syed Ahmed" w:date="2026-09-08T16:19:00Z" w16du:dateUtc="2026-09-08T16:19:40Z"/>
        </w:rPr>
      </w:pPr>
      <w:del w:id="1841" w:author="Syed Ahmed" w:date="2026-09-08T16:19:00Z" w16du:dateUtc="2026-09-08T16:19:40Z">
        <w:r w:rsidDel="00C963BA">
          <w:delText>Design decisions are recorded here against each Well-Architected pillar together with the trade-off accepted in making them, so that the reasoning remains visible to whoever inherits the design. Reliability, security, cost, operational excellence and performance are each addressed, and a trade-off accepted for cost or schedule is stated plainly rather than presented as a neutral choice. Each acceptance carries a named individual and a date. This record is what allows a future reviewer to distinguish a considered compromise from an oversight.</w:delText>
        </w:r>
      </w:del>
    </w:p>
    <w:p w14:paraId="230A9B07" w14:textId="77777777" w:rsidR="007F5111" w:rsidRDefault="007F5111">
      <w:pPr>
        <w:pStyle w:val="Compact"/>
      </w:pPr>
    </w:p>
    <w:tbl>
      <w:tblPr>
        <w:tblStyle w:val="Table"/>
        <w:tblW w:w="5000" w:type="pct"/>
        <w:tblLook w:val="0020" w:firstRow="1" w:lastRow="0" w:firstColumn="0" w:lastColumn="0" w:noHBand="0" w:noVBand="0"/>
      </w:tblPr>
      <w:tblGrid>
        <w:gridCol w:w="1438"/>
        <w:gridCol w:w="5372"/>
        <w:gridCol w:w="1246"/>
        <w:gridCol w:w="1420"/>
      </w:tblGrid>
      <w:tr w:rsidR="007F5111" w14:paraId="230A9B0C"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1842" w:author="Syed Ahmed" w:date="2026-09-08T14:35:00Z"/>
        </w:trPr>
        <w:tc>
          <w:tcPr>
            <w:tcW w:w="0" w:type="auto"/>
          </w:tcPr>
          <w:p w14:paraId="230A9B08" w14:textId="77777777" w:rsidR="007F5111" w:rsidRDefault="00C963BA">
            <w:pPr>
              <w:pStyle w:val="Compact"/>
            </w:pPr>
            <w:r>
              <w:rPr>
                <w:b/>
                <w:bCs/>
              </w:rPr>
              <w:t>Pillar</w:t>
            </w:r>
          </w:p>
        </w:tc>
        <w:tc>
          <w:tcPr>
            <w:tcW w:w="0" w:type="auto"/>
          </w:tcPr>
          <w:p w14:paraId="230A9B09" w14:textId="77777777" w:rsidR="007F5111" w:rsidRDefault="00C963BA">
            <w:pPr>
              <w:pStyle w:val="Compact"/>
            </w:pPr>
            <w:r>
              <w:rPr>
                <w:b/>
                <w:bCs/>
              </w:rPr>
              <w:t>Key Decisions</w:t>
            </w:r>
          </w:p>
        </w:tc>
        <w:tc>
          <w:tcPr>
            <w:tcW w:w="0" w:type="auto"/>
          </w:tcPr>
          <w:p w14:paraId="230A9B0A" w14:textId="77777777" w:rsidR="007F5111" w:rsidRDefault="00C963BA">
            <w:pPr>
              <w:pStyle w:val="Compact"/>
            </w:pPr>
            <w:r>
              <w:rPr>
                <w:b/>
                <w:bCs/>
              </w:rPr>
              <w:t>Trade-Off Accepted</w:t>
            </w:r>
          </w:p>
        </w:tc>
        <w:tc>
          <w:tcPr>
            <w:tcW w:w="0" w:type="auto"/>
          </w:tcPr>
          <w:p w14:paraId="230A9B0B" w14:textId="77777777" w:rsidR="007F5111" w:rsidRDefault="00C963BA">
            <w:pPr>
              <w:pStyle w:val="Compact"/>
            </w:pPr>
            <w:r>
              <w:rPr>
                <w:b/>
                <w:bCs/>
              </w:rPr>
              <w:t>Accepted By</w:t>
            </w:r>
          </w:p>
        </w:tc>
      </w:tr>
      <w:tr w:rsidR="007F5111" w14:paraId="230A9B11" w14:textId="77777777" w:rsidTr="4A3EE59D">
        <w:trPr>
          <w:trHeight w:val="300"/>
          <w:del w:id="1843" w:author="Syed Ahmed" w:date="2026-09-08T14:35:00Z"/>
        </w:trPr>
        <w:tc>
          <w:tcPr>
            <w:tcW w:w="0" w:type="auto"/>
          </w:tcPr>
          <w:p w14:paraId="230A9B0D" w14:textId="77777777" w:rsidR="007F5111" w:rsidRDefault="00C963BA">
            <w:pPr>
              <w:pStyle w:val="Compact"/>
            </w:pPr>
            <w:r>
              <w:rPr>
                <w:i/>
                <w:iCs/>
              </w:rPr>
              <w:t>Reliability</w:t>
            </w:r>
          </w:p>
        </w:tc>
        <w:tc>
          <w:tcPr>
            <w:tcW w:w="0" w:type="auto"/>
          </w:tcPr>
          <w:p w14:paraId="230A9B0E" w14:textId="77777777" w:rsidR="007F5111" w:rsidRDefault="00C963BA">
            <w:pPr>
              <w:pStyle w:val="Compact"/>
            </w:pPr>
            <w:r>
              <w:rPr>
                <w:i/>
                <w:iCs/>
              </w:rPr>
              <w:t>Not yet provided — Availability design, redundancy, recovery. To be supplied by GEHA (Appendix B).</w:t>
            </w:r>
          </w:p>
        </w:tc>
        <w:tc>
          <w:tcPr>
            <w:tcW w:w="0" w:type="auto"/>
          </w:tcPr>
          <w:p w14:paraId="230A9B0F" w14:textId="77777777" w:rsidR="007F5111" w:rsidRDefault="007F5111">
            <w:pPr>
              <w:pStyle w:val="Compact"/>
            </w:pPr>
          </w:p>
        </w:tc>
        <w:tc>
          <w:tcPr>
            <w:tcW w:w="0" w:type="auto"/>
          </w:tcPr>
          <w:p w14:paraId="230A9B10" w14:textId="77777777" w:rsidR="007F5111" w:rsidRDefault="00C963BA">
            <w:pPr>
              <w:pStyle w:val="Compact"/>
            </w:pPr>
            <w:r>
              <w:rPr>
                <w:i/>
                <w:iCs/>
              </w:rPr>
              <w:t>To be provided by GEHA</w:t>
            </w:r>
          </w:p>
        </w:tc>
      </w:tr>
      <w:tr w:rsidR="007F5111" w14:paraId="230A9B16" w14:textId="77777777" w:rsidTr="4A3EE59D">
        <w:trPr>
          <w:trHeight w:val="300"/>
          <w:del w:id="1844" w:author="Syed Ahmed" w:date="2026-09-08T14:35:00Z"/>
        </w:trPr>
        <w:tc>
          <w:tcPr>
            <w:tcW w:w="0" w:type="auto"/>
          </w:tcPr>
          <w:p w14:paraId="230A9B12" w14:textId="77777777" w:rsidR="007F5111" w:rsidRDefault="00C963BA">
            <w:pPr>
              <w:pStyle w:val="Compact"/>
            </w:pPr>
            <w:r>
              <w:rPr>
                <w:i/>
                <w:iCs/>
              </w:rPr>
              <w:t>Security</w:t>
            </w:r>
          </w:p>
        </w:tc>
        <w:tc>
          <w:tcPr>
            <w:tcW w:w="0" w:type="auto"/>
          </w:tcPr>
          <w:p w14:paraId="230A9B13" w14:textId="77777777" w:rsidR="007F5111" w:rsidRDefault="00C963BA">
            <w:pPr>
              <w:pStyle w:val="Compact"/>
            </w:pPr>
            <w:r>
              <w:rPr>
                <w:i/>
                <w:iCs/>
              </w:rPr>
              <w:t>Not yet provided — Identity, encryption, network isolation, logging. To be supplied by GEHA (Appendix B).</w:t>
            </w:r>
          </w:p>
        </w:tc>
        <w:tc>
          <w:tcPr>
            <w:tcW w:w="0" w:type="auto"/>
          </w:tcPr>
          <w:p w14:paraId="230A9B14" w14:textId="77777777" w:rsidR="007F5111" w:rsidRDefault="00C963BA">
            <w:pPr>
              <w:pStyle w:val="Compact"/>
            </w:pPr>
            <w:r>
              <w:rPr>
                <w:i/>
                <w:iCs/>
              </w:rPr>
              <w:t>—</w:t>
            </w:r>
          </w:p>
        </w:tc>
        <w:tc>
          <w:tcPr>
            <w:tcW w:w="0" w:type="auto"/>
          </w:tcPr>
          <w:p w14:paraId="230A9B15" w14:textId="77777777" w:rsidR="007F5111" w:rsidRDefault="00C963BA">
            <w:pPr>
              <w:pStyle w:val="Compact"/>
            </w:pPr>
            <w:r>
              <w:rPr>
                <w:i/>
                <w:iCs/>
              </w:rPr>
              <w:t>—</w:t>
            </w:r>
          </w:p>
        </w:tc>
      </w:tr>
      <w:tr w:rsidR="007F5111" w14:paraId="230A9B1B" w14:textId="77777777" w:rsidTr="4A3EE59D">
        <w:trPr>
          <w:trHeight w:val="300"/>
          <w:del w:id="1845" w:author="Syed Ahmed" w:date="2026-09-08T14:35:00Z"/>
        </w:trPr>
        <w:tc>
          <w:tcPr>
            <w:tcW w:w="0" w:type="auto"/>
          </w:tcPr>
          <w:p w14:paraId="230A9B17" w14:textId="77777777" w:rsidR="007F5111" w:rsidRDefault="00C963BA">
            <w:pPr>
              <w:pStyle w:val="Compact"/>
            </w:pPr>
            <w:r>
              <w:rPr>
                <w:i/>
                <w:iCs/>
              </w:rPr>
              <w:t>Cost Optimization</w:t>
            </w:r>
          </w:p>
        </w:tc>
        <w:tc>
          <w:tcPr>
            <w:tcW w:w="0" w:type="auto"/>
          </w:tcPr>
          <w:p w14:paraId="230A9B18" w14:textId="77777777" w:rsidR="007F5111" w:rsidRDefault="00C963BA">
            <w:pPr>
              <w:pStyle w:val="Compact"/>
            </w:pPr>
            <w:r>
              <w:rPr>
                <w:i/>
                <w:iCs/>
              </w:rPr>
              <w:t>Not yet provided — Sizing, licensing, commitments, scheduling. To be supplied by GEHA (Appendix B).</w:t>
            </w:r>
          </w:p>
        </w:tc>
        <w:tc>
          <w:tcPr>
            <w:tcW w:w="0" w:type="auto"/>
          </w:tcPr>
          <w:p w14:paraId="230A9B19" w14:textId="77777777" w:rsidR="007F5111" w:rsidRDefault="00C963BA">
            <w:pPr>
              <w:pStyle w:val="Compact"/>
            </w:pPr>
            <w:r>
              <w:rPr>
                <w:i/>
                <w:iCs/>
              </w:rPr>
              <w:t>—</w:t>
            </w:r>
          </w:p>
        </w:tc>
        <w:tc>
          <w:tcPr>
            <w:tcW w:w="0" w:type="auto"/>
          </w:tcPr>
          <w:p w14:paraId="230A9B1A" w14:textId="77777777" w:rsidR="007F5111" w:rsidRDefault="00C963BA">
            <w:pPr>
              <w:pStyle w:val="Compact"/>
            </w:pPr>
            <w:r>
              <w:rPr>
                <w:i/>
                <w:iCs/>
              </w:rPr>
              <w:t>—</w:t>
            </w:r>
          </w:p>
        </w:tc>
      </w:tr>
      <w:tr w:rsidR="007F5111" w14:paraId="230A9B20" w14:textId="77777777" w:rsidTr="4A3EE59D">
        <w:trPr>
          <w:trHeight w:val="300"/>
          <w:del w:id="1846" w:author="Syed Ahmed" w:date="2026-09-08T14:35:00Z"/>
        </w:trPr>
        <w:tc>
          <w:tcPr>
            <w:tcW w:w="0" w:type="auto"/>
          </w:tcPr>
          <w:p w14:paraId="230A9B1C" w14:textId="77777777" w:rsidR="007F5111" w:rsidRDefault="00C963BA">
            <w:pPr>
              <w:pStyle w:val="Compact"/>
            </w:pPr>
            <w:r>
              <w:rPr>
                <w:i/>
                <w:iCs/>
              </w:rPr>
              <w:t>Operational Excellence</w:t>
            </w:r>
          </w:p>
        </w:tc>
        <w:tc>
          <w:tcPr>
            <w:tcW w:w="0" w:type="auto"/>
          </w:tcPr>
          <w:p w14:paraId="230A9B1D" w14:textId="77777777" w:rsidR="007F5111" w:rsidRDefault="00C963BA">
            <w:pPr>
              <w:pStyle w:val="Compact"/>
            </w:pPr>
            <w:r>
              <w:rPr>
                <w:i/>
                <w:iCs/>
              </w:rPr>
              <w:t>Not yet provided — Deployment, monitoring, patching, runbooks. To be supplied by GEHA (Appendix B).</w:t>
            </w:r>
          </w:p>
        </w:tc>
        <w:tc>
          <w:tcPr>
            <w:tcW w:w="0" w:type="auto"/>
          </w:tcPr>
          <w:p w14:paraId="230A9B1E" w14:textId="77777777" w:rsidR="007F5111" w:rsidRDefault="00C963BA">
            <w:pPr>
              <w:pStyle w:val="Compact"/>
            </w:pPr>
            <w:r>
              <w:rPr>
                <w:i/>
                <w:iCs/>
              </w:rPr>
              <w:t>—</w:t>
            </w:r>
          </w:p>
        </w:tc>
        <w:tc>
          <w:tcPr>
            <w:tcW w:w="0" w:type="auto"/>
          </w:tcPr>
          <w:p w14:paraId="230A9B1F" w14:textId="77777777" w:rsidR="007F5111" w:rsidRDefault="00C963BA">
            <w:pPr>
              <w:pStyle w:val="Compact"/>
            </w:pPr>
            <w:r>
              <w:rPr>
                <w:i/>
                <w:iCs/>
              </w:rPr>
              <w:t>—</w:t>
            </w:r>
          </w:p>
        </w:tc>
      </w:tr>
      <w:tr w:rsidR="007F5111" w14:paraId="230A9B25" w14:textId="77777777" w:rsidTr="4A3EE59D">
        <w:trPr>
          <w:trHeight w:val="300"/>
          <w:del w:id="1847" w:author="Syed Ahmed" w:date="2026-09-08T14:35:00Z"/>
        </w:trPr>
        <w:tc>
          <w:tcPr>
            <w:tcW w:w="0" w:type="auto"/>
          </w:tcPr>
          <w:p w14:paraId="230A9B21" w14:textId="77777777" w:rsidR="007F5111" w:rsidRDefault="00C963BA">
            <w:pPr>
              <w:pStyle w:val="Compact"/>
            </w:pPr>
            <w:r>
              <w:rPr>
                <w:i/>
                <w:iCs/>
              </w:rPr>
              <w:t>Performance Efficiency</w:t>
            </w:r>
          </w:p>
        </w:tc>
        <w:tc>
          <w:tcPr>
            <w:tcW w:w="0" w:type="auto"/>
          </w:tcPr>
          <w:p w14:paraId="230A9B22" w14:textId="77777777" w:rsidR="007F5111" w:rsidRDefault="00C963BA">
            <w:pPr>
              <w:pStyle w:val="Compact"/>
            </w:pPr>
            <w:r>
              <w:rPr>
                <w:i/>
                <w:iCs/>
              </w:rPr>
              <w:t>Not yet provided — Sizing basis, scaling approach, latency. To be supplied by GEHA (Appendix B).</w:t>
            </w:r>
          </w:p>
        </w:tc>
        <w:tc>
          <w:tcPr>
            <w:tcW w:w="0" w:type="auto"/>
          </w:tcPr>
          <w:p w14:paraId="230A9B23" w14:textId="77777777" w:rsidR="007F5111" w:rsidRDefault="00C963BA">
            <w:pPr>
              <w:pStyle w:val="Compact"/>
            </w:pPr>
            <w:r>
              <w:rPr>
                <w:i/>
                <w:iCs/>
              </w:rPr>
              <w:t>—</w:t>
            </w:r>
          </w:p>
        </w:tc>
        <w:tc>
          <w:tcPr>
            <w:tcW w:w="0" w:type="auto"/>
          </w:tcPr>
          <w:p w14:paraId="230A9B24" w14:textId="77777777" w:rsidR="007F5111" w:rsidRDefault="00C963BA">
            <w:pPr>
              <w:pStyle w:val="Compact"/>
            </w:pPr>
            <w:r>
              <w:rPr>
                <w:i/>
                <w:iCs/>
              </w:rPr>
              <w:t>—</w:t>
            </w:r>
          </w:p>
        </w:tc>
      </w:tr>
    </w:tbl>
    <w:p w14:paraId="230A9B26" w14:textId="77777777" w:rsidR="007F5111" w:rsidRDefault="00C963BA" w:rsidP="4A3EE59D">
      <w:pPr>
        <w:pStyle w:val="BodyText"/>
        <w:rPr>
          <w:del w:id="1848" w:author="Syed Ahmed" w:date="2026-09-08T14:35:00Z" w16du:dateUtc="2026-09-08T14:35:26Z"/>
          <w:b/>
          <w:bCs/>
          <w:sz w:val="15"/>
          <w:szCs w:val="15"/>
        </w:rPr>
      </w:pPr>
      <w:del w:id="1849" w:author="Syed Ahmed" w:date="2026-09-08T14:35:00Z" w16du:dateUtc="2026-09-08T14:35:26Z">
        <w:r w:rsidRPr="4A3EE59D" w:rsidDel="00C963BA">
          <w:rPr>
            <w:b/>
            <w:bCs/>
            <w:sz w:val="15"/>
            <w:szCs w:val="15"/>
          </w:rPr>
          <w:delText>Table 5.14 — Well-Architected Review Record</w:delText>
        </w:r>
      </w:del>
    </w:p>
    <w:p w14:paraId="230A9B27" w14:textId="77777777" w:rsidR="007F5111" w:rsidRDefault="007F5111">
      <w:pPr>
        <w:pStyle w:val="Compact"/>
      </w:pPr>
    </w:p>
    <w:p w14:paraId="230A9B28" w14:textId="77777777" w:rsidR="007F5111" w:rsidRDefault="00C963BA">
      <w:pPr>
        <w:pStyle w:val="Heading2"/>
        <w:rPr>
          <w:del w:id="1850" w:author="Syed Ahmed" w:date="2026-09-08T16:19:00Z" w16du:dateUtc="2026-09-08T16:19:44Z"/>
        </w:rPr>
      </w:pPr>
      <w:bookmarkStart w:id="1851" w:name="scheduled-job-batch-orchestration"/>
      <w:bookmarkEnd w:id="1838"/>
      <w:del w:id="1852" w:author="Syed Ahmed" w:date="2026-09-08T16:19:00Z" w16du:dateUtc="2026-09-08T16:19:44Z">
        <w:r w:rsidDel="00C963BA">
          <w:delText>5.15 Scheduled Job &amp; Batch Orchestration</w:delText>
        </w:r>
      </w:del>
    </w:p>
    <w:p w14:paraId="230A9B29" w14:textId="77777777" w:rsidR="007F5111" w:rsidRDefault="00C963BA">
      <w:pPr>
        <w:pStyle w:val="FirstParagraph"/>
        <w:rPr>
          <w:del w:id="1853" w:author="Syed Ahmed" w:date="2026-09-08T16:19:00Z" w16du:dateUtc="2026-09-08T16:19:44Z"/>
        </w:rPr>
      </w:pPr>
      <w:del w:id="1854" w:author="Syed Ahmed" w:date="2026-09-08T16:19:00Z" w16du:dateUtc="2026-09-08T16:19:44Z">
        <w:r w:rsidDel="00C963BA">
          <w:delText>Scheduled jobs are frequently assumed to travel with the server, which is true only where the scheduler runs locally. Where an enterprise scheduler triggers the job, every one requires its own endpoint change, credential and agent work carried out by the team that owns the scheduler, on their timetable. Each job recorded earlier resolves here to a target trigger, an owning team, an identity it runs as, and the date and time of its first execution after cutover together with the person confirming it succeeded. Time-zone differences between the source datacenter and the target region are checked, since a job scheduled for 02:00 local will not run at the same hour after the move.</w:delText>
        </w:r>
      </w:del>
    </w:p>
    <w:p w14:paraId="230A9B2A" w14:textId="77777777" w:rsidR="007F5111" w:rsidRDefault="007F5111">
      <w:pPr>
        <w:pStyle w:val="Compact"/>
      </w:pPr>
    </w:p>
    <w:tbl>
      <w:tblPr>
        <w:tblStyle w:val="Table"/>
        <w:tblW w:w="5000" w:type="pct"/>
        <w:tblLook w:val="0020" w:firstRow="1" w:lastRow="0" w:firstColumn="0" w:lastColumn="0" w:noHBand="0" w:noVBand="0"/>
      </w:tblPr>
      <w:tblGrid>
        <w:gridCol w:w="807"/>
        <w:gridCol w:w="1964"/>
        <w:gridCol w:w="1829"/>
        <w:gridCol w:w="1729"/>
        <w:gridCol w:w="807"/>
        <w:gridCol w:w="1533"/>
        <w:gridCol w:w="807"/>
      </w:tblGrid>
      <w:tr w:rsidR="007F5111" w14:paraId="230A9B32"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1855" w:author="Syed Ahmed" w:date="2026-09-08T14:35:00Z"/>
        </w:trPr>
        <w:tc>
          <w:tcPr>
            <w:tcW w:w="0" w:type="auto"/>
          </w:tcPr>
          <w:p w14:paraId="230A9B2B" w14:textId="77777777" w:rsidR="007F5111" w:rsidRDefault="00C963BA">
            <w:pPr>
              <w:pStyle w:val="Compact"/>
            </w:pPr>
            <w:r>
              <w:rPr>
                <w:b/>
                <w:bCs/>
              </w:rPr>
              <w:t>Job / Batch</w:t>
            </w:r>
          </w:p>
        </w:tc>
        <w:tc>
          <w:tcPr>
            <w:tcW w:w="0" w:type="auto"/>
          </w:tcPr>
          <w:p w14:paraId="230A9B2C" w14:textId="77777777" w:rsidR="007F5111" w:rsidRDefault="00C963BA">
            <w:pPr>
              <w:pStyle w:val="Compact"/>
            </w:pPr>
            <w:r>
              <w:rPr>
                <w:b/>
                <w:bCs/>
              </w:rPr>
              <w:t>Trigger Today</w:t>
            </w:r>
          </w:p>
        </w:tc>
        <w:tc>
          <w:tcPr>
            <w:tcW w:w="0" w:type="auto"/>
          </w:tcPr>
          <w:p w14:paraId="230A9B2D" w14:textId="77777777" w:rsidR="007F5111" w:rsidRDefault="00C963BA">
            <w:pPr>
              <w:pStyle w:val="Compact"/>
            </w:pPr>
            <w:r>
              <w:rPr>
                <w:b/>
                <w:bCs/>
              </w:rPr>
              <w:t>Target Trigger</w:t>
            </w:r>
          </w:p>
        </w:tc>
        <w:tc>
          <w:tcPr>
            <w:tcW w:w="0" w:type="auto"/>
          </w:tcPr>
          <w:p w14:paraId="230A9B2E" w14:textId="77777777" w:rsidR="007F5111" w:rsidRDefault="00C963BA">
            <w:pPr>
              <w:pStyle w:val="Compact"/>
            </w:pPr>
            <w:r>
              <w:rPr>
                <w:b/>
                <w:bCs/>
              </w:rPr>
              <w:t>Change Required</w:t>
            </w:r>
          </w:p>
        </w:tc>
        <w:tc>
          <w:tcPr>
            <w:tcW w:w="0" w:type="auto"/>
          </w:tcPr>
          <w:p w14:paraId="230A9B2F" w14:textId="77777777" w:rsidR="007F5111" w:rsidRDefault="00C963BA">
            <w:pPr>
              <w:pStyle w:val="Compact"/>
            </w:pPr>
            <w:r>
              <w:rPr>
                <w:b/>
                <w:bCs/>
              </w:rPr>
              <w:t>Owning Team</w:t>
            </w:r>
          </w:p>
        </w:tc>
        <w:tc>
          <w:tcPr>
            <w:tcW w:w="0" w:type="auto"/>
          </w:tcPr>
          <w:p w14:paraId="230A9B30" w14:textId="77777777" w:rsidR="007F5111" w:rsidRDefault="00C963BA">
            <w:pPr>
              <w:pStyle w:val="Compact"/>
            </w:pPr>
            <w:r>
              <w:rPr>
                <w:b/>
                <w:bCs/>
              </w:rPr>
              <w:t>Runs As</w:t>
            </w:r>
          </w:p>
        </w:tc>
        <w:tc>
          <w:tcPr>
            <w:tcW w:w="0" w:type="auto"/>
          </w:tcPr>
          <w:p w14:paraId="230A9B31" w14:textId="77777777" w:rsidR="007F5111" w:rsidRDefault="00C963BA">
            <w:pPr>
              <w:pStyle w:val="Compact"/>
            </w:pPr>
            <w:r>
              <w:rPr>
                <w:b/>
                <w:bCs/>
              </w:rPr>
              <w:t>First Run After Cutover</w:t>
            </w:r>
          </w:p>
        </w:tc>
      </w:tr>
      <w:tr w:rsidR="007F5111" w14:paraId="230A9B3A" w14:textId="77777777" w:rsidTr="4A3EE59D">
        <w:trPr>
          <w:trHeight w:val="300"/>
          <w:del w:id="1856" w:author="Syed Ahmed" w:date="2026-09-08T14:35:00Z"/>
        </w:trPr>
        <w:tc>
          <w:tcPr>
            <w:tcW w:w="0" w:type="auto"/>
          </w:tcPr>
          <w:p w14:paraId="230A9B33" w14:textId="77777777" w:rsidR="007F5111" w:rsidRDefault="00C963BA">
            <w:pPr>
              <w:pStyle w:val="Compact"/>
            </w:pPr>
            <w:r>
              <w:rPr>
                <w:i/>
                <w:iCs/>
              </w:rPr>
              <w:t>To be provided by GEHA</w:t>
            </w:r>
          </w:p>
        </w:tc>
        <w:tc>
          <w:tcPr>
            <w:tcW w:w="0" w:type="auto"/>
          </w:tcPr>
          <w:p w14:paraId="230A9B34" w14:textId="77777777" w:rsidR="007F5111" w:rsidRDefault="00C963BA">
            <w:pPr>
              <w:pStyle w:val="Compact"/>
            </w:pPr>
            <w:r>
              <w:rPr>
                <w:i/>
                <w:iCs/>
              </w:rPr>
              <w:t>Not yet provided — Enterprise scheduler, Task Scheduler, cron, SQL Agent, application-internal. To be supplied by GEHA (Appendix B).</w:t>
            </w:r>
          </w:p>
        </w:tc>
        <w:tc>
          <w:tcPr>
            <w:tcW w:w="0" w:type="auto"/>
          </w:tcPr>
          <w:p w14:paraId="230A9B35" w14:textId="77777777" w:rsidR="007F5111" w:rsidRDefault="00C963BA">
            <w:pPr>
              <w:pStyle w:val="Compact"/>
            </w:pPr>
            <w:r>
              <w:rPr>
                <w:i/>
                <w:iCs/>
              </w:rPr>
              <w:t>Not yet provided — Same scheduler re-pointed, target-native scheduling, or retired. To be supplied by GEHA (Appendix B).</w:t>
            </w:r>
          </w:p>
        </w:tc>
        <w:tc>
          <w:tcPr>
            <w:tcW w:w="0" w:type="auto"/>
          </w:tcPr>
          <w:p w14:paraId="230A9B36" w14:textId="77777777" w:rsidR="007F5111" w:rsidRDefault="00C963BA">
            <w:pPr>
              <w:pStyle w:val="Compact"/>
            </w:pPr>
            <w:r>
              <w:rPr>
                <w:i/>
                <w:iCs/>
              </w:rPr>
              <w:t>Not yet provided — Endpoint, credential, agent installation, script path. To be supplied by GEHA (Appendix B).</w:t>
            </w:r>
          </w:p>
        </w:tc>
        <w:tc>
          <w:tcPr>
            <w:tcW w:w="0" w:type="auto"/>
          </w:tcPr>
          <w:p w14:paraId="230A9B37" w14:textId="77777777" w:rsidR="007F5111" w:rsidRDefault="00C963BA">
            <w:pPr>
              <w:pStyle w:val="Compact"/>
            </w:pPr>
            <w:r>
              <w:rPr>
                <w:i/>
                <w:iCs/>
              </w:rPr>
              <w:t>To be provided by GEHA</w:t>
            </w:r>
          </w:p>
        </w:tc>
        <w:tc>
          <w:tcPr>
            <w:tcW w:w="0" w:type="auto"/>
          </w:tcPr>
          <w:p w14:paraId="230A9B38" w14:textId="77777777" w:rsidR="007F5111" w:rsidRDefault="00C963BA">
            <w:pPr>
              <w:pStyle w:val="Compact"/>
            </w:pPr>
            <w:r>
              <w:rPr>
                <w:i/>
                <w:iCs/>
              </w:rPr>
              <w:t>Not yet provided — Account or managed identity from §5.7. To be supplied by GEHA (Appendix B).</w:t>
            </w:r>
          </w:p>
        </w:tc>
        <w:tc>
          <w:tcPr>
            <w:tcW w:w="0" w:type="auto"/>
          </w:tcPr>
          <w:p w14:paraId="230A9B39" w14:textId="77777777" w:rsidR="007F5111" w:rsidRDefault="00C963BA">
            <w:pPr>
              <w:pStyle w:val="Compact"/>
            </w:pPr>
            <w:r>
              <w:rPr>
                <w:i/>
                <w:iCs/>
              </w:rPr>
              <w:t>To be provided by GEHA</w:t>
            </w:r>
          </w:p>
        </w:tc>
      </w:tr>
    </w:tbl>
    <w:p w14:paraId="230A9B3B" w14:textId="77777777" w:rsidR="007F5111" w:rsidRDefault="00C963BA" w:rsidP="4A3EE59D">
      <w:pPr>
        <w:pStyle w:val="BodyText"/>
        <w:rPr>
          <w:del w:id="1857" w:author="Syed Ahmed" w:date="2026-09-08T14:35:00Z" w16du:dateUtc="2026-09-08T14:35:34Z"/>
          <w:b/>
          <w:bCs/>
          <w:sz w:val="15"/>
          <w:szCs w:val="15"/>
        </w:rPr>
      </w:pPr>
      <w:del w:id="1858" w:author="Syed Ahmed" w:date="2026-09-08T14:35:00Z" w16du:dateUtc="2026-09-08T14:35:34Z">
        <w:r w:rsidRPr="4A3EE59D" w:rsidDel="00C963BA">
          <w:rPr>
            <w:b/>
            <w:bCs/>
            <w:sz w:val="15"/>
            <w:szCs w:val="15"/>
          </w:rPr>
          <w:delText>Table 5.15a — Scheduled Job &amp; Batch Orchestration</w:delText>
        </w:r>
      </w:del>
    </w:p>
    <w:p w14:paraId="230A9B3C" w14:textId="77777777" w:rsidR="007F5111" w:rsidRDefault="007F5111">
      <w:pPr>
        <w:pStyle w:val="Compact"/>
        <w:rPr>
          <w:del w:id="1859" w:author="Syed Ahmed" w:date="2026-09-08T14:35:00Z" w16du:dateUtc="2026-09-08T14:35:34Z"/>
        </w:rPr>
      </w:pPr>
    </w:p>
    <w:tbl>
      <w:tblPr>
        <w:tblStyle w:val="Table"/>
        <w:tblW w:w="5000" w:type="pct"/>
        <w:tblLook w:val="0020" w:firstRow="1" w:lastRow="0" w:firstColumn="0" w:lastColumn="0" w:noHBand="0" w:noVBand="0"/>
      </w:tblPr>
      <w:tblGrid>
        <w:gridCol w:w="1878"/>
        <w:gridCol w:w="7598"/>
      </w:tblGrid>
      <w:tr w:rsidR="007F5111" w14:paraId="230A9B3F"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1860" w:author="Syed Ahmed" w:date="2026-09-08T14:35:00Z"/>
        </w:trPr>
        <w:tc>
          <w:tcPr>
            <w:tcW w:w="0" w:type="auto"/>
          </w:tcPr>
          <w:p w14:paraId="230A9B3D" w14:textId="77777777" w:rsidR="007F5111" w:rsidRDefault="00C963BA">
            <w:pPr>
              <w:pStyle w:val="Compact"/>
            </w:pPr>
            <w:r>
              <w:rPr>
                <w:b/>
                <w:bCs/>
              </w:rPr>
              <w:t>Scheduler Agent Installation</w:t>
            </w:r>
          </w:p>
        </w:tc>
        <w:tc>
          <w:tcPr>
            <w:tcW w:w="0" w:type="auto"/>
          </w:tcPr>
          <w:p w14:paraId="230A9B3E" w14:textId="77777777" w:rsidR="007F5111" w:rsidRDefault="00C963BA">
            <w:pPr>
              <w:pStyle w:val="Compact"/>
            </w:pPr>
            <w:r>
              <w:rPr>
                <w:i/>
                <w:iCs/>
              </w:rPr>
              <w:t>Not yet provided — Whether a scheduling agent must be installed on the target and who installs it. To be supplied by GEHA (Appendix B).</w:t>
            </w:r>
          </w:p>
        </w:tc>
      </w:tr>
      <w:tr w:rsidR="007F5111" w14:paraId="230A9B42" w14:textId="77777777" w:rsidTr="4A3EE59D">
        <w:trPr>
          <w:trHeight w:val="300"/>
          <w:del w:id="1861" w:author="Syed Ahmed" w:date="2026-09-08T14:35:00Z"/>
        </w:trPr>
        <w:tc>
          <w:tcPr>
            <w:tcW w:w="0" w:type="auto"/>
          </w:tcPr>
          <w:p w14:paraId="230A9B40" w14:textId="77777777" w:rsidR="007F5111" w:rsidRDefault="00C963BA">
            <w:pPr>
              <w:pStyle w:val="Compact"/>
            </w:pPr>
            <w:r>
              <w:rPr>
                <w:b/>
                <w:bCs/>
              </w:rPr>
              <w:t>Calendar and Time Zone</w:t>
            </w:r>
          </w:p>
        </w:tc>
        <w:tc>
          <w:tcPr>
            <w:tcW w:w="0" w:type="auto"/>
          </w:tcPr>
          <w:p w14:paraId="230A9B41" w14:textId="77777777" w:rsidR="007F5111" w:rsidRDefault="00C963BA">
            <w:pPr>
              <w:pStyle w:val="Compact"/>
            </w:pPr>
            <w:r>
              <w:rPr>
                <w:i/>
                <w:iCs/>
              </w:rPr>
              <w:t>Whether the target region</w:t>
            </w:r>
            <w:r>
              <w:rPr>
                <w:b/>
                <w:bCs/>
                <w:i/>
                <w:iCs/>
              </w:rPr>
              <w:t>‘s time zone changes any job’</w:t>
            </w:r>
            <w:r>
              <w:rPr>
                <w:i/>
                <w:iCs/>
              </w:rPr>
              <w:t>s effective run time — a job scheduled for 02:00 local runs at a different hour if the target region differs</w:t>
            </w:r>
          </w:p>
        </w:tc>
      </w:tr>
      <w:tr w:rsidR="007F5111" w14:paraId="230A9B45" w14:textId="77777777" w:rsidTr="4A3EE59D">
        <w:trPr>
          <w:trHeight w:val="300"/>
          <w:del w:id="1862" w:author="Syed Ahmed" w:date="2026-09-08T14:35:00Z"/>
        </w:trPr>
        <w:tc>
          <w:tcPr>
            <w:tcW w:w="0" w:type="auto"/>
          </w:tcPr>
          <w:p w14:paraId="230A9B43" w14:textId="77777777" w:rsidR="007F5111" w:rsidRDefault="00C963BA">
            <w:pPr>
              <w:pStyle w:val="Compact"/>
            </w:pPr>
            <w:r>
              <w:rPr>
                <w:b/>
                <w:bCs/>
              </w:rPr>
              <w:t>Job Dependencies and Sequence</w:t>
            </w:r>
          </w:p>
        </w:tc>
        <w:tc>
          <w:tcPr>
            <w:tcW w:w="0" w:type="auto"/>
          </w:tcPr>
          <w:p w14:paraId="230A9B44" w14:textId="77777777" w:rsidR="007F5111" w:rsidRDefault="00C963BA">
            <w:pPr>
              <w:pStyle w:val="Compact"/>
            </w:pPr>
            <w:r>
              <w:rPr>
                <w:i/>
                <w:iCs/>
              </w:rPr>
              <w:t>Not yet provided — Jobs that must run in order or that depend on jobs on other systems, and how that sequence is preserved. To be supplied by GEHA (Appendix B).</w:t>
            </w:r>
          </w:p>
        </w:tc>
      </w:tr>
      <w:tr w:rsidR="007F5111" w14:paraId="230A9B48" w14:textId="77777777" w:rsidTr="4A3EE59D">
        <w:trPr>
          <w:trHeight w:val="300"/>
          <w:del w:id="1863" w:author="Syed Ahmed" w:date="2026-09-08T14:35:00Z"/>
        </w:trPr>
        <w:tc>
          <w:tcPr>
            <w:tcW w:w="0" w:type="auto"/>
          </w:tcPr>
          <w:p w14:paraId="230A9B46" w14:textId="77777777" w:rsidR="007F5111" w:rsidRDefault="00C963BA">
            <w:pPr>
              <w:pStyle w:val="Compact"/>
            </w:pPr>
            <w:r>
              <w:rPr>
                <w:b/>
                <w:bCs/>
              </w:rPr>
              <w:t>Failure Alerting</w:t>
            </w:r>
          </w:p>
        </w:tc>
        <w:tc>
          <w:tcPr>
            <w:tcW w:w="0" w:type="auto"/>
          </w:tcPr>
          <w:p w14:paraId="230A9B47" w14:textId="77777777" w:rsidR="007F5111" w:rsidRDefault="00C963BA">
            <w:pPr>
              <w:pStyle w:val="Compact"/>
            </w:pPr>
            <w:r>
              <w:rPr>
                <w:i/>
                <w:iCs/>
              </w:rPr>
              <w:t>Not yet provided — How a failed job is detected in the target and who receives the alert. A job that silently stops running is the most com. To be supplied by GEHA (Appendix B).</w:t>
            </w:r>
          </w:p>
        </w:tc>
      </w:tr>
    </w:tbl>
    <w:p w14:paraId="230A9B49" w14:textId="77777777" w:rsidR="007F5111" w:rsidRDefault="00C963BA" w:rsidP="4A3EE59D">
      <w:pPr>
        <w:pStyle w:val="BodyText"/>
        <w:rPr>
          <w:del w:id="1864" w:author="Syed Ahmed" w:date="2026-09-08T14:35:00Z" w16du:dateUtc="2026-09-08T14:35:34Z"/>
          <w:b/>
          <w:bCs/>
          <w:sz w:val="15"/>
          <w:szCs w:val="15"/>
        </w:rPr>
      </w:pPr>
      <w:del w:id="1865" w:author="Syed Ahmed" w:date="2026-09-08T14:35:00Z" w16du:dateUtc="2026-09-08T14:35:34Z">
        <w:r w:rsidRPr="4A3EE59D" w:rsidDel="00C963BA">
          <w:rPr>
            <w:b/>
            <w:bCs/>
            <w:sz w:val="15"/>
            <w:szCs w:val="15"/>
          </w:rPr>
          <w:delText>Table 5.15b — Scheduled Job &amp; Batch Orchestration</w:delText>
        </w:r>
      </w:del>
    </w:p>
    <w:p w14:paraId="230A9B4A" w14:textId="77777777" w:rsidR="007F5111" w:rsidRDefault="007F5111">
      <w:pPr>
        <w:pStyle w:val="Compact"/>
      </w:pPr>
    </w:p>
    <w:p w14:paraId="230A9B4B" w14:textId="77777777" w:rsidR="007F5111" w:rsidRDefault="00C963BA">
      <w:pPr>
        <w:pStyle w:val="Heading1"/>
        <w:rPr>
          <w:del w:id="1866" w:author="Syed Ahmed" w:date="2026-09-08T16:47:00Z" w16du:dateUtc="2026-09-08T16:47:07Z"/>
        </w:rPr>
      </w:pPr>
      <w:bookmarkStart w:id="1867" w:name="migration-preparation"/>
      <w:bookmarkEnd w:id="601"/>
      <w:bookmarkEnd w:id="1851"/>
      <w:del w:id="1868" w:author="Syed Ahmed" w:date="2026-09-08T16:47:00Z" w16du:dateUtc="2026-09-08T16:47:07Z">
        <w:r w:rsidDel="00C963BA">
          <w:delText>6. Migration Preparation</w:delText>
        </w:r>
      </w:del>
    </w:p>
    <w:p w14:paraId="230A9B4C" w14:textId="77777777" w:rsidR="007F5111" w:rsidRDefault="00C963BA">
      <w:pPr>
        <w:pStyle w:val="FirstParagraph"/>
        <w:rPr>
          <w:del w:id="1869" w:author="Syed Ahmed" w:date="2026-09-08T16:47:00Z" w16du:dateUtc="2026-09-08T16:47:07Z"/>
        </w:rPr>
      </w:pPr>
      <w:del w:id="1870" w:author="Syed Ahmed" w:date="2026-09-08T16:47:00Z" w16du:dateUtc="2026-09-08T16:47:07Z">
        <w:r w:rsidDel="00C963BA">
          <w:delText xml:space="preserve">Everything that can be completed before the cutover window is completed before it, so that the window itself is reserved exclusively for work that genuinely cannot be pre-staged. Replication, rehearsal, testing, freeze </w:delText>
        </w:r>
        <w:r w:rsidDel="00C963BA">
          <w:lastRenderedPageBreak/>
          <w:delText>arrangements, readiness confirmation and communications all belong here rather than on the night. The discipline is simple and repeatedly proven: the shorter the list of decisions taken under time pressure, the higher the probability the cutover completes without incident. Each preparation activity carries an owner and an exit condition, so readiness is demonstrated rather than asserted.</w:delText>
        </w:r>
      </w:del>
    </w:p>
    <w:p w14:paraId="230A9B4D" w14:textId="77777777" w:rsidR="007F5111" w:rsidRDefault="00C963BA">
      <w:pPr>
        <w:pStyle w:val="Heading2"/>
        <w:rPr>
          <w:del w:id="1871" w:author="Syed Ahmed" w:date="2026-09-08T16:42:00Z" w16du:dateUtc="2026-09-08T16:42:51Z"/>
        </w:rPr>
      </w:pPr>
      <w:bookmarkStart w:id="1872" w:name="move-groups-sequencing"/>
      <w:del w:id="1873" w:author="Syed Ahmed" w:date="2026-09-08T16:42:00Z" w16du:dateUtc="2026-09-08T16:42:51Z">
        <w:r w:rsidDel="00C963BA">
          <w:delText>6.1 Move Groups &amp; Sequencing</w:delText>
        </w:r>
      </w:del>
    </w:p>
    <w:p w14:paraId="230A9B4E" w14:textId="77777777" w:rsidR="007F5111" w:rsidRDefault="00C963BA">
      <w:pPr>
        <w:pStyle w:val="FirstParagraph"/>
        <w:rPr>
          <w:del w:id="1874" w:author="Syed Ahmed" w:date="2026-09-08T16:42:00Z" w16du:dateUtc="2026-09-08T16:42:51Z"/>
        </w:rPr>
      </w:pPr>
      <w:del w:id="1875" w:author="Syed Ahmed" w:date="2026-09-08T16:42:00Z" w16du:dateUtc="2026-09-08T16:42:51Z">
        <w:r w:rsidDel="00C963BA">
          <w:delText>Move groups are sets of servers that must migrate together because they cannot function apart, and they are derived from observed dependency evidence rather than from application naming or organizational structure. Grouping by name is the most common source of a migration that completes technically and fails functionally, because two systems that share a database rarely share a naming convention. Each group records why it is grouped, what it depends on, and when it is planned. Non-production migrates ahead of production, beginning with the least complex group, so that the process is proven where failure is inexpensive.</w:delText>
        </w:r>
      </w:del>
    </w:p>
    <w:p w14:paraId="230A9B4F" w14:textId="77777777" w:rsidR="007F5111" w:rsidRDefault="007F5111">
      <w:pPr>
        <w:pStyle w:val="Compact"/>
        <w:rPr>
          <w:del w:id="1876" w:author="Syed Ahmed" w:date="2026-09-08T16:42:00Z" w16du:dateUtc="2026-09-08T16:42:51Z"/>
        </w:rPr>
      </w:pPr>
    </w:p>
    <w:tbl>
      <w:tblPr>
        <w:tblStyle w:val="Table"/>
        <w:tblW w:w="5000" w:type="pct"/>
        <w:tblLook w:val="0020" w:firstRow="1" w:lastRow="0" w:firstColumn="0" w:lastColumn="0" w:noHBand="0" w:noVBand="0"/>
      </w:tblPr>
      <w:tblGrid>
        <w:gridCol w:w="1371"/>
        <w:gridCol w:w="3563"/>
        <w:gridCol w:w="1657"/>
        <w:gridCol w:w="1973"/>
        <w:gridCol w:w="912"/>
      </w:tblGrid>
      <w:tr w:rsidR="007F5111" w14:paraId="230A9B55"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1877" w:author="Syed Ahmed" w:date="2026-09-08T16:42:00Z"/>
        </w:trPr>
        <w:tc>
          <w:tcPr>
            <w:tcW w:w="0" w:type="auto"/>
          </w:tcPr>
          <w:p w14:paraId="230A9B50" w14:textId="77777777" w:rsidR="007F5111" w:rsidRDefault="00C963BA">
            <w:pPr>
              <w:pStyle w:val="Compact"/>
            </w:pPr>
            <w:r>
              <w:rPr>
                <w:b/>
                <w:bCs/>
              </w:rPr>
              <w:t>Move Group</w:t>
            </w:r>
          </w:p>
        </w:tc>
        <w:tc>
          <w:tcPr>
            <w:tcW w:w="0" w:type="auto"/>
          </w:tcPr>
          <w:p w14:paraId="230A9B51" w14:textId="77777777" w:rsidR="007F5111" w:rsidRDefault="00C963BA">
            <w:pPr>
              <w:pStyle w:val="Compact"/>
            </w:pPr>
            <w:r>
              <w:rPr>
                <w:b/>
                <w:bCs/>
              </w:rPr>
              <w:t>Servers / Components</w:t>
            </w:r>
          </w:p>
        </w:tc>
        <w:tc>
          <w:tcPr>
            <w:tcW w:w="0" w:type="auto"/>
          </w:tcPr>
          <w:p w14:paraId="230A9B52" w14:textId="77777777" w:rsidR="007F5111" w:rsidRDefault="00C963BA">
            <w:pPr>
              <w:pStyle w:val="Compact"/>
            </w:pPr>
            <w:r>
              <w:rPr>
                <w:b/>
                <w:bCs/>
              </w:rPr>
              <w:t>Why Grouped</w:t>
            </w:r>
          </w:p>
        </w:tc>
        <w:tc>
          <w:tcPr>
            <w:tcW w:w="0" w:type="auto"/>
          </w:tcPr>
          <w:p w14:paraId="230A9B53" w14:textId="77777777" w:rsidR="007F5111" w:rsidRDefault="00C963BA">
            <w:pPr>
              <w:pStyle w:val="Compact"/>
            </w:pPr>
            <w:r>
              <w:rPr>
                <w:b/>
                <w:bCs/>
              </w:rPr>
              <w:t>Depends On</w:t>
            </w:r>
          </w:p>
        </w:tc>
        <w:tc>
          <w:tcPr>
            <w:tcW w:w="0" w:type="auto"/>
          </w:tcPr>
          <w:p w14:paraId="230A9B54" w14:textId="77777777" w:rsidR="007F5111" w:rsidRDefault="00C963BA">
            <w:pPr>
              <w:pStyle w:val="Compact"/>
            </w:pPr>
            <w:r>
              <w:rPr>
                <w:b/>
                <w:bCs/>
              </w:rPr>
              <w:t>Planned Date</w:t>
            </w:r>
          </w:p>
        </w:tc>
      </w:tr>
      <w:tr w:rsidR="007F5111" w14:paraId="230A9B5B" w14:textId="77777777" w:rsidTr="4A3EE59D">
        <w:trPr>
          <w:trHeight w:val="300"/>
          <w:del w:id="1878" w:author="Syed Ahmed" w:date="2026-09-08T16:42:00Z"/>
        </w:trPr>
        <w:tc>
          <w:tcPr>
            <w:tcW w:w="0" w:type="auto"/>
          </w:tcPr>
          <w:p w14:paraId="230A9B56" w14:textId="77777777" w:rsidR="007F5111" w:rsidRDefault="00C963BA">
            <w:pPr>
              <w:pStyle w:val="Compact"/>
            </w:pPr>
            <w:r>
              <w:rPr>
                <w:i/>
                <w:iCs/>
              </w:rPr>
              <w:t>CyberArk PAS — primary</w:t>
            </w:r>
          </w:p>
        </w:tc>
        <w:tc>
          <w:tcPr>
            <w:tcW w:w="0" w:type="auto"/>
          </w:tcPr>
          <w:p w14:paraId="230A9B57" w14:textId="77777777" w:rsidR="007F5111" w:rsidRDefault="00C963BA">
            <w:pPr>
              <w:pStyle w:val="Compact"/>
            </w:pPr>
            <w:r>
              <w:rPr>
                <w:i/>
                <w:iCs/>
              </w:rPr>
              <w:t>PASCCPPRD101; PASCCPPRD102; PASPCCPRD101; PASPCCPRD102</w:t>
            </w:r>
          </w:p>
        </w:tc>
        <w:tc>
          <w:tcPr>
            <w:tcW w:w="0" w:type="auto"/>
          </w:tcPr>
          <w:p w14:paraId="230A9B58" w14:textId="77777777" w:rsidR="007F5111" w:rsidRDefault="00C963BA">
            <w:pPr>
              <w:pStyle w:val="Compact"/>
            </w:pPr>
            <w:r>
              <w:rPr>
                <w:i/>
                <w:iCs/>
              </w:rPr>
              <w:t>Single application move group</w:t>
            </w:r>
          </w:p>
        </w:tc>
        <w:tc>
          <w:tcPr>
            <w:tcW w:w="0" w:type="auto"/>
          </w:tcPr>
          <w:p w14:paraId="230A9B59" w14:textId="77777777" w:rsidR="007F5111" w:rsidRDefault="00C963BA">
            <w:pPr>
              <w:pStyle w:val="Compact"/>
            </w:pPr>
            <w:r>
              <w:rPr>
                <w:i/>
                <w:iCs/>
              </w:rPr>
              <w:t>G-1 discovery validation (2026-09-30)</w:t>
            </w:r>
          </w:p>
        </w:tc>
        <w:tc>
          <w:tcPr>
            <w:tcW w:w="0" w:type="auto"/>
          </w:tcPr>
          <w:p w14:paraId="230A9B5A" w14:textId="77777777" w:rsidR="007F5111" w:rsidRDefault="00C963BA">
            <w:pPr>
              <w:pStyle w:val="Compact"/>
            </w:pPr>
            <w:r>
              <w:rPr>
                <w:i/>
                <w:iCs/>
              </w:rPr>
              <w:t>10/06/26</w:t>
            </w:r>
          </w:p>
        </w:tc>
      </w:tr>
    </w:tbl>
    <w:p w14:paraId="230A9B5C" w14:textId="77777777" w:rsidR="007F5111" w:rsidRDefault="00C963BA" w:rsidP="4A3EE59D">
      <w:pPr>
        <w:pStyle w:val="BodyText"/>
        <w:rPr>
          <w:del w:id="1879" w:author="Syed Ahmed" w:date="2026-09-08T16:42:00Z" w16du:dateUtc="2026-09-08T16:42:51Z"/>
          <w:b/>
          <w:bCs/>
          <w:sz w:val="15"/>
          <w:szCs w:val="15"/>
        </w:rPr>
      </w:pPr>
      <w:del w:id="1880" w:author="Syed Ahmed" w:date="2026-09-08T16:42:00Z" w16du:dateUtc="2026-09-08T16:42:51Z">
        <w:r w:rsidRPr="4A3EE59D" w:rsidDel="00C963BA">
          <w:rPr>
            <w:b/>
            <w:bCs/>
            <w:sz w:val="15"/>
            <w:szCs w:val="15"/>
          </w:rPr>
          <w:delText>Table 6.1 — Move Groups &amp; Sequencing</w:delText>
        </w:r>
      </w:del>
    </w:p>
    <w:p w14:paraId="230A9B5D" w14:textId="77777777" w:rsidR="007F5111" w:rsidRDefault="007F5111">
      <w:pPr>
        <w:pStyle w:val="Compact"/>
      </w:pPr>
    </w:p>
    <w:p w14:paraId="230A9B5E" w14:textId="77777777" w:rsidR="007F5111" w:rsidRDefault="00C963BA">
      <w:pPr>
        <w:pStyle w:val="Heading2"/>
        <w:rPr>
          <w:del w:id="1881" w:author="Syed Ahmed" w:date="2026-09-08T16:42:00Z" w16du:dateUtc="2026-09-08T16:42:27Z"/>
        </w:rPr>
      </w:pPr>
      <w:bookmarkStart w:id="1882" w:name="migration-method-per-component"/>
      <w:bookmarkEnd w:id="1872"/>
      <w:del w:id="1883" w:author="Syed Ahmed" w:date="2026-09-08T16:42:00Z" w16du:dateUtc="2026-09-08T16:42:27Z">
        <w:r w:rsidDel="00C963BA">
          <w:delText>6.2 Migration Method per Component</w:delText>
        </w:r>
      </w:del>
    </w:p>
    <w:p w14:paraId="230A9B5F" w14:textId="77777777" w:rsidR="007F5111" w:rsidRDefault="00C963BA">
      <w:pPr>
        <w:pStyle w:val="FirstParagraph"/>
        <w:rPr>
          <w:del w:id="1884" w:author="Syed Ahmed" w:date="2026-09-08T16:42:00Z" w16du:dateUtc="2026-09-08T16:42:27Z"/>
        </w:rPr>
      </w:pPr>
      <w:del w:id="1885" w:author="Syed Ahmed" w:date="2026-09-08T16:42:00Z" w16du:dateUtc="2026-09-08T16:42:27Z">
        <w:r w:rsidDel="00C963BA">
          <w:delText>The migration method for each component is recorded together with the rollback position that method actually supports, because the two are inseparable. Replication and failover, backup and restore, database migration services, file copy and rebuild each imply a different downtime profile and a different answer to the question of what happens if the cutover is aborted. Expected downtime is taken from the rehearsal rather than estimated. Where a method offers no rollback, that is stated plainly here rather than discovered during the window.</w:delText>
        </w:r>
      </w:del>
    </w:p>
    <w:p w14:paraId="230A9B60" w14:textId="77777777" w:rsidR="007F5111" w:rsidRDefault="007F5111">
      <w:pPr>
        <w:sectPr w:rsidR="007F5111">
          <w:headerReference w:type="default" r:id="rId44"/>
          <w:footerReference w:type="default" r:id="rId45"/>
          <w:pgSz w:w="12240" w:h="15840"/>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2776"/>
        <w:gridCol w:w="1257"/>
        <w:gridCol w:w="1249"/>
        <w:gridCol w:w="2462"/>
        <w:gridCol w:w="4142"/>
        <w:gridCol w:w="1190"/>
      </w:tblGrid>
      <w:tr w:rsidR="007F5111" w14:paraId="230A9B67"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1886" w:author="Syed Ahmed" w:date="2026-09-08T16:42:00Z"/>
        </w:trPr>
        <w:tc>
          <w:tcPr>
            <w:tcW w:w="0" w:type="auto"/>
          </w:tcPr>
          <w:p w14:paraId="230A9B61" w14:textId="77777777" w:rsidR="007F5111" w:rsidRDefault="00C963BA">
            <w:pPr>
              <w:pStyle w:val="Compact"/>
            </w:pPr>
            <w:r>
              <w:rPr>
                <w:b/>
                <w:bCs/>
              </w:rPr>
              <w:lastRenderedPageBreak/>
              <w:t>Component</w:t>
            </w:r>
          </w:p>
        </w:tc>
        <w:tc>
          <w:tcPr>
            <w:tcW w:w="0" w:type="auto"/>
          </w:tcPr>
          <w:p w14:paraId="230A9B62" w14:textId="77777777" w:rsidR="007F5111" w:rsidRDefault="00C963BA">
            <w:pPr>
              <w:pStyle w:val="Compact"/>
            </w:pPr>
            <w:r>
              <w:rPr>
                <w:b/>
                <w:bCs/>
              </w:rPr>
              <w:t>Method</w:t>
            </w:r>
          </w:p>
        </w:tc>
        <w:tc>
          <w:tcPr>
            <w:tcW w:w="0" w:type="auto"/>
          </w:tcPr>
          <w:p w14:paraId="230A9B63" w14:textId="77777777" w:rsidR="007F5111" w:rsidRDefault="00C963BA">
            <w:pPr>
              <w:pStyle w:val="Compact"/>
            </w:pPr>
            <w:r>
              <w:rPr>
                <w:b/>
                <w:bCs/>
              </w:rPr>
              <w:t>Tool</w:t>
            </w:r>
          </w:p>
        </w:tc>
        <w:tc>
          <w:tcPr>
            <w:tcW w:w="0" w:type="auto"/>
          </w:tcPr>
          <w:p w14:paraId="230A9B64" w14:textId="77777777" w:rsidR="007F5111" w:rsidRDefault="00C963BA">
            <w:pPr>
              <w:pStyle w:val="Compact"/>
            </w:pPr>
            <w:r>
              <w:rPr>
                <w:b/>
                <w:bCs/>
              </w:rPr>
              <w:t>Expected Downtime</w:t>
            </w:r>
          </w:p>
        </w:tc>
        <w:tc>
          <w:tcPr>
            <w:tcW w:w="0" w:type="auto"/>
          </w:tcPr>
          <w:p w14:paraId="230A9B65" w14:textId="77777777" w:rsidR="007F5111" w:rsidRDefault="00C963BA">
            <w:pPr>
              <w:pStyle w:val="Compact"/>
            </w:pPr>
            <w:r>
              <w:rPr>
                <w:b/>
                <w:bCs/>
              </w:rPr>
              <w:t>Rollback Available?</w:t>
            </w:r>
          </w:p>
        </w:tc>
        <w:tc>
          <w:tcPr>
            <w:tcW w:w="0" w:type="auto"/>
          </w:tcPr>
          <w:p w14:paraId="230A9B66" w14:textId="77777777" w:rsidR="007F5111" w:rsidRDefault="00C963BA">
            <w:pPr>
              <w:pStyle w:val="Compact"/>
            </w:pPr>
            <w:r>
              <w:rPr>
                <w:b/>
                <w:bCs/>
              </w:rPr>
              <w:t>Owner</w:t>
            </w:r>
          </w:p>
        </w:tc>
      </w:tr>
      <w:tr w:rsidR="007F5111" w14:paraId="230A9B6E" w14:textId="77777777" w:rsidTr="4A3EE59D">
        <w:trPr>
          <w:trHeight w:val="300"/>
          <w:del w:id="1887" w:author="Syed Ahmed" w:date="2026-09-08T16:42:00Z"/>
        </w:trPr>
        <w:tc>
          <w:tcPr>
            <w:tcW w:w="0" w:type="auto"/>
          </w:tcPr>
          <w:p w14:paraId="230A9B68" w14:textId="77777777" w:rsidR="007F5111" w:rsidRDefault="00C963BA">
            <w:pPr>
              <w:pStyle w:val="Compact"/>
            </w:pPr>
            <w:r>
              <w:rPr>
                <w:i/>
                <w:iCs/>
              </w:rPr>
              <w:t>CyberArk PAS — all components</w:t>
            </w:r>
          </w:p>
        </w:tc>
        <w:tc>
          <w:tcPr>
            <w:tcW w:w="0" w:type="auto"/>
          </w:tcPr>
          <w:p w14:paraId="230A9B69" w14:textId="77777777" w:rsidR="007F5111" w:rsidRDefault="00C963BA">
            <w:pPr>
              <w:pStyle w:val="Compact"/>
            </w:pPr>
            <w:r>
              <w:t>Azure Migrate</w:t>
            </w:r>
          </w:p>
        </w:tc>
        <w:tc>
          <w:tcPr>
            <w:tcW w:w="0" w:type="auto"/>
          </w:tcPr>
          <w:p w14:paraId="230A9B6A" w14:textId="77777777" w:rsidR="007F5111" w:rsidRDefault="00C963BA">
            <w:pPr>
              <w:pStyle w:val="Compact"/>
            </w:pPr>
            <w:r>
              <w:rPr>
                <w:i/>
                <w:iCs/>
              </w:rPr>
              <w:t>Azure Migrate</w:t>
            </w:r>
          </w:p>
        </w:tc>
        <w:tc>
          <w:tcPr>
            <w:tcW w:w="0" w:type="auto"/>
          </w:tcPr>
          <w:p w14:paraId="230A9B6B" w14:textId="77777777" w:rsidR="007F5111" w:rsidRDefault="00C963BA">
            <w:pPr>
              <w:pStyle w:val="Compact"/>
            </w:pPr>
            <w:r>
              <w:rPr>
                <w:i/>
                <w:iCs/>
              </w:rPr>
              <w:t>To be confirmed at rehearsal</w:t>
            </w:r>
          </w:p>
        </w:tc>
        <w:tc>
          <w:tcPr>
            <w:tcW w:w="0" w:type="auto"/>
          </w:tcPr>
          <w:p w14:paraId="230A9B6C" w14:textId="77777777" w:rsidR="007F5111" w:rsidRDefault="00C963BA">
            <w:pPr>
              <w:pStyle w:val="Compact"/>
            </w:pPr>
            <w:r>
              <w:t>Yes — source retained, powered off and bootable</w:t>
            </w:r>
          </w:p>
        </w:tc>
        <w:tc>
          <w:tcPr>
            <w:tcW w:w="0" w:type="auto"/>
          </w:tcPr>
          <w:p w14:paraId="230A9B6D" w14:textId="77777777" w:rsidR="007F5111" w:rsidRDefault="00C963BA">
            <w:pPr>
              <w:pStyle w:val="Compact"/>
            </w:pPr>
            <w:r>
              <w:rPr>
                <w:i/>
                <w:iCs/>
              </w:rPr>
              <w:t>Eric Ullmann</w:t>
            </w:r>
          </w:p>
        </w:tc>
      </w:tr>
    </w:tbl>
    <w:p w14:paraId="230A9B6F" w14:textId="77777777" w:rsidR="007F5111" w:rsidRDefault="00C963BA" w:rsidP="4A3EE59D">
      <w:pPr>
        <w:pStyle w:val="BodyText"/>
        <w:rPr>
          <w:del w:id="1888" w:author="Syed Ahmed" w:date="2026-09-08T16:42:00Z" w16du:dateUtc="2026-09-08T16:42:33Z"/>
          <w:b/>
          <w:bCs/>
          <w:sz w:val="15"/>
          <w:szCs w:val="15"/>
        </w:rPr>
      </w:pPr>
      <w:del w:id="1889" w:author="Syed Ahmed" w:date="2026-09-08T16:42:00Z" w16du:dateUtc="2026-09-08T16:42:33Z">
        <w:r w:rsidRPr="4A3EE59D" w:rsidDel="00C963BA">
          <w:rPr>
            <w:b/>
            <w:bCs/>
            <w:sz w:val="15"/>
            <w:szCs w:val="15"/>
          </w:rPr>
          <w:delText>Table 6.2 — Migration Method per Component</w:delText>
        </w:r>
      </w:del>
    </w:p>
    <w:p w14:paraId="230A9B70" w14:textId="77777777" w:rsidR="007F5111" w:rsidRDefault="007F5111">
      <w:pPr>
        <w:sectPr w:rsidR="007F5111">
          <w:headerReference w:type="default" r:id="rId46"/>
          <w:footerReference w:type="default" r:id="rId47"/>
          <w:pgSz w:w="15840" w:h="12240" w:orient="landscape"/>
          <w:pgMar w:top="1440" w:right="1440" w:bottom="1440" w:left="1440" w:header="720" w:footer="620" w:gutter="0"/>
          <w:cols w:space="720"/>
        </w:sectPr>
      </w:pPr>
    </w:p>
    <w:p w14:paraId="230A9B71" w14:textId="77777777" w:rsidR="007F5111" w:rsidRDefault="00C963BA">
      <w:pPr>
        <w:pStyle w:val="Heading2"/>
        <w:rPr>
          <w:del w:id="1890" w:author="Syed Ahmed" w:date="2026-09-08T16:21:00Z" w16du:dateUtc="2026-09-08T16:21:01Z"/>
        </w:rPr>
      </w:pPr>
      <w:bookmarkStart w:id="1891" w:name="replication-build-bandwidth"/>
      <w:bookmarkEnd w:id="1882"/>
      <w:del w:id="1892" w:author="Syed Ahmed" w:date="2026-09-08T16:21:00Z" w16du:dateUtc="2026-09-08T16:21:01Z">
        <w:r w:rsidDel="00C963BA">
          <w:lastRenderedPageBreak/>
          <w:delText>6.3 Replication Build &amp; Bandwidth</w:delText>
        </w:r>
      </w:del>
    </w:p>
    <w:p w14:paraId="230A9B72" w14:textId="77777777" w:rsidR="007F5111" w:rsidRDefault="00C963BA">
      <w:pPr>
        <w:pStyle w:val="FirstParagraph"/>
        <w:rPr>
          <w:del w:id="1893" w:author="Syed Ahmed" w:date="2026-09-08T16:21:00Z" w16du:dateUtc="2026-09-08T16:21:01Z"/>
        </w:rPr>
      </w:pPr>
      <w:del w:id="1894" w:author="Syed Ahmed" w:date="2026-09-08T16:21:00Z" w16du:dateUtc="2026-09-08T16:21:01Z">
        <w:r w:rsidDel="00C963BA">
          <w:delText>Replication is bandwidth-bound and is almost always the longest-running preparation activity, so it is planned and measured rather than assumed. The initial seed volume and its measured elapsed time are recorded, along with steady-state delta lag, throttling arrangements and who is alerted when replication fails. Cutover is not scheduled until delta lag is stable at or near zero, because a cutover that begins with outstanding lag begins with unquantified data loss. Where replication competes with production traffic for bandwidth, the sharing arrangement is agreed with the network team in advance.</w:delText>
        </w:r>
      </w:del>
    </w:p>
    <w:p w14:paraId="230A9B73" w14:textId="77777777" w:rsidR="007F5111" w:rsidRDefault="007F5111">
      <w:pPr>
        <w:pStyle w:val="Compact"/>
      </w:pPr>
    </w:p>
    <w:tbl>
      <w:tblPr>
        <w:tblStyle w:val="Table"/>
        <w:tblW w:w="5000" w:type="pct"/>
        <w:tblLook w:val="0020" w:firstRow="1" w:lastRow="0" w:firstColumn="0" w:lastColumn="0" w:noHBand="0" w:noVBand="0"/>
      </w:tblPr>
      <w:tblGrid>
        <w:gridCol w:w="1671"/>
        <w:gridCol w:w="7805"/>
      </w:tblGrid>
      <w:tr w:rsidR="007F5111" w14:paraId="230A9B76"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B74" w14:textId="77777777" w:rsidR="007F5111" w:rsidRDefault="00C963BA">
            <w:pPr>
              <w:pStyle w:val="Compact"/>
            </w:pPr>
            <w:del w:id="1895" w:author="Syed Ahmed" w:date="2026-09-08T14:36:00Z" w16du:dateUtc="2026-09-08T14:36:40Z">
              <w:r w:rsidRPr="4A3EE59D" w:rsidDel="00C963BA">
                <w:rPr>
                  <w:b/>
                  <w:bCs/>
                </w:rPr>
                <w:delText>Replication Appliance / Service</w:delText>
              </w:r>
            </w:del>
          </w:p>
        </w:tc>
        <w:tc>
          <w:tcPr>
            <w:tcW w:w="0" w:type="auto"/>
          </w:tcPr>
          <w:p w14:paraId="230A9B75" w14:textId="77777777" w:rsidR="007F5111" w:rsidRDefault="00C963BA">
            <w:pPr>
              <w:pStyle w:val="Compact"/>
            </w:pPr>
            <w:del w:id="1896" w:author="Syed Ahmed" w:date="2026-09-08T14:36:00Z" w16du:dateUtc="2026-09-08T14:36:40Z">
              <w:r w:rsidRPr="4A3EE59D" w:rsidDel="00C963BA">
                <w:rPr>
                  <w:i/>
                  <w:iCs/>
                </w:rPr>
                <w:delText>Not yet provided — What performs replication, where it runs, and its sizing. To be supplied by GEHA (Appendix B).</w:delText>
              </w:r>
            </w:del>
          </w:p>
        </w:tc>
      </w:tr>
      <w:tr w:rsidR="007F5111" w14:paraId="230A9B79" w14:textId="77777777" w:rsidTr="4A3EE59D">
        <w:tc>
          <w:tcPr>
            <w:tcW w:w="0" w:type="auto"/>
          </w:tcPr>
          <w:p w14:paraId="230A9B77" w14:textId="77777777" w:rsidR="007F5111" w:rsidRDefault="00C963BA">
            <w:pPr>
              <w:pStyle w:val="Compact"/>
            </w:pPr>
            <w:del w:id="1897" w:author="Syed Ahmed" w:date="2026-09-08T14:36:00Z" w16du:dateUtc="2026-09-08T14:36:40Z">
              <w:r w:rsidRPr="4A3EE59D" w:rsidDel="00C963BA">
                <w:rPr>
                  <w:b/>
                  <w:bCs/>
                </w:rPr>
                <w:delText>Available Bandwidth</w:delText>
              </w:r>
            </w:del>
          </w:p>
        </w:tc>
        <w:tc>
          <w:tcPr>
            <w:tcW w:w="0" w:type="auto"/>
          </w:tcPr>
          <w:p w14:paraId="230A9B78" w14:textId="77777777" w:rsidR="007F5111" w:rsidRDefault="00C963BA">
            <w:pPr>
              <w:pStyle w:val="Compact"/>
            </w:pPr>
            <w:del w:id="1898" w:author="Syed Ahmed" w:date="2026-09-08T14:36:00Z" w16du:dateUtc="2026-09-08T14:36:40Z">
              <w:r w:rsidRPr="4A3EE59D" w:rsidDel="00C963BA">
                <w:rPr>
                  <w:i/>
                  <w:iCs/>
                </w:rPr>
                <w:delText>Not yet provided — Measured throughput available to replication, and whether it is shared with production traffic. To be supplied by GEHA (Appendix B).</w:delText>
              </w:r>
            </w:del>
          </w:p>
        </w:tc>
      </w:tr>
      <w:tr w:rsidR="007F5111" w14:paraId="230A9B7C" w14:textId="77777777" w:rsidTr="4A3EE59D">
        <w:tc>
          <w:tcPr>
            <w:tcW w:w="0" w:type="auto"/>
          </w:tcPr>
          <w:p w14:paraId="230A9B7A" w14:textId="77777777" w:rsidR="007F5111" w:rsidRDefault="00C963BA">
            <w:pPr>
              <w:pStyle w:val="Compact"/>
            </w:pPr>
            <w:del w:id="1899" w:author="Syed Ahmed" w:date="2026-09-08T14:36:00Z" w16du:dateUtc="2026-09-08T14:36:40Z">
              <w:r w:rsidRPr="4A3EE59D" w:rsidDel="00C963BA">
                <w:rPr>
                  <w:b/>
                  <w:bCs/>
                </w:rPr>
                <w:delText>Initial Seed Volume &amp; Duration</w:delText>
              </w:r>
            </w:del>
          </w:p>
        </w:tc>
        <w:tc>
          <w:tcPr>
            <w:tcW w:w="0" w:type="auto"/>
          </w:tcPr>
          <w:p w14:paraId="230A9B7B" w14:textId="77777777" w:rsidR="007F5111" w:rsidRDefault="00C963BA">
            <w:pPr>
              <w:pStyle w:val="Compact"/>
            </w:pPr>
            <w:del w:id="1900" w:author="Syed Ahmed" w:date="2026-09-08T14:36:00Z" w16du:dateUtc="2026-09-08T14:36:40Z">
              <w:r w:rsidRPr="4A3EE59D" w:rsidDel="00C963BA">
                <w:rPr>
                  <w:i/>
                  <w:iCs/>
                </w:rPr>
                <w:delText>319 GB observed across 4 host(s); Azure Migrate pre-seed begins 09/15/26  (Evidenced — storage from Matilda Discovery Assessment, as-of 08-Aug-2026; dates computed by the wave engine)</w:delText>
              </w:r>
            </w:del>
          </w:p>
        </w:tc>
      </w:tr>
      <w:tr w:rsidR="007F5111" w14:paraId="230A9B7F" w14:textId="77777777" w:rsidTr="4A3EE59D">
        <w:tc>
          <w:tcPr>
            <w:tcW w:w="0" w:type="auto"/>
          </w:tcPr>
          <w:p w14:paraId="230A9B7D" w14:textId="77777777" w:rsidR="007F5111" w:rsidRDefault="00C963BA">
            <w:pPr>
              <w:pStyle w:val="Compact"/>
            </w:pPr>
            <w:del w:id="1901" w:author="Syed Ahmed" w:date="2026-09-08T14:36:00Z" w16du:dateUtc="2026-09-08T14:36:40Z">
              <w:r w:rsidRPr="4A3EE59D" w:rsidDel="00C963BA">
                <w:rPr>
                  <w:b/>
                  <w:bCs/>
                </w:rPr>
                <w:delText>Delta Replication Lag</w:delText>
              </w:r>
            </w:del>
          </w:p>
        </w:tc>
        <w:tc>
          <w:tcPr>
            <w:tcW w:w="0" w:type="auto"/>
          </w:tcPr>
          <w:p w14:paraId="230A9B7E" w14:textId="77777777" w:rsidR="007F5111" w:rsidRDefault="00C963BA">
            <w:pPr>
              <w:pStyle w:val="Compact"/>
            </w:pPr>
            <w:del w:id="1902" w:author="Syed Ahmed" w:date="2026-09-08T14:36:00Z" w16du:dateUtc="2026-09-08T14:36:40Z">
              <w:r w:rsidRPr="4A3EE59D" w:rsidDel="00C963BA">
                <w:rPr>
                  <w:i/>
                  <w:iCs/>
                </w:rPr>
                <w:delText>Not yet provided — Observed steady-state lag. Cutover does not start until lag is at zero. To be supplied by GEHA (Appendix B).</w:delText>
              </w:r>
            </w:del>
          </w:p>
        </w:tc>
      </w:tr>
      <w:tr w:rsidR="007F5111" w14:paraId="230A9B82" w14:textId="77777777" w:rsidTr="4A3EE59D">
        <w:tc>
          <w:tcPr>
            <w:tcW w:w="0" w:type="auto"/>
          </w:tcPr>
          <w:p w14:paraId="230A9B80" w14:textId="77777777" w:rsidR="007F5111" w:rsidRDefault="00C963BA">
            <w:pPr>
              <w:pStyle w:val="Compact"/>
            </w:pPr>
            <w:del w:id="1903" w:author="Syed Ahmed" w:date="2026-09-08T14:36:00Z" w16du:dateUtc="2026-09-08T14:36:40Z">
              <w:r w:rsidRPr="4A3EE59D" w:rsidDel="00C963BA">
                <w:rPr>
                  <w:b/>
                  <w:bCs/>
                </w:rPr>
                <w:delText>Throttling / Scheduling</w:delText>
              </w:r>
            </w:del>
          </w:p>
        </w:tc>
        <w:tc>
          <w:tcPr>
            <w:tcW w:w="0" w:type="auto"/>
          </w:tcPr>
          <w:p w14:paraId="230A9B81" w14:textId="77777777" w:rsidR="007F5111" w:rsidRDefault="00C963BA">
            <w:pPr>
              <w:pStyle w:val="Compact"/>
            </w:pPr>
            <w:del w:id="1904" w:author="Syed Ahmed" w:date="2026-09-08T14:36:00Z" w16du:dateUtc="2026-09-08T14:36:40Z">
              <w:r w:rsidRPr="4A3EE59D" w:rsidDel="00C963BA">
                <w:rPr>
                  <w:i/>
                  <w:iCs/>
                </w:rPr>
                <w:delText>Not yet provided — Whether replication is throttled during business hours, and by whom. To be supplied by GEHA (Appendix B).</w:delText>
              </w:r>
            </w:del>
          </w:p>
        </w:tc>
      </w:tr>
      <w:tr w:rsidR="007F5111" w14:paraId="230A9B85" w14:textId="77777777" w:rsidTr="4A3EE59D">
        <w:tc>
          <w:tcPr>
            <w:tcW w:w="0" w:type="auto"/>
          </w:tcPr>
          <w:p w14:paraId="230A9B83" w14:textId="77777777" w:rsidR="007F5111" w:rsidRDefault="00C963BA">
            <w:pPr>
              <w:pStyle w:val="Compact"/>
            </w:pPr>
            <w:del w:id="1905" w:author="Syed Ahmed" w:date="2026-09-08T14:36:00Z" w16du:dateUtc="2026-09-08T14:36:40Z">
              <w:r w:rsidRPr="4A3EE59D" w:rsidDel="00C963BA">
                <w:rPr>
                  <w:b/>
                  <w:bCs/>
                </w:rPr>
                <w:delText>Monitoring &amp; Failure Handling</w:delText>
              </w:r>
            </w:del>
          </w:p>
        </w:tc>
        <w:tc>
          <w:tcPr>
            <w:tcW w:w="0" w:type="auto"/>
          </w:tcPr>
          <w:p w14:paraId="230A9B84" w14:textId="77777777" w:rsidR="007F5111" w:rsidRDefault="00C963BA">
            <w:pPr>
              <w:pStyle w:val="Compact"/>
            </w:pPr>
            <w:del w:id="1906" w:author="Syed Ahmed" w:date="2026-09-08T14:36:00Z" w16du:dateUtc="2026-09-08T14:36:40Z">
              <w:r w:rsidRPr="4A3EE59D" w:rsidDel="00C963BA">
                <w:rPr>
                  <w:i/>
                  <w:iCs/>
                </w:rPr>
                <w:delText>Not yet provided — How replication failure is detected, and who is alerted. To be supplied by GEHA (Appendix B).</w:delText>
              </w:r>
            </w:del>
          </w:p>
        </w:tc>
      </w:tr>
    </w:tbl>
    <w:p w14:paraId="230A9B86" w14:textId="77777777" w:rsidR="007F5111" w:rsidRDefault="00C963BA">
      <w:pPr>
        <w:pStyle w:val="BodyText"/>
      </w:pPr>
      <w:r>
        <w:rPr>
          <w:b/>
          <w:bCs/>
          <w:sz w:val="15"/>
          <w:szCs w:val="15"/>
        </w:rPr>
        <w:t>Table 6.3 — Replication Build &amp; Bandwidth</w:t>
      </w:r>
    </w:p>
    <w:p w14:paraId="230A9B87" w14:textId="77777777" w:rsidR="007F5111" w:rsidRDefault="007F5111">
      <w:pPr>
        <w:pStyle w:val="Compact"/>
      </w:pPr>
    </w:p>
    <w:p w14:paraId="230A9B88" w14:textId="77777777" w:rsidR="007F5111" w:rsidRDefault="00C963BA">
      <w:pPr>
        <w:pStyle w:val="Heading2"/>
        <w:rPr>
          <w:del w:id="1907" w:author="Syed Ahmed" w:date="2026-09-08T16:21:00Z" w16du:dateUtc="2026-09-08T16:21:07Z"/>
        </w:rPr>
      </w:pPr>
      <w:bookmarkStart w:id="1908" w:name="migration-rehearsal"/>
      <w:bookmarkEnd w:id="1891"/>
      <w:del w:id="1909" w:author="Syed Ahmed" w:date="2026-09-08T16:21:00Z" w16du:dateUtc="2026-09-08T16:21:07Z">
        <w:r w:rsidDel="00C963BA">
          <w:delText>6.4 Migration Rehearsal</w:delText>
        </w:r>
      </w:del>
    </w:p>
    <w:p w14:paraId="230A9B89" w14:textId="77777777" w:rsidR="007F5111" w:rsidRDefault="00C963BA">
      <w:pPr>
        <w:pStyle w:val="FirstParagraph"/>
        <w:rPr>
          <w:del w:id="1910" w:author="Syed Ahmed" w:date="2026-09-08T16:21:00Z" w16du:dateUtc="2026-09-08T16:21:07Z"/>
        </w:rPr>
      </w:pPr>
      <w:del w:id="1911" w:author="Syed Ahmed" w:date="2026-09-08T16:21:00Z" w16du:dateUtc="2026-09-08T16:21:07Z">
        <w:r w:rsidDel="00C963BA">
          <w:delText>The rehearsal proves that the target boots, runs and is reachable, and it is executed in an isolated network so that it cannot affect the source under any circumstances. It is also the only legitimate source of the timings used in the cutover schedule; estimated durations are how outage windows are overrun. A minimum of two passes is planned — the first to find defects, the second to prove the corrections — and the last pass must be defect-free. Test resources are removed on completion, because retained ones incur cost and create ambiguity about which environment is authoritative on the night.</w:delText>
        </w:r>
      </w:del>
    </w:p>
    <w:p w14:paraId="230A9B8A" w14:textId="77777777" w:rsidR="007F5111" w:rsidRDefault="007F5111">
      <w:pPr>
        <w:pStyle w:val="Compact"/>
      </w:pPr>
    </w:p>
    <w:tbl>
      <w:tblPr>
        <w:tblStyle w:val="Table"/>
        <w:tblW w:w="5000" w:type="pct"/>
        <w:tblLook w:val="0020" w:firstRow="1" w:lastRow="0" w:firstColumn="0" w:lastColumn="0" w:noHBand="0" w:noVBand="0"/>
      </w:tblPr>
      <w:tblGrid>
        <w:gridCol w:w="1682"/>
        <w:gridCol w:w="7794"/>
        <w:tblGridChange w:id="1912">
          <w:tblGrid>
            <w:gridCol w:w="1682"/>
            <w:gridCol w:w="7794"/>
          </w:tblGrid>
        </w:tblGridChange>
      </w:tblGrid>
      <w:tr w:rsidR="007F5111" w14:paraId="230A9B8D"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1913" w:author="Syed Ahmed" w:date="2026-09-08T20:13:00Z"/>
        </w:trPr>
        <w:tc>
          <w:tcPr>
            <w:tcW w:w="0" w:type="auto"/>
          </w:tcPr>
          <w:p w14:paraId="230A9B8B" w14:textId="77777777" w:rsidR="007F5111" w:rsidRDefault="00C963BA">
            <w:pPr>
              <w:pStyle w:val="Compact"/>
            </w:pPr>
            <w:r w:rsidRPr="4A3EE59D">
              <w:rPr>
                <w:b/>
                <w:bCs/>
              </w:rPr>
              <w:t>Test Environment</w:t>
            </w:r>
          </w:p>
        </w:tc>
        <w:tc>
          <w:tcPr>
            <w:tcW w:w="0" w:type="auto"/>
          </w:tcPr>
          <w:p w14:paraId="230A9B8C" w14:textId="77777777" w:rsidR="007F5111" w:rsidRDefault="00C963BA">
            <w:pPr>
              <w:pStyle w:val="Compact"/>
            </w:pPr>
            <w:r>
              <w:rPr>
                <w:i/>
                <w:iCs/>
              </w:rPr>
              <w:t>Not yet provided — Isolated network used, and confirmation that it cannot reach production. To be supplied by GEHA (Appendix B).</w:t>
            </w:r>
          </w:p>
        </w:tc>
      </w:tr>
      <w:tr w:rsidR="007F5111" w14:paraId="230A9B90" w14:textId="77777777" w:rsidTr="4A3EE59D">
        <w:trPr>
          <w:trHeight w:val="300"/>
          <w:del w:id="1914" w:author="Syed Ahmed" w:date="2026-09-08T20:13:00Z"/>
        </w:trPr>
        <w:tc>
          <w:tcPr>
            <w:tcW w:w="0" w:type="auto"/>
          </w:tcPr>
          <w:p w14:paraId="230A9B8E" w14:textId="77777777" w:rsidR="007F5111" w:rsidRDefault="00C963BA">
            <w:pPr>
              <w:pStyle w:val="Compact"/>
            </w:pPr>
            <w:r>
              <w:rPr>
                <w:b/>
                <w:bCs/>
              </w:rPr>
              <w:t>Passes Planned</w:t>
            </w:r>
          </w:p>
        </w:tc>
        <w:tc>
          <w:tcPr>
            <w:tcW w:w="0" w:type="auto"/>
          </w:tcPr>
          <w:p w14:paraId="230A9B8F" w14:textId="77777777" w:rsidR="007F5111" w:rsidRDefault="00C963BA">
            <w:pPr>
              <w:pStyle w:val="Compact"/>
            </w:pPr>
            <w:r>
              <w:rPr>
                <w:i/>
                <w:iCs/>
              </w:rPr>
              <w:t>Not yet provided — Minimum two — the last must be defect-free. To be supplied by GEHA (Appendix B).</w:t>
            </w:r>
          </w:p>
        </w:tc>
      </w:tr>
      <w:tr w:rsidR="007F5111" w14:paraId="230A9B93" w14:textId="77777777" w:rsidTr="4A3EE59D">
        <w:trPr>
          <w:trHeight w:val="300"/>
          <w:del w:id="1915" w:author="Syed Ahmed" w:date="2026-09-08T20:13:00Z"/>
        </w:trPr>
        <w:tc>
          <w:tcPr>
            <w:tcW w:w="0" w:type="auto"/>
          </w:tcPr>
          <w:p w14:paraId="230A9B91" w14:textId="77777777" w:rsidR="007F5111" w:rsidRDefault="00C963BA">
            <w:pPr>
              <w:pStyle w:val="Compact"/>
            </w:pPr>
            <w:r>
              <w:rPr>
                <w:b/>
                <w:bCs/>
              </w:rPr>
              <w:t>Validation Performed</w:t>
            </w:r>
          </w:p>
        </w:tc>
        <w:tc>
          <w:tcPr>
            <w:tcW w:w="0" w:type="auto"/>
          </w:tcPr>
          <w:p w14:paraId="230A9B92" w14:textId="77777777" w:rsidR="007F5111" w:rsidRDefault="00C963BA">
            <w:pPr>
              <w:pStyle w:val="Compact"/>
            </w:pPr>
            <w:r w:rsidRPr="4A3EE59D">
              <w:rPr>
                <w:i/>
                <w:iCs/>
              </w:rPr>
              <w:t>Not yet provided — Boot, service start, application login, database connectivity, integration smoke tests, agent check-in. To be supplied by GEHA (Appendix B).</w:t>
            </w:r>
          </w:p>
        </w:tc>
      </w:tr>
      <w:tr w:rsidR="007F5111" w14:paraId="230A9B96" w14:textId="77777777" w:rsidTr="4A3EE59D">
        <w:trPr>
          <w:trHeight w:val="300"/>
          <w:del w:id="1916" w:author="Syed Ahmed" w:date="2026-09-08T20:13:00Z"/>
        </w:trPr>
        <w:tc>
          <w:tcPr>
            <w:tcW w:w="0" w:type="auto"/>
          </w:tcPr>
          <w:p w14:paraId="230A9B94" w14:textId="77777777" w:rsidR="007F5111" w:rsidRDefault="00C963BA">
            <w:pPr>
              <w:pStyle w:val="Compact"/>
            </w:pPr>
            <w:r>
              <w:rPr>
                <w:b/>
                <w:bCs/>
              </w:rPr>
              <w:t>Timings Captured</w:t>
            </w:r>
          </w:p>
        </w:tc>
        <w:tc>
          <w:tcPr>
            <w:tcW w:w="0" w:type="auto"/>
          </w:tcPr>
          <w:p w14:paraId="230A9B95" w14:textId="77777777" w:rsidR="007F5111" w:rsidRDefault="00C963BA">
            <w:pPr>
              <w:pStyle w:val="Compact"/>
            </w:pPr>
            <w:r>
              <w:rPr>
                <w:i/>
                <w:iCs/>
              </w:rPr>
              <w:t>Not yet provided — Elapsed time per step, carried into §7.3. To be supplied by GEHA (Appendix B).</w:t>
            </w:r>
          </w:p>
        </w:tc>
      </w:tr>
      <w:tr w:rsidR="007F5111" w14:paraId="230A9B99" w14:textId="77777777" w:rsidTr="4A3EE59D">
        <w:trPr>
          <w:trHeight w:val="300"/>
          <w:del w:id="1917" w:author="Syed Ahmed" w:date="2026-09-08T20:13:00Z"/>
        </w:trPr>
        <w:tc>
          <w:tcPr>
            <w:tcW w:w="0" w:type="auto"/>
          </w:tcPr>
          <w:p w14:paraId="230A9B97" w14:textId="77777777" w:rsidR="007F5111" w:rsidRDefault="00C963BA">
            <w:pPr>
              <w:pStyle w:val="Compact"/>
            </w:pPr>
            <w:r>
              <w:rPr>
                <w:b/>
                <w:bCs/>
              </w:rPr>
              <w:t>Defects Raised &amp; Cleared</w:t>
            </w:r>
          </w:p>
        </w:tc>
        <w:tc>
          <w:tcPr>
            <w:tcW w:w="0" w:type="auto"/>
          </w:tcPr>
          <w:p w14:paraId="230A9B98" w14:textId="77777777" w:rsidR="007F5111" w:rsidRDefault="00C963BA">
            <w:pPr>
              <w:pStyle w:val="Compact"/>
            </w:pPr>
            <w:r>
              <w:rPr>
                <w:i/>
                <w:iCs/>
              </w:rPr>
              <w:t>Not yet provided — Reference to the defect log, with the count outstanding. To be supplied by GEHA (Appendix B).</w:t>
            </w:r>
          </w:p>
        </w:tc>
      </w:tr>
      <w:tr w:rsidR="007F5111" w14:paraId="230A9B9C" w14:textId="77777777" w:rsidTr="4A3EE59D">
        <w:trPr>
          <w:trHeight w:val="300"/>
          <w:del w:id="1918" w:author="Syed Ahmed" w:date="2026-09-08T20:13:00Z"/>
        </w:trPr>
        <w:tc>
          <w:tcPr>
            <w:tcW w:w="0" w:type="auto"/>
          </w:tcPr>
          <w:p w14:paraId="230A9B9A" w14:textId="77777777" w:rsidR="007F5111" w:rsidRDefault="00C963BA">
            <w:pPr>
              <w:pStyle w:val="Compact"/>
            </w:pPr>
            <w:r>
              <w:rPr>
                <w:b/>
                <w:bCs/>
              </w:rPr>
              <w:t>Test Resources Cleaned Up</w:t>
            </w:r>
          </w:p>
        </w:tc>
        <w:tc>
          <w:tcPr>
            <w:tcW w:w="0" w:type="auto"/>
          </w:tcPr>
          <w:p w14:paraId="230A9B9B" w14:textId="77777777" w:rsidR="007F5111" w:rsidRDefault="00C963BA">
            <w:pPr>
              <w:pStyle w:val="Compact"/>
            </w:pPr>
            <w:r>
              <w:t xml:space="preserve">☐ </w:t>
            </w:r>
            <w:r>
              <w:rPr>
                <w:i/>
                <w:iCs/>
              </w:rPr>
              <w:t>Yes</w:t>
            </w:r>
            <w:r>
              <w:t xml:space="preserve"> ☐ </w:t>
            </w:r>
            <w:r>
              <w:rPr>
                <w:i/>
                <w:iCs/>
              </w:rPr>
              <w:t>No</w:t>
            </w:r>
            <w:r>
              <w:t xml:space="preserve"> — </w:t>
            </w:r>
            <w:r>
              <w:rPr>
                <w:i/>
                <w:iCs/>
              </w:rPr>
              <w:t>To be provided by GEHA</w:t>
            </w:r>
          </w:p>
        </w:tc>
      </w:tr>
      <w:tr w:rsidR="007F5111" w14:paraId="230A9B9F" w14:textId="77777777" w:rsidTr="4A3EE59D">
        <w:tblPrEx>
          <w:tblW w:w="5000" w:type="pct"/>
          <w:tblLook w:val="0020" w:firstRow="1" w:lastRow="0" w:firstColumn="0" w:lastColumn="0" w:noHBand="0" w:noVBand="0"/>
          <w:tblPrExChange w:id="1919" w:author="Syed Ahmed" w:date="2026-09-08T20:13:00Z">
            <w:tblPrEx>
              <w:tblW w:w="5000" w:type="pct"/>
              <w:tblLook w:val="0020" w:firstRow="1" w:lastRow="0" w:firstColumn="0" w:lastColumn="0" w:noHBand="0" w:noVBand="0"/>
            </w:tblPrEx>
          </w:tblPrExChange>
        </w:tblPrEx>
        <w:trPr>
          <w:trHeight w:val="300"/>
          <w:del w:id="1920" w:author="Syed Ahmed" w:date="2026-09-08T20:13:00Z"/>
          <w:trPrChange w:id="1921" w:author="Syed Ahmed" w:date="2026-09-08T20:13:00Z">
            <w:trPr>
              <w:trHeight w:val="300"/>
            </w:trPr>
          </w:trPrChange>
        </w:trPr>
        <w:tc>
          <w:tcPr>
            <w:tcW w:w="0" w:type="auto"/>
            <w:tcPrChange w:id="1922" w:author="Syed Ahmed" w:date="2026-09-08T20:13:00Z">
              <w:tcPr>
                <w:tcW w:w="1682" w:type="dxa"/>
              </w:tcPr>
            </w:tcPrChange>
          </w:tcPr>
          <w:p w14:paraId="230A9B9D" w14:textId="77777777" w:rsidR="007F5111" w:rsidRDefault="00C963BA">
            <w:pPr>
              <w:pStyle w:val="Compact"/>
            </w:pPr>
            <w:r>
              <w:rPr>
                <w:b/>
                <w:bCs/>
              </w:rPr>
              <w:t>Sign-Off</w:t>
            </w:r>
          </w:p>
        </w:tc>
        <w:tc>
          <w:tcPr>
            <w:tcW w:w="0" w:type="auto"/>
            <w:tcPrChange w:id="1923" w:author="Syed Ahmed" w:date="2026-09-08T20:13:00Z">
              <w:tcPr>
                <w:tcW w:w="7794" w:type="dxa"/>
              </w:tcPr>
            </w:tcPrChange>
          </w:tcPr>
          <w:p w14:paraId="230A9B9E" w14:textId="77777777" w:rsidR="007F5111" w:rsidRDefault="00C963BA">
            <w:pPr>
              <w:pStyle w:val="Compact"/>
            </w:pPr>
            <w:r>
              <w:rPr>
                <w:i/>
                <w:iCs/>
              </w:rPr>
              <w:t>To be provided by GEHA</w:t>
            </w:r>
          </w:p>
        </w:tc>
      </w:tr>
    </w:tbl>
    <w:p w14:paraId="230A9BA0" w14:textId="77777777" w:rsidR="007F5111" w:rsidRDefault="00C963BA" w:rsidP="4A3EE59D">
      <w:pPr>
        <w:pStyle w:val="BodyText"/>
        <w:rPr>
          <w:del w:id="1924" w:author="Syed Ahmed" w:date="2026-09-08T20:13:00Z" w16du:dateUtc="2026-09-08T20:13:33Z"/>
          <w:b/>
          <w:bCs/>
          <w:sz w:val="15"/>
          <w:szCs w:val="15"/>
        </w:rPr>
      </w:pPr>
      <w:del w:id="1925" w:author="Syed Ahmed" w:date="2026-09-08T20:13:00Z" w16du:dateUtc="2026-09-08T20:13:33Z">
        <w:r w:rsidRPr="4A3EE59D" w:rsidDel="00C963BA">
          <w:rPr>
            <w:b/>
            <w:bCs/>
            <w:sz w:val="15"/>
            <w:szCs w:val="15"/>
          </w:rPr>
          <w:delText>Table 6.4 — Migration Rehearsal</w:delText>
        </w:r>
      </w:del>
    </w:p>
    <w:p w14:paraId="230A9BA1" w14:textId="77777777" w:rsidR="007F5111" w:rsidRDefault="007F5111">
      <w:pPr>
        <w:pStyle w:val="Compact"/>
      </w:pPr>
    </w:p>
    <w:p w14:paraId="230A9BA2" w14:textId="77777777" w:rsidR="007F5111" w:rsidRDefault="00C963BA">
      <w:pPr>
        <w:pStyle w:val="Heading2"/>
        <w:rPr>
          <w:del w:id="1926" w:author="Syed Ahmed" w:date="2026-09-08T16:21:00Z" w16du:dateUtc="2026-09-08T16:21:18Z"/>
        </w:rPr>
      </w:pPr>
      <w:bookmarkStart w:id="1927" w:name="testing-strategy"/>
      <w:bookmarkEnd w:id="1908"/>
      <w:del w:id="1928" w:author="Syed Ahmed" w:date="2026-09-08T16:21:00Z" w16du:dateUtc="2026-09-08T16:21:18Z">
        <w:r w:rsidDel="00C963BA">
          <w:delText>6.5 Testing Strategy</w:delText>
        </w:r>
      </w:del>
    </w:p>
    <w:p w14:paraId="230A9BA3" w14:textId="77777777" w:rsidR="007F5111" w:rsidRDefault="00C963BA">
      <w:pPr>
        <w:pStyle w:val="FirstParagraph"/>
        <w:rPr>
          <w:del w:id="1929" w:author="Syed Ahmed" w:date="2026-09-08T16:21:00Z" w16du:dateUtc="2026-09-08T16:21:18Z"/>
        </w:rPr>
      </w:pPr>
      <w:del w:id="1930" w:author="Syed Ahmed" w:date="2026-09-08T16:21:00Z" w16du:dateUtc="2026-09-08T16:21:18Z">
        <w:r w:rsidDel="00C963BA">
          <w:delText>The testing strategy defines what will be tested, by whom, and the conditions under which testing may start and must stop. Functional, data validation, integration, performance, security, backup and recovery testing each carry their own entry and exit criteria, expressed as conditions rather than as opinions. Performance exit criteria are set against the documented baseline recorded earlier, which converts an argument about whether the system feels slower into a measurement. Sign-off is by named individuals, because an untested assumption discovered after go-live is indistinguishable from a defect.</w:delText>
        </w:r>
      </w:del>
    </w:p>
    <w:p w14:paraId="230A9BA4" w14:textId="77777777" w:rsidR="007F5111" w:rsidRDefault="007F5111">
      <w:pPr>
        <w:pStyle w:val="Compact"/>
      </w:pPr>
    </w:p>
    <w:tbl>
      <w:tblPr>
        <w:tblStyle w:val="Table"/>
        <w:tblW w:w="5000" w:type="pct"/>
        <w:tblLook w:val="0020" w:firstRow="1" w:lastRow="0" w:firstColumn="0" w:lastColumn="0" w:noHBand="0" w:noVBand="0"/>
      </w:tblPr>
      <w:tblGrid>
        <w:gridCol w:w="1026"/>
        <w:gridCol w:w="2432"/>
        <w:gridCol w:w="913"/>
        <w:gridCol w:w="2250"/>
        <w:gridCol w:w="2855"/>
      </w:tblGrid>
      <w:tr w:rsidR="007F5111" w14:paraId="230A9BAA"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1931" w:author="Syed Ahmed" w:date="2026-09-08T16:21:00Z"/>
        </w:trPr>
        <w:tc>
          <w:tcPr>
            <w:tcW w:w="0" w:type="auto"/>
          </w:tcPr>
          <w:p w14:paraId="230A9BA5" w14:textId="77777777" w:rsidR="007F5111" w:rsidRDefault="00C963BA">
            <w:pPr>
              <w:pStyle w:val="Compact"/>
            </w:pPr>
            <w:r>
              <w:rPr>
                <w:b/>
                <w:bCs/>
              </w:rPr>
              <w:t>Test Type</w:t>
            </w:r>
          </w:p>
        </w:tc>
        <w:tc>
          <w:tcPr>
            <w:tcW w:w="0" w:type="auto"/>
          </w:tcPr>
          <w:p w14:paraId="230A9BA6" w14:textId="77777777" w:rsidR="007F5111" w:rsidRDefault="00C963BA">
            <w:pPr>
              <w:pStyle w:val="Compact"/>
            </w:pPr>
            <w:r>
              <w:rPr>
                <w:b/>
                <w:bCs/>
              </w:rPr>
              <w:t>Scope</w:t>
            </w:r>
          </w:p>
        </w:tc>
        <w:tc>
          <w:tcPr>
            <w:tcW w:w="0" w:type="auto"/>
          </w:tcPr>
          <w:p w14:paraId="230A9BA7" w14:textId="77777777" w:rsidR="007F5111" w:rsidRDefault="00C963BA">
            <w:pPr>
              <w:pStyle w:val="Compact"/>
            </w:pPr>
            <w:r>
              <w:rPr>
                <w:b/>
                <w:bCs/>
              </w:rPr>
              <w:t>Owner</w:t>
            </w:r>
          </w:p>
        </w:tc>
        <w:tc>
          <w:tcPr>
            <w:tcW w:w="0" w:type="auto"/>
          </w:tcPr>
          <w:p w14:paraId="230A9BA8" w14:textId="77777777" w:rsidR="007F5111" w:rsidRDefault="00C963BA">
            <w:pPr>
              <w:pStyle w:val="Compact"/>
            </w:pPr>
            <w:r>
              <w:rPr>
                <w:b/>
                <w:bCs/>
              </w:rPr>
              <w:t>Entry Criteria</w:t>
            </w:r>
          </w:p>
        </w:tc>
        <w:tc>
          <w:tcPr>
            <w:tcW w:w="0" w:type="auto"/>
          </w:tcPr>
          <w:p w14:paraId="230A9BA9" w14:textId="77777777" w:rsidR="007F5111" w:rsidRDefault="00C963BA">
            <w:pPr>
              <w:pStyle w:val="Compact"/>
            </w:pPr>
            <w:r>
              <w:rPr>
                <w:b/>
                <w:bCs/>
              </w:rPr>
              <w:t>Exit Criteria</w:t>
            </w:r>
          </w:p>
        </w:tc>
      </w:tr>
      <w:tr w:rsidR="007F5111" w14:paraId="230A9BB0" w14:textId="77777777" w:rsidTr="4A3EE59D">
        <w:trPr>
          <w:trHeight w:val="300"/>
          <w:del w:id="1932" w:author="Syed Ahmed" w:date="2026-09-08T16:21:00Z"/>
        </w:trPr>
        <w:tc>
          <w:tcPr>
            <w:tcW w:w="0" w:type="auto"/>
          </w:tcPr>
          <w:p w14:paraId="230A9BAB" w14:textId="77777777" w:rsidR="007F5111" w:rsidRDefault="00C963BA">
            <w:pPr>
              <w:pStyle w:val="Compact"/>
            </w:pPr>
            <w:r>
              <w:rPr>
                <w:i/>
                <w:iCs/>
              </w:rPr>
              <w:lastRenderedPageBreak/>
              <w:t>Functional / UAT</w:t>
            </w:r>
          </w:p>
        </w:tc>
        <w:tc>
          <w:tcPr>
            <w:tcW w:w="0" w:type="auto"/>
          </w:tcPr>
          <w:p w14:paraId="230A9BAC" w14:textId="77777777" w:rsidR="007F5111" w:rsidRDefault="00C963BA">
            <w:pPr>
              <w:pStyle w:val="Compact"/>
            </w:pPr>
            <w:r>
              <w:rPr>
                <w:i/>
                <w:iCs/>
              </w:rPr>
              <w:t>Not yet provided — Core business workflows on the migrated system. To be supplied by GEHA (Appendix B).</w:t>
            </w:r>
          </w:p>
        </w:tc>
        <w:tc>
          <w:tcPr>
            <w:tcW w:w="0" w:type="auto"/>
          </w:tcPr>
          <w:p w14:paraId="230A9BAD" w14:textId="77777777" w:rsidR="007F5111" w:rsidRDefault="00C963BA">
            <w:pPr>
              <w:pStyle w:val="Compact"/>
            </w:pPr>
            <w:r>
              <w:rPr>
                <w:i/>
                <w:iCs/>
              </w:rPr>
              <w:t>To be provided by GEHA</w:t>
            </w:r>
          </w:p>
        </w:tc>
        <w:tc>
          <w:tcPr>
            <w:tcW w:w="0" w:type="auto"/>
          </w:tcPr>
          <w:p w14:paraId="230A9BAE" w14:textId="77777777" w:rsidR="007F5111" w:rsidRDefault="00C963BA">
            <w:pPr>
              <w:pStyle w:val="Compact"/>
            </w:pPr>
            <w:r>
              <w:rPr>
                <w:i/>
                <w:iCs/>
              </w:rPr>
              <w:t>To be provided by GEHA</w:t>
            </w:r>
          </w:p>
        </w:tc>
        <w:tc>
          <w:tcPr>
            <w:tcW w:w="0" w:type="auto"/>
          </w:tcPr>
          <w:p w14:paraId="230A9BAF" w14:textId="77777777" w:rsidR="007F5111" w:rsidRDefault="00C963BA">
            <w:pPr>
              <w:pStyle w:val="Compact"/>
            </w:pPr>
            <w:r>
              <w:rPr>
                <w:i/>
                <w:iCs/>
              </w:rPr>
              <w:t>Not yet provided — All P1 cases pass; no open Sev1/Sev2. To be supplied by GEHA (Appendix B).</w:t>
            </w:r>
          </w:p>
        </w:tc>
      </w:tr>
      <w:tr w:rsidR="007F5111" w14:paraId="230A9BB6" w14:textId="77777777" w:rsidTr="4A3EE59D">
        <w:trPr>
          <w:trHeight w:val="300"/>
          <w:del w:id="1933" w:author="Syed Ahmed" w:date="2026-09-08T16:21:00Z"/>
        </w:trPr>
        <w:tc>
          <w:tcPr>
            <w:tcW w:w="0" w:type="auto"/>
          </w:tcPr>
          <w:p w14:paraId="230A9BB1" w14:textId="77777777" w:rsidR="007F5111" w:rsidRDefault="00C963BA">
            <w:pPr>
              <w:pStyle w:val="Compact"/>
            </w:pPr>
            <w:r>
              <w:rPr>
                <w:i/>
                <w:iCs/>
              </w:rPr>
              <w:t>Data Validation</w:t>
            </w:r>
          </w:p>
        </w:tc>
        <w:tc>
          <w:tcPr>
            <w:tcW w:w="0" w:type="auto"/>
          </w:tcPr>
          <w:p w14:paraId="230A9BB2" w14:textId="77777777" w:rsidR="007F5111" w:rsidRDefault="00C963BA">
            <w:pPr>
              <w:pStyle w:val="Compact"/>
            </w:pPr>
            <w:r>
              <w:rPr>
                <w:i/>
                <w:iCs/>
              </w:rPr>
              <w:t>Not yet provided — Record counts and integrity after migration. To be supplied by GEHA (Appendix B).</w:t>
            </w:r>
          </w:p>
        </w:tc>
        <w:tc>
          <w:tcPr>
            <w:tcW w:w="0" w:type="auto"/>
          </w:tcPr>
          <w:p w14:paraId="230A9BB3" w14:textId="77777777" w:rsidR="007F5111" w:rsidRDefault="00C963BA">
            <w:pPr>
              <w:pStyle w:val="Compact"/>
            </w:pPr>
            <w:r>
              <w:rPr>
                <w:i/>
                <w:iCs/>
              </w:rPr>
              <w:t>To be provided by GEHA</w:t>
            </w:r>
          </w:p>
        </w:tc>
        <w:tc>
          <w:tcPr>
            <w:tcW w:w="0" w:type="auto"/>
          </w:tcPr>
          <w:p w14:paraId="230A9BB4" w14:textId="77777777" w:rsidR="007F5111" w:rsidRDefault="00C963BA">
            <w:pPr>
              <w:pStyle w:val="Compact"/>
            </w:pPr>
            <w:r>
              <w:rPr>
                <w:i/>
                <w:iCs/>
              </w:rPr>
              <w:t>To be provided by GEHA</w:t>
            </w:r>
          </w:p>
        </w:tc>
        <w:tc>
          <w:tcPr>
            <w:tcW w:w="0" w:type="auto"/>
          </w:tcPr>
          <w:p w14:paraId="230A9BB5" w14:textId="77777777" w:rsidR="007F5111" w:rsidRDefault="00C963BA">
            <w:pPr>
              <w:pStyle w:val="Compact"/>
            </w:pPr>
            <w:r>
              <w:rPr>
                <w:i/>
                <w:iCs/>
              </w:rPr>
              <w:t>Not yet provided — Reconciliation within the §7.8 tolerance. To be supplied by GEHA (Appendix B).</w:t>
            </w:r>
          </w:p>
        </w:tc>
      </w:tr>
      <w:tr w:rsidR="007F5111" w14:paraId="230A9BBC" w14:textId="77777777" w:rsidTr="4A3EE59D">
        <w:trPr>
          <w:trHeight w:val="300"/>
          <w:del w:id="1934" w:author="Syed Ahmed" w:date="2026-09-08T16:21:00Z"/>
        </w:trPr>
        <w:tc>
          <w:tcPr>
            <w:tcW w:w="0" w:type="auto"/>
          </w:tcPr>
          <w:p w14:paraId="230A9BB7" w14:textId="77777777" w:rsidR="007F5111" w:rsidRDefault="00C963BA">
            <w:pPr>
              <w:pStyle w:val="Compact"/>
            </w:pPr>
            <w:r>
              <w:rPr>
                <w:i/>
                <w:iCs/>
              </w:rPr>
              <w:t>Integration Testing</w:t>
            </w:r>
          </w:p>
        </w:tc>
        <w:tc>
          <w:tcPr>
            <w:tcW w:w="0" w:type="auto"/>
          </w:tcPr>
          <w:p w14:paraId="230A9BB8" w14:textId="77777777" w:rsidR="007F5111" w:rsidRDefault="00C963BA">
            <w:pPr>
              <w:pStyle w:val="Compact"/>
            </w:pPr>
            <w:r>
              <w:rPr>
                <w:i/>
                <w:iCs/>
              </w:rPr>
              <w:t>Not yet provided — Every interface in §4.7, both directions. To be supplied by GEHA (Appendix B).</w:t>
            </w:r>
          </w:p>
        </w:tc>
        <w:tc>
          <w:tcPr>
            <w:tcW w:w="0" w:type="auto"/>
          </w:tcPr>
          <w:p w14:paraId="230A9BB9" w14:textId="77777777" w:rsidR="007F5111" w:rsidRDefault="00C963BA">
            <w:pPr>
              <w:pStyle w:val="Compact"/>
            </w:pPr>
            <w:r>
              <w:rPr>
                <w:i/>
                <w:iCs/>
              </w:rPr>
              <w:t>To be provided by GEHA</w:t>
            </w:r>
          </w:p>
        </w:tc>
        <w:tc>
          <w:tcPr>
            <w:tcW w:w="0" w:type="auto"/>
          </w:tcPr>
          <w:p w14:paraId="230A9BBA" w14:textId="77777777" w:rsidR="007F5111" w:rsidRDefault="00C963BA">
            <w:pPr>
              <w:pStyle w:val="Compact"/>
            </w:pPr>
            <w:r>
              <w:rPr>
                <w:i/>
                <w:iCs/>
              </w:rPr>
              <w:t>Not yet provided — Endpoints reachable, credentials issued. To be supplied by GEHA (Appendix B).</w:t>
            </w:r>
          </w:p>
        </w:tc>
        <w:tc>
          <w:tcPr>
            <w:tcW w:w="0" w:type="auto"/>
          </w:tcPr>
          <w:p w14:paraId="230A9BBB" w14:textId="77777777" w:rsidR="007F5111" w:rsidRDefault="00C963BA">
            <w:pPr>
              <w:pStyle w:val="Compact"/>
            </w:pPr>
            <w:r>
              <w:rPr>
                <w:i/>
                <w:iCs/>
              </w:rPr>
              <w:t>To be provided by GEHA</w:t>
            </w:r>
          </w:p>
        </w:tc>
      </w:tr>
      <w:tr w:rsidR="007F5111" w14:paraId="230A9BC2" w14:textId="77777777" w:rsidTr="4A3EE59D">
        <w:trPr>
          <w:trHeight w:val="300"/>
          <w:del w:id="1935" w:author="Syed Ahmed" w:date="2026-09-08T16:21:00Z"/>
        </w:trPr>
        <w:tc>
          <w:tcPr>
            <w:tcW w:w="0" w:type="auto"/>
          </w:tcPr>
          <w:p w14:paraId="230A9BBD" w14:textId="77777777" w:rsidR="007F5111" w:rsidRDefault="00C963BA">
            <w:pPr>
              <w:pStyle w:val="Compact"/>
            </w:pPr>
            <w:r>
              <w:rPr>
                <w:i/>
                <w:iCs/>
              </w:rPr>
              <w:t>Performance</w:t>
            </w:r>
          </w:p>
        </w:tc>
        <w:tc>
          <w:tcPr>
            <w:tcW w:w="0" w:type="auto"/>
          </w:tcPr>
          <w:p w14:paraId="230A9BBE" w14:textId="77777777" w:rsidR="007F5111" w:rsidRDefault="00C963BA">
            <w:pPr>
              <w:pStyle w:val="Compact"/>
            </w:pPr>
            <w:r>
              <w:rPr>
                <w:i/>
                <w:iCs/>
              </w:rPr>
              <w:t>Not yet provided — Response under peak load from §3.3. To be supplied by GEHA (Appendix B).</w:t>
            </w:r>
          </w:p>
        </w:tc>
        <w:tc>
          <w:tcPr>
            <w:tcW w:w="0" w:type="auto"/>
          </w:tcPr>
          <w:p w14:paraId="230A9BBF" w14:textId="77777777" w:rsidR="007F5111" w:rsidRDefault="00C963BA">
            <w:pPr>
              <w:pStyle w:val="Compact"/>
            </w:pPr>
            <w:r>
              <w:rPr>
                <w:i/>
                <w:iCs/>
              </w:rPr>
              <w:t>To be provided by GEHA</w:t>
            </w:r>
          </w:p>
        </w:tc>
        <w:tc>
          <w:tcPr>
            <w:tcW w:w="0" w:type="auto"/>
          </w:tcPr>
          <w:p w14:paraId="230A9BC0" w14:textId="77777777" w:rsidR="007F5111" w:rsidRDefault="00C963BA">
            <w:pPr>
              <w:pStyle w:val="Compact"/>
            </w:pPr>
            <w:r>
              <w:rPr>
                <w:i/>
                <w:iCs/>
              </w:rPr>
              <w:t>Not yet provided — Production-like sizing and data. To be supplied by GEHA (Appendix B).</w:t>
            </w:r>
          </w:p>
        </w:tc>
        <w:tc>
          <w:tcPr>
            <w:tcW w:w="0" w:type="auto"/>
          </w:tcPr>
          <w:p w14:paraId="230A9BC1" w14:textId="77777777" w:rsidR="007F5111" w:rsidRDefault="00C963BA">
            <w:pPr>
              <w:pStyle w:val="Compact"/>
            </w:pPr>
            <w:r>
              <w:rPr>
                <w:i/>
                <w:iCs/>
              </w:rPr>
              <w:t>Not yet provided — Response times and batch durations at or better than the §3.4 baseline. To be supplied by GEHA (Appendix B).</w:t>
            </w:r>
          </w:p>
        </w:tc>
      </w:tr>
      <w:tr w:rsidR="007F5111" w14:paraId="230A9BC8" w14:textId="77777777" w:rsidTr="4A3EE59D">
        <w:trPr>
          <w:trHeight w:val="300"/>
          <w:del w:id="1936" w:author="Syed Ahmed" w:date="2026-09-08T16:21:00Z"/>
        </w:trPr>
        <w:tc>
          <w:tcPr>
            <w:tcW w:w="0" w:type="auto"/>
          </w:tcPr>
          <w:p w14:paraId="230A9BC3" w14:textId="77777777" w:rsidR="007F5111" w:rsidRDefault="00C963BA">
            <w:pPr>
              <w:pStyle w:val="Compact"/>
            </w:pPr>
            <w:r>
              <w:rPr>
                <w:i/>
                <w:iCs/>
              </w:rPr>
              <w:t>Security &amp; Access</w:t>
            </w:r>
          </w:p>
        </w:tc>
        <w:tc>
          <w:tcPr>
            <w:tcW w:w="0" w:type="auto"/>
          </w:tcPr>
          <w:p w14:paraId="230A9BC4" w14:textId="77777777" w:rsidR="007F5111" w:rsidRDefault="00C963BA">
            <w:pPr>
              <w:pStyle w:val="Compact"/>
            </w:pPr>
            <w:r>
              <w:rPr>
                <w:i/>
                <w:iCs/>
              </w:rPr>
              <w:t>Not yet provided — RBAC, group mapping, network rules, privileged access. To be supplied by GEHA (Appendix B).</w:t>
            </w:r>
          </w:p>
        </w:tc>
        <w:tc>
          <w:tcPr>
            <w:tcW w:w="0" w:type="auto"/>
          </w:tcPr>
          <w:p w14:paraId="230A9BC5" w14:textId="77777777" w:rsidR="007F5111" w:rsidRDefault="00C963BA">
            <w:pPr>
              <w:pStyle w:val="Compact"/>
            </w:pPr>
            <w:r>
              <w:rPr>
                <w:i/>
                <w:iCs/>
              </w:rPr>
              <w:t>To be provided by GEHA</w:t>
            </w:r>
          </w:p>
        </w:tc>
        <w:tc>
          <w:tcPr>
            <w:tcW w:w="0" w:type="auto"/>
          </w:tcPr>
          <w:p w14:paraId="230A9BC6" w14:textId="77777777" w:rsidR="007F5111" w:rsidRDefault="00C963BA">
            <w:pPr>
              <w:pStyle w:val="Compact"/>
            </w:pPr>
            <w:r>
              <w:rPr>
                <w:i/>
                <w:iCs/>
              </w:rPr>
              <w:t>To be provided by GEHA</w:t>
            </w:r>
          </w:p>
        </w:tc>
        <w:tc>
          <w:tcPr>
            <w:tcW w:w="0" w:type="auto"/>
          </w:tcPr>
          <w:p w14:paraId="230A9BC7" w14:textId="77777777" w:rsidR="007F5111" w:rsidRDefault="00C963BA">
            <w:pPr>
              <w:pStyle w:val="Compact"/>
            </w:pPr>
            <w:r>
              <w:rPr>
                <w:i/>
                <w:iCs/>
              </w:rPr>
              <w:t>Not yet provided — Access matches design; no excess privilege. To be supplied by GEHA (Appendix B).</w:t>
            </w:r>
          </w:p>
        </w:tc>
      </w:tr>
      <w:tr w:rsidR="007F5111" w14:paraId="230A9BCE" w14:textId="77777777" w:rsidTr="4A3EE59D">
        <w:trPr>
          <w:trHeight w:val="300"/>
          <w:del w:id="1937" w:author="Syed Ahmed" w:date="2026-09-08T16:21:00Z"/>
        </w:trPr>
        <w:tc>
          <w:tcPr>
            <w:tcW w:w="0" w:type="auto"/>
          </w:tcPr>
          <w:p w14:paraId="230A9BC9" w14:textId="77777777" w:rsidR="007F5111" w:rsidRDefault="00C963BA">
            <w:pPr>
              <w:pStyle w:val="Compact"/>
            </w:pPr>
            <w:r>
              <w:rPr>
                <w:i/>
                <w:iCs/>
              </w:rPr>
              <w:t>Backup &amp; Restore</w:t>
            </w:r>
          </w:p>
        </w:tc>
        <w:tc>
          <w:tcPr>
            <w:tcW w:w="0" w:type="auto"/>
          </w:tcPr>
          <w:p w14:paraId="230A9BCA" w14:textId="77777777" w:rsidR="007F5111" w:rsidRDefault="00C963BA">
            <w:pPr>
              <w:pStyle w:val="Compact"/>
            </w:pPr>
            <w:r>
              <w:rPr>
                <w:i/>
                <w:iCs/>
              </w:rPr>
              <w:t>Not yet provided — Backup runs and a restore succeeds. To be supplied by GEHA (Appendix B).</w:t>
            </w:r>
          </w:p>
        </w:tc>
        <w:tc>
          <w:tcPr>
            <w:tcW w:w="0" w:type="auto"/>
          </w:tcPr>
          <w:p w14:paraId="230A9BCB" w14:textId="77777777" w:rsidR="007F5111" w:rsidRDefault="00C963BA">
            <w:pPr>
              <w:pStyle w:val="Compact"/>
            </w:pPr>
            <w:r>
              <w:rPr>
                <w:i/>
                <w:iCs/>
              </w:rPr>
              <w:t>To be provided by GEHA</w:t>
            </w:r>
          </w:p>
        </w:tc>
        <w:tc>
          <w:tcPr>
            <w:tcW w:w="0" w:type="auto"/>
          </w:tcPr>
          <w:p w14:paraId="230A9BCC" w14:textId="77777777" w:rsidR="007F5111" w:rsidRDefault="00C963BA">
            <w:pPr>
              <w:pStyle w:val="Compact"/>
            </w:pPr>
            <w:r>
              <w:rPr>
                <w:i/>
                <w:iCs/>
              </w:rPr>
              <w:t>To be provided by GEHA</w:t>
            </w:r>
          </w:p>
        </w:tc>
        <w:tc>
          <w:tcPr>
            <w:tcW w:w="0" w:type="auto"/>
          </w:tcPr>
          <w:p w14:paraId="230A9BCD" w14:textId="77777777" w:rsidR="007F5111" w:rsidRDefault="00C963BA">
            <w:pPr>
              <w:pStyle w:val="Compact"/>
            </w:pPr>
            <w:r>
              <w:rPr>
                <w:i/>
                <w:iCs/>
              </w:rPr>
              <w:t>Not yet provided — Restore proven, with evidence. To be supplied by GEHA (Appendix B).</w:t>
            </w:r>
          </w:p>
        </w:tc>
      </w:tr>
      <w:tr w:rsidR="007F5111" w14:paraId="230A9BD4" w14:textId="77777777" w:rsidTr="4A3EE59D">
        <w:trPr>
          <w:trHeight w:val="300"/>
          <w:del w:id="1938" w:author="Syed Ahmed" w:date="2026-09-08T16:21:00Z"/>
        </w:trPr>
        <w:tc>
          <w:tcPr>
            <w:tcW w:w="0" w:type="auto"/>
          </w:tcPr>
          <w:p w14:paraId="230A9BCF" w14:textId="77777777" w:rsidR="007F5111" w:rsidRDefault="00C963BA">
            <w:pPr>
              <w:pStyle w:val="Compact"/>
            </w:pPr>
            <w:r>
              <w:rPr>
                <w:i/>
                <w:iCs/>
              </w:rPr>
              <w:t>Failover / DR</w:t>
            </w:r>
          </w:p>
        </w:tc>
        <w:tc>
          <w:tcPr>
            <w:tcW w:w="0" w:type="auto"/>
          </w:tcPr>
          <w:p w14:paraId="230A9BD0" w14:textId="77777777" w:rsidR="007F5111" w:rsidRDefault="00C963BA">
            <w:pPr>
              <w:pStyle w:val="Compact"/>
            </w:pPr>
            <w:r>
              <w:rPr>
                <w:i/>
                <w:iCs/>
              </w:rPr>
              <w:t>To be provided by GEHA</w:t>
            </w:r>
          </w:p>
        </w:tc>
        <w:tc>
          <w:tcPr>
            <w:tcW w:w="0" w:type="auto"/>
          </w:tcPr>
          <w:p w14:paraId="230A9BD1" w14:textId="77777777" w:rsidR="007F5111" w:rsidRDefault="00C963BA">
            <w:pPr>
              <w:pStyle w:val="Compact"/>
            </w:pPr>
            <w:r>
              <w:rPr>
                <w:i/>
                <w:iCs/>
              </w:rPr>
              <w:t>To be provided by GEHA</w:t>
            </w:r>
          </w:p>
        </w:tc>
        <w:tc>
          <w:tcPr>
            <w:tcW w:w="0" w:type="auto"/>
          </w:tcPr>
          <w:p w14:paraId="230A9BD2" w14:textId="77777777" w:rsidR="007F5111" w:rsidRDefault="00C963BA">
            <w:pPr>
              <w:pStyle w:val="Compact"/>
            </w:pPr>
            <w:r>
              <w:rPr>
                <w:i/>
                <w:iCs/>
              </w:rPr>
              <w:t>To be provided by GEHA</w:t>
            </w:r>
          </w:p>
        </w:tc>
        <w:tc>
          <w:tcPr>
            <w:tcW w:w="0" w:type="auto"/>
          </w:tcPr>
          <w:p w14:paraId="230A9BD3" w14:textId="77777777" w:rsidR="007F5111" w:rsidRDefault="00C963BA">
            <w:pPr>
              <w:pStyle w:val="Compact"/>
            </w:pPr>
            <w:r>
              <w:rPr>
                <w:i/>
                <w:iCs/>
              </w:rPr>
              <w:t>Not yet provided — Recovery within the stated RTO. To be supplied by GEHA (Appendix B).</w:t>
            </w:r>
          </w:p>
        </w:tc>
      </w:tr>
    </w:tbl>
    <w:p w14:paraId="230A9BD5" w14:textId="77777777" w:rsidR="007F5111" w:rsidRDefault="00C963BA" w:rsidP="4A3EE59D">
      <w:pPr>
        <w:pStyle w:val="BodyText"/>
        <w:rPr>
          <w:del w:id="1939" w:author="Syed Ahmed" w:date="2026-09-08T16:21:00Z" w16du:dateUtc="2026-09-08T16:21:15Z"/>
          <w:b/>
          <w:bCs/>
          <w:sz w:val="15"/>
          <w:szCs w:val="15"/>
        </w:rPr>
      </w:pPr>
      <w:del w:id="1940" w:author="Syed Ahmed" w:date="2026-09-08T16:21:00Z" w16du:dateUtc="2026-09-08T16:21:15Z">
        <w:r w:rsidRPr="4A3EE59D" w:rsidDel="00C963BA">
          <w:rPr>
            <w:b/>
            <w:bCs/>
            <w:sz w:val="15"/>
            <w:szCs w:val="15"/>
          </w:rPr>
          <w:delText>Table 6.5 — Testing Strategy</w:delText>
        </w:r>
      </w:del>
    </w:p>
    <w:p w14:paraId="230A9BD6" w14:textId="77777777" w:rsidR="007F5111" w:rsidRDefault="007F5111">
      <w:pPr>
        <w:pStyle w:val="Compact"/>
      </w:pPr>
    </w:p>
    <w:p w14:paraId="230A9BD7" w14:textId="77777777" w:rsidR="007F5111" w:rsidRDefault="00C963BA">
      <w:pPr>
        <w:pStyle w:val="Heading2"/>
      </w:pPr>
      <w:bookmarkStart w:id="1941" w:name="change-freeze"/>
      <w:bookmarkEnd w:id="1927"/>
      <w:r>
        <w:t>6.6 Change Freeze</w:t>
      </w:r>
    </w:p>
    <w:p w14:paraId="230A9BD8" w14:textId="77777777" w:rsidR="007F5111" w:rsidRDefault="00C963BA">
      <w:pPr>
        <w:pStyle w:val="FirstParagraph"/>
        <w:rPr>
          <w:del w:id="1942" w:author="Syed Ahmed" w:date="2026-09-08T14:12:00Z" w16du:dateUtc="2026-09-08T14:12:39Z"/>
        </w:rPr>
      </w:pPr>
      <w:del w:id="1943" w:author="Syed Ahmed" w:date="2026-09-08T14:12:00Z" w16du:dateUtc="2026-09-08T14:12:39Z">
        <w:r w:rsidDel="00C963BA">
          <w:delText>The change freeze is the period during which both source and target stop changing so that what is tested is what is migrated. Patching and restarts are included in the freeze rather than exempted from it, because either can invalidate replication that has taken weeks to build. The freeze is enforced by a named individual through a stated mechanism rather than by request, and the authorizing change record is referenced here. The cutover date is checked against the program blackout calendar and the business calendar, and that check is recorded with the date it was performed.</w:delText>
        </w:r>
      </w:del>
    </w:p>
    <w:p w14:paraId="230A9BD9" w14:textId="77777777" w:rsidR="007F5111" w:rsidRDefault="007F5111">
      <w:pPr>
        <w:pStyle w:val="Compact"/>
        <w:rPr>
          <w:del w:id="1944" w:author="Syed Ahmed" w:date="2026-09-08T14:12:00Z" w16du:dateUtc="2026-09-08T14:12:39Z"/>
        </w:rPr>
      </w:pPr>
    </w:p>
    <w:tbl>
      <w:tblPr>
        <w:tblStyle w:val="Table"/>
        <w:tblW w:w="5000" w:type="pct"/>
        <w:tblLook w:val="0020" w:firstRow="1" w:lastRow="0" w:firstColumn="0" w:lastColumn="0" w:noHBand="0" w:noVBand="0"/>
      </w:tblPr>
      <w:tblGrid>
        <w:gridCol w:w="1362"/>
        <w:gridCol w:w="8114"/>
      </w:tblGrid>
      <w:tr w:rsidR="007F5111" w14:paraId="230A9BDC" w14:textId="77777777" w:rsidTr="4A3EE59D">
        <w:trPr>
          <w:cnfStyle w:val="100000000000" w:firstRow="1" w:lastRow="0" w:firstColumn="0" w:lastColumn="0" w:oddVBand="0" w:evenVBand="0" w:oddHBand="0" w:evenHBand="0" w:firstRowFirstColumn="0" w:firstRowLastColumn="0" w:lastRowFirstColumn="0" w:lastRowLastColumn="0"/>
          <w:tblHeader/>
          <w:del w:id="1945" w:author="Syed Ahmed" w:date="2026-09-08T14:12:00Z"/>
        </w:trPr>
        <w:tc>
          <w:tcPr>
            <w:tcW w:w="0" w:type="auto"/>
          </w:tcPr>
          <w:p w14:paraId="230A9BDA" w14:textId="77777777" w:rsidR="007F5111" w:rsidRDefault="00C963BA">
            <w:pPr>
              <w:pStyle w:val="Compact"/>
            </w:pPr>
            <w:r>
              <w:rPr>
                <w:b/>
                <w:bCs/>
              </w:rPr>
              <w:t>Source System Freeze Window</w:t>
            </w:r>
          </w:p>
        </w:tc>
        <w:tc>
          <w:tcPr>
            <w:tcW w:w="0" w:type="auto"/>
          </w:tcPr>
          <w:p w14:paraId="230A9BDB" w14:textId="77777777" w:rsidR="007F5111" w:rsidRDefault="00C963BA">
            <w:pPr>
              <w:pStyle w:val="Compact"/>
            </w:pPr>
            <w:r>
              <w:rPr>
                <w:i/>
                <w:iCs/>
              </w:rPr>
              <w:t>Program blackout months: 2026-11, 2027-11; production cutovers are barred in those months under the SOW.  (Evidenced — SOW ZCON-18111, signed 30-Jul-2026)</w:t>
            </w:r>
          </w:p>
        </w:tc>
      </w:tr>
      <w:tr w:rsidR="007F5111" w14:paraId="230A9BDF" w14:textId="77777777" w:rsidTr="4A3EE59D">
        <w:trPr>
          <w:del w:id="1946" w:author="Syed Ahmed" w:date="2026-09-08T14:12:00Z"/>
        </w:trPr>
        <w:tc>
          <w:tcPr>
            <w:tcW w:w="0" w:type="auto"/>
          </w:tcPr>
          <w:p w14:paraId="230A9BDD" w14:textId="77777777" w:rsidR="007F5111" w:rsidRDefault="00C963BA">
            <w:pPr>
              <w:pStyle w:val="Compact"/>
            </w:pPr>
            <w:r>
              <w:rPr>
                <w:b/>
                <w:bCs/>
              </w:rPr>
              <w:t>Why Patching Is Included</w:t>
            </w:r>
          </w:p>
        </w:tc>
        <w:tc>
          <w:tcPr>
            <w:tcW w:w="0" w:type="auto"/>
          </w:tcPr>
          <w:p w14:paraId="230A9BDE" w14:textId="77777777" w:rsidR="007F5111" w:rsidRDefault="00C963BA">
            <w:pPr>
              <w:pStyle w:val="Compact"/>
            </w:pPr>
            <w:r>
              <w:rPr>
                <w:i/>
                <w:iCs/>
              </w:rPr>
              <w:t>Not yet provided — Patching and restarts during replication can invalidate it — confirm the exclusion with whoever owns patching. To be supplied by GEHA (Appendix B).</w:t>
            </w:r>
          </w:p>
        </w:tc>
      </w:tr>
      <w:tr w:rsidR="007F5111" w14:paraId="230A9BE2" w14:textId="77777777" w:rsidTr="4A3EE59D">
        <w:trPr>
          <w:del w:id="1947" w:author="Syed Ahmed" w:date="2026-09-08T14:12:00Z"/>
        </w:trPr>
        <w:tc>
          <w:tcPr>
            <w:tcW w:w="0" w:type="auto"/>
          </w:tcPr>
          <w:p w14:paraId="230A9BE0" w14:textId="77777777" w:rsidR="007F5111" w:rsidRDefault="00C963BA">
            <w:pPr>
              <w:pStyle w:val="Compact"/>
            </w:pPr>
            <w:r>
              <w:rPr>
                <w:b/>
                <w:bCs/>
              </w:rPr>
              <w:t>Target Configuration Freeze</w:t>
            </w:r>
          </w:p>
        </w:tc>
        <w:tc>
          <w:tcPr>
            <w:tcW w:w="0" w:type="auto"/>
          </w:tcPr>
          <w:p w14:paraId="230A9BE1" w14:textId="77777777" w:rsidR="007F5111" w:rsidRDefault="00C963BA">
            <w:pPr>
              <w:pStyle w:val="Compact"/>
            </w:pPr>
            <w:r>
              <w:rPr>
                <w:i/>
                <w:iCs/>
              </w:rPr>
              <w:t>Not yet provided — When target configuration stops changing ahead of cutover. To be supplied by GEHA (Appendix B).</w:t>
            </w:r>
          </w:p>
        </w:tc>
      </w:tr>
      <w:tr w:rsidR="007F5111" w14:paraId="230A9BE5" w14:textId="77777777" w:rsidTr="4A3EE59D">
        <w:trPr>
          <w:del w:id="1948" w:author="Syed Ahmed" w:date="2026-09-08T14:12:00Z"/>
        </w:trPr>
        <w:tc>
          <w:tcPr>
            <w:tcW w:w="0" w:type="auto"/>
          </w:tcPr>
          <w:p w14:paraId="230A9BE3" w14:textId="77777777" w:rsidR="007F5111" w:rsidRDefault="00C963BA">
            <w:pPr>
              <w:pStyle w:val="Compact"/>
            </w:pPr>
            <w:r>
              <w:rPr>
                <w:b/>
                <w:bCs/>
              </w:rPr>
              <w:t>Enforced By</w:t>
            </w:r>
          </w:p>
        </w:tc>
        <w:tc>
          <w:tcPr>
            <w:tcW w:w="0" w:type="auto"/>
          </w:tcPr>
          <w:p w14:paraId="230A9BE4" w14:textId="77777777" w:rsidR="007F5111" w:rsidRDefault="00C963BA">
            <w:pPr>
              <w:pStyle w:val="Compact"/>
            </w:pPr>
            <w:r>
              <w:rPr>
                <w:i/>
                <w:iCs/>
              </w:rPr>
              <w:t>To be provided by GEHA</w:t>
            </w:r>
          </w:p>
        </w:tc>
      </w:tr>
      <w:tr w:rsidR="007F5111" w14:paraId="230A9BE8" w14:textId="77777777" w:rsidTr="4A3EE59D">
        <w:trPr>
          <w:del w:id="1949" w:author="Syed Ahmed" w:date="2026-09-08T14:12:00Z"/>
        </w:trPr>
        <w:tc>
          <w:tcPr>
            <w:tcW w:w="0" w:type="auto"/>
          </w:tcPr>
          <w:p w14:paraId="230A9BE6" w14:textId="77777777" w:rsidR="007F5111" w:rsidRDefault="00C963BA">
            <w:pPr>
              <w:pStyle w:val="Compact"/>
            </w:pPr>
            <w:r>
              <w:rPr>
                <w:b/>
                <w:bCs/>
              </w:rPr>
              <w:t>Change Control Reference</w:t>
            </w:r>
          </w:p>
        </w:tc>
        <w:tc>
          <w:tcPr>
            <w:tcW w:w="0" w:type="auto"/>
          </w:tcPr>
          <w:p w14:paraId="230A9BE7" w14:textId="77777777" w:rsidR="007F5111" w:rsidRDefault="00C963BA">
            <w:pPr>
              <w:pStyle w:val="Compact"/>
            </w:pPr>
            <w:r>
              <w:rPr>
                <w:i/>
                <w:iCs/>
              </w:rPr>
              <w:t>Not yet provided — Change record authorizing the cutover. To be supplied by GEHA (Appendix B).</w:t>
            </w:r>
          </w:p>
        </w:tc>
      </w:tr>
      <w:tr w:rsidR="007F5111" w14:paraId="230A9BEB" w14:textId="77777777" w:rsidTr="4A3EE59D">
        <w:trPr>
          <w:del w:id="1950" w:author="Syed Ahmed" w:date="2026-09-08T14:12:00Z"/>
        </w:trPr>
        <w:tc>
          <w:tcPr>
            <w:tcW w:w="0" w:type="auto"/>
          </w:tcPr>
          <w:p w14:paraId="230A9BE9" w14:textId="77777777" w:rsidR="007F5111" w:rsidRDefault="00C963BA">
            <w:pPr>
              <w:pStyle w:val="Compact"/>
            </w:pPr>
            <w:r>
              <w:rPr>
                <w:b/>
                <w:bCs/>
              </w:rPr>
              <w:t>Blackout Window Check</w:t>
            </w:r>
          </w:p>
        </w:tc>
        <w:tc>
          <w:tcPr>
            <w:tcW w:w="0" w:type="auto"/>
          </w:tcPr>
          <w:p w14:paraId="230A9BEA" w14:textId="77777777" w:rsidR="007F5111" w:rsidRDefault="00C963BA">
            <w:pPr>
              <w:pStyle w:val="Compact"/>
            </w:pPr>
            <w:r>
              <w:rPr>
                <w:i/>
                <w:iCs/>
              </w:rPr>
              <w:t>SOW blackout clause — "vernance outcomes, and business constraints are confirmed. During blackout periods, production cutovers will not be scheduled unless specifically approved by G.E.H.A. Planning, design, build, testing, remediation, and non-production activities may continue. Waves Expectations 0 Application inventory va"  (Evidenced — SOW ZCON-18111, signed 30-Jul-2026)</w:t>
            </w:r>
          </w:p>
        </w:tc>
      </w:tr>
    </w:tbl>
    <w:p w14:paraId="230A9BEC" w14:textId="77777777" w:rsidR="007F5111" w:rsidRDefault="00C963BA" w:rsidP="4A3EE59D">
      <w:pPr>
        <w:pStyle w:val="BodyText"/>
        <w:rPr>
          <w:del w:id="1951" w:author="Syed Ahmed" w:date="2026-09-08T14:12:00Z" w16du:dateUtc="2026-09-08T14:12:39Z"/>
          <w:b/>
          <w:bCs/>
          <w:sz w:val="15"/>
          <w:szCs w:val="15"/>
        </w:rPr>
      </w:pPr>
      <w:del w:id="1952" w:author="Syed Ahmed" w:date="2026-09-08T14:12:00Z" w16du:dateUtc="2026-09-08T14:12:39Z">
        <w:r w:rsidRPr="4A3EE59D" w:rsidDel="00C963BA">
          <w:rPr>
            <w:b/>
            <w:bCs/>
            <w:sz w:val="15"/>
            <w:szCs w:val="15"/>
          </w:rPr>
          <w:delText>Table 6.6 — Change Freeze</w:delText>
        </w:r>
      </w:del>
    </w:p>
    <w:p w14:paraId="230A9BED" w14:textId="77777777" w:rsidR="007F5111" w:rsidRDefault="007F5111">
      <w:pPr>
        <w:pStyle w:val="Compact"/>
      </w:pPr>
    </w:p>
    <w:p w14:paraId="230A9BEE" w14:textId="77777777" w:rsidR="007F5111" w:rsidRDefault="00C963BA">
      <w:pPr>
        <w:pStyle w:val="Heading2"/>
      </w:pPr>
      <w:bookmarkStart w:id="1953" w:name="readiness-review"/>
      <w:bookmarkEnd w:id="1941"/>
      <w:r>
        <w:t>6.7 Readiness Review</w:t>
      </w:r>
    </w:p>
    <w:p w14:paraId="230A9BEF" w14:textId="77777777" w:rsidR="007F5111" w:rsidRDefault="00C963BA">
      <w:pPr>
        <w:pStyle w:val="FirstParagraph"/>
      </w:pPr>
      <w:r>
        <w:t xml:space="preserve">The readiness review is held before the go/no-go gate and confirms that every team with a part to play knows its role, holds tested access to the target, and has agreed what proves their step succeeded. It is emphatically not the first review of the plan; teams arriving unfamiliar with the runbook at this point is itself a finding. Access is tested rather than assumed, because credentials that have never been exercised fail at the least convenient moment. </w:t>
      </w:r>
      <w:r>
        <w:lastRenderedPageBreak/>
        <w:t>Rollback criteria are agreed here so that the decision to abort, if it comes, is a judgment against pre-agreed conditions rather than an argument at three in the morning.</w:t>
      </w:r>
    </w:p>
    <w:p w14:paraId="230A9BF0" w14:textId="77777777" w:rsidR="007F5111" w:rsidRDefault="007F5111">
      <w:pPr>
        <w:pStyle w:val="Compact"/>
      </w:pPr>
    </w:p>
    <w:tbl>
      <w:tblPr>
        <w:tblStyle w:val="Table"/>
        <w:tblW w:w="5000" w:type="pct"/>
        <w:tblLook w:val="0020" w:firstRow="1" w:lastRow="0" w:firstColumn="0" w:lastColumn="0" w:noHBand="0" w:noVBand="0"/>
      </w:tblPr>
      <w:tblGrid>
        <w:gridCol w:w="1708"/>
        <w:gridCol w:w="7768"/>
        <w:tblGridChange w:id="1954">
          <w:tblGrid>
            <w:gridCol w:w="360"/>
            <w:gridCol w:w="360"/>
            <w:gridCol w:w="360"/>
            <w:gridCol w:w="628"/>
            <w:gridCol w:w="7768"/>
          </w:tblGrid>
        </w:tblGridChange>
      </w:tblGrid>
      <w:tr w:rsidR="007F5111" w14:paraId="230A9BF3"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BF1" w14:textId="77777777" w:rsidR="007F5111" w:rsidRDefault="00C963BA">
            <w:pPr>
              <w:pStyle w:val="Compact"/>
            </w:pPr>
            <w:r>
              <w:rPr>
                <w:b/>
                <w:bCs/>
              </w:rPr>
              <w:t>Review Date</w:t>
            </w:r>
          </w:p>
        </w:tc>
        <w:tc>
          <w:tcPr>
            <w:tcW w:w="0" w:type="auto"/>
          </w:tcPr>
          <w:p w14:paraId="230A9BF2" w14:textId="220677F7" w:rsidR="007F5111" w:rsidRDefault="00C963BA" w:rsidP="08FEA0F7">
            <w:pPr>
              <w:pStyle w:val="Compact"/>
              <w:rPr>
                <w:i/>
                <w:iCs/>
              </w:rPr>
            </w:pPr>
            <w:r w:rsidRPr="08FEA0F7">
              <w:rPr>
                <w:i/>
                <w:iCs/>
              </w:rPr>
              <w:t>To be provided by GEHA</w:t>
            </w:r>
            <w:ins w:id="1955" w:author="Ahmed, Syed" w:date="2026-09-10T15:11:00Z" w16du:dateUtc="2026-09-10T15:11:31Z">
              <w:r w:rsidR="62298DAE" w:rsidRPr="08FEA0F7">
                <w:rPr>
                  <w:i/>
                  <w:iCs/>
                </w:rPr>
                <w:t xml:space="preserve"> To be Determined </w:t>
              </w:r>
            </w:ins>
          </w:p>
        </w:tc>
      </w:tr>
      <w:tr w:rsidR="007F5111" w14:paraId="230A9BF6" w14:textId="77777777" w:rsidTr="08FEA0F7">
        <w:tc>
          <w:tcPr>
            <w:tcW w:w="0" w:type="auto"/>
          </w:tcPr>
          <w:p w14:paraId="230A9BF4" w14:textId="77777777" w:rsidR="007F5111" w:rsidRDefault="00C963BA">
            <w:pPr>
              <w:pStyle w:val="Compact"/>
            </w:pPr>
            <w:r>
              <w:rPr>
                <w:b/>
                <w:bCs/>
              </w:rPr>
              <w:t>Teams Represented</w:t>
            </w:r>
          </w:p>
        </w:tc>
        <w:tc>
          <w:tcPr>
            <w:tcW w:w="0" w:type="auto"/>
          </w:tcPr>
          <w:p w14:paraId="230A9BF5" w14:textId="0504BD2A" w:rsidR="007F5111" w:rsidRDefault="00C963BA">
            <w:pPr>
              <w:pStyle w:val="Compact"/>
            </w:pPr>
            <w:r w:rsidRPr="08FEA0F7">
              <w:rPr>
                <w:i/>
                <w:iCs/>
              </w:rPr>
              <w:t>Not yet provided</w:t>
            </w:r>
            <w:ins w:id="1956" w:author="Ahmed, Syed" w:date="2026-09-10T15:13:00Z" w16du:dateUtc="2026-09-10T15:13:17Z">
              <w:r w:rsidR="27600568" w:rsidRPr="08FEA0F7">
                <w:rPr>
                  <w:i/>
                  <w:iCs/>
                </w:rPr>
                <w:t xml:space="preserve"> to be determined </w:t>
              </w:r>
            </w:ins>
            <w:r w:rsidRPr="08FEA0F7">
              <w:rPr>
                <w:i/>
                <w:iCs/>
              </w:rPr>
              <w:t xml:space="preserve"> </w:t>
            </w:r>
            <w:del w:id="1957" w:author="Syed Ahmed" w:date="2026-09-08T16:21:00Z" w16du:dateUtc="2026-09-08T16:21:41Z">
              <w:r w:rsidRPr="08FEA0F7" w:rsidDel="00C963BA">
                <w:rPr>
                  <w:i/>
                  <w:iCs/>
                </w:rPr>
                <w:delText xml:space="preserve">— Every team with a step in §7.3, each by a named attendee. To be supplied </w:delText>
              </w:r>
              <w:commentRangeStart w:id="1958"/>
              <w:r w:rsidRPr="08FEA0F7" w:rsidDel="00C963BA">
                <w:rPr>
                  <w:i/>
                  <w:iCs/>
                </w:rPr>
                <w:delText>by</w:delText>
              </w:r>
            </w:del>
            <w:commentRangeEnd w:id="1958"/>
            <w:r w:rsidRPr="08FEA0F7">
              <w:rPr>
                <w:rStyle w:val="CommentReference"/>
                <w:i/>
                <w:iCs/>
              </w:rPr>
              <w:commentReference w:id="1958"/>
            </w:r>
            <w:del w:id="1959" w:author="Syed Ahmed" w:date="2026-09-08T16:21:00Z" w16du:dateUtc="2026-09-08T16:21:41Z">
              <w:r w:rsidRPr="08FEA0F7" w:rsidDel="00C963BA">
                <w:rPr>
                  <w:i/>
                  <w:iCs/>
                </w:rPr>
                <w:delText xml:space="preserve"> GEHA (Appendix B).</w:delText>
              </w:r>
            </w:del>
          </w:p>
        </w:tc>
      </w:tr>
      <w:tr w:rsidR="007F5111" w14:paraId="230A9BF9" w14:textId="77777777" w:rsidTr="08FEA0F7">
        <w:tc>
          <w:tcPr>
            <w:tcW w:w="0" w:type="auto"/>
          </w:tcPr>
          <w:p w14:paraId="230A9BF7" w14:textId="77777777" w:rsidR="007F5111" w:rsidRDefault="00C963BA">
            <w:pPr>
              <w:pStyle w:val="Compact"/>
            </w:pPr>
            <w:r>
              <w:rPr>
                <w:b/>
                <w:bCs/>
              </w:rPr>
              <w:t>Skills &amp; Capability Confirmed</w:t>
            </w:r>
          </w:p>
        </w:tc>
        <w:tc>
          <w:tcPr>
            <w:tcW w:w="0" w:type="auto"/>
          </w:tcPr>
          <w:p w14:paraId="230A9BF8" w14:textId="77777777" w:rsidR="007F5111" w:rsidRDefault="00C963BA">
            <w:pPr>
              <w:pStyle w:val="Compact"/>
            </w:pPr>
            <w:del w:id="1960" w:author="Syed Ahmed" w:date="2026-09-08T16:21:00Z" w16du:dateUtc="2026-09-08T16:21:51Z">
              <w:r w:rsidRPr="4A3EE59D" w:rsidDel="00C963BA">
                <w:rPr>
                  <w:i/>
                  <w:iCs/>
                </w:rPr>
                <w:delText>Each team</w:delText>
              </w:r>
              <w:r w:rsidRPr="4A3EE59D" w:rsidDel="00C963BA">
                <w:rPr>
                  <w:b/>
                  <w:bCs/>
                  <w:i/>
                  <w:iCs/>
                </w:rPr>
                <w:delText>’</w:delText>
              </w:r>
              <w:r w:rsidRPr="4A3EE59D" w:rsidDel="00C963BA">
                <w:rPr>
                  <w:i/>
                  <w:iCs/>
                </w:rPr>
                <w:delText>s experience with the target services, migration tooling, and cutover execution, with gaps identified. Where a gap exists, state the training or external support arranged and by when</w:delText>
              </w:r>
            </w:del>
          </w:p>
        </w:tc>
      </w:tr>
      <w:tr w:rsidR="007F5111" w14:paraId="230A9BFC" w14:textId="77777777" w:rsidTr="08FEA0F7">
        <w:tblPrEx>
          <w:tblW w:w="5000" w:type="pct"/>
          <w:tblLook w:val="0020" w:firstRow="1" w:lastRow="0" w:firstColumn="0" w:lastColumn="0" w:noHBand="0" w:noVBand="0"/>
          <w:tblPrExChange w:id="1961" w:author="Syed Ahmed" w:date="2026-09-08T16:22:00Z">
            <w:tblPrEx>
              <w:tblW w:w="5000" w:type="pct"/>
              <w:tblLook w:val="0020" w:firstRow="1" w:lastRow="0" w:firstColumn="0" w:lastColumn="0" w:noHBand="0" w:noVBand="0"/>
            </w:tblPrEx>
          </w:tblPrExChange>
        </w:tblPrEx>
        <w:trPr>
          <w:trHeight w:val="300"/>
          <w:trPrChange w:id="1962" w:author="Syed Ahmed" w:date="2026-09-08T16:22:00Z">
            <w:trPr>
              <w:gridAfter w:val="0"/>
              <w:trHeight w:val="300"/>
            </w:trPr>
          </w:trPrChange>
        </w:trPr>
        <w:tc>
          <w:tcPr>
            <w:tcW w:w="0" w:type="auto"/>
            <w:tcPrChange w:id="1963" w:author="Syed Ahmed" w:date="2026-09-08T16:22:00Z">
              <w:tcPr>
                <w:tcW w:w="1708" w:type="dxa"/>
                <w:gridSpan w:val="2"/>
              </w:tcPr>
            </w:tcPrChange>
          </w:tcPr>
          <w:p w14:paraId="230A9BFA" w14:textId="77777777" w:rsidR="007F5111" w:rsidRDefault="00C963BA">
            <w:pPr>
              <w:pStyle w:val="Compact"/>
            </w:pPr>
            <w:del w:id="1964" w:author="Ahmed, Syed" w:date="2026-09-10T14:28:00Z" w16du:dateUtc="2026-09-10T14:28:03Z">
              <w:r w:rsidRPr="08FEA0F7" w:rsidDel="00C963BA">
                <w:rPr>
                  <w:b/>
                  <w:bCs/>
                </w:rPr>
                <w:delText>Access Confirmed</w:delText>
              </w:r>
            </w:del>
          </w:p>
        </w:tc>
        <w:tc>
          <w:tcPr>
            <w:tcW w:w="0" w:type="auto"/>
            <w:tcPrChange w:id="1965" w:author="Syed Ahmed" w:date="2026-09-08T16:22:00Z">
              <w:tcPr>
                <w:tcW w:w="7768" w:type="dxa"/>
              </w:tcPr>
            </w:tcPrChange>
          </w:tcPr>
          <w:p w14:paraId="230A9BFB" w14:textId="77777777" w:rsidR="007F5111" w:rsidRDefault="00C963BA">
            <w:pPr>
              <w:pStyle w:val="Compact"/>
            </w:pPr>
            <w:del w:id="1966" w:author="Ahmed, Syed" w:date="2026-09-10T14:28:00Z" w16du:dateUtc="2026-09-10T14:28:03Z">
              <w:r w:rsidRPr="08FEA0F7" w:rsidDel="00C963BA">
                <w:rPr>
                  <w:i/>
                  <w:iCs/>
                </w:rPr>
                <w:delText>Not yet provided</w:delText>
              </w:r>
            </w:del>
            <w:del w:id="1967" w:author="Syed Ahmed" w:date="2026-09-08T16:22:00Z" w16du:dateUtc="2026-09-08T16:22:46Z">
              <w:r w:rsidRPr="08FEA0F7" w:rsidDel="00C963BA">
                <w:rPr>
                  <w:i/>
                  <w:iCs/>
                </w:rPr>
                <w:delText xml:space="preserve"> — Each team has tested the access they need in the target — tested, not assumed. To be supplied by GEHA (Appendix B).</w:delText>
              </w:r>
            </w:del>
          </w:p>
        </w:tc>
      </w:tr>
      <w:tr w:rsidR="007F5111" w14:paraId="230A9BFF" w14:textId="77777777" w:rsidTr="08FEA0F7">
        <w:tc>
          <w:tcPr>
            <w:tcW w:w="0" w:type="auto"/>
          </w:tcPr>
          <w:p w14:paraId="230A9BFD" w14:textId="77777777" w:rsidR="007F5111" w:rsidRDefault="00C963BA">
            <w:pPr>
              <w:pStyle w:val="Compact"/>
            </w:pPr>
            <w:del w:id="1968" w:author="Ahmed, Syed" w:date="2026-09-10T14:28:00Z" w16du:dateUtc="2026-09-10T14:28:03Z">
              <w:r w:rsidRPr="08FEA0F7" w:rsidDel="00C963BA">
                <w:rPr>
                  <w:b/>
                  <w:bCs/>
                </w:rPr>
                <w:delText>Verification Procedures Agreed</w:delText>
              </w:r>
            </w:del>
          </w:p>
        </w:tc>
        <w:tc>
          <w:tcPr>
            <w:tcW w:w="0" w:type="auto"/>
          </w:tcPr>
          <w:p w14:paraId="230A9BFE" w14:textId="77777777" w:rsidR="007F5111" w:rsidRDefault="00C963BA">
            <w:pPr>
              <w:pStyle w:val="Compact"/>
            </w:pPr>
            <w:del w:id="1969" w:author="Ahmed, Syed" w:date="2026-09-10T14:28:00Z" w16du:dateUtc="2026-09-10T14:28:03Z">
              <w:r w:rsidRPr="08FEA0F7" w:rsidDel="00C963BA">
                <w:rPr>
                  <w:i/>
                  <w:iCs/>
                </w:rPr>
                <w:delText>Not yet provided</w:delText>
              </w:r>
            </w:del>
            <w:del w:id="1970" w:author="Syed Ahmed" w:date="2026-09-08T16:22:00Z" w16du:dateUtc="2026-09-08T16:22:50Z">
              <w:r w:rsidRPr="08FEA0F7" w:rsidDel="00C963BA">
                <w:rPr>
                  <w:i/>
                  <w:iCs/>
                </w:rPr>
                <w:delText xml:space="preserve"> — Each team knows what proves their step succeeded. To be supplied by GEHA (Appendix B).</w:delText>
              </w:r>
            </w:del>
          </w:p>
        </w:tc>
      </w:tr>
      <w:tr w:rsidR="007F5111" w14:paraId="230A9C02" w14:textId="77777777" w:rsidTr="08FEA0F7">
        <w:tc>
          <w:tcPr>
            <w:tcW w:w="0" w:type="auto"/>
          </w:tcPr>
          <w:p w14:paraId="230A9C00" w14:textId="77777777" w:rsidR="007F5111" w:rsidRDefault="00C963BA">
            <w:pPr>
              <w:pStyle w:val="Compact"/>
            </w:pPr>
            <w:del w:id="1971" w:author="Ahmed, Syed" w:date="2026-09-10T14:28:00Z" w16du:dateUtc="2026-09-10T14:28:03Z">
              <w:r w:rsidRPr="08FEA0F7" w:rsidDel="00C963BA">
                <w:rPr>
                  <w:b/>
                  <w:bCs/>
                </w:rPr>
                <w:delText>Rollback Criteria Agreed</w:delText>
              </w:r>
            </w:del>
          </w:p>
        </w:tc>
        <w:tc>
          <w:tcPr>
            <w:tcW w:w="0" w:type="auto"/>
          </w:tcPr>
          <w:p w14:paraId="230A9C01" w14:textId="77777777" w:rsidR="007F5111" w:rsidRDefault="00C963BA">
            <w:pPr>
              <w:pStyle w:val="Compact"/>
            </w:pPr>
            <w:del w:id="1972" w:author="Ahmed, Syed" w:date="2026-09-10T14:28:00Z" w16du:dateUtc="2026-09-10T14:28:03Z">
              <w:r w:rsidRPr="08FEA0F7" w:rsidDel="00C963BA">
                <w:rPr>
                  <w:i/>
                  <w:iCs/>
                </w:rPr>
                <w:delText xml:space="preserve">Not yet provided </w:delText>
              </w:r>
            </w:del>
            <w:del w:id="1973" w:author="Syed Ahmed" w:date="2026-09-08T16:22:00Z" w16du:dateUtc="2026-09-08T16:22:55Z">
              <w:r w:rsidRPr="08FEA0F7" w:rsidDel="00C963BA">
                <w:rPr>
                  <w:i/>
                  <w:iCs/>
                </w:rPr>
                <w:delText>— Each team knows what would trigger rollback and what their part in it is. To be supplied by GEHA (Appendix B).</w:delText>
              </w:r>
            </w:del>
          </w:p>
        </w:tc>
      </w:tr>
      <w:tr w:rsidR="007F5111" w14:paraId="230A9C05" w14:textId="77777777" w:rsidTr="08FEA0F7">
        <w:tblPrEx>
          <w:tblW w:w="5000" w:type="pct"/>
          <w:tblLook w:val="0020" w:firstRow="1" w:lastRow="0" w:firstColumn="0" w:lastColumn="0" w:noHBand="0" w:noVBand="0"/>
          <w:tblPrExChange w:id="1974" w:author="Ahmed, Syed" w:date="2026-09-10T14:27:00Z">
            <w:tblPrEx>
              <w:tblW w:w="5000" w:type="pct"/>
              <w:tblLook w:val="0020" w:firstRow="1" w:lastRow="0" w:firstColumn="0" w:lastColumn="0" w:noHBand="0" w:noVBand="0"/>
            </w:tblPrEx>
          </w:tblPrExChange>
        </w:tblPrEx>
        <w:trPr>
          <w:trHeight w:val="300"/>
          <w:trPrChange w:id="1975" w:author="Ahmed, Syed" w:date="2026-09-10T14:27:00Z">
            <w:trPr>
              <w:gridAfter w:val="0"/>
              <w:trHeight w:val="300"/>
            </w:trPr>
          </w:trPrChange>
        </w:trPr>
        <w:tc>
          <w:tcPr>
            <w:tcW w:w="0" w:type="auto"/>
            <w:tcPrChange w:id="1976" w:author="Ahmed, Syed" w:date="2026-09-10T14:27:00Z">
              <w:tcPr>
                <w:tcW w:w="0" w:type="auto"/>
              </w:tcPr>
            </w:tcPrChange>
          </w:tcPr>
          <w:p w14:paraId="230A9C03" w14:textId="77777777" w:rsidR="007F5111" w:rsidRDefault="00C963BA">
            <w:pPr>
              <w:pStyle w:val="Compact"/>
            </w:pPr>
            <w:del w:id="1977" w:author="Ahmed, Syed" w:date="2026-09-10T14:28:00Z" w16du:dateUtc="2026-09-10T14:28:03Z">
              <w:r w:rsidRPr="08FEA0F7" w:rsidDel="00C963BA">
                <w:rPr>
                  <w:b/>
                  <w:bCs/>
                </w:rPr>
                <w:delText>Outstanding Actions</w:delText>
              </w:r>
            </w:del>
          </w:p>
        </w:tc>
        <w:tc>
          <w:tcPr>
            <w:tcW w:w="0" w:type="auto"/>
            <w:tcPrChange w:id="1978" w:author="Ahmed, Syed" w:date="2026-09-10T14:27:00Z">
              <w:tcPr>
                <w:tcW w:w="0" w:type="auto"/>
              </w:tcPr>
            </w:tcPrChange>
          </w:tcPr>
          <w:p w14:paraId="230A9C04" w14:textId="77777777" w:rsidR="007F5111" w:rsidRDefault="00C963BA">
            <w:pPr>
              <w:pStyle w:val="Compact"/>
            </w:pPr>
            <w:del w:id="1979" w:author="Ahmed, Syed" w:date="2026-09-10T14:28:00Z" w16du:dateUtc="2026-09-10T14:28:03Z">
              <w:r w:rsidRPr="08FEA0F7" w:rsidDel="00C963BA">
                <w:rPr>
                  <w:i/>
                  <w:iCs/>
                </w:rPr>
                <w:delText>Not yet provided</w:delText>
              </w:r>
            </w:del>
            <w:del w:id="1980" w:author="Syed Ahmed" w:date="2026-09-08T16:22:00Z" w16du:dateUtc="2026-09-08T16:22:59Z">
              <w:r w:rsidRPr="08FEA0F7" w:rsidDel="00C963BA">
                <w:rPr>
                  <w:i/>
                  <w:iCs/>
                </w:rPr>
                <w:delText xml:space="preserve"> — Carried to §10.4 with owners and dates. To be supplied by GEHA (Appendix B).</w:delText>
              </w:r>
            </w:del>
          </w:p>
        </w:tc>
      </w:tr>
    </w:tbl>
    <w:p w14:paraId="230A9C06" w14:textId="77777777" w:rsidR="007F5111" w:rsidRDefault="00C963BA">
      <w:pPr>
        <w:pStyle w:val="BodyText"/>
      </w:pPr>
      <w:del w:id="1981" w:author="Ahmed, Syed" w:date="2026-09-10T14:28:00Z" w16du:dateUtc="2026-09-10T14:28:03Z">
        <w:r w:rsidRPr="08FEA0F7" w:rsidDel="00C963BA">
          <w:rPr>
            <w:b/>
            <w:bCs/>
            <w:sz w:val="15"/>
            <w:szCs w:val="15"/>
          </w:rPr>
          <w:delText>Table 6.7 — Readiness Review</w:delText>
        </w:r>
      </w:del>
    </w:p>
    <w:p w14:paraId="230A9C07" w14:textId="77777777" w:rsidR="007F5111" w:rsidRDefault="007F5111">
      <w:pPr>
        <w:pStyle w:val="Compact"/>
      </w:pPr>
    </w:p>
    <w:p w14:paraId="230A9C08" w14:textId="77777777" w:rsidR="007F5111" w:rsidRDefault="00C963BA">
      <w:pPr>
        <w:pStyle w:val="Heading2"/>
        <w:rPr>
          <w:del w:id="1982" w:author="Syed Ahmed" w:date="2026-09-08T16:24:00Z" w16du:dateUtc="2026-09-08T16:24:16Z"/>
        </w:rPr>
      </w:pPr>
      <w:bookmarkStart w:id="1983" w:name="X1c741db6224e6ccaf1728ca794d0655b81ba53b"/>
      <w:bookmarkEnd w:id="1953"/>
      <w:del w:id="1984" w:author="Syed Ahmed" w:date="2026-09-08T16:24:00Z" w16du:dateUtc="2026-09-08T16:24:16Z">
        <w:r w:rsidDel="00C963BA">
          <w:delText>6.8 Training, Communications &amp; External Notification</w:delText>
        </w:r>
      </w:del>
    </w:p>
    <w:p w14:paraId="230A9C09" w14:textId="77777777" w:rsidR="007F5111" w:rsidRDefault="00C963BA">
      <w:pPr>
        <w:pStyle w:val="FirstParagraph"/>
        <w:rPr>
          <w:del w:id="1985" w:author="Syed Ahmed" w:date="2026-09-08T16:24:00Z" w16du:dateUtc="2026-09-08T16:24:16Z"/>
        </w:rPr>
      </w:pPr>
      <w:del w:id="1986" w:author="Syed Ahmed" w:date="2026-09-08T16:24:00Z" w16du:dateUtc="2026-09-08T16:24:16Z">
        <w:r w:rsidDel="00C963BA">
          <w:delText>The plan records what users will experience differently, when they will be told, and who supports them when the change lands. User-visible changes — a new address, a new client, altered performance — are identified from the configuration and access sections rather than assumed to be invisible. External parties are notified with the lead time their own change processes require, which is frequently measured in weeks and is outside GEHA's control. The service desk is briefed before go-live rather than after, so the first call is answered by someone who already knows what changed.</w:delText>
        </w:r>
      </w:del>
    </w:p>
    <w:p w14:paraId="230A9C0A" w14:textId="77777777" w:rsidR="007F5111" w:rsidRDefault="007F5111">
      <w:pPr>
        <w:pStyle w:val="Compact"/>
        <w:rPr>
          <w:del w:id="1987" w:author="Syed Ahmed" w:date="2026-09-08T16:24:00Z" w16du:dateUtc="2026-09-08T16:24:16Z"/>
        </w:rPr>
      </w:pPr>
    </w:p>
    <w:tbl>
      <w:tblPr>
        <w:tblStyle w:val="Table"/>
        <w:tblW w:w="5000" w:type="pct"/>
        <w:tblLook w:val="0020" w:firstRow="1" w:lastRow="0" w:firstColumn="0" w:lastColumn="0" w:noHBand="0" w:noVBand="0"/>
      </w:tblPr>
      <w:tblGrid>
        <w:gridCol w:w="1672"/>
        <w:gridCol w:w="7804"/>
      </w:tblGrid>
      <w:tr w:rsidR="007F5111" w14:paraId="230A9C0D"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1988" w:author="Syed Ahmed" w:date="2026-09-08T16:24:00Z"/>
        </w:trPr>
        <w:tc>
          <w:tcPr>
            <w:tcW w:w="0" w:type="auto"/>
          </w:tcPr>
          <w:p w14:paraId="230A9C0B" w14:textId="77777777" w:rsidR="007F5111" w:rsidRDefault="00C963BA">
            <w:pPr>
              <w:pStyle w:val="Compact"/>
            </w:pPr>
            <w:r>
              <w:rPr>
                <w:b/>
                <w:bCs/>
              </w:rPr>
              <w:t>User-Visible Change</w:t>
            </w:r>
          </w:p>
        </w:tc>
        <w:tc>
          <w:tcPr>
            <w:tcW w:w="0" w:type="auto"/>
          </w:tcPr>
          <w:p w14:paraId="230A9C0C" w14:textId="77777777" w:rsidR="007F5111" w:rsidRDefault="00C963BA">
            <w:pPr>
              <w:pStyle w:val="Compact"/>
            </w:pPr>
            <w:r>
              <w:rPr>
                <w:i/>
                <w:iCs/>
              </w:rPr>
              <w:t>Not yet provided — What users experience differently — new URL, new client, changed performance. From §5.13 and §4.3. To be supplied by GEHA (Appendix B).</w:t>
            </w:r>
          </w:p>
        </w:tc>
      </w:tr>
      <w:tr w:rsidR="007F5111" w14:paraId="230A9C10" w14:textId="77777777" w:rsidTr="4A3EE59D">
        <w:trPr>
          <w:trHeight w:val="208"/>
          <w:del w:id="1989" w:author="Syed Ahmed" w:date="2026-09-08T16:24:00Z"/>
        </w:trPr>
        <w:tc>
          <w:tcPr>
            <w:tcW w:w="0" w:type="auto"/>
          </w:tcPr>
          <w:p w14:paraId="230A9C0E" w14:textId="77777777" w:rsidR="007F5111" w:rsidRDefault="00C963BA">
            <w:pPr>
              <w:pStyle w:val="Compact"/>
            </w:pPr>
            <w:r>
              <w:rPr>
                <w:b/>
                <w:bCs/>
              </w:rPr>
              <w:t>Training Plan</w:t>
            </w:r>
          </w:p>
        </w:tc>
        <w:tc>
          <w:tcPr>
            <w:tcW w:w="0" w:type="auto"/>
          </w:tcPr>
          <w:p w14:paraId="230A9C0F" w14:textId="77777777" w:rsidR="007F5111" w:rsidRDefault="00C963BA">
            <w:pPr>
              <w:pStyle w:val="Compact"/>
            </w:pPr>
            <w:r>
              <w:rPr>
                <w:i/>
                <w:iCs/>
              </w:rPr>
              <w:t>Not yet provided — Audience, format and completion target. To be supplied by GEHA (Appendix B).</w:t>
            </w:r>
          </w:p>
        </w:tc>
      </w:tr>
      <w:tr w:rsidR="007F5111" w14:paraId="230A9C13" w14:textId="77777777" w:rsidTr="4A3EE59D">
        <w:trPr>
          <w:trHeight w:val="300"/>
          <w:del w:id="1990" w:author="Syed Ahmed" w:date="2026-09-08T16:24:00Z"/>
        </w:trPr>
        <w:tc>
          <w:tcPr>
            <w:tcW w:w="0" w:type="auto"/>
          </w:tcPr>
          <w:p w14:paraId="230A9C11" w14:textId="77777777" w:rsidR="007F5111" w:rsidRDefault="00C963BA">
            <w:pPr>
              <w:pStyle w:val="Compact"/>
            </w:pPr>
            <w:r>
              <w:rPr>
                <w:b/>
                <w:bCs/>
              </w:rPr>
              <w:t>Communication Schedule</w:t>
            </w:r>
          </w:p>
        </w:tc>
        <w:tc>
          <w:tcPr>
            <w:tcW w:w="0" w:type="auto"/>
          </w:tcPr>
          <w:p w14:paraId="230A9C12" w14:textId="77777777" w:rsidR="007F5111" w:rsidRDefault="00C963BA">
            <w:pPr>
              <w:pStyle w:val="Compact"/>
            </w:pPr>
            <w:r>
              <w:rPr>
                <w:i/>
                <w:iCs/>
              </w:rPr>
              <w:t>Not yet provided — Announcement, go-live notice, and where users go for help. To be supplied by GEHA (Appendix B).</w:t>
            </w:r>
          </w:p>
        </w:tc>
      </w:tr>
      <w:tr w:rsidR="007F5111" w14:paraId="230A9C16" w14:textId="77777777" w:rsidTr="4A3EE59D">
        <w:trPr>
          <w:trHeight w:val="300"/>
          <w:del w:id="1991" w:author="Syed Ahmed" w:date="2026-09-08T16:24:00Z"/>
        </w:trPr>
        <w:tc>
          <w:tcPr>
            <w:tcW w:w="0" w:type="auto"/>
          </w:tcPr>
          <w:p w14:paraId="230A9C14" w14:textId="77777777" w:rsidR="007F5111" w:rsidRDefault="00C963BA">
            <w:pPr>
              <w:pStyle w:val="Compact"/>
            </w:pPr>
            <w:r>
              <w:rPr>
                <w:b/>
                <w:bCs/>
              </w:rPr>
              <w:t>External Party Notification</w:t>
            </w:r>
          </w:p>
        </w:tc>
        <w:tc>
          <w:tcPr>
            <w:tcW w:w="0" w:type="auto"/>
          </w:tcPr>
          <w:p w14:paraId="230A9C15" w14:textId="77777777" w:rsidR="007F5111" w:rsidRDefault="00C963BA">
            <w:pPr>
              <w:pStyle w:val="Compact"/>
            </w:pPr>
            <w:r>
              <w:rPr>
                <w:i/>
                <w:iCs/>
              </w:rPr>
              <w:t>Not yet provided — Lead time required, owner, and what each party must change — tracked per party in §7.7. To be supplied by GEHA (Appendix B).</w:t>
            </w:r>
          </w:p>
        </w:tc>
      </w:tr>
      <w:tr w:rsidR="007F5111" w14:paraId="230A9C19" w14:textId="77777777" w:rsidTr="4A3EE59D">
        <w:trPr>
          <w:trHeight w:val="300"/>
          <w:del w:id="1992" w:author="Syed Ahmed" w:date="2026-09-08T16:24:00Z"/>
        </w:trPr>
        <w:tc>
          <w:tcPr>
            <w:tcW w:w="0" w:type="auto"/>
          </w:tcPr>
          <w:p w14:paraId="230A9C17" w14:textId="77777777" w:rsidR="007F5111" w:rsidRDefault="00C963BA">
            <w:pPr>
              <w:pStyle w:val="Compact"/>
            </w:pPr>
            <w:r>
              <w:rPr>
                <w:b/>
                <w:bCs/>
              </w:rPr>
              <w:t>Support Desk Briefing</w:t>
            </w:r>
          </w:p>
        </w:tc>
        <w:tc>
          <w:tcPr>
            <w:tcW w:w="0" w:type="auto"/>
          </w:tcPr>
          <w:p w14:paraId="230A9C18" w14:textId="77777777" w:rsidR="007F5111" w:rsidRDefault="00C963BA">
            <w:pPr>
              <w:pStyle w:val="Compact"/>
            </w:pPr>
            <w:r>
              <w:rPr>
                <w:i/>
                <w:iCs/>
              </w:rPr>
              <w:t>Not yet provided — When the service desk is briefed, and on what. To be supplied by GEHA (Appendix B).</w:t>
            </w:r>
          </w:p>
        </w:tc>
      </w:tr>
    </w:tbl>
    <w:p w14:paraId="230A9C1A" w14:textId="77777777" w:rsidR="007F5111" w:rsidRDefault="00C963BA" w:rsidP="4A3EE59D">
      <w:pPr>
        <w:pStyle w:val="BodyText"/>
        <w:rPr>
          <w:del w:id="1993" w:author="Syed Ahmed" w:date="2026-09-08T16:24:00Z" w16du:dateUtc="2026-09-08T16:24:16Z"/>
          <w:b/>
          <w:bCs/>
          <w:sz w:val="15"/>
          <w:szCs w:val="15"/>
        </w:rPr>
      </w:pPr>
      <w:del w:id="1994" w:author="Syed Ahmed" w:date="2026-09-08T16:24:00Z" w16du:dateUtc="2026-09-08T16:24:16Z">
        <w:r w:rsidRPr="4A3EE59D" w:rsidDel="00C963BA">
          <w:rPr>
            <w:b/>
            <w:bCs/>
            <w:sz w:val="15"/>
            <w:szCs w:val="15"/>
          </w:rPr>
          <w:delText>Table 6.8 — Training, Communications &amp; External Notification</w:delText>
        </w:r>
      </w:del>
    </w:p>
    <w:p w14:paraId="230A9C1B" w14:textId="77777777" w:rsidR="007F5111" w:rsidRDefault="007F5111">
      <w:pPr>
        <w:pStyle w:val="Compact"/>
      </w:pPr>
    </w:p>
    <w:p w14:paraId="230A9C1C" w14:textId="77777777" w:rsidR="007F5111" w:rsidRDefault="00C963BA">
      <w:pPr>
        <w:pStyle w:val="Heading1"/>
      </w:pPr>
      <w:bookmarkStart w:id="1995" w:name="cutover-runbook"/>
      <w:bookmarkEnd w:id="1867"/>
      <w:bookmarkEnd w:id="1983"/>
      <w:r>
        <w:t>7. Cutover Runbook</w:t>
      </w:r>
    </w:p>
    <w:p w14:paraId="230A9C1D" w14:textId="77777777" w:rsidR="007F5111" w:rsidRDefault="00C963BA">
      <w:pPr>
        <w:pStyle w:val="Heading2"/>
        <w:rPr>
          <w:del w:id="1996" w:author="Syed Ahmed" w:date="2026-09-08T16:24:00Z" w16du:dateUtc="2026-09-08T16:24:54Z"/>
        </w:rPr>
      </w:pPr>
      <w:bookmarkStart w:id="1997" w:name="go-no-go-gate"/>
      <w:r>
        <w:t>7</w:t>
      </w:r>
      <w:del w:id="1998" w:author="Syed Ahmed" w:date="2026-09-08T16:24:00Z" w16du:dateUtc="2026-09-08T16:24:54Z">
        <w:r w:rsidDel="00C963BA">
          <w:delText>.1 Go / No-Go Gate</w:delText>
        </w:r>
      </w:del>
    </w:p>
    <w:p w14:paraId="230A9C1E" w14:textId="77777777" w:rsidR="007F5111" w:rsidRDefault="00C963BA">
      <w:pPr>
        <w:pStyle w:val="FirstParagraph"/>
        <w:rPr>
          <w:del w:id="1999" w:author="Syed Ahmed" w:date="2026-09-08T16:24:00Z" w16du:dateUtc="2026-09-08T16:24:54Z"/>
        </w:rPr>
      </w:pPr>
      <w:del w:id="2000" w:author="Syed Ahmed" w:date="2026-09-08T16:24:00Z" w16du:dateUtc="2026-09-08T16:24:54Z">
        <w:r w:rsidDel="00C963BA">
          <w:delText>The go/no-go gate is the formal point at which cutover is authorized, and it is decided against documented evidence rather than confidence. It is scheduled with enough lead time that a no-go outcome can actually be acted upon, which means days rather than hours before the window. A single named individual owns the decision, the rule by which the decision is made is stated in advance, and the attendees whose absence would postpone it are named. Each criterion references the section that produces its evidence, so the gate is a review of facts already established rather than a fresh discussion.</w:delText>
        </w:r>
      </w:del>
    </w:p>
    <w:p w14:paraId="230A9C1F" w14:textId="77777777" w:rsidR="007F5111" w:rsidRDefault="007F5111">
      <w:pPr>
        <w:pStyle w:val="Compact"/>
      </w:pPr>
    </w:p>
    <w:tbl>
      <w:tblPr>
        <w:tblStyle w:val="Table"/>
        <w:tblW w:w="5000" w:type="pct"/>
        <w:tblLook w:val="0020" w:firstRow="1" w:lastRow="0" w:firstColumn="0" w:lastColumn="0" w:noHBand="0" w:noVBand="0"/>
      </w:tblPr>
      <w:tblGrid>
        <w:gridCol w:w="1452"/>
        <w:gridCol w:w="8024"/>
      </w:tblGrid>
      <w:tr w:rsidR="007F5111" w14:paraId="230A9C22"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C20" w14:textId="77777777" w:rsidR="007F5111" w:rsidRDefault="00C963BA">
            <w:pPr>
              <w:pStyle w:val="Compact"/>
            </w:pPr>
            <w:del w:id="2001" w:author="Syed Ahmed" w:date="2026-09-08T14:13:00Z" w16du:dateUtc="2026-09-08T14:13:17Z">
              <w:r w:rsidRPr="4A3EE59D" w:rsidDel="00C963BA">
                <w:rPr>
                  <w:b/>
                  <w:bCs/>
                </w:rPr>
                <w:delText>Gate Meeting Date &amp; Time</w:delText>
              </w:r>
            </w:del>
          </w:p>
        </w:tc>
        <w:tc>
          <w:tcPr>
            <w:tcW w:w="0" w:type="auto"/>
          </w:tcPr>
          <w:p w14:paraId="230A9C21" w14:textId="77777777" w:rsidR="007F5111" w:rsidRDefault="00C963BA">
            <w:pPr>
              <w:pStyle w:val="Compact"/>
            </w:pPr>
            <w:del w:id="2002" w:author="Syed Ahmed" w:date="2026-09-08T14:13:00Z" w16du:dateUtc="2026-09-08T14:13:17Z">
              <w:r w:rsidRPr="4A3EE59D" w:rsidDel="00C963BA">
                <w:rPr>
                  <w:i/>
                  <w:iCs/>
                </w:rPr>
                <w:delText>To be provided by GEHA</w:delText>
              </w:r>
            </w:del>
          </w:p>
        </w:tc>
      </w:tr>
      <w:tr w:rsidR="007F5111" w14:paraId="230A9C25" w14:textId="77777777" w:rsidTr="4A3EE59D">
        <w:tc>
          <w:tcPr>
            <w:tcW w:w="0" w:type="auto"/>
          </w:tcPr>
          <w:p w14:paraId="230A9C23" w14:textId="77777777" w:rsidR="007F5111" w:rsidRDefault="00C963BA">
            <w:pPr>
              <w:pStyle w:val="Compact"/>
            </w:pPr>
            <w:del w:id="2003" w:author="Syed Ahmed" w:date="2026-09-08T14:13:00Z" w16du:dateUtc="2026-09-08T14:13:17Z">
              <w:r w:rsidRPr="4A3EE59D" w:rsidDel="00C963BA">
                <w:rPr>
                  <w:b/>
                  <w:bCs/>
                </w:rPr>
                <w:delText>Attendees Required</w:delText>
              </w:r>
            </w:del>
          </w:p>
        </w:tc>
        <w:tc>
          <w:tcPr>
            <w:tcW w:w="0" w:type="auto"/>
          </w:tcPr>
          <w:p w14:paraId="230A9C24" w14:textId="77777777" w:rsidR="007F5111" w:rsidRDefault="00C963BA">
            <w:pPr>
              <w:pStyle w:val="Compact"/>
            </w:pPr>
            <w:del w:id="2004" w:author="Syed Ahmed" w:date="2026-09-08T14:13:00Z" w16du:dateUtc="2026-09-08T14:13:17Z">
              <w:r w:rsidRPr="4A3EE59D" w:rsidDel="00C963BA">
                <w:rPr>
                  <w:i/>
                  <w:iCs/>
                </w:rPr>
                <w:delText>To be provided by GEHA</w:delText>
              </w:r>
            </w:del>
          </w:p>
        </w:tc>
      </w:tr>
      <w:tr w:rsidR="007F5111" w14:paraId="230A9C28" w14:textId="77777777" w:rsidTr="4A3EE59D">
        <w:tc>
          <w:tcPr>
            <w:tcW w:w="0" w:type="auto"/>
          </w:tcPr>
          <w:p w14:paraId="230A9C26" w14:textId="77777777" w:rsidR="007F5111" w:rsidRDefault="00C963BA">
            <w:pPr>
              <w:pStyle w:val="Compact"/>
            </w:pPr>
            <w:del w:id="2005" w:author="Syed Ahmed" w:date="2026-09-08T14:13:00Z" w16du:dateUtc="2026-09-08T14:13:17Z">
              <w:r w:rsidRPr="4A3EE59D" w:rsidDel="00C963BA">
                <w:rPr>
                  <w:b/>
                  <w:bCs/>
                </w:rPr>
                <w:delText>Decision Owner</w:delText>
              </w:r>
            </w:del>
          </w:p>
        </w:tc>
        <w:tc>
          <w:tcPr>
            <w:tcW w:w="0" w:type="auto"/>
          </w:tcPr>
          <w:p w14:paraId="230A9C27" w14:textId="77777777" w:rsidR="007F5111" w:rsidRDefault="00C963BA">
            <w:pPr>
              <w:pStyle w:val="Compact"/>
            </w:pPr>
            <w:del w:id="2006" w:author="Syed Ahmed" w:date="2026-09-08T14:13:00Z" w16du:dateUtc="2026-09-08T14:13:17Z">
              <w:r w:rsidRPr="4A3EE59D" w:rsidDel="00C963BA">
                <w:rPr>
                  <w:i/>
                  <w:iCs/>
                </w:rPr>
                <w:delText>Not yet provided — The single individual who says go or no-go. To be supplied by GEHA (Appendix B).</w:delText>
              </w:r>
            </w:del>
          </w:p>
        </w:tc>
      </w:tr>
      <w:tr w:rsidR="007F5111" w14:paraId="230A9C2B" w14:textId="77777777" w:rsidTr="4A3EE59D">
        <w:tc>
          <w:tcPr>
            <w:tcW w:w="0" w:type="auto"/>
          </w:tcPr>
          <w:p w14:paraId="230A9C29" w14:textId="77777777" w:rsidR="007F5111" w:rsidRDefault="00C963BA">
            <w:pPr>
              <w:pStyle w:val="Compact"/>
            </w:pPr>
            <w:del w:id="2007" w:author="Syed Ahmed" w:date="2026-09-08T14:13:00Z" w16du:dateUtc="2026-09-08T14:13:17Z">
              <w:r w:rsidRPr="4A3EE59D" w:rsidDel="00C963BA">
                <w:rPr>
                  <w:b/>
                  <w:bCs/>
                </w:rPr>
                <w:delText>Decision Rule</w:delText>
              </w:r>
            </w:del>
          </w:p>
        </w:tc>
        <w:tc>
          <w:tcPr>
            <w:tcW w:w="0" w:type="auto"/>
          </w:tcPr>
          <w:p w14:paraId="230A9C2A" w14:textId="77777777" w:rsidR="007F5111" w:rsidRDefault="00C963BA">
            <w:pPr>
              <w:pStyle w:val="Compact"/>
            </w:pPr>
            <w:del w:id="2008" w:author="Syed Ahmed" w:date="2026-09-08T14:13:00Z" w16du:dateUtc="2026-09-08T14:13:17Z">
              <w:r w:rsidRPr="4A3EE59D" w:rsidDel="00C963BA">
                <w:rPr>
                  <w:i/>
                  <w:iCs/>
                </w:rPr>
                <w:delText>SOW record — "rnance / design authority review, readiness validation, and go / no-go checks. The current high-level roadmap is shown below. Wave Est. Timing Classification Wave 0 Jun 15, 2026 - Jul 31, 2026 Mobilization and validation Wave 1 Aug 2026 - Dec 2026 Foundation and"  (Evidenced — SOW ZCON-18111, signed 30-Jul-2026)</w:delText>
              </w:r>
            </w:del>
          </w:p>
        </w:tc>
      </w:tr>
      <w:tr w:rsidR="007F5111" w14:paraId="230A9C2E" w14:textId="77777777" w:rsidTr="4A3EE59D">
        <w:tc>
          <w:tcPr>
            <w:tcW w:w="0" w:type="auto"/>
          </w:tcPr>
          <w:p w14:paraId="230A9C2C" w14:textId="77777777" w:rsidR="007F5111" w:rsidRDefault="00C963BA">
            <w:pPr>
              <w:pStyle w:val="Compact"/>
            </w:pPr>
            <w:del w:id="2009" w:author="Syed Ahmed" w:date="2026-09-08T14:13:00Z" w16du:dateUtc="2026-09-08T14:13:17Z">
              <w:r w:rsidRPr="4A3EE59D" w:rsidDel="00C963BA">
                <w:rPr>
                  <w:b/>
                  <w:bCs/>
                </w:rPr>
                <w:delText>Communication of Decision</w:delText>
              </w:r>
            </w:del>
          </w:p>
        </w:tc>
        <w:tc>
          <w:tcPr>
            <w:tcW w:w="0" w:type="auto"/>
          </w:tcPr>
          <w:p w14:paraId="230A9C2D" w14:textId="77777777" w:rsidR="007F5111" w:rsidRDefault="00C963BA">
            <w:pPr>
              <w:pStyle w:val="Compact"/>
            </w:pPr>
            <w:del w:id="2010" w:author="Syed Ahmed" w:date="2026-09-08T14:13:00Z" w16du:dateUtc="2026-09-08T14:13:17Z">
              <w:r w:rsidRPr="4A3EE59D" w:rsidDel="00C963BA">
                <w:rPr>
                  <w:i/>
                  <w:iCs/>
                </w:rPr>
                <w:delText>Not yet provided — Who is told, by what channel, and by when. To be supplied by GEHA (Appendix B).</w:delText>
              </w:r>
            </w:del>
          </w:p>
        </w:tc>
      </w:tr>
    </w:tbl>
    <w:p w14:paraId="230A9C2F" w14:textId="77777777" w:rsidR="007F5111" w:rsidRDefault="00C963BA" w:rsidP="4A3EE59D">
      <w:pPr>
        <w:pStyle w:val="BodyText"/>
        <w:rPr>
          <w:del w:id="2011" w:author="Syed Ahmed" w:date="2026-09-08T14:13:00Z" w16du:dateUtc="2026-09-08T14:13:13Z"/>
          <w:b/>
          <w:bCs/>
          <w:sz w:val="15"/>
          <w:szCs w:val="15"/>
        </w:rPr>
      </w:pPr>
      <w:del w:id="2012" w:author="Syed Ahmed" w:date="2026-09-08T14:13:00Z" w16du:dateUtc="2026-09-08T14:13:13Z">
        <w:r w:rsidRPr="4A3EE59D" w:rsidDel="00C963BA">
          <w:rPr>
            <w:b/>
            <w:bCs/>
            <w:sz w:val="15"/>
            <w:szCs w:val="15"/>
          </w:rPr>
          <w:lastRenderedPageBreak/>
          <w:delText>Table 7.1a — Go / No-Go Gate</w:delText>
        </w:r>
      </w:del>
    </w:p>
    <w:p w14:paraId="230A9C30" w14:textId="77777777" w:rsidR="007F5111" w:rsidRDefault="007F5111">
      <w:pPr>
        <w:pStyle w:val="Compact"/>
        <w:rPr>
          <w:del w:id="2013" w:author="Syed Ahmed" w:date="2026-09-08T14:13:00Z" w16du:dateUtc="2026-09-08T14:13:13Z"/>
        </w:rPr>
      </w:pPr>
    </w:p>
    <w:tbl>
      <w:tblPr>
        <w:tblStyle w:val="Table"/>
        <w:tblW w:w="5000" w:type="pct"/>
        <w:tblLook w:val="0020" w:firstRow="1" w:lastRow="0" w:firstColumn="0" w:lastColumn="0" w:noHBand="0" w:noVBand="0"/>
      </w:tblPr>
      <w:tblGrid>
        <w:gridCol w:w="4974"/>
        <w:gridCol w:w="1761"/>
        <w:gridCol w:w="1761"/>
        <w:gridCol w:w="980"/>
      </w:tblGrid>
      <w:tr w:rsidR="007F5111" w14:paraId="230A9C35" w14:textId="77777777" w:rsidTr="4A3EE59D">
        <w:trPr>
          <w:cnfStyle w:val="100000000000" w:firstRow="1" w:lastRow="0" w:firstColumn="0" w:lastColumn="0" w:oddVBand="0" w:evenVBand="0" w:oddHBand="0" w:evenHBand="0" w:firstRowFirstColumn="0" w:firstRowLastColumn="0" w:lastRowFirstColumn="0" w:lastRowLastColumn="0"/>
          <w:tblHeader/>
          <w:del w:id="2014" w:author="Syed Ahmed" w:date="2026-09-08T14:13:00Z"/>
        </w:trPr>
        <w:tc>
          <w:tcPr>
            <w:tcW w:w="0" w:type="auto"/>
          </w:tcPr>
          <w:p w14:paraId="230A9C31" w14:textId="77777777" w:rsidR="007F5111" w:rsidRDefault="00C963BA">
            <w:pPr>
              <w:pStyle w:val="Compact"/>
            </w:pPr>
            <w:r>
              <w:rPr>
                <w:b/>
                <w:bCs/>
              </w:rPr>
              <w:t>Gate Criterion</w:t>
            </w:r>
          </w:p>
        </w:tc>
        <w:tc>
          <w:tcPr>
            <w:tcW w:w="0" w:type="auto"/>
          </w:tcPr>
          <w:p w14:paraId="230A9C32" w14:textId="77777777" w:rsidR="007F5111" w:rsidRDefault="00C963BA">
            <w:pPr>
              <w:pStyle w:val="Compact"/>
            </w:pPr>
            <w:r>
              <w:rPr>
                <w:b/>
                <w:bCs/>
              </w:rPr>
              <w:t>Evidence Required</w:t>
            </w:r>
          </w:p>
        </w:tc>
        <w:tc>
          <w:tcPr>
            <w:tcW w:w="0" w:type="auto"/>
          </w:tcPr>
          <w:p w14:paraId="230A9C33" w14:textId="77777777" w:rsidR="007F5111" w:rsidRDefault="00C963BA">
            <w:pPr>
              <w:pStyle w:val="Compact"/>
            </w:pPr>
            <w:r>
              <w:rPr>
                <w:b/>
                <w:bCs/>
              </w:rPr>
              <w:t>Owner</w:t>
            </w:r>
          </w:p>
        </w:tc>
        <w:tc>
          <w:tcPr>
            <w:tcW w:w="0" w:type="auto"/>
          </w:tcPr>
          <w:p w14:paraId="230A9C34" w14:textId="77777777" w:rsidR="007F5111" w:rsidRDefault="00C963BA">
            <w:pPr>
              <w:pStyle w:val="Compact"/>
            </w:pPr>
            <w:r>
              <w:rPr>
                <w:b/>
                <w:bCs/>
              </w:rPr>
              <w:t>Status</w:t>
            </w:r>
          </w:p>
        </w:tc>
      </w:tr>
      <w:tr w:rsidR="007F5111" w14:paraId="230A9C3A" w14:textId="77777777" w:rsidTr="4A3EE59D">
        <w:trPr>
          <w:del w:id="2015" w:author="Syed Ahmed" w:date="2026-09-08T14:13:00Z"/>
        </w:trPr>
        <w:tc>
          <w:tcPr>
            <w:tcW w:w="0" w:type="auto"/>
          </w:tcPr>
          <w:p w14:paraId="230A9C36" w14:textId="77777777" w:rsidR="007F5111" w:rsidRDefault="00C963BA">
            <w:pPr>
              <w:pStyle w:val="Compact"/>
            </w:pPr>
            <w:r>
              <w:rPr>
                <w:i/>
                <w:iCs/>
              </w:rPr>
              <w:t>Rehearsal complete and defect-free</w:t>
            </w:r>
          </w:p>
        </w:tc>
        <w:tc>
          <w:tcPr>
            <w:tcW w:w="0" w:type="auto"/>
          </w:tcPr>
          <w:p w14:paraId="230A9C37" w14:textId="77777777" w:rsidR="007F5111" w:rsidRDefault="00C963BA">
            <w:pPr>
              <w:pStyle w:val="Compact"/>
            </w:pPr>
            <w:r>
              <w:rPr>
                <w:i/>
                <w:iCs/>
              </w:rPr>
              <w:t>To be provided by GEHA</w:t>
            </w:r>
          </w:p>
        </w:tc>
        <w:tc>
          <w:tcPr>
            <w:tcW w:w="0" w:type="auto"/>
          </w:tcPr>
          <w:p w14:paraId="230A9C38" w14:textId="77777777" w:rsidR="007F5111" w:rsidRDefault="00C963BA">
            <w:pPr>
              <w:pStyle w:val="Compact"/>
            </w:pPr>
            <w:r>
              <w:rPr>
                <w:i/>
                <w:iCs/>
              </w:rPr>
              <w:t>To be provided by GEHA</w:t>
            </w:r>
          </w:p>
        </w:tc>
        <w:tc>
          <w:tcPr>
            <w:tcW w:w="0" w:type="auto"/>
          </w:tcPr>
          <w:p w14:paraId="230A9C39" w14:textId="77777777" w:rsidR="007F5111" w:rsidRDefault="00C963BA">
            <w:pPr>
              <w:pStyle w:val="Compact"/>
            </w:pPr>
            <w:r>
              <w:t xml:space="preserve">☐ </w:t>
            </w:r>
            <w:r>
              <w:rPr>
                <w:i/>
                <w:iCs/>
              </w:rPr>
              <w:t>R</w:t>
            </w:r>
            <w:r>
              <w:t xml:space="preserve"> ☐ </w:t>
            </w:r>
            <w:r>
              <w:rPr>
                <w:i/>
                <w:iCs/>
              </w:rPr>
              <w:t>A</w:t>
            </w:r>
            <w:r>
              <w:t xml:space="preserve"> ☐ </w:t>
            </w:r>
            <w:r>
              <w:rPr>
                <w:i/>
                <w:iCs/>
              </w:rPr>
              <w:t>G</w:t>
            </w:r>
          </w:p>
        </w:tc>
      </w:tr>
      <w:tr w:rsidR="007F5111" w14:paraId="230A9C3F" w14:textId="77777777" w:rsidTr="4A3EE59D">
        <w:trPr>
          <w:del w:id="2016" w:author="Syed Ahmed" w:date="2026-09-08T14:13:00Z"/>
        </w:trPr>
        <w:tc>
          <w:tcPr>
            <w:tcW w:w="0" w:type="auto"/>
          </w:tcPr>
          <w:p w14:paraId="230A9C3B" w14:textId="77777777" w:rsidR="007F5111" w:rsidRDefault="00C963BA">
            <w:pPr>
              <w:pStyle w:val="Compact"/>
            </w:pPr>
            <w:r>
              <w:rPr>
                <w:i/>
                <w:iCs/>
              </w:rPr>
              <w:t>Replication lag at zero and stable</w:t>
            </w:r>
          </w:p>
        </w:tc>
        <w:tc>
          <w:tcPr>
            <w:tcW w:w="0" w:type="auto"/>
          </w:tcPr>
          <w:p w14:paraId="230A9C3C" w14:textId="77777777" w:rsidR="007F5111" w:rsidRDefault="00C963BA">
            <w:pPr>
              <w:pStyle w:val="Compact"/>
            </w:pPr>
            <w:r>
              <w:rPr>
                <w:i/>
                <w:iCs/>
              </w:rPr>
              <w:t>To be provided by GEHA</w:t>
            </w:r>
          </w:p>
        </w:tc>
        <w:tc>
          <w:tcPr>
            <w:tcW w:w="0" w:type="auto"/>
          </w:tcPr>
          <w:p w14:paraId="230A9C3D" w14:textId="77777777" w:rsidR="007F5111" w:rsidRDefault="00C963BA">
            <w:pPr>
              <w:pStyle w:val="Compact"/>
            </w:pPr>
            <w:r>
              <w:rPr>
                <w:i/>
                <w:iCs/>
              </w:rPr>
              <w:t>To be provided by GEHA</w:t>
            </w:r>
          </w:p>
        </w:tc>
        <w:tc>
          <w:tcPr>
            <w:tcW w:w="0" w:type="auto"/>
          </w:tcPr>
          <w:p w14:paraId="230A9C3E" w14:textId="77777777" w:rsidR="007F5111" w:rsidRDefault="00C963BA">
            <w:pPr>
              <w:pStyle w:val="Compact"/>
            </w:pPr>
            <w:r>
              <w:t xml:space="preserve">☐ </w:t>
            </w:r>
            <w:r>
              <w:rPr>
                <w:i/>
                <w:iCs/>
              </w:rPr>
              <w:t>R</w:t>
            </w:r>
            <w:r>
              <w:t xml:space="preserve"> ☐ </w:t>
            </w:r>
            <w:r>
              <w:rPr>
                <w:i/>
                <w:iCs/>
              </w:rPr>
              <w:t>A</w:t>
            </w:r>
            <w:r>
              <w:t xml:space="preserve"> ☐ </w:t>
            </w:r>
            <w:r>
              <w:rPr>
                <w:i/>
                <w:iCs/>
              </w:rPr>
              <w:t>G</w:t>
            </w:r>
          </w:p>
        </w:tc>
      </w:tr>
      <w:tr w:rsidR="007F5111" w14:paraId="230A9C44" w14:textId="77777777" w:rsidTr="4A3EE59D">
        <w:trPr>
          <w:del w:id="2017" w:author="Syed Ahmed" w:date="2026-09-08T14:13:00Z"/>
        </w:trPr>
        <w:tc>
          <w:tcPr>
            <w:tcW w:w="0" w:type="auto"/>
          </w:tcPr>
          <w:p w14:paraId="230A9C40" w14:textId="77777777" w:rsidR="007F5111" w:rsidRDefault="00C963BA">
            <w:pPr>
              <w:pStyle w:val="Compact"/>
            </w:pPr>
            <w:r>
              <w:rPr>
                <w:i/>
                <w:iCs/>
              </w:rPr>
              <w:t>UAT signed off</w:t>
            </w:r>
          </w:p>
        </w:tc>
        <w:tc>
          <w:tcPr>
            <w:tcW w:w="0" w:type="auto"/>
          </w:tcPr>
          <w:p w14:paraId="230A9C41" w14:textId="77777777" w:rsidR="007F5111" w:rsidRDefault="00C963BA">
            <w:pPr>
              <w:pStyle w:val="Compact"/>
            </w:pPr>
            <w:r>
              <w:rPr>
                <w:i/>
                <w:iCs/>
              </w:rPr>
              <w:t>To be provided by GEHA</w:t>
            </w:r>
          </w:p>
        </w:tc>
        <w:tc>
          <w:tcPr>
            <w:tcW w:w="0" w:type="auto"/>
          </w:tcPr>
          <w:p w14:paraId="230A9C42" w14:textId="77777777" w:rsidR="007F5111" w:rsidRDefault="00C963BA">
            <w:pPr>
              <w:pStyle w:val="Compact"/>
            </w:pPr>
            <w:r>
              <w:rPr>
                <w:i/>
                <w:iCs/>
              </w:rPr>
              <w:t>To be provided by GEHA</w:t>
            </w:r>
          </w:p>
        </w:tc>
        <w:tc>
          <w:tcPr>
            <w:tcW w:w="0" w:type="auto"/>
          </w:tcPr>
          <w:p w14:paraId="230A9C43" w14:textId="77777777" w:rsidR="007F5111" w:rsidRDefault="00C963BA">
            <w:pPr>
              <w:pStyle w:val="Compact"/>
            </w:pPr>
            <w:r>
              <w:t xml:space="preserve">☐ </w:t>
            </w:r>
            <w:r>
              <w:rPr>
                <w:i/>
                <w:iCs/>
              </w:rPr>
              <w:t>R</w:t>
            </w:r>
            <w:r>
              <w:t xml:space="preserve"> ☐ </w:t>
            </w:r>
            <w:r>
              <w:rPr>
                <w:i/>
                <w:iCs/>
              </w:rPr>
              <w:t>A</w:t>
            </w:r>
            <w:r>
              <w:t xml:space="preserve"> ☐ </w:t>
            </w:r>
            <w:r>
              <w:rPr>
                <w:i/>
                <w:iCs/>
              </w:rPr>
              <w:t>G</w:t>
            </w:r>
          </w:p>
        </w:tc>
      </w:tr>
      <w:tr w:rsidR="007F5111" w14:paraId="230A9C49" w14:textId="77777777" w:rsidTr="4A3EE59D">
        <w:trPr>
          <w:del w:id="2018" w:author="Syed Ahmed" w:date="2026-09-08T14:13:00Z"/>
        </w:trPr>
        <w:tc>
          <w:tcPr>
            <w:tcW w:w="0" w:type="auto"/>
          </w:tcPr>
          <w:p w14:paraId="230A9C45" w14:textId="77777777" w:rsidR="007F5111" w:rsidRDefault="00C963BA">
            <w:pPr>
              <w:pStyle w:val="Compact"/>
            </w:pPr>
            <w:r>
              <w:rPr>
                <w:i/>
                <w:iCs/>
              </w:rPr>
              <w:t>All integrations tested end to end</w:t>
            </w:r>
          </w:p>
        </w:tc>
        <w:tc>
          <w:tcPr>
            <w:tcW w:w="0" w:type="auto"/>
          </w:tcPr>
          <w:p w14:paraId="230A9C46" w14:textId="77777777" w:rsidR="007F5111" w:rsidRDefault="00C963BA">
            <w:pPr>
              <w:pStyle w:val="Compact"/>
            </w:pPr>
            <w:r>
              <w:rPr>
                <w:i/>
                <w:iCs/>
              </w:rPr>
              <w:t>To be provided by GEHA</w:t>
            </w:r>
          </w:p>
        </w:tc>
        <w:tc>
          <w:tcPr>
            <w:tcW w:w="0" w:type="auto"/>
          </w:tcPr>
          <w:p w14:paraId="230A9C47" w14:textId="77777777" w:rsidR="007F5111" w:rsidRDefault="00C963BA">
            <w:pPr>
              <w:pStyle w:val="Compact"/>
            </w:pPr>
            <w:r>
              <w:rPr>
                <w:i/>
                <w:iCs/>
              </w:rPr>
              <w:t>To be provided by GEHA</w:t>
            </w:r>
          </w:p>
        </w:tc>
        <w:tc>
          <w:tcPr>
            <w:tcW w:w="0" w:type="auto"/>
          </w:tcPr>
          <w:p w14:paraId="230A9C48" w14:textId="77777777" w:rsidR="007F5111" w:rsidRDefault="00C963BA">
            <w:pPr>
              <w:pStyle w:val="Compact"/>
            </w:pPr>
            <w:r>
              <w:t xml:space="preserve">☐ </w:t>
            </w:r>
            <w:r>
              <w:rPr>
                <w:i/>
                <w:iCs/>
              </w:rPr>
              <w:t>R</w:t>
            </w:r>
            <w:r>
              <w:t xml:space="preserve"> ☐ </w:t>
            </w:r>
            <w:r>
              <w:rPr>
                <w:i/>
                <w:iCs/>
              </w:rPr>
              <w:t>A</w:t>
            </w:r>
            <w:r>
              <w:t xml:space="preserve"> ☐ </w:t>
            </w:r>
            <w:r>
              <w:rPr>
                <w:i/>
                <w:iCs/>
              </w:rPr>
              <w:t>G</w:t>
            </w:r>
          </w:p>
        </w:tc>
      </w:tr>
      <w:tr w:rsidR="007F5111" w14:paraId="230A9C4E" w14:textId="77777777" w:rsidTr="4A3EE59D">
        <w:trPr>
          <w:del w:id="2019" w:author="Syed Ahmed" w:date="2026-09-08T14:13:00Z"/>
        </w:trPr>
        <w:tc>
          <w:tcPr>
            <w:tcW w:w="0" w:type="auto"/>
          </w:tcPr>
          <w:p w14:paraId="230A9C4A" w14:textId="77777777" w:rsidR="007F5111" w:rsidRDefault="00C963BA">
            <w:pPr>
              <w:pStyle w:val="Compact"/>
            </w:pPr>
            <w:r>
              <w:rPr>
                <w:i/>
                <w:iCs/>
              </w:rPr>
              <w:t>Identity, RBAC and group mapping verified</w:t>
            </w:r>
          </w:p>
        </w:tc>
        <w:tc>
          <w:tcPr>
            <w:tcW w:w="0" w:type="auto"/>
          </w:tcPr>
          <w:p w14:paraId="230A9C4B" w14:textId="77777777" w:rsidR="007F5111" w:rsidRDefault="00C963BA">
            <w:pPr>
              <w:pStyle w:val="Compact"/>
            </w:pPr>
            <w:r>
              <w:rPr>
                <w:i/>
                <w:iCs/>
              </w:rPr>
              <w:t>To be provided by GEHA</w:t>
            </w:r>
          </w:p>
        </w:tc>
        <w:tc>
          <w:tcPr>
            <w:tcW w:w="0" w:type="auto"/>
          </w:tcPr>
          <w:p w14:paraId="230A9C4C" w14:textId="77777777" w:rsidR="007F5111" w:rsidRDefault="00C963BA">
            <w:pPr>
              <w:pStyle w:val="Compact"/>
            </w:pPr>
            <w:r>
              <w:rPr>
                <w:i/>
                <w:iCs/>
              </w:rPr>
              <w:t>To be provided by GEHA</w:t>
            </w:r>
          </w:p>
        </w:tc>
        <w:tc>
          <w:tcPr>
            <w:tcW w:w="0" w:type="auto"/>
          </w:tcPr>
          <w:p w14:paraId="230A9C4D" w14:textId="77777777" w:rsidR="007F5111" w:rsidRDefault="00C963BA">
            <w:pPr>
              <w:pStyle w:val="Compact"/>
            </w:pPr>
            <w:r>
              <w:t xml:space="preserve">☐ </w:t>
            </w:r>
            <w:r>
              <w:rPr>
                <w:i/>
                <w:iCs/>
              </w:rPr>
              <w:t>R</w:t>
            </w:r>
            <w:r>
              <w:t xml:space="preserve"> ☐ </w:t>
            </w:r>
            <w:r>
              <w:rPr>
                <w:i/>
                <w:iCs/>
              </w:rPr>
              <w:t>A</w:t>
            </w:r>
            <w:r>
              <w:t xml:space="preserve"> ☐ </w:t>
            </w:r>
            <w:r>
              <w:rPr>
                <w:i/>
                <w:iCs/>
              </w:rPr>
              <w:t>G</w:t>
            </w:r>
          </w:p>
        </w:tc>
      </w:tr>
      <w:tr w:rsidR="007F5111" w14:paraId="230A9C53" w14:textId="77777777" w:rsidTr="4A3EE59D">
        <w:trPr>
          <w:del w:id="2020" w:author="Syed Ahmed" w:date="2026-09-08T14:13:00Z"/>
        </w:trPr>
        <w:tc>
          <w:tcPr>
            <w:tcW w:w="0" w:type="auto"/>
          </w:tcPr>
          <w:p w14:paraId="230A9C4F" w14:textId="77777777" w:rsidR="007F5111" w:rsidRDefault="00C963BA">
            <w:pPr>
              <w:pStyle w:val="Compact"/>
            </w:pPr>
            <w:r>
              <w:rPr>
                <w:i/>
                <w:iCs/>
              </w:rPr>
              <w:t>Backup policy applied and a restore proven</w:t>
            </w:r>
          </w:p>
        </w:tc>
        <w:tc>
          <w:tcPr>
            <w:tcW w:w="0" w:type="auto"/>
          </w:tcPr>
          <w:p w14:paraId="230A9C50" w14:textId="77777777" w:rsidR="007F5111" w:rsidRDefault="00C963BA">
            <w:pPr>
              <w:pStyle w:val="Compact"/>
            </w:pPr>
            <w:r>
              <w:rPr>
                <w:i/>
                <w:iCs/>
              </w:rPr>
              <w:t>To be provided by GEHA</w:t>
            </w:r>
          </w:p>
        </w:tc>
        <w:tc>
          <w:tcPr>
            <w:tcW w:w="0" w:type="auto"/>
          </w:tcPr>
          <w:p w14:paraId="230A9C51" w14:textId="77777777" w:rsidR="007F5111" w:rsidRDefault="00C963BA">
            <w:pPr>
              <w:pStyle w:val="Compact"/>
            </w:pPr>
            <w:r>
              <w:rPr>
                <w:i/>
                <w:iCs/>
              </w:rPr>
              <w:t>To be provided by GEHA</w:t>
            </w:r>
          </w:p>
        </w:tc>
        <w:tc>
          <w:tcPr>
            <w:tcW w:w="0" w:type="auto"/>
          </w:tcPr>
          <w:p w14:paraId="230A9C52" w14:textId="77777777" w:rsidR="007F5111" w:rsidRDefault="00C963BA">
            <w:pPr>
              <w:pStyle w:val="Compact"/>
            </w:pPr>
            <w:r>
              <w:t xml:space="preserve">☐ </w:t>
            </w:r>
            <w:r>
              <w:rPr>
                <w:i/>
                <w:iCs/>
              </w:rPr>
              <w:t>R</w:t>
            </w:r>
            <w:r>
              <w:t xml:space="preserve"> ☐ </w:t>
            </w:r>
            <w:r>
              <w:rPr>
                <w:i/>
                <w:iCs/>
              </w:rPr>
              <w:t>A</w:t>
            </w:r>
            <w:r>
              <w:t xml:space="preserve"> ☐ </w:t>
            </w:r>
            <w:r>
              <w:rPr>
                <w:i/>
                <w:iCs/>
              </w:rPr>
              <w:t>G</w:t>
            </w:r>
          </w:p>
        </w:tc>
      </w:tr>
      <w:tr w:rsidR="007F5111" w14:paraId="230A9C58" w14:textId="77777777" w:rsidTr="4A3EE59D">
        <w:trPr>
          <w:del w:id="2021" w:author="Syed Ahmed" w:date="2026-09-08T14:13:00Z"/>
        </w:trPr>
        <w:tc>
          <w:tcPr>
            <w:tcW w:w="0" w:type="auto"/>
          </w:tcPr>
          <w:p w14:paraId="230A9C54" w14:textId="77777777" w:rsidR="007F5111" w:rsidRDefault="00C963BA">
            <w:pPr>
              <w:pStyle w:val="Compact"/>
            </w:pPr>
            <w:r>
              <w:rPr>
                <w:i/>
                <w:iCs/>
              </w:rPr>
              <w:t>Monitoring and alerting live in the target</w:t>
            </w:r>
          </w:p>
        </w:tc>
        <w:tc>
          <w:tcPr>
            <w:tcW w:w="0" w:type="auto"/>
          </w:tcPr>
          <w:p w14:paraId="230A9C55" w14:textId="77777777" w:rsidR="007F5111" w:rsidRDefault="00C963BA">
            <w:pPr>
              <w:pStyle w:val="Compact"/>
            </w:pPr>
            <w:r>
              <w:rPr>
                <w:i/>
                <w:iCs/>
              </w:rPr>
              <w:t>To be provided by GEHA</w:t>
            </w:r>
          </w:p>
        </w:tc>
        <w:tc>
          <w:tcPr>
            <w:tcW w:w="0" w:type="auto"/>
          </w:tcPr>
          <w:p w14:paraId="230A9C56" w14:textId="77777777" w:rsidR="007F5111" w:rsidRDefault="00C963BA">
            <w:pPr>
              <w:pStyle w:val="Compact"/>
            </w:pPr>
            <w:r>
              <w:rPr>
                <w:i/>
                <w:iCs/>
              </w:rPr>
              <w:t>To be provided by GEHA</w:t>
            </w:r>
          </w:p>
        </w:tc>
        <w:tc>
          <w:tcPr>
            <w:tcW w:w="0" w:type="auto"/>
          </w:tcPr>
          <w:p w14:paraId="230A9C57" w14:textId="77777777" w:rsidR="007F5111" w:rsidRDefault="00C963BA">
            <w:pPr>
              <w:pStyle w:val="Compact"/>
            </w:pPr>
            <w:r>
              <w:t xml:space="preserve">☐ </w:t>
            </w:r>
            <w:r>
              <w:rPr>
                <w:i/>
                <w:iCs/>
              </w:rPr>
              <w:t>R</w:t>
            </w:r>
            <w:r>
              <w:t xml:space="preserve"> ☐ </w:t>
            </w:r>
            <w:r>
              <w:rPr>
                <w:i/>
                <w:iCs/>
              </w:rPr>
              <w:t>A</w:t>
            </w:r>
            <w:r>
              <w:t xml:space="preserve"> ☐ </w:t>
            </w:r>
            <w:r>
              <w:rPr>
                <w:i/>
                <w:iCs/>
              </w:rPr>
              <w:t>G</w:t>
            </w:r>
          </w:p>
        </w:tc>
      </w:tr>
      <w:tr w:rsidR="007F5111" w14:paraId="230A9C5D" w14:textId="77777777" w:rsidTr="4A3EE59D">
        <w:trPr>
          <w:del w:id="2022" w:author="Syed Ahmed" w:date="2026-09-08T14:13:00Z"/>
        </w:trPr>
        <w:tc>
          <w:tcPr>
            <w:tcW w:w="0" w:type="auto"/>
          </w:tcPr>
          <w:p w14:paraId="230A9C59" w14:textId="77777777" w:rsidR="007F5111" w:rsidRDefault="00C963BA">
            <w:pPr>
              <w:pStyle w:val="Compact"/>
            </w:pPr>
            <w:r>
              <w:rPr>
                <w:i/>
                <w:iCs/>
              </w:rPr>
              <w:t>Readiness review held; actions closed</w:t>
            </w:r>
          </w:p>
        </w:tc>
        <w:tc>
          <w:tcPr>
            <w:tcW w:w="0" w:type="auto"/>
          </w:tcPr>
          <w:p w14:paraId="230A9C5A" w14:textId="77777777" w:rsidR="007F5111" w:rsidRDefault="00C963BA">
            <w:pPr>
              <w:pStyle w:val="Compact"/>
            </w:pPr>
            <w:r>
              <w:rPr>
                <w:i/>
                <w:iCs/>
              </w:rPr>
              <w:t>To be provided by GEHA</w:t>
            </w:r>
          </w:p>
        </w:tc>
        <w:tc>
          <w:tcPr>
            <w:tcW w:w="0" w:type="auto"/>
          </w:tcPr>
          <w:p w14:paraId="230A9C5B" w14:textId="77777777" w:rsidR="007F5111" w:rsidRDefault="00C963BA">
            <w:pPr>
              <w:pStyle w:val="Compact"/>
            </w:pPr>
            <w:r>
              <w:rPr>
                <w:i/>
                <w:iCs/>
              </w:rPr>
              <w:t>To be provided by GEHA</w:t>
            </w:r>
          </w:p>
        </w:tc>
        <w:tc>
          <w:tcPr>
            <w:tcW w:w="0" w:type="auto"/>
          </w:tcPr>
          <w:p w14:paraId="230A9C5C" w14:textId="77777777" w:rsidR="007F5111" w:rsidRDefault="00C963BA">
            <w:pPr>
              <w:pStyle w:val="Compact"/>
            </w:pPr>
            <w:r>
              <w:t xml:space="preserve">☐ </w:t>
            </w:r>
            <w:r>
              <w:rPr>
                <w:i/>
                <w:iCs/>
              </w:rPr>
              <w:t>R</w:t>
            </w:r>
            <w:r>
              <w:t xml:space="preserve"> ☐ </w:t>
            </w:r>
            <w:r>
              <w:rPr>
                <w:i/>
                <w:iCs/>
              </w:rPr>
              <w:t>A</w:t>
            </w:r>
            <w:r>
              <w:t xml:space="preserve"> ☐ </w:t>
            </w:r>
            <w:r>
              <w:rPr>
                <w:i/>
                <w:iCs/>
              </w:rPr>
              <w:t>G</w:t>
            </w:r>
          </w:p>
        </w:tc>
      </w:tr>
      <w:tr w:rsidR="007F5111" w14:paraId="230A9C62" w14:textId="77777777" w:rsidTr="4A3EE59D">
        <w:trPr>
          <w:del w:id="2023" w:author="Syed Ahmed" w:date="2026-09-08T14:13:00Z"/>
        </w:trPr>
        <w:tc>
          <w:tcPr>
            <w:tcW w:w="0" w:type="auto"/>
          </w:tcPr>
          <w:p w14:paraId="230A9C5E" w14:textId="77777777" w:rsidR="007F5111" w:rsidRDefault="00C963BA">
            <w:pPr>
              <w:pStyle w:val="Compact"/>
            </w:pPr>
            <w:r>
              <w:rPr>
                <w:i/>
                <w:iCs/>
              </w:rPr>
              <w:t>Change freeze in effect; change approved</w:t>
            </w:r>
          </w:p>
        </w:tc>
        <w:tc>
          <w:tcPr>
            <w:tcW w:w="0" w:type="auto"/>
          </w:tcPr>
          <w:p w14:paraId="230A9C5F" w14:textId="77777777" w:rsidR="007F5111" w:rsidRDefault="00C963BA">
            <w:pPr>
              <w:pStyle w:val="Compact"/>
            </w:pPr>
            <w:r>
              <w:rPr>
                <w:i/>
                <w:iCs/>
              </w:rPr>
              <w:t>To be provided by GEHA</w:t>
            </w:r>
          </w:p>
        </w:tc>
        <w:tc>
          <w:tcPr>
            <w:tcW w:w="0" w:type="auto"/>
          </w:tcPr>
          <w:p w14:paraId="230A9C60" w14:textId="77777777" w:rsidR="007F5111" w:rsidRDefault="00C963BA">
            <w:pPr>
              <w:pStyle w:val="Compact"/>
            </w:pPr>
            <w:r>
              <w:rPr>
                <w:i/>
                <w:iCs/>
              </w:rPr>
              <w:t>To be provided by GEHA</w:t>
            </w:r>
          </w:p>
        </w:tc>
        <w:tc>
          <w:tcPr>
            <w:tcW w:w="0" w:type="auto"/>
          </w:tcPr>
          <w:p w14:paraId="230A9C61" w14:textId="77777777" w:rsidR="007F5111" w:rsidRDefault="00C963BA">
            <w:pPr>
              <w:pStyle w:val="Compact"/>
            </w:pPr>
            <w:r>
              <w:t xml:space="preserve">☐ </w:t>
            </w:r>
            <w:r>
              <w:rPr>
                <w:i/>
                <w:iCs/>
              </w:rPr>
              <w:t>R</w:t>
            </w:r>
            <w:r>
              <w:t xml:space="preserve"> ☐ </w:t>
            </w:r>
            <w:r>
              <w:rPr>
                <w:i/>
                <w:iCs/>
              </w:rPr>
              <w:t>A</w:t>
            </w:r>
            <w:r>
              <w:t xml:space="preserve"> ☐ </w:t>
            </w:r>
            <w:r>
              <w:rPr>
                <w:i/>
                <w:iCs/>
              </w:rPr>
              <w:t>G</w:t>
            </w:r>
          </w:p>
        </w:tc>
      </w:tr>
      <w:tr w:rsidR="007F5111" w14:paraId="230A9C67" w14:textId="77777777" w:rsidTr="4A3EE59D">
        <w:trPr>
          <w:del w:id="2024" w:author="Syed Ahmed" w:date="2026-09-08T14:13:00Z"/>
        </w:trPr>
        <w:tc>
          <w:tcPr>
            <w:tcW w:w="0" w:type="auto"/>
          </w:tcPr>
          <w:p w14:paraId="230A9C63" w14:textId="77777777" w:rsidR="007F5111" w:rsidRDefault="00C963BA">
            <w:pPr>
              <w:pStyle w:val="Compact"/>
            </w:pPr>
            <w:r>
              <w:rPr>
                <w:i/>
                <w:iCs/>
              </w:rPr>
              <w:t>Source retention and rollback position confirmed</w:t>
            </w:r>
          </w:p>
        </w:tc>
        <w:tc>
          <w:tcPr>
            <w:tcW w:w="0" w:type="auto"/>
          </w:tcPr>
          <w:p w14:paraId="230A9C64" w14:textId="77777777" w:rsidR="007F5111" w:rsidRDefault="00C963BA">
            <w:pPr>
              <w:pStyle w:val="Compact"/>
            </w:pPr>
            <w:r>
              <w:rPr>
                <w:i/>
                <w:iCs/>
              </w:rPr>
              <w:t>To be provided by GEHA</w:t>
            </w:r>
          </w:p>
        </w:tc>
        <w:tc>
          <w:tcPr>
            <w:tcW w:w="0" w:type="auto"/>
          </w:tcPr>
          <w:p w14:paraId="230A9C65" w14:textId="77777777" w:rsidR="007F5111" w:rsidRDefault="00C963BA">
            <w:pPr>
              <w:pStyle w:val="Compact"/>
            </w:pPr>
            <w:r>
              <w:rPr>
                <w:i/>
                <w:iCs/>
              </w:rPr>
              <w:t>To be provided by GEHA</w:t>
            </w:r>
          </w:p>
        </w:tc>
        <w:tc>
          <w:tcPr>
            <w:tcW w:w="0" w:type="auto"/>
          </w:tcPr>
          <w:p w14:paraId="230A9C66" w14:textId="77777777" w:rsidR="007F5111" w:rsidRDefault="00C963BA">
            <w:pPr>
              <w:pStyle w:val="Compact"/>
            </w:pPr>
            <w:r>
              <w:t xml:space="preserve">☐ </w:t>
            </w:r>
            <w:r>
              <w:rPr>
                <w:i/>
                <w:iCs/>
              </w:rPr>
              <w:t>R</w:t>
            </w:r>
            <w:r>
              <w:t xml:space="preserve"> ☐ </w:t>
            </w:r>
            <w:r>
              <w:rPr>
                <w:i/>
                <w:iCs/>
              </w:rPr>
              <w:t>A</w:t>
            </w:r>
            <w:r>
              <w:t xml:space="preserve"> ☐ </w:t>
            </w:r>
            <w:r>
              <w:rPr>
                <w:i/>
                <w:iCs/>
              </w:rPr>
              <w:t>G</w:t>
            </w:r>
          </w:p>
        </w:tc>
      </w:tr>
      <w:tr w:rsidR="007F5111" w14:paraId="230A9C6C" w14:textId="77777777" w:rsidTr="4A3EE59D">
        <w:trPr>
          <w:del w:id="2025" w:author="Syed Ahmed" w:date="2026-09-08T14:13:00Z"/>
        </w:trPr>
        <w:tc>
          <w:tcPr>
            <w:tcW w:w="0" w:type="auto"/>
          </w:tcPr>
          <w:p w14:paraId="230A9C68" w14:textId="77777777" w:rsidR="007F5111" w:rsidRDefault="00C963BA">
            <w:pPr>
              <w:pStyle w:val="Compact"/>
            </w:pPr>
            <w:r>
              <w:rPr>
                <w:i/>
                <w:iCs/>
              </w:rPr>
              <w:t>External parties confirmed</w:t>
            </w:r>
          </w:p>
        </w:tc>
        <w:tc>
          <w:tcPr>
            <w:tcW w:w="0" w:type="auto"/>
          </w:tcPr>
          <w:p w14:paraId="230A9C69" w14:textId="77777777" w:rsidR="007F5111" w:rsidRDefault="00C963BA">
            <w:pPr>
              <w:pStyle w:val="Compact"/>
            </w:pPr>
            <w:r>
              <w:rPr>
                <w:i/>
                <w:iCs/>
              </w:rPr>
              <w:t>To be provided by GEHA</w:t>
            </w:r>
          </w:p>
        </w:tc>
        <w:tc>
          <w:tcPr>
            <w:tcW w:w="0" w:type="auto"/>
          </w:tcPr>
          <w:p w14:paraId="230A9C6A" w14:textId="77777777" w:rsidR="007F5111" w:rsidRDefault="00C963BA">
            <w:pPr>
              <w:pStyle w:val="Compact"/>
            </w:pPr>
            <w:r>
              <w:rPr>
                <w:i/>
                <w:iCs/>
              </w:rPr>
              <w:t>To be provided by GEHA</w:t>
            </w:r>
          </w:p>
        </w:tc>
        <w:tc>
          <w:tcPr>
            <w:tcW w:w="0" w:type="auto"/>
          </w:tcPr>
          <w:p w14:paraId="230A9C6B" w14:textId="77777777" w:rsidR="007F5111" w:rsidRDefault="00C963BA">
            <w:pPr>
              <w:pStyle w:val="Compact"/>
            </w:pPr>
            <w:r>
              <w:t xml:space="preserve">☐ </w:t>
            </w:r>
            <w:r>
              <w:rPr>
                <w:i/>
                <w:iCs/>
              </w:rPr>
              <w:t>R</w:t>
            </w:r>
            <w:r>
              <w:t xml:space="preserve"> ☐ </w:t>
            </w:r>
            <w:r>
              <w:rPr>
                <w:i/>
                <w:iCs/>
              </w:rPr>
              <w:t>A</w:t>
            </w:r>
            <w:r>
              <w:t xml:space="preserve"> ☐ </w:t>
            </w:r>
            <w:r>
              <w:rPr>
                <w:i/>
                <w:iCs/>
              </w:rPr>
              <w:t>G</w:t>
            </w:r>
          </w:p>
        </w:tc>
      </w:tr>
      <w:tr w:rsidR="007F5111" w14:paraId="230A9C71" w14:textId="77777777" w:rsidTr="4A3EE59D">
        <w:trPr>
          <w:del w:id="2026" w:author="Syed Ahmed" w:date="2026-09-08T14:13:00Z"/>
        </w:trPr>
        <w:tc>
          <w:tcPr>
            <w:tcW w:w="0" w:type="auto"/>
          </w:tcPr>
          <w:p w14:paraId="230A9C6D" w14:textId="77777777" w:rsidR="007F5111" w:rsidRDefault="00C963BA">
            <w:pPr>
              <w:pStyle w:val="Compact"/>
            </w:pPr>
            <w:r>
              <w:rPr>
                <w:i/>
                <w:iCs/>
              </w:rPr>
              <w:t>Software vendor support position confirmed for the target configuration</w:t>
            </w:r>
          </w:p>
        </w:tc>
        <w:tc>
          <w:tcPr>
            <w:tcW w:w="0" w:type="auto"/>
          </w:tcPr>
          <w:p w14:paraId="230A9C6E" w14:textId="77777777" w:rsidR="007F5111" w:rsidRDefault="00C963BA">
            <w:pPr>
              <w:pStyle w:val="Compact"/>
            </w:pPr>
            <w:r>
              <w:rPr>
                <w:i/>
                <w:iCs/>
              </w:rPr>
              <w:t>To be provided by GEHA</w:t>
            </w:r>
          </w:p>
        </w:tc>
        <w:tc>
          <w:tcPr>
            <w:tcW w:w="0" w:type="auto"/>
          </w:tcPr>
          <w:p w14:paraId="230A9C6F" w14:textId="77777777" w:rsidR="007F5111" w:rsidRDefault="00C963BA">
            <w:pPr>
              <w:pStyle w:val="Compact"/>
            </w:pPr>
            <w:r>
              <w:rPr>
                <w:i/>
                <w:iCs/>
              </w:rPr>
              <w:t>To be provided by GEHA</w:t>
            </w:r>
          </w:p>
        </w:tc>
        <w:tc>
          <w:tcPr>
            <w:tcW w:w="0" w:type="auto"/>
          </w:tcPr>
          <w:p w14:paraId="230A9C70" w14:textId="77777777" w:rsidR="007F5111" w:rsidRDefault="00C963BA">
            <w:pPr>
              <w:pStyle w:val="Compact"/>
            </w:pPr>
            <w:r>
              <w:t xml:space="preserve">☐ </w:t>
            </w:r>
            <w:r>
              <w:rPr>
                <w:i/>
                <w:iCs/>
              </w:rPr>
              <w:t>R</w:t>
            </w:r>
            <w:r>
              <w:t xml:space="preserve"> ☐ </w:t>
            </w:r>
            <w:r>
              <w:rPr>
                <w:i/>
                <w:iCs/>
              </w:rPr>
              <w:t>A</w:t>
            </w:r>
            <w:r>
              <w:t xml:space="preserve"> ☐ </w:t>
            </w:r>
            <w:r>
              <w:rPr>
                <w:i/>
                <w:iCs/>
              </w:rPr>
              <w:t>G</w:t>
            </w:r>
          </w:p>
        </w:tc>
      </w:tr>
      <w:tr w:rsidR="007F5111" w14:paraId="230A9C76" w14:textId="77777777" w:rsidTr="4A3EE59D">
        <w:trPr>
          <w:del w:id="2027" w:author="Syed Ahmed" w:date="2026-09-08T14:13:00Z"/>
        </w:trPr>
        <w:tc>
          <w:tcPr>
            <w:tcW w:w="0" w:type="auto"/>
          </w:tcPr>
          <w:p w14:paraId="230A9C72" w14:textId="77777777" w:rsidR="007F5111" w:rsidRDefault="00C963BA">
            <w:pPr>
              <w:pStyle w:val="Compact"/>
            </w:pPr>
            <w:r>
              <w:rPr>
                <w:i/>
                <w:iCs/>
              </w:rPr>
              <w:t>Scheduled jobs re-pointed or retired; first-run owners named</w:t>
            </w:r>
          </w:p>
        </w:tc>
        <w:tc>
          <w:tcPr>
            <w:tcW w:w="0" w:type="auto"/>
          </w:tcPr>
          <w:p w14:paraId="230A9C73" w14:textId="77777777" w:rsidR="007F5111" w:rsidRDefault="00C963BA">
            <w:pPr>
              <w:pStyle w:val="Compact"/>
            </w:pPr>
            <w:r>
              <w:rPr>
                <w:i/>
                <w:iCs/>
              </w:rPr>
              <w:t>To be provided by GEHA</w:t>
            </w:r>
          </w:p>
        </w:tc>
        <w:tc>
          <w:tcPr>
            <w:tcW w:w="0" w:type="auto"/>
          </w:tcPr>
          <w:p w14:paraId="230A9C74" w14:textId="77777777" w:rsidR="007F5111" w:rsidRDefault="00C963BA">
            <w:pPr>
              <w:pStyle w:val="Compact"/>
            </w:pPr>
            <w:r>
              <w:rPr>
                <w:i/>
                <w:iCs/>
              </w:rPr>
              <w:t>To be provided by GEHA</w:t>
            </w:r>
          </w:p>
        </w:tc>
        <w:tc>
          <w:tcPr>
            <w:tcW w:w="0" w:type="auto"/>
          </w:tcPr>
          <w:p w14:paraId="230A9C75" w14:textId="77777777" w:rsidR="007F5111" w:rsidRDefault="00C963BA">
            <w:pPr>
              <w:pStyle w:val="Compact"/>
            </w:pPr>
            <w:r>
              <w:t xml:space="preserve">☐ </w:t>
            </w:r>
            <w:r>
              <w:rPr>
                <w:i/>
                <w:iCs/>
              </w:rPr>
              <w:t>R</w:t>
            </w:r>
            <w:r>
              <w:t xml:space="preserve"> ☐ </w:t>
            </w:r>
            <w:r>
              <w:rPr>
                <w:i/>
                <w:iCs/>
              </w:rPr>
              <w:t>A</w:t>
            </w:r>
            <w:r>
              <w:t xml:space="preserve"> ☐ </w:t>
            </w:r>
            <w:r>
              <w:rPr>
                <w:i/>
                <w:iCs/>
              </w:rPr>
              <w:t>G</w:t>
            </w:r>
          </w:p>
        </w:tc>
      </w:tr>
      <w:tr w:rsidR="007F5111" w14:paraId="230A9C7B" w14:textId="77777777" w:rsidTr="4A3EE59D">
        <w:trPr>
          <w:del w:id="2028" w:author="Syed Ahmed" w:date="2026-09-08T14:13:00Z"/>
        </w:trPr>
        <w:tc>
          <w:tcPr>
            <w:tcW w:w="0" w:type="auto"/>
          </w:tcPr>
          <w:p w14:paraId="230A9C77" w14:textId="77777777" w:rsidR="007F5111" w:rsidRDefault="00C963BA">
            <w:pPr>
              <w:pStyle w:val="Compact"/>
            </w:pPr>
            <w:r>
              <w:rPr>
                <w:i/>
                <w:iCs/>
              </w:rPr>
              <w:t>Support and hypercare staffed</w:t>
            </w:r>
          </w:p>
        </w:tc>
        <w:tc>
          <w:tcPr>
            <w:tcW w:w="0" w:type="auto"/>
          </w:tcPr>
          <w:p w14:paraId="230A9C78" w14:textId="77777777" w:rsidR="007F5111" w:rsidRDefault="00C963BA">
            <w:pPr>
              <w:pStyle w:val="Compact"/>
            </w:pPr>
            <w:r>
              <w:rPr>
                <w:i/>
                <w:iCs/>
              </w:rPr>
              <w:t>To be provided by GEHA</w:t>
            </w:r>
          </w:p>
        </w:tc>
        <w:tc>
          <w:tcPr>
            <w:tcW w:w="0" w:type="auto"/>
          </w:tcPr>
          <w:p w14:paraId="230A9C79" w14:textId="77777777" w:rsidR="007F5111" w:rsidRDefault="00C963BA">
            <w:pPr>
              <w:pStyle w:val="Compact"/>
            </w:pPr>
            <w:r>
              <w:rPr>
                <w:i/>
                <w:iCs/>
              </w:rPr>
              <w:t>To be provided by GEHA</w:t>
            </w:r>
          </w:p>
        </w:tc>
        <w:tc>
          <w:tcPr>
            <w:tcW w:w="0" w:type="auto"/>
          </w:tcPr>
          <w:p w14:paraId="230A9C7A" w14:textId="77777777" w:rsidR="007F5111" w:rsidRDefault="00C963BA">
            <w:pPr>
              <w:pStyle w:val="Compact"/>
            </w:pPr>
            <w:r>
              <w:t xml:space="preserve">☐ </w:t>
            </w:r>
            <w:r>
              <w:rPr>
                <w:i/>
                <w:iCs/>
              </w:rPr>
              <w:t>R</w:t>
            </w:r>
            <w:r>
              <w:t xml:space="preserve"> ☐ </w:t>
            </w:r>
            <w:r>
              <w:rPr>
                <w:i/>
                <w:iCs/>
              </w:rPr>
              <w:t>A</w:t>
            </w:r>
            <w:r>
              <w:t xml:space="preserve"> ☐ </w:t>
            </w:r>
            <w:r>
              <w:rPr>
                <w:i/>
                <w:iCs/>
              </w:rPr>
              <w:t>G</w:t>
            </w:r>
          </w:p>
        </w:tc>
      </w:tr>
    </w:tbl>
    <w:p w14:paraId="230A9C7C" w14:textId="77777777" w:rsidR="007F5111" w:rsidRDefault="00C963BA" w:rsidP="4A3EE59D">
      <w:pPr>
        <w:pStyle w:val="BodyText"/>
        <w:rPr>
          <w:del w:id="2029" w:author="Syed Ahmed" w:date="2026-09-08T14:13:00Z" w16du:dateUtc="2026-09-08T14:13:13Z"/>
          <w:b/>
          <w:bCs/>
          <w:sz w:val="15"/>
          <w:szCs w:val="15"/>
        </w:rPr>
      </w:pPr>
      <w:del w:id="2030" w:author="Syed Ahmed" w:date="2026-09-08T14:13:00Z" w16du:dateUtc="2026-09-08T14:13:13Z">
        <w:r w:rsidRPr="4A3EE59D" w:rsidDel="00C963BA">
          <w:rPr>
            <w:b/>
            <w:bCs/>
            <w:sz w:val="15"/>
            <w:szCs w:val="15"/>
          </w:rPr>
          <w:delText>Table 7.1b — Gate Criteria</w:delText>
        </w:r>
      </w:del>
    </w:p>
    <w:p w14:paraId="230A9C7D" w14:textId="77777777" w:rsidR="007F5111" w:rsidRDefault="007F5111">
      <w:pPr>
        <w:pStyle w:val="Compact"/>
      </w:pPr>
    </w:p>
    <w:p w14:paraId="230A9C7E" w14:textId="77777777" w:rsidR="007F5111" w:rsidRDefault="00C963BA">
      <w:pPr>
        <w:pStyle w:val="Heading2"/>
      </w:pPr>
      <w:bookmarkStart w:id="2031" w:name="cutover-team-bridge"/>
      <w:bookmarkEnd w:id="1997"/>
      <w:r>
        <w:t>7.2 Cutover Team &amp; Bridge</w:t>
      </w:r>
    </w:p>
    <w:p w14:paraId="230A9C7F" w14:textId="71F4F2BF" w:rsidR="007F5111" w:rsidRDefault="00C963BA">
      <w:pPr>
        <w:pStyle w:val="FirstParagraph"/>
      </w:pPr>
      <w:r>
        <w:t>The cutover team is named here individually, with a designated backup and a reachable telephone number for every role, because a role covered by a team name is a role nobody is holding at two in the morning. Availability is stated as hours rather than as intent. The bridge is live for the whole window, the status update cadence is fixed in advance, and the escalation path states who is woken and in what order. This section exists so that the window is worked by a team that knows its shape before the first step begins.</w:t>
      </w:r>
      <w:ins w:id="2032" w:author="Ahmed, Syed" w:date="2026-09-10T15:24:00Z" w16du:dateUtc="2026-09-10T15:24:25Z">
        <w:r w:rsidR="1BDAB34D">
          <w:t xml:space="preserve"> To be determined </w:t>
        </w:r>
      </w:ins>
    </w:p>
    <w:p w14:paraId="230A9C80" w14:textId="77777777" w:rsidR="007F5111" w:rsidRDefault="007F5111">
      <w:pPr>
        <w:pStyle w:val="Compact"/>
      </w:pPr>
    </w:p>
    <w:tbl>
      <w:tblPr>
        <w:tblStyle w:val="Table"/>
        <w:tblW w:w="5000" w:type="pct"/>
        <w:tblLook w:val="0020" w:firstRow="1" w:lastRow="0" w:firstColumn="0" w:lastColumn="0" w:noHBand="0" w:noVBand="0"/>
      </w:tblPr>
      <w:tblGrid>
        <w:gridCol w:w="2368"/>
        <w:gridCol w:w="1777"/>
        <w:gridCol w:w="1777"/>
        <w:gridCol w:w="1777"/>
        <w:gridCol w:w="1777"/>
      </w:tblGrid>
      <w:tr w:rsidR="007F5111" w14:paraId="230A9C86"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C81" w14:textId="77777777" w:rsidR="007F5111" w:rsidRDefault="00C963BA">
            <w:pPr>
              <w:pStyle w:val="Compact"/>
            </w:pPr>
            <w:r>
              <w:rPr>
                <w:b/>
                <w:bCs/>
              </w:rPr>
              <w:t>Role</w:t>
            </w:r>
          </w:p>
        </w:tc>
        <w:tc>
          <w:tcPr>
            <w:tcW w:w="0" w:type="auto"/>
          </w:tcPr>
          <w:p w14:paraId="230A9C82" w14:textId="77777777" w:rsidR="007F5111" w:rsidRDefault="00C963BA">
            <w:pPr>
              <w:pStyle w:val="Compact"/>
            </w:pPr>
            <w:r>
              <w:rPr>
                <w:b/>
                <w:bCs/>
              </w:rPr>
              <w:t>Name</w:t>
            </w:r>
          </w:p>
        </w:tc>
        <w:tc>
          <w:tcPr>
            <w:tcW w:w="0" w:type="auto"/>
          </w:tcPr>
          <w:p w14:paraId="230A9C83" w14:textId="77777777" w:rsidR="007F5111" w:rsidRDefault="00C963BA">
            <w:pPr>
              <w:pStyle w:val="Compact"/>
            </w:pPr>
            <w:r>
              <w:rPr>
                <w:b/>
                <w:bCs/>
              </w:rPr>
              <w:t>Backup</w:t>
            </w:r>
          </w:p>
        </w:tc>
        <w:tc>
          <w:tcPr>
            <w:tcW w:w="0" w:type="auto"/>
          </w:tcPr>
          <w:p w14:paraId="230A9C84" w14:textId="77777777" w:rsidR="007F5111" w:rsidRDefault="00C963BA">
            <w:pPr>
              <w:pStyle w:val="Compact"/>
            </w:pPr>
            <w:r>
              <w:rPr>
                <w:b/>
                <w:bCs/>
              </w:rPr>
              <w:t>Phone</w:t>
            </w:r>
          </w:p>
        </w:tc>
        <w:tc>
          <w:tcPr>
            <w:tcW w:w="0" w:type="auto"/>
          </w:tcPr>
          <w:p w14:paraId="230A9C85" w14:textId="77777777" w:rsidR="007F5111" w:rsidRDefault="00C963BA">
            <w:pPr>
              <w:pStyle w:val="Compact"/>
            </w:pPr>
            <w:r>
              <w:rPr>
                <w:b/>
                <w:bCs/>
              </w:rPr>
              <w:t>Available From / To</w:t>
            </w:r>
          </w:p>
        </w:tc>
      </w:tr>
      <w:tr w:rsidR="007F5111" w14:paraId="230A9C8C" w14:textId="77777777" w:rsidTr="4A3EE59D">
        <w:tc>
          <w:tcPr>
            <w:tcW w:w="0" w:type="auto"/>
          </w:tcPr>
          <w:p w14:paraId="230A9C87" w14:textId="77777777" w:rsidR="007F5111" w:rsidRDefault="00C963BA">
            <w:pPr>
              <w:pStyle w:val="Compact"/>
            </w:pPr>
            <w:r>
              <w:rPr>
                <w:i/>
                <w:iCs/>
              </w:rPr>
              <w:t>Cutover Lead</w:t>
            </w:r>
          </w:p>
        </w:tc>
        <w:tc>
          <w:tcPr>
            <w:tcW w:w="0" w:type="auto"/>
          </w:tcPr>
          <w:p w14:paraId="230A9C88" w14:textId="77777777" w:rsidR="007F5111" w:rsidRDefault="00C963BA">
            <w:pPr>
              <w:pStyle w:val="Compact"/>
            </w:pPr>
            <w:r>
              <w:rPr>
                <w:i/>
                <w:iCs/>
              </w:rPr>
              <w:t>To be provided by GEHA</w:t>
            </w:r>
          </w:p>
        </w:tc>
        <w:tc>
          <w:tcPr>
            <w:tcW w:w="0" w:type="auto"/>
          </w:tcPr>
          <w:p w14:paraId="230A9C89" w14:textId="77777777" w:rsidR="007F5111" w:rsidRDefault="00C963BA">
            <w:pPr>
              <w:pStyle w:val="Compact"/>
            </w:pPr>
            <w:r>
              <w:rPr>
                <w:i/>
                <w:iCs/>
              </w:rPr>
              <w:t>To be provided by GEHA</w:t>
            </w:r>
          </w:p>
        </w:tc>
        <w:tc>
          <w:tcPr>
            <w:tcW w:w="0" w:type="auto"/>
          </w:tcPr>
          <w:p w14:paraId="230A9C8A" w14:textId="77777777" w:rsidR="007F5111" w:rsidRDefault="00C963BA">
            <w:pPr>
              <w:pStyle w:val="Compact"/>
            </w:pPr>
            <w:commentRangeStart w:id="2033"/>
            <w:r w:rsidRPr="4A3EE59D">
              <w:rPr>
                <w:i/>
                <w:iCs/>
              </w:rPr>
              <w:t>To</w:t>
            </w:r>
            <w:commentRangeEnd w:id="2033"/>
            <w:r w:rsidRPr="4A3EE59D">
              <w:rPr>
                <w:rStyle w:val="CommentReference"/>
                <w:i/>
                <w:iCs/>
              </w:rPr>
              <w:commentReference w:id="2033"/>
            </w:r>
            <w:r w:rsidRPr="4A3EE59D">
              <w:rPr>
                <w:i/>
                <w:iCs/>
              </w:rPr>
              <w:t xml:space="preserve"> be provided by GEHA</w:t>
            </w:r>
          </w:p>
        </w:tc>
        <w:tc>
          <w:tcPr>
            <w:tcW w:w="0" w:type="auto"/>
          </w:tcPr>
          <w:p w14:paraId="230A9C8B" w14:textId="77777777" w:rsidR="007F5111" w:rsidRDefault="00C963BA">
            <w:pPr>
              <w:pStyle w:val="Compact"/>
            </w:pPr>
            <w:r>
              <w:rPr>
                <w:i/>
                <w:iCs/>
              </w:rPr>
              <w:t>To be provided by GEHA</w:t>
            </w:r>
          </w:p>
        </w:tc>
      </w:tr>
      <w:tr w:rsidR="007F5111" w14:paraId="230A9C92" w14:textId="77777777" w:rsidTr="4A3EE59D">
        <w:tc>
          <w:tcPr>
            <w:tcW w:w="0" w:type="auto"/>
          </w:tcPr>
          <w:p w14:paraId="230A9C8D" w14:textId="77777777" w:rsidR="007F5111" w:rsidRDefault="00C963BA">
            <w:pPr>
              <w:pStyle w:val="Compact"/>
            </w:pPr>
            <w:r>
              <w:rPr>
                <w:i/>
                <w:iCs/>
              </w:rPr>
              <w:t>Migration / Replication</w:t>
            </w:r>
          </w:p>
        </w:tc>
        <w:tc>
          <w:tcPr>
            <w:tcW w:w="0" w:type="auto"/>
          </w:tcPr>
          <w:p w14:paraId="230A9C8E" w14:textId="77777777" w:rsidR="007F5111" w:rsidRDefault="00C963BA">
            <w:pPr>
              <w:pStyle w:val="Compact"/>
            </w:pPr>
            <w:r>
              <w:rPr>
                <w:i/>
                <w:iCs/>
              </w:rPr>
              <w:t>To be provided by GEHA</w:t>
            </w:r>
          </w:p>
        </w:tc>
        <w:tc>
          <w:tcPr>
            <w:tcW w:w="0" w:type="auto"/>
          </w:tcPr>
          <w:p w14:paraId="230A9C8F" w14:textId="77777777" w:rsidR="007F5111" w:rsidRDefault="00C963BA">
            <w:pPr>
              <w:pStyle w:val="Compact"/>
            </w:pPr>
            <w:r>
              <w:rPr>
                <w:i/>
                <w:iCs/>
              </w:rPr>
              <w:t>To be provided by GEHA</w:t>
            </w:r>
          </w:p>
        </w:tc>
        <w:tc>
          <w:tcPr>
            <w:tcW w:w="0" w:type="auto"/>
          </w:tcPr>
          <w:p w14:paraId="230A9C90" w14:textId="77777777" w:rsidR="007F5111" w:rsidRDefault="00C963BA">
            <w:pPr>
              <w:pStyle w:val="Compact"/>
            </w:pPr>
            <w:r>
              <w:rPr>
                <w:i/>
                <w:iCs/>
              </w:rPr>
              <w:t>To be provided by GEHA</w:t>
            </w:r>
          </w:p>
        </w:tc>
        <w:tc>
          <w:tcPr>
            <w:tcW w:w="0" w:type="auto"/>
          </w:tcPr>
          <w:p w14:paraId="230A9C91" w14:textId="77777777" w:rsidR="007F5111" w:rsidRDefault="00C963BA">
            <w:pPr>
              <w:pStyle w:val="Compact"/>
            </w:pPr>
            <w:r>
              <w:rPr>
                <w:i/>
                <w:iCs/>
              </w:rPr>
              <w:t>To be provided by GEHA</w:t>
            </w:r>
          </w:p>
        </w:tc>
      </w:tr>
      <w:tr w:rsidR="007F5111" w14:paraId="230A9C98" w14:textId="77777777" w:rsidTr="4A3EE59D">
        <w:tc>
          <w:tcPr>
            <w:tcW w:w="0" w:type="auto"/>
          </w:tcPr>
          <w:p w14:paraId="230A9C93" w14:textId="77777777" w:rsidR="007F5111" w:rsidRDefault="00C963BA">
            <w:pPr>
              <w:pStyle w:val="Compact"/>
            </w:pPr>
            <w:r>
              <w:rPr>
                <w:i/>
                <w:iCs/>
              </w:rPr>
              <w:t>Database</w:t>
            </w:r>
          </w:p>
        </w:tc>
        <w:tc>
          <w:tcPr>
            <w:tcW w:w="0" w:type="auto"/>
          </w:tcPr>
          <w:p w14:paraId="230A9C94" w14:textId="77777777" w:rsidR="007F5111" w:rsidRDefault="00C963BA">
            <w:pPr>
              <w:pStyle w:val="Compact"/>
            </w:pPr>
            <w:r>
              <w:rPr>
                <w:i/>
                <w:iCs/>
              </w:rPr>
              <w:t>To be provided by GEHA</w:t>
            </w:r>
          </w:p>
        </w:tc>
        <w:tc>
          <w:tcPr>
            <w:tcW w:w="0" w:type="auto"/>
          </w:tcPr>
          <w:p w14:paraId="230A9C95" w14:textId="77777777" w:rsidR="007F5111" w:rsidRDefault="00C963BA">
            <w:pPr>
              <w:pStyle w:val="Compact"/>
            </w:pPr>
            <w:r>
              <w:rPr>
                <w:i/>
                <w:iCs/>
              </w:rPr>
              <w:t>To be provided by GEHA</w:t>
            </w:r>
          </w:p>
        </w:tc>
        <w:tc>
          <w:tcPr>
            <w:tcW w:w="0" w:type="auto"/>
          </w:tcPr>
          <w:p w14:paraId="230A9C96" w14:textId="77777777" w:rsidR="007F5111" w:rsidRDefault="00C963BA">
            <w:pPr>
              <w:pStyle w:val="Compact"/>
            </w:pPr>
            <w:r>
              <w:rPr>
                <w:i/>
                <w:iCs/>
              </w:rPr>
              <w:t>To be provided by GEHA</w:t>
            </w:r>
          </w:p>
        </w:tc>
        <w:tc>
          <w:tcPr>
            <w:tcW w:w="0" w:type="auto"/>
          </w:tcPr>
          <w:p w14:paraId="230A9C97" w14:textId="77777777" w:rsidR="007F5111" w:rsidRDefault="00C963BA">
            <w:pPr>
              <w:pStyle w:val="Compact"/>
            </w:pPr>
            <w:r>
              <w:rPr>
                <w:i/>
                <w:iCs/>
              </w:rPr>
              <w:t>To be provided by GEHA</w:t>
            </w:r>
          </w:p>
        </w:tc>
      </w:tr>
      <w:tr w:rsidR="007F5111" w14:paraId="230A9C9E" w14:textId="77777777" w:rsidTr="4A3EE59D">
        <w:tc>
          <w:tcPr>
            <w:tcW w:w="0" w:type="auto"/>
          </w:tcPr>
          <w:p w14:paraId="230A9C99" w14:textId="77777777" w:rsidR="007F5111" w:rsidRDefault="00C963BA">
            <w:pPr>
              <w:pStyle w:val="Compact"/>
            </w:pPr>
            <w:r>
              <w:rPr>
                <w:i/>
                <w:iCs/>
              </w:rPr>
              <w:t>Identity / Access</w:t>
            </w:r>
          </w:p>
        </w:tc>
        <w:tc>
          <w:tcPr>
            <w:tcW w:w="0" w:type="auto"/>
          </w:tcPr>
          <w:p w14:paraId="230A9C9A" w14:textId="77777777" w:rsidR="007F5111" w:rsidRDefault="00C963BA">
            <w:pPr>
              <w:pStyle w:val="Compact"/>
            </w:pPr>
            <w:r>
              <w:rPr>
                <w:i/>
                <w:iCs/>
              </w:rPr>
              <w:t>To be provided by GEHA</w:t>
            </w:r>
          </w:p>
        </w:tc>
        <w:tc>
          <w:tcPr>
            <w:tcW w:w="0" w:type="auto"/>
          </w:tcPr>
          <w:p w14:paraId="230A9C9B" w14:textId="77777777" w:rsidR="007F5111" w:rsidRDefault="00C963BA">
            <w:pPr>
              <w:pStyle w:val="Compact"/>
            </w:pPr>
            <w:r>
              <w:rPr>
                <w:i/>
                <w:iCs/>
              </w:rPr>
              <w:t>To be provided by GEHA</w:t>
            </w:r>
          </w:p>
        </w:tc>
        <w:tc>
          <w:tcPr>
            <w:tcW w:w="0" w:type="auto"/>
          </w:tcPr>
          <w:p w14:paraId="230A9C9C" w14:textId="77777777" w:rsidR="007F5111" w:rsidRDefault="00C963BA">
            <w:pPr>
              <w:pStyle w:val="Compact"/>
            </w:pPr>
            <w:r>
              <w:rPr>
                <w:i/>
                <w:iCs/>
              </w:rPr>
              <w:t>To be provided by GEHA</w:t>
            </w:r>
          </w:p>
        </w:tc>
        <w:tc>
          <w:tcPr>
            <w:tcW w:w="0" w:type="auto"/>
          </w:tcPr>
          <w:p w14:paraId="230A9C9D" w14:textId="77777777" w:rsidR="007F5111" w:rsidRDefault="00C963BA">
            <w:pPr>
              <w:pStyle w:val="Compact"/>
            </w:pPr>
            <w:r>
              <w:rPr>
                <w:i/>
                <w:iCs/>
              </w:rPr>
              <w:t>To be provided by GEHA</w:t>
            </w:r>
          </w:p>
        </w:tc>
      </w:tr>
      <w:tr w:rsidR="007F5111" w14:paraId="230A9CA4" w14:textId="77777777" w:rsidTr="4A3EE59D">
        <w:tc>
          <w:tcPr>
            <w:tcW w:w="0" w:type="auto"/>
          </w:tcPr>
          <w:p w14:paraId="230A9C9F" w14:textId="77777777" w:rsidR="007F5111" w:rsidRDefault="00C963BA">
            <w:pPr>
              <w:pStyle w:val="Compact"/>
            </w:pPr>
            <w:r>
              <w:rPr>
                <w:i/>
                <w:iCs/>
              </w:rPr>
              <w:t>Network / DNS / Firewall</w:t>
            </w:r>
          </w:p>
        </w:tc>
        <w:tc>
          <w:tcPr>
            <w:tcW w:w="0" w:type="auto"/>
          </w:tcPr>
          <w:p w14:paraId="230A9CA0" w14:textId="77777777" w:rsidR="007F5111" w:rsidRDefault="00C963BA">
            <w:pPr>
              <w:pStyle w:val="Compact"/>
            </w:pPr>
            <w:r>
              <w:rPr>
                <w:i/>
                <w:iCs/>
              </w:rPr>
              <w:t>To be provided by GEHA</w:t>
            </w:r>
          </w:p>
        </w:tc>
        <w:tc>
          <w:tcPr>
            <w:tcW w:w="0" w:type="auto"/>
          </w:tcPr>
          <w:p w14:paraId="230A9CA1" w14:textId="77777777" w:rsidR="007F5111" w:rsidRDefault="00C963BA">
            <w:pPr>
              <w:pStyle w:val="Compact"/>
            </w:pPr>
            <w:r>
              <w:rPr>
                <w:i/>
                <w:iCs/>
              </w:rPr>
              <w:t>To be provided by GEHA</w:t>
            </w:r>
          </w:p>
        </w:tc>
        <w:tc>
          <w:tcPr>
            <w:tcW w:w="0" w:type="auto"/>
          </w:tcPr>
          <w:p w14:paraId="230A9CA2" w14:textId="77777777" w:rsidR="007F5111" w:rsidRDefault="00C963BA">
            <w:pPr>
              <w:pStyle w:val="Compact"/>
            </w:pPr>
            <w:r>
              <w:rPr>
                <w:i/>
                <w:iCs/>
              </w:rPr>
              <w:t>To be provided by GEHA</w:t>
            </w:r>
          </w:p>
        </w:tc>
        <w:tc>
          <w:tcPr>
            <w:tcW w:w="0" w:type="auto"/>
          </w:tcPr>
          <w:p w14:paraId="230A9CA3" w14:textId="77777777" w:rsidR="007F5111" w:rsidRDefault="00C963BA">
            <w:pPr>
              <w:pStyle w:val="Compact"/>
            </w:pPr>
            <w:r>
              <w:rPr>
                <w:i/>
                <w:iCs/>
              </w:rPr>
              <w:t>To be provided by GEHA</w:t>
            </w:r>
          </w:p>
        </w:tc>
      </w:tr>
      <w:tr w:rsidR="007F5111" w14:paraId="230A9CAA" w14:textId="77777777" w:rsidTr="4A3EE59D">
        <w:tc>
          <w:tcPr>
            <w:tcW w:w="0" w:type="auto"/>
          </w:tcPr>
          <w:p w14:paraId="230A9CA5" w14:textId="77777777" w:rsidR="007F5111" w:rsidRDefault="00C963BA">
            <w:pPr>
              <w:pStyle w:val="Compact"/>
            </w:pPr>
            <w:r>
              <w:rPr>
                <w:i/>
                <w:iCs/>
              </w:rPr>
              <w:t>Integrations</w:t>
            </w:r>
          </w:p>
        </w:tc>
        <w:tc>
          <w:tcPr>
            <w:tcW w:w="0" w:type="auto"/>
          </w:tcPr>
          <w:p w14:paraId="230A9CA6" w14:textId="77777777" w:rsidR="007F5111" w:rsidRDefault="00C963BA">
            <w:pPr>
              <w:pStyle w:val="Compact"/>
            </w:pPr>
            <w:r>
              <w:rPr>
                <w:i/>
                <w:iCs/>
              </w:rPr>
              <w:t>To be provided by GEHA</w:t>
            </w:r>
          </w:p>
        </w:tc>
        <w:tc>
          <w:tcPr>
            <w:tcW w:w="0" w:type="auto"/>
          </w:tcPr>
          <w:p w14:paraId="230A9CA7" w14:textId="77777777" w:rsidR="007F5111" w:rsidRDefault="00C963BA">
            <w:pPr>
              <w:pStyle w:val="Compact"/>
            </w:pPr>
            <w:r>
              <w:rPr>
                <w:i/>
                <w:iCs/>
              </w:rPr>
              <w:t>To be provided by GEHA</w:t>
            </w:r>
          </w:p>
        </w:tc>
        <w:tc>
          <w:tcPr>
            <w:tcW w:w="0" w:type="auto"/>
          </w:tcPr>
          <w:p w14:paraId="230A9CA8" w14:textId="77777777" w:rsidR="007F5111" w:rsidRDefault="00C963BA">
            <w:pPr>
              <w:pStyle w:val="Compact"/>
            </w:pPr>
            <w:r>
              <w:rPr>
                <w:i/>
                <w:iCs/>
              </w:rPr>
              <w:t>To be provided by GEHA</w:t>
            </w:r>
          </w:p>
        </w:tc>
        <w:tc>
          <w:tcPr>
            <w:tcW w:w="0" w:type="auto"/>
          </w:tcPr>
          <w:p w14:paraId="230A9CA9" w14:textId="77777777" w:rsidR="007F5111" w:rsidRDefault="00C963BA">
            <w:pPr>
              <w:pStyle w:val="Compact"/>
            </w:pPr>
            <w:r>
              <w:rPr>
                <w:i/>
                <w:iCs/>
              </w:rPr>
              <w:t>To be provided by GEHA</w:t>
            </w:r>
          </w:p>
        </w:tc>
      </w:tr>
      <w:tr w:rsidR="007F5111" w14:paraId="230A9CB0" w14:textId="77777777" w:rsidTr="4A3EE59D">
        <w:tc>
          <w:tcPr>
            <w:tcW w:w="0" w:type="auto"/>
          </w:tcPr>
          <w:p w14:paraId="230A9CAB" w14:textId="77777777" w:rsidR="007F5111" w:rsidRDefault="00C963BA">
            <w:pPr>
              <w:pStyle w:val="Compact"/>
            </w:pPr>
            <w:r>
              <w:rPr>
                <w:i/>
                <w:iCs/>
              </w:rPr>
              <w:t>Application Owner (acceptance)</w:t>
            </w:r>
          </w:p>
        </w:tc>
        <w:tc>
          <w:tcPr>
            <w:tcW w:w="0" w:type="auto"/>
          </w:tcPr>
          <w:p w14:paraId="230A9CAC" w14:textId="77777777" w:rsidR="007F5111" w:rsidRDefault="00C963BA">
            <w:pPr>
              <w:pStyle w:val="Compact"/>
            </w:pPr>
            <w:r>
              <w:rPr>
                <w:i/>
                <w:iCs/>
              </w:rPr>
              <w:t>To be provided by GEHA</w:t>
            </w:r>
          </w:p>
        </w:tc>
        <w:tc>
          <w:tcPr>
            <w:tcW w:w="0" w:type="auto"/>
          </w:tcPr>
          <w:p w14:paraId="230A9CAD" w14:textId="77777777" w:rsidR="007F5111" w:rsidRDefault="00C963BA">
            <w:pPr>
              <w:pStyle w:val="Compact"/>
            </w:pPr>
            <w:r>
              <w:rPr>
                <w:i/>
                <w:iCs/>
              </w:rPr>
              <w:t>To be provided by GEHA</w:t>
            </w:r>
          </w:p>
        </w:tc>
        <w:tc>
          <w:tcPr>
            <w:tcW w:w="0" w:type="auto"/>
          </w:tcPr>
          <w:p w14:paraId="230A9CAE" w14:textId="77777777" w:rsidR="007F5111" w:rsidRDefault="00C963BA">
            <w:pPr>
              <w:pStyle w:val="Compact"/>
            </w:pPr>
            <w:r>
              <w:rPr>
                <w:i/>
                <w:iCs/>
              </w:rPr>
              <w:t>To be provided by GEHA</w:t>
            </w:r>
          </w:p>
        </w:tc>
        <w:tc>
          <w:tcPr>
            <w:tcW w:w="0" w:type="auto"/>
          </w:tcPr>
          <w:p w14:paraId="230A9CAF" w14:textId="77777777" w:rsidR="007F5111" w:rsidRDefault="00C963BA">
            <w:pPr>
              <w:pStyle w:val="Compact"/>
            </w:pPr>
            <w:r>
              <w:rPr>
                <w:i/>
                <w:iCs/>
              </w:rPr>
              <w:t>To be provided by GEHA</w:t>
            </w:r>
          </w:p>
        </w:tc>
      </w:tr>
      <w:tr w:rsidR="007F5111" w14:paraId="230A9CB6" w14:textId="77777777" w:rsidTr="4A3EE59D">
        <w:tc>
          <w:tcPr>
            <w:tcW w:w="0" w:type="auto"/>
          </w:tcPr>
          <w:p w14:paraId="230A9CB1" w14:textId="77777777" w:rsidR="007F5111" w:rsidRDefault="00C963BA">
            <w:pPr>
              <w:pStyle w:val="Compact"/>
            </w:pPr>
            <w:r>
              <w:rPr>
                <w:i/>
                <w:iCs/>
              </w:rPr>
              <w:t>Rollback Authority</w:t>
            </w:r>
          </w:p>
        </w:tc>
        <w:tc>
          <w:tcPr>
            <w:tcW w:w="0" w:type="auto"/>
          </w:tcPr>
          <w:p w14:paraId="230A9CB2" w14:textId="77777777" w:rsidR="007F5111" w:rsidRDefault="00C963BA">
            <w:pPr>
              <w:pStyle w:val="Compact"/>
            </w:pPr>
            <w:r>
              <w:rPr>
                <w:i/>
                <w:iCs/>
              </w:rPr>
              <w:t>To be provided by GEHA</w:t>
            </w:r>
          </w:p>
        </w:tc>
        <w:tc>
          <w:tcPr>
            <w:tcW w:w="0" w:type="auto"/>
          </w:tcPr>
          <w:p w14:paraId="230A9CB3" w14:textId="77777777" w:rsidR="007F5111" w:rsidRDefault="00C963BA">
            <w:pPr>
              <w:pStyle w:val="Compact"/>
            </w:pPr>
            <w:r>
              <w:rPr>
                <w:i/>
                <w:iCs/>
              </w:rPr>
              <w:t>To be provided by GEHA</w:t>
            </w:r>
          </w:p>
        </w:tc>
        <w:tc>
          <w:tcPr>
            <w:tcW w:w="0" w:type="auto"/>
          </w:tcPr>
          <w:p w14:paraId="230A9CB4" w14:textId="77777777" w:rsidR="007F5111" w:rsidRDefault="00C963BA">
            <w:pPr>
              <w:pStyle w:val="Compact"/>
            </w:pPr>
            <w:r>
              <w:rPr>
                <w:i/>
                <w:iCs/>
              </w:rPr>
              <w:t>To be provided by GEHA</w:t>
            </w:r>
          </w:p>
        </w:tc>
        <w:tc>
          <w:tcPr>
            <w:tcW w:w="0" w:type="auto"/>
          </w:tcPr>
          <w:p w14:paraId="230A9CB5" w14:textId="77777777" w:rsidR="007F5111" w:rsidRDefault="00C963BA">
            <w:pPr>
              <w:pStyle w:val="Compact"/>
            </w:pPr>
            <w:r>
              <w:rPr>
                <w:i/>
                <w:iCs/>
              </w:rPr>
              <w:t>To be provided by GEHA</w:t>
            </w:r>
          </w:p>
        </w:tc>
      </w:tr>
    </w:tbl>
    <w:p w14:paraId="230A9CB7" w14:textId="77777777" w:rsidR="007F5111" w:rsidRDefault="00C963BA">
      <w:pPr>
        <w:pStyle w:val="BodyText"/>
      </w:pPr>
      <w:r>
        <w:rPr>
          <w:b/>
          <w:bCs/>
          <w:sz w:val="15"/>
          <w:szCs w:val="15"/>
        </w:rPr>
        <w:t>Table 7.2a — Cutover Team &amp; Bridge</w:t>
      </w:r>
    </w:p>
    <w:p w14:paraId="230A9CB8" w14:textId="77777777" w:rsidR="007F5111" w:rsidRDefault="007F5111">
      <w:pPr>
        <w:pStyle w:val="Compact"/>
      </w:pPr>
    </w:p>
    <w:tbl>
      <w:tblPr>
        <w:tblStyle w:val="Table"/>
        <w:tblW w:w="5000" w:type="pct"/>
        <w:tblLook w:val="0020" w:firstRow="1" w:lastRow="0" w:firstColumn="0" w:lastColumn="0" w:noHBand="0" w:noVBand="0"/>
      </w:tblPr>
      <w:tblGrid>
        <w:gridCol w:w="1912"/>
        <w:gridCol w:w="7564"/>
      </w:tblGrid>
      <w:tr w:rsidR="007F5111" w14:paraId="230A9CBB" w14:textId="77777777" w:rsidTr="4A3EE59D">
        <w:trPr>
          <w:cnfStyle w:val="100000000000" w:firstRow="1" w:lastRow="0" w:firstColumn="0" w:lastColumn="0" w:oddVBand="0" w:evenVBand="0" w:oddHBand="0" w:evenHBand="0" w:firstRowFirstColumn="0" w:firstRowLastColumn="0" w:lastRowFirstColumn="0" w:lastRowLastColumn="0"/>
          <w:tblHeader/>
          <w:del w:id="2034" w:author="Syed Ahmed" w:date="2026-09-08T14:15:00Z"/>
        </w:trPr>
        <w:tc>
          <w:tcPr>
            <w:tcW w:w="0" w:type="auto"/>
          </w:tcPr>
          <w:p w14:paraId="230A9CB9" w14:textId="77777777" w:rsidR="007F5111" w:rsidRDefault="00C963BA">
            <w:pPr>
              <w:pStyle w:val="Compact"/>
            </w:pPr>
            <w:r>
              <w:rPr>
                <w:b/>
                <w:bCs/>
              </w:rPr>
              <w:t>Conference Bridge</w:t>
            </w:r>
          </w:p>
        </w:tc>
        <w:tc>
          <w:tcPr>
            <w:tcW w:w="0" w:type="auto"/>
          </w:tcPr>
          <w:p w14:paraId="230A9CBA" w14:textId="77777777" w:rsidR="007F5111" w:rsidRDefault="00C963BA">
            <w:pPr>
              <w:pStyle w:val="Compact"/>
            </w:pPr>
            <w:r>
              <w:rPr>
                <w:i/>
                <w:iCs/>
              </w:rPr>
              <w:t>Not yet provided — Dial-in and link — live for the whole window. To be supplied by GEHA (Appendix B).</w:t>
            </w:r>
          </w:p>
        </w:tc>
      </w:tr>
      <w:tr w:rsidR="007F5111" w14:paraId="230A9CBE" w14:textId="77777777" w:rsidTr="4A3EE59D">
        <w:trPr>
          <w:del w:id="2035" w:author="Syed Ahmed" w:date="2026-09-08T14:15:00Z"/>
        </w:trPr>
        <w:tc>
          <w:tcPr>
            <w:tcW w:w="0" w:type="auto"/>
          </w:tcPr>
          <w:p w14:paraId="230A9CBC" w14:textId="77777777" w:rsidR="007F5111" w:rsidRDefault="00C963BA">
            <w:pPr>
              <w:pStyle w:val="Compact"/>
            </w:pPr>
            <w:r>
              <w:rPr>
                <w:b/>
                <w:bCs/>
              </w:rPr>
              <w:t>Status Update Cadence</w:t>
            </w:r>
          </w:p>
        </w:tc>
        <w:tc>
          <w:tcPr>
            <w:tcW w:w="0" w:type="auto"/>
          </w:tcPr>
          <w:p w14:paraId="230A9CBD" w14:textId="77777777" w:rsidR="007F5111" w:rsidRDefault="007F5111">
            <w:pPr>
              <w:pStyle w:val="Compact"/>
            </w:pPr>
          </w:p>
        </w:tc>
      </w:tr>
      <w:tr w:rsidR="007F5111" w14:paraId="230A9CC1" w14:textId="77777777" w:rsidTr="4A3EE59D">
        <w:trPr>
          <w:del w:id="2036" w:author="Syed Ahmed" w:date="2026-09-08T14:15:00Z"/>
        </w:trPr>
        <w:tc>
          <w:tcPr>
            <w:tcW w:w="0" w:type="auto"/>
          </w:tcPr>
          <w:p w14:paraId="230A9CBF" w14:textId="77777777" w:rsidR="007F5111" w:rsidRDefault="00C963BA">
            <w:pPr>
              <w:pStyle w:val="Compact"/>
            </w:pPr>
            <w:r>
              <w:rPr>
                <w:b/>
                <w:bCs/>
              </w:rPr>
              <w:t>Escalation Path</w:t>
            </w:r>
          </w:p>
        </w:tc>
        <w:tc>
          <w:tcPr>
            <w:tcW w:w="0" w:type="auto"/>
          </w:tcPr>
          <w:p w14:paraId="230A9CC0" w14:textId="77777777" w:rsidR="007F5111" w:rsidRDefault="00C963BA">
            <w:pPr>
              <w:pStyle w:val="Compact"/>
            </w:pPr>
            <w:r>
              <w:rPr>
                <w:i/>
                <w:iCs/>
              </w:rPr>
              <w:t>Not yet provided — Who is woken, in what order, at what severity. To be supplied by GEHA (Appendix B).</w:t>
            </w:r>
          </w:p>
        </w:tc>
      </w:tr>
    </w:tbl>
    <w:p w14:paraId="230A9CC2" w14:textId="77777777" w:rsidR="007F5111" w:rsidRDefault="00C963BA" w:rsidP="4A3EE59D">
      <w:pPr>
        <w:pStyle w:val="BodyText"/>
        <w:rPr>
          <w:del w:id="2037" w:author="Syed Ahmed" w:date="2026-09-08T14:15:00Z" w16du:dateUtc="2026-09-08T14:15:13Z"/>
          <w:b/>
          <w:bCs/>
          <w:sz w:val="15"/>
          <w:szCs w:val="15"/>
        </w:rPr>
      </w:pPr>
      <w:del w:id="2038" w:author="Syed Ahmed" w:date="2026-09-08T14:15:00Z" w16du:dateUtc="2026-09-08T14:15:13Z">
        <w:r w:rsidRPr="4A3EE59D" w:rsidDel="00C963BA">
          <w:rPr>
            <w:b/>
            <w:bCs/>
            <w:sz w:val="15"/>
            <w:szCs w:val="15"/>
          </w:rPr>
          <w:delText>Table 7.2b — Bridge &amp; Communications</w:delText>
        </w:r>
      </w:del>
    </w:p>
    <w:p w14:paraId="230A9CC3" w14:textId="77777777" w:rsidR="007F5111" w:rsidRDefault="007F5111">
      <w:pPr>
        <w:pStyle w:val="Compact"/>
      </w:pPr>
    </w:p>
    <w:p w14:paraId="230A9CC4" w14:textId="77777777" w:rsidR="007F5111" w:rsidRDefault="00C963BA">
      <w:pPr>
        <w:pStyle w:val="Heading2"/>
      </w:pPr>
      <w:bookmarkStart w:id="2039" w:name="cutover-schedule"/>
      <w:bookmarkEnd w:id="2031"/>
      <w:r>
        <w:t>7.3 Cutover Schedule</w:t>
      </w:r>
    </w:p>
    <w:p w14:paraId="230A9CC5" w14:textId="77777777" w:rsidR="007F5111" w:rsidRDefault="00C963BA">
      <w:pPr>
        <w:pStyle w:val="FirstParagraph"/>
      </w:pPr>
      <w:r>
        <w:t>The cutover schedule is the executable document for the window, written to be used by staff who were not present at the design sessions. Absolute clock times with a stated time zone are used rather than relative durations, and every duration is taken from the rehearsal rather than estimated. Each step carries a named owner, a verification that confirms completion before the next step begins, and the condition that would trigger rollback. Cumulative elapsed time is shown so that the total is visible before the window is committed; if the total exceeds the agreed outage, the plan is not ready.</w:t>
      </w:r>
      <w:commentRangeStart w:id="2040"/>
      <w:commentRangeEnd w:id="2040"/>
      <w:r>
        <w:rPr>
          <w:rStyle w:val="CommentReference"/>
          <w:sz w:val="19"/>
          <w:szCs w:val="19"/>
        </w:rPr>
        <w:commentReference w:id="2040"/>
      </w:r>
    </w:p>
    <w:p w14:paraId="230A9CC6" w14:textId="77777777" w:rsidR="007F5111" w:rsidRDefault="007F5111">
      <w:pPr>
        <w:sectPr w:rsidR="007F5111">
          <w:headerReference w:type="default" r:id="rId48"/>
          <w:footerReference w:type="default" r:id="rId49"/>
          <w:pgSz w:w="12240" w:h="15840"/>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279"/>
        <w:gridCol w:w="736"/>
        <w:gridCol w:w="1074"/>
        <w:gridCol w:w="646"/>
        <w:gridCol w:w="4460"/>
        <w:gridCol w:w="1085"/>
        <w:gridCol w:w="3707"/>
        <w:gridCol w:w="1089"/>
      </w:tblGrid>
      <w:tr w:rsidR="007F5111" w14:paraId="230A9CCF"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CC7" w14:textId="77777777" w:rsidR="007F5111" w:rsidRDefault="00C963BA">
            <w:pPr>
              <w:pStyle w:val="Compact"/>
            </w:pPr>
            <w:del w:id="2041" w:author="Syed Ahmed" w:date="2026-09-08T16:26:00Z" w16du:dateUtc="2026-09-08T16:26:15Z">
              <w:r w:rsidRPr="4A3EE59D" w:rsidDel="00C963BA">
                <w:rPr>
                  <w:b/>
                  <w:bCs/>
                </w:rPr>
                <w:lastRenderedPageBreak/>
                <w:delText>#</w:delText>
              </w:r>
            </w:del>
          </w:p>
        </w:tc>
        <w:tc>
          <w:tcPr>
            <w:tcW w:w="0" w:type="auto"/>
          </w:tcPr>
          <w:p w14:paraId="230A9CC8" w14:textId="77777777" w:rsidR="007F5111" w:rsidRDefault="00C963BA">
            <w:pPr>
              <w:pStyle w:val="Compact"/>
            </w:pPr>
            <w:del w:id="2042" w:author="Syed Ahmed" w:date="2026-09-08T16:26:00Z" w16du:dateUtc="2026-09-08T16:26:15Z">
              <w:r w:rsidRPr="4A3EE59D" w:rsidDel="00C963BA">
                <w:rPr>
                  <w:b/>
                  <w:bCs/>
                </w:rPr>
                <w:delText>Phase</w:delText>
              </w:r>
            </w:del>
          </w:p>
        </w:tc>
        <w:tc>
          <w:tcPr>
            <w:tcW w:w="0" w:type="auto"/>
          </w:tcPr>
          <w:p w14:paraId="230A9CC9" w14:textId="77777777" w:rsidR="007F5111" w:rsidRDefault="00C963BA">
            <w:pPr>
              <w:pStyle w:val="Compact"/>
            </w:pPr>
            <w:del w:id="2043" w:author="Syed Ahmed" w:date="2026-09-08T16:26:00Z" w16du:dateUtc="2026-09-08T16:26:15Z">
              <w:r w:rsidRPr="4A3EE59D" w:rsidDel="00C963BA">
                <w:rPr>
                  <w:b/>
                  <w:bCs/>
                </w:rPr>
                <w:delText>Time (TZ)</w:delText>
              </w:r>
            </w:del>
          </w:p>
        </w:tc>
        <w:tc>
          <w:tcPr>
            <w:tcW w:w="0" w:type="auto"/>
          </w:tcPr>
          <w:p w14:paraId="230A9CCA" w14:textId="77777777" w:rsidR="007F5111" w:rsidRDefault="00C963BA">
            <w:pPr>
              <w:pStyle w:val="Compact"/>
            </w:pPr>
            <w:del w:id="2044" w:author="Syed Ahmed" w:date="2026-09-08T16:26:00Z" w16du:dateUtc="2026-09-08T16:26:15Z">
              <w:r w:rsidRPr="4A3EE59D" w:rsidDel="00C963BA">
                <w:rPr>
                  <w:b/>
                  <w:bCs/>
                </w:rPr>
                <w:delText>Elapsed</w:delText>
              </w:r>
            </w:del>
          </w:p>
        </w:tc>
        <w:tc>
          <w:tcPr>
            <w:tcW w:w="0" w:type="auto"/>
          </w:tcPr>
          <w:p w14:paraId="230A9CCB" w14:textId="77777777" w:rsidR="007F5111" w:rsidRDefault="00C963BA">
            <w:pPr>
              <w:pStyle w:val="Compact"/>
            </w:pPr>
            <w:del w:id="2045" w:author="Syed Ahmed" w:date="2026-09-08T16:26:00Z" w16du:dateUtc="2026-09-08T16:26:15Z">
              <w:r w:rsidRPr="4A3EE59D" w:rsidDel="00C963BA">
                <w:rPr>
                  <w:b/>
                  <w:bCs/>
                </w:rPr>
                <w:delText>Action</w:delText>
              </w:r>
            </w:del>
          </w:p>
        </w:tc>
        <w:tc>
          <w:tcPr>
            <w:tcW w:w="0" w:type="auto"/>
          </w:tcPr>
          <w:p w14:paraId="230A9CCC" w14:textId="77777777" w:rsidR="007F5111" w:rsidRDefault="00C963BA">
            <w:pPr>
              <w:pStyle w:val="Compact"/>
            </w:pPr>
            <w:del w:id="2046" w:author="Syed Ahmed" w:date="2026-09-08T16:26:00Z" w16du:dateUtc="2026-09-08T16:26:15Z">
              <w:r w:rsidRPr="4A3EE59D" w:rsidDel="00C963BA">
                <w:rPr>
                  <w:b/>
                  <w:bCs/>
                </w:rPr>
                <w:delText>Owner (Named)</w:delText>
              </w:r>
            </w:del>
          </w:p>
        </w:tc>
        <w:tc>
          <w:tcPr>
            <w:tcW w:w="0" w:type="auto"/>
          </w:tcPr>
          <w:p w14:paraId="230A9CCD" w14:textId="77777777" w:rsidR="007F5111" w:rsidRDefault="00C963BA">
            <w:pPr>
              <w:pStyle w:val="Compact"/>
            </w:pPr>
            <w:del w:id="2047" w:author="Syed Ahmed" w:date="2026-09-08T16:26:00Z" w16du:dateUtc="2026-09-08T16:26:15Z">
              <w:r w:rsidRPr="4A3EE59D" w:rsidDel="00C963BA">
                <w:rPr>
                  <w:b/>
                  <w:bCs/>
                </w:rPr>
                <w:delText>Verification</w:delText>
              </w:r>
            </w:del>
          </w:p>
        </w:tc>
        <w:tc>
          <w:tcPr>
            <w:tcW w:w="0" w:type="auto"/>
          </w:tcPr>
          <w:p w14:paraId="230A9CCE" w14:textId="77777777" w:rsidR="007F5111" w:rsidRDefault="00C963BA">
            <w:pPr>
              <w:pStyle w:val="Compact"/>
            </w:pPr>
            <w:r>
              <w:rPr>
                <w:b/>
                <w:bCs/>
              </w:rPr>
              <w:t>Rollback Trigger</w:t>
            </w:r>
          </w:p>
        </w:tc>
      </w:tr>
      <w:tr w:rsidR="007F5111" w14:paraId="230A9CD8" w14:textId="77777777" w:rsidTr="4A3EE59D">
        <w:tc>
          <w:tcPr>
            <w:tcW w:w="0" w:type="auto"/>
          </w:tcPr>
          <w:p w14:paraId="230A9CD0" w14:textId="77777777" w:rsidR="007F5111" w:rsidRDefault="00C963BA">
            <w:pPr>
              <w:pStyle w:val="Compact"/>
            </w:pPr>
            <w:del w:id="2048" w:author="Syed Ahmed" w:date="2026-09-08T16:26:00Z" w16du:dateUtc="2026-09-08T16:26:15Z">
              <w:r w:rsidRPr="4A3EE59D" w:rsidDel="00C963BA">
                <w:rPr>
                  <w:i/>
                  <w:iCs/>
                </w:rPr>
                <w:delText>1</w:delText>
              </w:r>
            </w:del>
          </w:p>
        </w:tc>
        <w:tc>
          <w:tcPr>
            <w:tcW w:w="0" w:type="auto"/>
          </w:tcPr>
          <w:p w14:paraId="230A9CD1" w14:textId="77777777" w:rsidR="007F5111" w:rsidRDefault="00C963BA">
            <w:pPr>
              <w:pStyle w:val="Compact"/>
            </w:pPr>
            <w:del w:id="2049" w:author="Syed Ahmed" w:date="2026-09-08T16:26:00Z" w16du:dateUtc="2026-09-08T16:26:15Z">
              <w:r w:rsidRPr="4A3EE59D" w:rsidDel="00C963BA">
                <w:rPr>
                  <w:i/>
                  <w:iCs/>
                </w:rPr>
                <w:delText>Pre-window</w:delText>
              </w:r>
            </w:del>
          </w:p>
        </w:tc>
        <w:tc>
          <w:tcPr>
            <w:tcW w:w="0" w:type="auto"/>
          </w:tcPr>
          <w:p w14:paraId="230A9CD2" w14:textId="77777777" w:rsidR="007F5111" w:rsidRDefault="00C963BA">
            <w:pPr>
              <w:pStyle w:val="Compact"/>
            </w:pPr>
            <w:del w:id="2050" w:author="Syed Ahmed" w:date="2026-09-08T16:26:00Z" w16du:dateUtc="2026-09-08T16:26:15Z">
              <w:r w:rsidRPr="4A3EE59D" w:rsidDel="00C963BA">
                <w:rPr>
                  <w:i/>
                  <w:iCs/>
                </w:rPr>
                <w:delText>To be provided by GEHA</w:delText>
              </w:r>
            </w:del>
          </w:p>
        </w:tc>
        <w:tc>
          <w:tcPr>
            <w:tcW w:w="0" w:type="auto"/>
          </w:tcPr>
          <w:p w14:paraId="230A9CD3" w14:textId="77777777" w:rsidR="007F5111" w:rsidRDefault="00C963BA">
            <w:pPr>
              <w:pStyle w:val="Compact"/>
            </w:pPr>
            <w:del w:id="2051" w:author="Syed Ahmed" w:date="2026-09-08T16:26:00Z" w16du:dateUtc="2026-09-08T16:26:15Z">
              <w:r w:rsidRPr="4A3EE59D" w:rsidDel="00C963BA">
                <w:rPr>
                  <w:i/>
                  <w:iCs/>
                </w:rPr>
                <w:delText>—</w:delText>
              </w:r>
            </w:del>
          </w:p>
        </w:tc>
        <w:tc>
          <w:tcPr>
            <w:tcW w:w="0" w:type="auto"/>
          </w:tcPr>
          <w:p w14:paraId="230A9CD4" w14:textId="77777777" w:rsidR="007F5111" w:rsidRDefault="00C963BA">
            <w:pPr>
              <w:pStyle w:val="Compact"/>
            </w:pPr>
            <w:del w:id="2052" w:author="Syed Ahmed" w:date="2026-09-08T16:26:00Z" w16du:dateUtc="2026-09-08T16:26:15Z">
              <w:r w:rsidRPr="4A3EE59D" w:rsidDel="00C963BA">
                <w:rPr>
                  <w:i/>
                  <w:iCs/>
                </w:rPr>
                <w:delText>To be provided by GEHA</w:delText>
              </w:r>
            </w:del>
          </w:p>
        </w:tc>
        <w:tc>
          <w:tcPr>
            <w:tcW w:w="0" w:type="auto"/>
          </w:tcPr>
          <w:p w14:paraId="230A9CD5" w14:textId="77777777" w:rsidR="007F5111" w:rsidRDefault="00C963BA">
            <w:pPr>
              <w:pStyle w:val="Compact"/>
            </w:pPr>
            <w:del w:id="2053" w:author="Syed Ahmed" w:date="2026-09-08T16:26:00Z" w16du:dateUtc="2026-09-08T16:26:15Z">
              <w:r w:rsidRPr="4A3EE59D" w:rsidDel="00C963BA">
                <w:rPr>
                  <w:i/>
                  <w:iCs/>
                </w:rPr>
                <w:delText>To be provided by GEHA</w:delText>
              </w:r>
            </w:del>
          </w:p>
        </w:tc>
        <w:tc>
          <w:tcPr>
            <w:tcW w:w="0" w:type="auto"/>
          </w:tcPr>
          <w:p w14:paraId="230A9CD6" w14:textId="77777777" w:rsidR="007F5111" w:rsidRDefault="00C963BA">
            <w:pPr>
              <w:pStyle w:val="Compact"/>
            </w:pPr>
            <w:del w:id="2054" w:author="Syed Ahmed" w:date="2026-09-08T16:26:00Z" w16du:dateUtc="2026-09-08T16:26:15Z">
              <w:r w:rsidRPr="4A3EE59D" w:rsidDel="00C963BA">
                <w:rPr>
                  <w:i/>
                  <w:iCs/>
                </w:rPr>
                <w:delText>To be provided by GEHA</w:delText>
              </w:r>
            </w:del>
          </w:p>
        </w:tc>
        <w:tc>
          <w:tcPr>
            <w:tcW w:w="0" w:type="auto"/>
          </w:tcPr>
          <w:p w14:paraId="230A9CD7" w14:textId="77777777" w:rsidR="007F5111" w:rsidRDefault="00C963BA">
            <w:pPr>
              <w:pStyle w:val="Compact"/>
            </w:pPr>
            <w:r>
              <w:rPr>
                <w:i/>
                <w:iCs/>
              </w:rPr>
              <w:t>—</w:t>
            </w:r>
          </w:p>
        </w:tc>
      </w:tr>
      <w:tr w:rsidR="007F5111" w14:paraId="230A9CE1" w14:textId="77777777" w:rsidTr="4A3EE59D">
        <w:tc>
          <w:tcPr>
            <w:tcW w:w="0" w:type="auto"/>
          </w:tcPr>
          <w:p w14:paraId="230A9CD9" w14:textId="77777777" w:rsidR="007F5111" w:rsidRDefault="00C963BA">
            <w:pPr>
              <w:pStyle w:val="Compact"/>
            </w:pPr>
            <w:del w:id="2055" w:author="Syed Ahmed" w:date="2026-09-08T16:26:00Z" w16du:dateUtc="2026-09-08T16:26:15Z">
              <w:r w:rsidRPr="4A3EE59D" w:rsidDel="00C963BA">
                <w:rPr>
                  <w:i/>
                  <w:iCs/>
                </w:rPr>
                <w:delText>2</w:delText>
              </w:r>
            </w:del>
          </w:p>
        </w:tc>
        <w:tc>
          <w:tcPr>
            <w:tcW w:w="0" w:type="auto"/>
          </w:tcPr>
          <w:p w14:paraId="230A9CDA" w14:textId="77777777" w:rsidR="007F5111" w:rsidRDefault="00C963BA">
            <w:pPr>
              <w:pStyle w:val="Compact"/>
            </w:pPr>
            <w:del w:id="2056" w:author="Syed Ahmed" w:date="2026-09-08T16:26:00Z" w16du:dateUtc="2026-09-08T16:26:15Z">
              <w:r w:rsidRPr="4A3EE59D" w:rsidDel="00C963BA">
                <w:rPr>
                  <w:i/>
                  <w:iCs/>
                </w:rPr>
                <w:delText>Pre-window</w:delText>
              </w:r>
            </w:del>
          </w:p>
        </w:tc>
        <w:tc>
          <w:tcPr>
            <w:tcW w:w="0" w:type="auto"/>
          </w:tcPr>
          <w:p w14:paraId="230A9CDB" w14:textId="77777777" w:rsidR="007F5111" w:rsidRDefault="00C963BA">
            <w:pPr>
              <w:pStyle w:val="Compact"/>
            </w:pPr>
            <w:del w:id="2057" w:author="Syed Ahmed" w:date="2026-09-08T16:26:00Z" w16du:dateUtc="2026-09-08T16:26:15Z">
              <w:r w:rsidRPr="4A3EE59D" w:rsidDel="00C963BA">
                <w:rPr>
                  <w:i/>
                  <w:iCs/>
                </w:rPr>
                <w:delText>To be provided by GEHA</w:delText>
              </w:r>
            </w:del>
          </w:p>
        </w:tc>
        <w:tc>
          <w:tcPr>
            <w:tcW w:w="0" w:type="auto"/>
          </w:tcPr>
          <w:p w14:paraId="230A9CDC" w14:textId="77777777" w:rsidR="007F5111" w:rsidRDefault="00C963BA">
            <w:pPr>
              <w:pStyle w:val="Compact"/>
            </w:pPr>
            <w:del w:id="2058" w:author="Syed Ahmed" w:date="2026-09-08T16:26:00Z" w16du:dateUtc="2026-09-08T16:26:15Z">
              <w:r w:rsidRPr="4A3EE59D" w:rsidDel="00C963BA">
                <w:rPr>
                  <w:i/>
                  <w:iCs/>
                </w:rPr>
                <w:delText>—</w:delText>
              </w:r>
            </w:del>
          </w:p>
        </w:tc>
        <w:tc>
          <w:tcPr>
            <w:tcW w:w="0" w:type="auto"/>
          </w:tcPr>
          <w:p w14:paraId="230A9CDD" w14:textId="77777777" w:rsidR="007F5111" w:rsidRDefault="00C963BA">
            <w:pPr>
              <w:pStyle w:val="Compact"/>
            </w:pPr>
            <w:del w:id="2059" w:author="Syed Ahmed" w:date="2026-09-08T16:26:00Z" w16du:dateUtc="2026-09-08T16:26:15Z">
              <w:r w:rsidRPr="4A3EE59D" w:rsidDel="00C963BA">
                <w:rPr>
                  <w:i/>
                  <w:iCs/>
                </w:rPr>
                <w:delText>Not yet provided — Confirm replication lag at zero; confirm freeze in effect. To be supplied by GEHA (Appendix B).</w:delText>
              </w:r>
            </w:del>
          </w:p>
        </w:tc>
        <w:tc>
          <w:tcPr>
            <w:tcW w:w="0" w:type="auto"/>
          </w:tcPr>
          <w:p w14:paraId="230A9CDE" w14:textId="77777777" w:rsidR="007F5111" w:rsidRDefault="00C963BA">
            <w:pPr>
              <w:pStyle w:val="Compact"/>
            </w:pPr>
            <w:del w:id="2060" w:author="Syed Ahmed" w:date="2026-09-08T16:26:00Z" w16du:dateUtc="2026-09-08T16:26:15Z">
              <w:r w:rsidRPr="4A3EE59D" w:rsidDel="00C963BA">
                <w:rPr>
                  <w:i/>
                  <w:iCs/>
                </w:rPr>
                <w:delText>To be provided by GEHA</w:delText>
              </w:r>
            </w:del>
          </w:p>
        </w:tc>
        <w:tc>
          <w:tcPr>
            <w:tcW w:w="0" w:type="auto"/>
          </w:tcPr>
          <w:p w14:paraId="230A9CDF" w14:textId="77777777" w:rsidR="007F5111" w:rsidRDefault="00C963BA">
            <w:pPr>
              <w:pStyle w:val="Compact"/>
            </w:pPr>
            <w:del w:id="2061" w:author="Syed Ahmed" w:date="2026-09-08T16:26:00Z" w16du:dateUtc="2026-09-08T16:26:15Z">
              <w:r w:rsidRPr="4A3EE59D" w:rsidDel="00C963BA">
                <w:rPr>
                  <w:i/>
                  <w:iCs/>
                </w:rPr>
                <w:delText>Not yet provided — Lag reading and freeze record. To be supplied by GEHA (Appendix B).</w:delText>
              </w:r>
            </w:del>
          </w:p>
        </w:tc>
        <w:tc>
          <w:tcPr>
            <w:tcW w:w="0" w:type="auto"/>
          </w:tcPr>
          <w:p w14:paraId="230A9CE0" w14:textId="77777777" w:rsidR="007F5111" w:rsidRDefault="00C963BA">
            <w:pPr>
              <w:pStyle w:val="Compact"/>
            </w:pPr>
            <w:r>
              <w:rPr>
                <w:i/>
                <w:iCs/>
              </w:rPr>
              <w:t>—</w:t>
            </w:r>
          </w:p>
        </w:tc>
      </w:tr>
      <w:tr w:rsidR="007F5111" w14:paraId="230A9CEA" w14:textId="77777777" w:rsidTr="4A3EE59D">
        <w:tc>
          <w:tcPr>
            <w:tcW w:w="0" w:type="auto"/>
          </w:tcPr>
          <w:p w14:paraId="230A9CE2" w14:textId="77777777" w:rsidR="007F5111" w:rsidRDefault="00C963BA">
            <w:pPr>
              <w:pStyle w:val="Compact"/>
            </w:pPr>
            <w:del w:id="2062" w:author="Syed Ahmed" w:date="2026-09-08T16:26:00Z" w16du:dateUtc="2026-09-08T16:26:15Z">
              <w:r w:rsidRPr="4A3EE59D" w:rsidDel="00C963BA">
                <w:rPr>
                  <w:i/>
                  <w:iCs/>
                </w:rPr>
                <w:delText>3</w:delText>
              </w:r>
            </w:del>
          </w:p>
        </w:tc>
        <w:tc>
          <w:tcPr>
            <w:tcW w:w="0" w:type="auto"/>
          </w:tcPr>
          <w:p w14:paraId="230A9CE3" w14:textId="77777777" w:rsidR="007F5111" w:rsidRDefault="00C963BA">
            <w:pPr>
              <w:pStyle w:val="Compact"/>
            </w:pPr>
            <w:del w:id="2063" w:author="Syed Ahmed" w:date="2026-09-08T16:26:00Z" w16du:dateUtc="2026-09-08T16:26:15Z">
              <w:r w:rsidRPr="4A3EE59D" w:rsidDel="00C963BA">
                <w:rPr>
                  <w:i/>
                  <w:iCs/>
                </w:rPr>
                <w:delText>Pre-window</w:delText>
              </w:r>
            </w:del>
          </w:p>
        </w:tc>
        <w:tc>
          <w:tcPr>
            <w:tcW w:w="0" w:type="auto"/>
          </w:tcPr>
          <w:p w14:paraId="230A9CE4" w14:textId="77777777" w:rsidR="007F5111" w:rsidRDefault="00C963BA">
            <w:pPr>
              <w:pStyle w:val="Compact"/>
            </w:pPr>
            <w:del w:id="2064" w:author="Syed Ahmed" w:date="2026-09-08T16:26:00Z" w16du:dateUtc="2026-09-08T16:26:15Z">
              <w:r w:rsidRPr="4A3EE59D" w:rsidDel="00C963BA">
                <w:rPr>
                  <w:i/>
                  <w:iCs/>
                </w:rPr>
                <w:delText>To be provided by GEHA</w:delText>
              </w:r>
            </w:del>
          </w:p>
        </w:tc>
        <w:tc>
          <w:tcPr>
            <w:tcW w:w="0" w:type="auto"/>
          </w:tcPr>
          <w:p w14:paraId="230A9CE5" w14:textId="77777777" w:rsidR="007F5111" w:rsidRDefault="00C963BA">
            <w:pPr>
              <w:pStyle w:val="Compact"/>
            </w:pPr>
            <w:del w:id="2065" w:author="Syed Ahmed" w:date="2026-09-08T16:26:00Z" w16du:dateUtc="2026-09-08T16:26:15Z">
              <w:r w:rsidRPr="4A3EE59D" w:rsidDel="00C963BA">
                <w:rPr>
                  <w:i/>
                  <w:iCs/>
                </w:rPr>
                <w:delText>—</w:delText>
              </w:r>
            </w:del>
          </w:p>
        </w:tc>
        <w:tc>
          <w:tcPr>
            <w:tcW w:w="0" w:type="auto"/>
          </w:tcPr>
          <w:p w14:paraId="230A9CE6" w14:textId="77777777" w:rsidR="007F5111" w:rsidRDefault="00C963BA">
            <w:pPr>
              <w:pStyle w:val="Compact"/>
            </w:pPr>
            <w:del w:id="2066" w:author="Syed Ahmed" w:date="2026-09-08T16:26:00Z" w16du:dateUtc="2026-09-08T16:26:15Z">
              <w:r w:rsidRPr="4A3EE59D" w:rsidDel="00C963BA">
                <w:rPr>
                  <w:i/>
                  <w:iCs/>
                </w:rPr>
                <w:delText>Not yet provided — Pre-stage target configuration changes that do not require the source to be down. To be supplied by GEHA (Appendix B).</w:delText>
              </w:r>
            </w:del>
          </w:p>
        </w:tc>
        <w:tc>
          <w:tcPr>
            <w:tcW w:w="0" w:type="auto"/>
          </w:tcPr>
          <w:p w14:paraId="230A9CE7" w14:textId="77777777" w:rsidR="007F5111" w:rsidRDefault="00C963BA">
            <w:pPr>
              <w:pStyle w:val="Compact"/>
            </w:pPr>
            <w:del w:id="2067" w:author="Syed Ahmed" w:date="2026-09-08T16:26:00Z" w16du:dateUtc="2026-09-08T16:26:15Z">
              <w:r w:rsidRPr="4A3EE59D" w:rsidDel="00C963BA">
                <w:rPr>
                  <w:i/>
                  <w:iCs/>
                </w:rPr>
                <w:delText>To be provided by GEHA</w:delText>
              </w:r>
            </w:del>
          </w:p>
        </w:tc>
        <w:tc>
          <w:tcPr>
            <w:tcW w:w="0" w:type="auto"/>
          </w:tcPr>
          <w:p w14:paraId="230A9CE8" w14:textId="77777777" w:rsidR="007F5111" w:rsidRDefault="00C963BA">
            <w:pPr>
              <w:pStyle w:val="Compact"/>
            </w:pPr>
            <w:del w:id="2068" w:author="Syed Ahmed" w:date="2026-09-08T16:26:00Z" w16du:dateUtc="2026-09-08T16:26:15Z">
              <w:r w:rsidRPr="4A3EE59D" w:rsidDel="00C963BA">
                <w:rPr>
                  <w:i/>
                  <w:iCs/>
                </w:rPr>
                <w:delText>Not yet provided — Change list from §5.13 complete. To be supplied by GEHA (Appendix B).</w:delText>
              </w:r>
            </w:del>
          </w:p>
        </w:tc>
        <w:tc>
          <w:tcPr>
            <w:tcW w:w="0" w:type="auto"/>
          </w:tcPr>
          <w:p w14:paraId="230A9CE9" w14:textId="77777777" w:rsidR="007F5111" w:rsidRDefault="00C963BA">
            <w:pPr>
              <w:pStyle w:val="Compact"/>
            </w:pPr>
            <w:r>
              <w:rPr>
                <w:i/>
                <w:iCs/>
              </w:rPr>
              <w:t>—</w:t>
            </w:r>
          </w:p>
        </w:tc>
      </w:tr>
      <w:tr w:rsidR="007F5111" w14:paraId="230A9CF3" w14:textId="77777777" w:rsidTr="4A3EE59D">
        <w:tc>
          <w:tcPr>
            <w:tcW w:w="0" w:type="auto"/>
          </w:tcPr>
          <w:p w14:paraId="230A9CEB" w14:textId="77777777" w:rsidR="007F5111" w:rsidRDefault="00C963BA">
            <w:pPr>
              <w:pStyle w:val="Compact"/>
            </w:pPr>
            <w:del w:id="2069" w:author="Syed Ahmed" w:date="2026-09-08T16:26:00Z" w16du:dateUtc="2026-09-08T16:26:15Z">
              <w:r w:rsidRPr="4A3EE59D" w:rsidDel="00C963BA">
                <w:rPr>
                  <w:i/>
                  <w:iCs/>
                </w:rPr>
                <w:delText>4</w:delText>
              </w:r>
            </w:del>
          </w:p>
        </w:tc>
        <w:tc>
          <w:tcPr>
            <w:tcW w:w="0" w:type="auto"/>
          </w:tcPr>
          <w:p w14:paraId="230A9CEC" w14:textId="77777777" w:rsidR="007F5111" w:rsidRDefault="00C963BA">
            <w:pPr>
              <w:pStyle w:val="Compact"/>
            </w:pPr>
            <w:del w:id="2070" w:author="Syed Ahmed" w:date="2026-09-08T16:26:00Z" w16du:dateUtc="2026-09-08T16:26:15Z">
              <w:r w:rsidRPr="4A3EE59D" w:rsidDel="00C963BA">
                <w:rPr>
                  <w:i/>
                  <w:iCs/>
                </w:rPr>
                <w:delText>Quiesce</w:delText>
              </w:r>
            </w:del>
          </w:p>
        </w:tc>
        <w:tc>
          <w:tcPr>
            <w:tcW w:w="0" w:type="auto"/>
          </w:tcPr>
          <w:p w14:paraId="230A9CED" w14:textId="77777777" w:rsidR="007F5111" w:rsidRDefault="00C963BA">
            <w:pPr>
              <w:pStyle w:val="Compact"/>
            </w:pPr>
            <w:del w:id="2071" w:author="Syed Ahmed" w:date="2026-09-08T16:26:00Z" w16du:dateUtc="2026-09-08T16:26:15Z">
              <w:r w:rsidRPr="4A3EE59D" w:rsidDel="00C963BA">
                <w:rPr>
                  <w:i/>
                  <w:iCs/>
                </w:rPr>
                <w:delText>To be provided by GEHA</w:delText>
              </w:r>
            </w:del>
          </w:p>
        </w:tc>
        <w:tc>
          <w:tcPr>
            <w:tcW w:w="0" w:type="auto"/>
          </w:tcPr>
          <w:p w14:paraId="230A9CEE" w14:textId="77777777" w:rsidR="007F5111" w:rsidRDefault="00C963BA">
            <w:pPr>
              <w:pStyle w:val="Compact"/>
            </w:pPr>
            <w:del w:id="2072" w:author="Syed Ahmed" w:date="2026-09-08T16:26:00Z" w16du:dateUtc="2026-09-08T16:26:15Z">
              <w:r w:rsidRPr="4A3EE59D" w:rsidDel="00C963BA">
                <w:rPr>
                  <w:i/>
                  <w:iCs/>
                </w:rPr>
                <w:delText>—</w:delText>
              </w:r>
            </w:del>
          </w:p>
        </w:tc>
        <w:tc>
          <w:tcPr>
            <w:tcW w:w="0" w:type="auto"/>
          </w:tcPr>
          <w:p w14:paraId="230A9CEF" w14:textId="77777777" w:rsidR="007F5111" w:rsidRDefault="00C963BA">
            <w:pPr>
              <w:pStyle w:val="Compact"/>
            </w:pPr>
            <w:del w:id="2073" w:author="Syed Ahmed" w:date="2026-09-08T16:26:00Z" w16du:dateUtc="2026-09-08T16:26:15Z">
              <w:r w:rsidRPr="4A3EE59D" w:rsidDel="00C963BA">
                <w:rPr>
                  <w:i/>
                  <w:iCs/>
                </w:rPr>
                <w:delText>Not yet provided — Stop application services and block user access on the source. To be supplied by GEHA (Appendix B).</w:delText>
              </w:r>
            </w:del>
          </w:p>
        </w:tc>
        <w:tc>
          <w:tcPr>
            <w:tcW w:w="0" w:type="auto"/>
          </w:tcPr>
          <w:p w14:paraId="230A9CF0" w14:textId="77777777" w:rsidR="007F5111" w:rsidRDefault="00C963BA">
            <w:pPr>
              <w:pStyle w:val="Compact"/>
            </w:pPr>
            <w:del w:id="2074" w:author="Syed Ahmed" w:date="2026-09-08T16:26:00Z" w16du:dateUtc="2026-09-08T16:26:15Z">
              <w:r w:rsidRPr="4A3EE59D" w:rsidDel="00C963BA">
                <w:rPr>
                  <w:i/>
                  <w:iCs/>
                </w:rPr>
                <w:delText>To be provided by GEHA</w:delText>
              </w:r>
            </w:del>
          </w:p>
        </w:tc>
        <w:tc>
          <w:tcPr>
            <w:tcW w:w="0" w:type="auto"/>
          </w:tcPr>
          <w:p w14:paraId="230A9CF1" w14:textId="77777777" w:rsidR="007F5111" w:rsidRDefault="00C963BA">
            <w:pPr>
              <w:pStyle w:val="Compact"/>
            </w:pPr>
            <w:del w:id="2075" w:author="Syed Ahmed" w:date="2026-09-08T16:26:00Z" w16du:dateUtc="2026-09-08T16:26:15Z">
              <w:r w:rsidRPr="4A3EE59D" w:rsidDel="00C963BA">
                <w:rPr>
                  <w:i/>
                  <w:iCs/>
                </w:rPr>
                <w:delText>Not yet provided — Sessions terminated; logins blocked. To be supplied by GEHA (Appendix B).</w:delText>
              </w:r>
            </w:del>
          </w:p>
        </w:tc>
        <w:tc>
          <w:tcPr>
            <w:tcW w:w="0" w:type="auto"/>
          </w:tcPr>
          <w:p w14:paraId="230A9CF2" w14:textId="77777777" w:rsidR="007F5111" w:rsidRDefault="00C963BA">
            <w:pPr>
              <w:pStyle w:val="Compact"/>
            </w:pPr>
            <w:r>
              <w:rPr>
                <w:i/>
                <w:iCs/>
              </w:rPr>
              <w:t>—</w:t>
            </w:r>
          </w:p>
        </w:tc>
      </w:tr>
      <w:tr w:rsidR="007F5111" w14:paraId="230A9CFC" w14:textId="77777777" w:rsidTr="4A3EE59D">
        <w:tc>
          <w:tcPr>
            <w:tcW w:w="0" w:type="auto"/>
          </w:tcPr>
          <w:p w14:paraId="230A9CF4" w14:textId="77777777" w:rsidR="007F5111" w:rsidRDefault="00C963BA">
            <w:pPr>
              <w:pStyle w:val="Compact"/>
            </w:pPr>
            <w:del w:id="2076" w:author="Syed Ahmed" w:date="2026-09-08T16:26:00Z" w16du:dateUtc="2026-09-08T16:26:15Z">
              <w:r w:rsidRPr="4A3EE59D" w:rsidDel="00C963BA">
                <w:rPr>
                  <w:i/>
                  <w:iCs/>
                </w:rPr>
                <w:delText>5</w:delText>
              </w:r>
            </w:del>
          </w:p>
        </w:tc>
        <w:tc>
          <w:tcPr>
            <w:tcW w:w="0" w:type="auto"/>
          </w:tcPr>
          <w:p w14:paraId="230A9CF5" w14:textId="77777777" w:rsidR="007F5111" w:rsidRDefault="00C963BA">
            <w:pPr>
              <w:pStyle w:val="Compact"/>
            </w:pPr>
            <w:del w:id="2077" w:author="Syed Ahmed" w:date="2026-09-08T16:26:00Z" w16du:dateUtc="2026-09-08T16:26:15Z">
              <w:r w:rsidRPr="4A3EE59D" w:rsidDel="00C963BA">
                <w:rPr>
                  <w:i/>
                  <w:iCs/>
                </w:rPr>
                <w:delText>Quiesce</w:delText>
              </w:r>
            </w:del>
          </w:p>
        </w:tc>
        <w:tc>
          <w:tcPr>
            <w:tcW w:w="0" w:type="auto"/>
          </w:tcPr>
          <w:p w14:paraId="230A9CF6" w14:textId="77777777" w:rsidR="007F5111" w:rsidRDefault="00C963BA">
            <w:pPr>
              <w:pStyle w:val="Compact"/>
            </w:pPr>
            <w:del w:id="2078" w:author="Syed Ahmed" w:date="2026-09-08T16:26:00Z" w16du:dateUtc="2026-09-08T16:26:15Z">
              <w:r w:rsidRPr="4A3EE59D" w:rsidDel="00C963BA">
                <w:rPr>
                  <w:i/>
                  <w:iCs/>
                </w:rPr>
                <w:delText>To be provided by GEHA</w:delText>
              </w:r>
            </w:del>
          </w:p>
        </w:tc>
        <w:tc>
          <w:tcPr>
            <w:tcW w:w="0" w:type="auto"/>
          </w:tcPr>
          <w:p w14:paraId="230A9CF7" w14:textId="77777777" w:rsidR="007F5111" w:rsidRDefault="00C963BA">
            <w:pPr>
              <w:pStyle w:val="Compact"/>
            </w:pPr>
            <w:del w:id="2079" w:author="Syed Ahmed" w:date="2026-09-08T16:26:00Z" w16du:dateUtc="2026-09-08T16:26:15Z">
              <w:r w:rsidRPr="4A3EE59D" w:rsidDel="00C963BA">
                <w:rPr>
                  <w:i/>
                  <w:iCs/>
                </w:rPr>
                <w:delText>—</w:delText>
              </w:r>
            </w:del>
          </w:p>
        </w:tc>
        <w:tc>
          <w:tcPr>
            <w:tcW w:w="0" w:type="auto"/>
          </w:tcPr>
          <w:p w14:paraId="230A9CF8" w14:textId="77777777" w:rsidR="007F5111" w:rsidRDefault="00C963BA">
            <w:pPr>
              <w:pStyle w:val="Compact"/>
            </w:pPr>
            <w:del w:id="2080" w:author="Syed Ahmed" w:date="2026-09-08T16:26:00Z" w16du:dateUtc="2026-09-08T16:26:15Z">
              <w:r w:rsidRPr="4A3EE59D" w:rsidDel="00C963BA">
                <w:rPr>
                  <w:i/>
                  <w:iCs/>
                </w:rPr>
                <w:delText>Not yet provided — Stop writes and quiesce the database. To be supplied by GEHA (Appendix B).</w:delText>
              </w:r>
            </w:del>
          </w:p>
        </w:tc>
        <w:tc>
          <w:tcPr>
            <w:tcW w:w="0" w:type="auto"/>
          </w:tcPr>
          <w:p w14:paraId="230A9CF9" w14:textId="77777777" w:rsidR="007F5111" w:rsidRDefault="00C963BA">
            <w:pPr>
              <w:pStyle w:val="Compact"/>
            </w:pPr>
            <w:del w:id="2081" w:author="Syed Ahmed" w:date="2026-09-08T16:26:00Z" w16du:dateUtc="2026-09-08T16:26:15Z">
              <w:r w:rsidRPr="4A3EE59D" w:rsidDel="00C963BA">
                <w:rPr>
                  <w:i/>
                  <w:iCs/>
                </w:rPr>
                <w:delText>To be provided by GEHA</w:delText>
              </w:r>
            </w:del>
          </w:p>
        </w:tc>
        <w:tc>
          <w:tcPr>
            <w:tcW w:w="0" w:type="auto"/>
          </w:tcPr>
          <w:p w14:paraId="230A9CFA" w14:textId="77777777" w:rsidR="007F5111" w:rsidRDefault="00C963BA">
            <w:pPr>
              <w:pStyle w:val="Compact"/>
            </w:pPr>
            <w:del w:id="2082" w:author="Syed Ahmed" w:date="2026-09-08T16:26:00Z" w16du:dateUtc="2026-09-08T16:26:15Z">
              <w:r w:rsidRPr="4A3EE59D" w:rsidDel="00C963BA">
                <w:rPr>
                  <w:i/>
                  <w:iCs/>
                </w:rPr>
                <w:delText>Not yet provided — No active sessions; last write timestamp recorded. To be supplied by GEHA (Appendix B).</w:delText>
              </w:r>
            </w:del>
          </w:p>
        </w:tc>
        <w:tc>
          <w:tcPr>
            <w:tcW w:w="0" w:type="auto"/>
          </w:tcPr>
          <w:p w14:paraId="230A9CFB" w14:textId="77777777" w:rsidR="007F5111" w:rsidRDefault="00C963BA">
            <w:pPr>
              <w:pStyle w:val="Compact"/>
            </w:pPr>
            <w:r>
              <w:rPr>
                <w:i/>
                <w:iCs/>
              </w:rPr>
              <w:t>—</w:t>
            </w:r>
          </w:p>
        </w:tc>
      </w:tr>
      <w:tr w:rsidR="007F5111" w14:paraId="230A9D05" w14:textId="77777777" w:rsidTr="4A3EE59D">
        <w:tc>
          <w:tcPr>
            <w:tcW w:w="0" w:type="auto"/>
          </w:tcPr>
          <w:p w14:paraId="230A9CFD" w14:textId="77777777" w:rsidR="007F5111" w:rsidRDefault="00C963BA">
            <w:pPr>
              <w:pStyle w:val="Compact"/>
            </w:pPr>
            <w:del w:id="2083" w:author="Syed Ahmed" w:date="2026-09-08T16:26:00Z" w16du:dateUtc="2026-09-08T16:26:15Z">
              <w:r w:rsidRPr="4A3EE59D" w:rsidDel="00C963BA">
                <w:rPr>
                  <w:i/>
                  <w:iCs/>
                </w:rPr>
                <w:delText>6</w:delText>
              </w:r>
            </w:del>
          </w:p>
        </w:tc>
        <w:tc>
          <w:tcPr>
            <w:tcW w:w="0" w:type="auto"/>
          </w:tcPr>
          <w:p w14:paraId="230A9CFE" w14:textId="77777777" w:rsidR="007F5111" w:rsidRDefault="00C963BA">
            <w:pPr>
              <w:pStyle w:val="Compact"/>
            </w:pPr>
            <w:del w:id="2084" w:author="Syed Ahmed" w:date="2026-09-08T16:26:00Z" w16du:dateUtc="2026-09-08T16:26:15Z">
              <w:r w:rsidRPr="4A3EE59D" w:rsidDel="00C963BA">
                <w:rPr>
                  <w:i/>
                  <w:iCs/>
                </w:rPr>
                <w:delText>Quiesce</w:delText>
              </w:r>
            </w:del>
          </w:p>
        </w:tc>
        <w:tc>
          <w:tcPr>
            <w:tcW w:w="0" w:type="auto"/>
          </w:tcPr>
          <w:p w14:paraId="230A9CFF" w14:textId="77777777" w:rsidR="007F5111" w:rsidRDefault="00C963BA">
            <w:pPr>
              <w:pStyle w:val="Compact"/>
            </w:pPr>
            <w:del w:id="2085" w:author="Syed Ahmed" w:date="2026-09-08T16:26:00Z" w16du:dateUtc="2026-09-08T16:26:15Z">
              <w:r w:rsidRPr="4A3EE59D" w:rsidDel="00C963BA">
                <w:rPr>
                  <w:i/>
                  <w:iCs/>
                </w:rPr>
                <w:delText>To be provided by GEHA</w:delText>
              </w:r>
            </w:del>
          </w:p>
        </w:tc>
        <w:tc>
          <w:tcPr>
            <w:tcW w:w="0" w:type="auto"/>
          </w:tcPr>
          <w:p w14:paraId="230A9D00" w14:textId="77777777" w:rsidR="007F5111" w:rsidRDefault="00C963BA">
            <w:pPr>
              <w:pStyle w:val="Compact"/>
            </w:pPr>
            <w:del w:id="2086" w:author="Syed Ahmed" w:date="2026-09-08T16:26:00Z" w16du:dateUtc="2026-09-08T16:26:15Z">
              <w:r w:rsidRPr="4A3EE59D" w:rsidDel="00C963BA">
                <w:rPr>
                  <w:i/>
                  <w:iCs/>
                </w:rPr>
                <w:delText>—</w:delText>
              </w:r>
            </w:del>
          </w:p>
        </w:tc>
        <w:tc>
          <w:tcPr>
            <w:tcW w:w="0" w:type="auto"/>
          </w:tcPr>
          <w:p w14:paraId="230A9D01" w14:textId="77777777" w:rsidR="007F5111" w:rsidRDefault="00C963BA">
            <w:pPr>
              <w:pStyle w:val="Compact"/>
            </w:pPr>
            <w:del w:id="2087" w:author="Syed Ahmed" w:date="2026-09-08T16:26:00Z" w16du:dateUtc="2026-09-08T16:26:15Z">
              <w:r w:rsidRPr="4A3EE59D" w:rsidDel="00C963BA">
                <w:rPr>
                  <w:i/>
                  <w:iCs/>
                </w:rPr>
                <w:delText>Not yet provided — Final synchronization — confirm zero lag. To be supplied by GEHA (Appendix B).</w:delText>
              </w:r>
            </w:del>
          </w:p>
        </w:tc>
        <w:tc>
          <w:tcPr>
            <w:tcW w:w="0" w:type="auto"/>
          </w:tcPr>
          <w:p w14:paraId="230A9D02" w14:textId="77777777" w:rsidR="007F5111" w:rsidRDefault="00C963BA">
            <w:pPr>
              <w:pStyle w:val="Compact"/>
            </w:pPr>
            <w:del w:id="2088" w:author="Syed Ahmed" w:date="2026-09-08T16:26:00Z" w16du:dateUtc="2026-09-08T16:26:15Z">
              <w:r w:rsidRPr="4A3EE59D" w:rsidDel="00C963BA">
                <w:rPr>
                  <w:i/>
                  <w:iCs/>
                </w:rPr>
                <w:delText>To be provided by GEHA</w:delText>
              </w:r>
            </w:del>
          </w:p>
        </w:tc>
        <w:tc>
          <w:tcPr>
            <w:tcW w:w="0" w:type="auto"/>
          </w:tcPr>
          <w:p w14:paraId="230A9D03" w14:textId="77777777" w:rsidR="007F5111" w:rsidRDefault="00C963BA">
            <w:pPr>
              <w:pStyle w:val="Compact"/>
            </w:pPr>
            <w:del w:id="2089" w:author="Syed Ahmed" w:date="2026-09-08T16:26:00Z" w16du:dateUtc="2026-09-08T16:26:15Z">
              <w:r w:rsidRPr="4A3EE59D" w:rsidDel="00C963BA">
                <w:rPr>
                  <w:i/>
                  <w:iCs/>
                </w:rPr>
                <w:delText>Not yet provided — Sync timestamp later than the last source write. To be supplied by GEHA (Appendix B).</w:delText>
              </w:r>
            </w:del>
          </w:p>
        </w:tc>
        <w:tc>
          <w:tcPr>
            <w:tcW w:w="0" w:type="auto"/>
          </w:tcPr>
          <w:p w14:paraId="230A9D04" w14:textId="77777777" w:rsidR="007F5111" w:rsidRDefault="00C963BA">
            <w:pPr>
              <w:pStyle w:val="Compact"/>
            </w:pPr>
            <w:r>
              <w:rPr>
                <w:i/>
                <w:iCs/>
              </w:rPr>
              <w:t>To be provided by GEHA</w:t>
            </w:r>
          </w:p>
        </w:tc>
      </w:tr>
      <w:tr w:rsidR="007F5111" w14:paraId="230A9D0E" w14:textId="77777777" w:rsidTr="4A3EE59D">
        <w:tc>
          <w:tcPr>
            <w:tcW w:w="0" w:type="auto"/>
          </w:tcPr>
          <w:p w14:paraId="230A9D06" w14:textId="77777777" w:rsidR="007F5111" w:rsidRDefault="00C963BA">
            <w:pPr>
              <w:pStyle w:val="Compact"/>
            </w:pPr>
            <w:del w:id="2090" w:author="Syed Ahmed" w:date="2026-09-08T16:26:00Z" w16du:dateUtc="2026-09-08T16:26:15Z">
              <w:r w:rsidRPr="4A3EE59D" w:rsidDel="00C963BA">
                <w:rPr>
                  <w:i/>
                  <w:iCs/>
                </w:rPr>
                <w:delText>7</w:delText>
              </w:r>
            </w:del>
          </w:p>
        </w:tc>
        <w:tc>
          <w:tcPr>
            <w:tcW w:w="0" w:type="auto"/>
          </w:tcPr>
          <w:p w14:paraId="230A9D07" w14:textId="77777777" w:rsidR="007F5111" w:rsidRDefault="00C963BA">
            <w:pPr>
              <w:pStyle w:val="Compact"/>
            </w:pPr>
            <w:del w:id="2091" w:author="Syed Ahmed" w:date="2026-09-08T16:26:00Z" w16du:dateUtc="2026-09-08T16:26:15Z">
              <w:r w:rsidRPr="4A3EE59D" w:rsidDel="00C963BA">
                <w:rPr>
                  <w:i/>
                  <w:iCs/>
                </w:rPr>
                <w:delText>Migrate</w:delText>
              </w:r>
            </w:del>
          </w:p>
        </w:tc>
        <w:tc>
          <w:tcPr>
            <w:tcW w:w="0" w:type="auto"/>
          </w:tcPr>
          <w:p w14:paraId="230A9D08" w14:textId="77777777" w:rsidR="007F5111" w:rsidRDefault="00C963BA">
            <w:pPr>
              <w:pStyle w:val="Compact"/>
            </w:pPr>
            <w:del w:id="2092" w:author="Syed Ahmed" w:date="2026-09-08T16:26:00Z" w16du:dateUtc="2026-09-08T16:26:15Z">
              <w:r w:rsidRPr="4A3EE59D" w:rsidDel="00C963BA">
                <w:rPr>
                  <w:i/>
                  <w:iCs/>
                </w:rPr>
                <w:delText>To be provided by GEHA</w:delText>
              </w:r>
            </w:del>
          </w:p>
        </w:tc>
        <w:tc>
          <w:tcPr>
            <w:tcW w:w="0" w:type="auto"/>
          </w:tcPr>
          <w:p w14:paraId="230A9D09" w14:textId="77777777" w:rsidR="007F5111" w:rsidRDefault="00C963BA">
            <w:pPr>
              <w:pStyle w:val="Compact"/>
            </w:pPr>
            <w:del w:id="2093" w:author="Syed Ahmed" w:date="2026-09-08T16:26:00Z" w16du:dateUtc="2026-09-08T16:26:15Z">
              <w:r w:rsidRPr="4A3EE59D" w:rsidDel="00C963BA">
                <w:rPr>
                  <w:i/>
                  <w:iCs/>
                </w:rPr>
                <w:delText>—</w:delText>
              </w:r>
            </w:del>
          </w:p>
        </w:tc>
        <w:tc>
          <w:tcPr>
            <w:tcW w:w="0" w:type="auto"/>
          </w:tcPr>
          <w:p w14:paraId="230A9D0A" w14:textId="77777777" w:rsidR="007F5111" w:rsidRDefault="00C963BA">
            <w:pPr>
              <w:pStyle w:val="Compact"/>
            </w:pPr>
            <w:del w:id="2094" w:author="Syed Ahmed" w:date="2026-09-08T16:26:00Z" w16du:dateUtc="2026-09-08T16:26:15Z">
              <w:r w:rsidRPr="4A3EE59D" w:rsidDel="00C963BA">
                <w:rPr>
                  <w:i/>
                  <w:iCs/>
                </w:rPr>
                <w:delText>Not yet provided — Perform the migration or failover. To be supplied by GEHA (Appendix B).</w:delText>
              </w:r>
            </w:del>
          </w:p>
        </w:tc>
        <w:tc>
          <w:tcPr>
            <w:tcW w:w="0" w:type="auto"/>
          </w:tcPr>
          <w:p w14:paraId="230A9D0B" w14:textId="77777777" w:rsidR="007F5111" w:rsidRDefault="00C963BA">
            <w:pPr>
              <w:pStyle w:val="Compact"/>
            </w:pPr>
            <w:del w:id="2095" w:author="Syed Ahmed" w:date="2026-09-08T16:26:00Z" w16du:dateUtc="2026-09-08T16:26:15Z">
              <w:r w:rsidRPr="4A3EE59D" w:rsidDel="00C963BA">
                <w:rPr>
                  <w:i/>
                  <w:iCs/>
                </w:rPr>
                <w:delText>To be provided by GEHA</w:delText>
              </w:r>
            </w:del>
          </w:p>
        </w:tc>
        <w:tc>
          <w:tcPr>
            <w:tcW w:w="0" w:type="auto"/>
          </w:tcPr>
          <w:p w14:paraId="230A9D0C" w14:textId="77777777" w:rsidR="007F5111" w:rsidRDefault="00C963BA">
            <w:pPr>
              <w:pStyle w:val="Compact"/>
            </w:pPr>
            <w:del w:id="2096" w:author="Syed Ahmed" w:date="2026-09-08T16:26:00Z" w16du:dateUtc="2026-09-08T16:26:15Z">
              <w:r w:rsidRPr="4A3EE59D" w:rsidDel="00C963BA">
                <w:rPr>
                  <w:i/>
                  <w:iCs/>
                </w:rPr>
                <w:delText>Not yet provided — Target resources created; no errors reported. To be supplied by GEHA (Appendix B).</w:delText>
              </w:r>
            </w:del>
          </w:p>
        </w:tc>
        <w:tc>
          <w:tcPr>
            <w:tcW w:w="0" w:type="auto"/>
          </w:tcPr>
          <w:p w14:paraId="230A9D0D" w14:textId="77777777" w:rsidR="007F5111" w:rsidRDefault="00C963BA">
            <w:pPr>
              <w:pStyle w:val="Compact"/>
            </w:pPr>
            <w:r>
              <w:rPr>
                <w:i/>
                <w:iCs/>
              </w:rPr>
              <w:t>To be provided by GEHA</w:t>
            </w:r>
          </w:p>
        </w:tc>
      </w:tr>
      <w:tr w:rsidR="007F5111" w14:paraId="230A9D17" w14:textId="77777777" w:rsidTr="4A3EE59D">
        <w:tc>
          <w:tcPr>
            <w:tcW w:w="0" w:type="auto"/>
          </w:tcPr>
          <w:p w14:paraId="230A9D0F" w14:textId="77777777" w:rsidR="007F5111" w:rsidRDefault="00C963BA">
            <w:pPr>
              <w:pStyle w:val="Compact"/>
            </w:pPr>
            <w:del w:id="2097" w:author="Syed Ahmed" w:date="2026-09-08T16:26:00Z" w16du:dateUtc="2026-09-08T16:26:15Z">
              <w:r w:rsidRPr="4A3EE59D" w:rsidDel="00C963BA">
                <w:rPr>
                  <w:i/>
                  <w:iCs/>
                </w:rPr>
                <w:delText>8</w:delText>
              </w:r>
            </w:del>
          </w:p>
        </w:tc>
        <w:tc>
          <w:tcPr>
            <w:tcW w:w="0" w:type="auto"/>
          </w:tcPr>
          <w:p w14:paraId="230A9D10" w14:textId="77777777" w:rsidR="007F5111" w:rsidRDefault="00C963BA">
            <w:pPr>
              <w:pStyle w:val="Compact"/>
            </w:pPr>
            <w:del w:id="2098" w:author="Syed Ahmed" w:date="2026-09-08T16:26:00Z" w16du:dateUtc="2026-09-08T16:26:15Z">
              <w:r w:rsidRPr="4A3EE59D" w:rsidDel="00C963BA">
                <w:rPr>
                  <w:i/>
                  <w:iCs/>
                </w:rPr>
                <w:delText>Migrate</w:delText>
              </w:r>
            </w:del>
          </w:p>
        </w:tc>
        <w:tc>
          <w:tcPr>
            <w:tcW w:w="0" w:type="auto"/>
          </w:tcPr>
          <w:p w14:paraId="230A9D11" w14:textId="77777777" w:rsidR="007F5111" w:rsidRDefault="00C963BA">
            <w:pPr>
              <w:pStyle w:val="Compact"/>
            </w:pPr>
            <w:del w:id="2099" w:author="Syed Ahmed" w:date="2026-09-08T16:26:00Z" w16du:dateUtc="2026-09-08T16:26:15Z">
              <w:r w:rsidRPr="4A3EE59D" w:rsidDel="00C963BA">
                <w:rPr>
                  <w:i/>
                  <w:iCs/>
                </w:rPr>
                <w:delText>To be provided by GEHA</w:delText>
              </w:r>
            </w:del>
          </w:p>
        </w:tc>
        <w:tc>
          <w:tcPr>
            <w:tcW w:w="0" w:type="auto"/>
          </w:tcPr>
          <w:p w14:paraId="230A9D12" w14:textId="77777777" w:rsidR="007F5111" w:rsidRDefault="00C963BA">
            <w:pPr>
              <w:pStyle w:val="Compact"/>
            </w:pPr>
            <w:del w:id="2100" w:author="Syed Ahmed" w:date="2026-09-08T16:26:00Z" w16du:dateUtc="2026-09-08T16:26:15Z">
              <w:r w:rsidRPr="4A3EE59D" w:rsidDel="00C963BA">
                <w:rPr>
                  <w:i/>
                  <w:iCs/>
                </w:rPr>
                <w:delText>—</w:delText>
              </w:r>
            </w:del>
          </w:p>
        </w:tc>
        <w:tc>
          <w:tcPr>
            <w:tcW w:w="0" w:type="auto"/>
          </w:tcPr>
          <w:p w14:paraId="230A9D13" w14:textId="77777777" w:rsidR="007F5111" w:rsidRDefault="00C963BA">
            <w:pPr>
              <w:pStyle w:val="Compact"/>
            </w:pPr>
            <w:del w:id="2101" w:author="Syed Ahmed" w:date="2026-09-08T16:26:00Z" w16du:dateUtc="2026-09-08T16:26:15Z">
              <w:r w:rsidRPr="4A3EE59D" w:rsidDel="00C963BA">
                <w:rPr>
                  <w:i/>
                  <w:iCs/>
                </w:rPr>
                <w:delText>Not yet provided — Boot target and verify OS, disks and services. To be supplied by GEHA (Appendix B).</w:delText>
              </w:r>
            </w:del>
          </w:p>
        </w:tc>
        <w:tc>
          <w:tcPr>
            <w:tcW w:w="0" w:type="auto"/>
          </w:tcPr>
          <w:p w14:paraId="230A9D14" w14:textId="77777777" w:rsidR="007F5111" w:rsidRDefault="00C963BA">
            <w:pPr>
              <w:pStyle w:val="Compact"/>
            </w:pPr>
            <w:del w:id="2102" w:author="Syed Ahmed" w:date="2026-09-08T16:26:00Z" w16du:dateUtc="2026-09-08T16:26:15Z">
              <w:r w:rsidRPr="4A3EE59D" w:rsidDel="00C963BA">
                <w:rPr>
                  <w:i/>
                  <w:iCs/>
                </w:rPr>
                <w:delText>To be provided by GEHA</w:delText>
              </w:r>
            </w:del>
          </w:p>
        </w:tc>
        <w:tc>
          <w:tcPr>
            <w:tcW w:w="0" w:type="auto"/>
          </w:tcPr>
          <w:p w14:paraId="230A9D15" w14:textId="77777777" w:rsidR="007F5111" w:rsidRDefault="00C963BA">
            <w:pPr>
              <w:pStyle w:val="Compact"/>
            </w:pPr>
            <w:del w:id="2103" w:author="Syed Ahmed" w:date="2026-09-08T16:26:00Z" w16du:dateUtc="2026-09-08T16:26:15Z">
              <w:r w:rsidRPr="4A3EE59D" w:rsidDel="00C963BA">
                <w:rPr>
                  <w:i/>
                  <w:iCs/>
                </w:rPr>
                <w:delText>Not yet provided — All disks present; services started; event log clean. To be supplied by GEHA (Appendix B).</w:delText>
              </w:r>
            </w:del>
          </w:p>
        </w:tc>
        <w:tc>
          <w:tcPr>
            <w:tcW w:w="0" w:type="auto"/>
          </w:tcPr>
          <w:p w14:paraId="230A9D16" w14:textId="77777777" w:rsidR="007F5111" w:rsidRDefault="00C963BA">
            <w:pPr>
              <w:pStyle w:val="Compact"/>
            </w:pPr>
            <w:r>
              <w:rPr>
                <w:i/>
                <w:iCs/>
              </w:rPr>
              <w:t>To be provided by GEHA</w:t>
            </w:r>
          </w:p>
        </w:tc>
      </w:tr>
      <w:tr w:rsidR="007F5111" w14:paraId="230A9D20" w14:textId="77777777" w:rsidTr="4A3EE59D">
        <w:tc>
          <w:tcPr>
            <w:tcW w:w="0" w:type="auto"/>
          </w:tcPr>
          <w:p w14:paraId="230A9D18" w14:textId="77777777" w:rsidR="007F5111" w:rsidRDefault="00C963BA">
            <w:pPr>
              <w:pStyle w:val="Compact"/>
            </w:pPr>
            <w:del w:id="2104" w:author="Syed Ahmed" w:date="2026-09-08T16:26:00Z" w16du:dateUtc="2026-09-08T16:26:15Z">
              <w:r w:rsidRPr="4A3EE59D" w:rsidDel="00C963BA">
                <w:rPr>
                  <w:i/>
                  <w:iCs/>
                </w:rPr>
                <w:delText>9</w:delText>
              </w:r>
            </w:del>
          </w:p>
        </w:tc>
        <w:tc>
          <w:tcPr>
            <w:tcW w:w="0" w:type="auto"/>
          </w:tcPr>
          <w:p w14:paraId="230A9D19" w14:textId="77777777" w:rsidR="007F5111" w:rsidRDefault="00C963BA">
            <w:pPr>
              <w:pStyle w:val="Compact"/>
            </w:pPr>
            <w:del w:id="2105" w:author="Syed Ahmed" w:date="2026-09-08T16:26:00Z" w16du:dateUtc="2026-09-08T16:26:15Z">
              <w:r w:rsidRPr="4A3EE59D" w:rsidDel="00C963BA">
                <w:rPr>
                  <w:i/>
                  <w:iCs/>
                </w:rPr>
                <w:delText>Migrate</w:delText>
              </w:r>
            </w:del>
          </w:p>
        </w:tc>
        <w:tc>
          <w:tcPr>
            <w:tcW w:w="0" w:type="auto"/>
          </w:tcPr>
          <w:p w14:paraId="230A9D1A" w14:textId="77777777" w:rsidR="007F5111" w:rsidRDefault="00C963BA">
            <w:pPr>
              <w:pStyle w:val="Compact"/>
            </w:pPr>
            <w:del w:id="2106" w:author="Syed Ahmed" w:date="2026-09-08T16:26:00Z" w16du:dateUtc="2026-09-08T16:26:15Z">
              <w:r w:rsidRPr="4A3EE59D" w:rsidDel="00C963BA">
                <w:rPr>
                  <w:i/>
                  <w:iCs/>
                </w:rPr>
                <w:delText>To be provided by GEHA</w:delText>
              </w:r>
            </w:del>
          </w:p>
        </w:tc>
        <w:tc>
          <w:tcPr>
            <w:tcW w:w="0" w:type="auto"/>
          </w:tcPr>
          <w:p w14:paraId="230A9D1B" w14:textId="77777777" w:rsidR="007F5111" w:rsidRDefault="00C963BA">
            <w:pPr>
              <w:pStyle w:val="Compact"/>
            </w:pPr>
            <w:del w:id="2107" w:author="Syed Ahmed" w:date="2026-09-08T16:26:00Z" w16du:dateUtc="2026-09-08T16:26:15Z">
              <w:r w:rsidRPr="4A3EE59D" w:rsidDel="00C963BA">
                <w:rPr>
                  <w:i/>
                  <w:iCs/>
                </w:rPr>
                <w:delText>—</w:delText>
              </w:r>
            </w:del>
          </w:p>
        </w:tc>
        <w:tc>
          <w:tcPr>
            <w:tcW w:w="0" w:type="auto"/>
          </w:tcPr>
          <w:p w14:paraId="230A9D1C" w14:textId="77777777" w:rsidR="007F5111" w:rsidRDefault="00C963BA">
            <w:pPr>
              <w:pStyle w:val="Compact"/>
            </w:pPr>
            <w:del w:id="2108" w:author="Syed Ahmed" w:date="2026-09-08T16:26:00Z" w16du:dateUtc="2026-09-08T16:26:15Z">
              <w:r w:rsidRPr="4A3EE59D" w:rsidDel="00C963BA">
                <w:rPr>
                  <w:i/>
                  <w:iCs/>
                </w:rPr>
                <w:delText>Not yet provided — Apply post-migration configuration — IP, domain join, agents, extensions, licensing. To be supplied by GEHA (Appendix B).</w:delText>
              </w:r>
            </w:del>
          </w:p>
        </w:tc>
        <w:tc>
          <w:tcPr>
            <w:tcW w:w="0" w:type="auto"/>
          </w:tcPr>
          <w:p w14:paraId="230A9D1D" w14:textId="77777777" w:rsidR="007F5111" w:rsidRDefault="00C963BA">
            <w:pPr>
              <w:pStyle w:val="Compact"/>
            </w:pPr>
            <w:del w:id="2109" w:author="Syed Ahmed" w:date="2026-09-08T16:26:00Z" w16du:dateUtc="2026-09-08T16:26:15Z">
              <w:r w:rsidRPr="4A3EE59D" w:rsidDel="00C963BA">
                <w:rPr>
                  <w:i/>
                  <w:iCs/>
                </w:rPr>
                <w:delText>To be provided by GEHA</w:delText>
              </w:r>
            </w:del>
          </w:p>
        </w:tc>
        <w:tc>
          <w:tcPr>
            <w:tcW w:w="0" w:type="auto"/>
          </w:tcPr>
          <w:p w14:paraId="230A9D1E" w14:textId="77777777" w:rsidR="007F5111" w:rsidRDefault="00C963BA">
            <w:pPr>
              <w:pStyle w:val="Compact"/>
            </w:pPr>
            <w:del w:id="2110" w:author="Syed Ahmed" w:date="2026-09-08T16:26:00Z" w16du:dateUtc="2026-09-08T16:26:15Z">
              <w:r w:rsidRPr="4A3EE59D" w:rsidDel="00C963BA">
                <w:rPr>
                  <w:i/>
                  <w:iCs/>
                </w:rPr>
                <w:delText>Not yet provided — Agents checked in; domain join confirmed. To be supplied by GEHA (Appendix B).</w:delText>
              </w:r>
            </w:del>
          </w:p>
        </w:tc>
        <w:tc>
          <w:tcPr>
            <w:tcW w:w="0" w:type="auto"/>
          </w:tcPr>
          <w:p w14:paraId="230A9D1F" w14:textId="77777777" w:rsidR="007F5111" w:rsidRDefault="00C963BA">
            <w:pPr>
              <w:pStyle w:val="Compact"/>
            </w:pPr>
            <w:r>
              <w:rPr>
                <w:i/>
                <w:iCs/>
              </w:rPr>
              <w:t>—</w:t>
            </w:r>
          </w:p>
        </w:tc>
      </w:tr>
      <w:tr w:rsidR="007F5111" w14:paraId="230A9D29" w14:textId="77777777" w:rsidTr="4A3EE59D">
        <w:tc>
          <w:tcPr>
            <w:tcW w:w="0" w:type="auto"/>
          </w:tcPr>
          <w:p w14:paraId="230A9D21" w14:textId="77777777" w:rsidR="007F5111" w:rsidRDefault="00C963BA">
            <w:pPr>
              <w:pStyle w:val="Compact"/>
            </w:pPr>
            <w:del w:id="2111" w:author="Syed Ahmed" w:date="2026-09-08T16:26:00Z" w16du:dateUtc="2026-09-08T16:26:15Z">
              <w:r w:rsidRPr="4A3EE59D" w:rsidDel="00C963BA">
                <w:rPr>
                  <w:i/>
                  <w:iCs/>
                </w:rPr>
                <w:delText>10</w:delText>
              </w:r>
            </w:del>
          </w:p>
        </w:tc>
        <w:tc>
          <w:tcPr>
            <w:tcW w:w="0" w:type="auto"/>
          </w:tcPr>
          <w:p w14:paraId="230A9D22" w14:textId="77777777" w:rsidR="007F5111" w:rsidRDefault="00C963BA">
            <w:pPr>
              <w:pStyle w:val="Compact"/>
            </w:pPr>
            <w:del w:id="2112" w:author="Syed Ahmed" w:date="2026-09-08T16:26:00Z" w16du:dateUtc="2026-09-08T16:26:15Z">
              <w:r w:rsidRPr="4A3EE59D" w:rsidDel="00C963BA">
                <w:rPr>
                  <w:i/>
                  <w:iCs/>
                </w:rPr>
                <w:delText>Migrate</w:delText>
              </w:r>
            </w:del>
          </w:p>
        </w:tc>
        <w:tc>
          <w:tcPr>
            <w:tcW w:w="0" w:type="auto"/>
          </w:tcPr>
          <w:p w14:paraId="230A9D23" w14:textId="77777777" w:rsidR="007F5111" w:rsidRDefault="00C963BA">
            <w:pPr>
              <w:pStyle w:val="Compact"/>
            </w:pPr>
            <w:del w:id="2113" w:author="Syed Ahmed" w:date="2026-09-08T16:26:00Z" w16du:dateUtc="2026-09-08T16:26:15Z">
              <w:r w:rsidRPr="4A3EE59D" w:rsidDel="00C963BA">
                <w:rPr>
                  <w:i/>
                  <w:iCs/>
                </w:rPr>
                <w:delText>To be provided by GEHA</w:delText>
              </w:r>
            </w:del>
          </w:p>
        </w:tc>
        <w:tc>
          <w:tcPr>
            <w:tcW w:w="0" w:type="auto"/>
          </w:tcPr>
          <w:p w14:paraId="230A9D24" w14:textId="77777777" w:rsidR="007F5111" w:rsidRDefault="00C963BA">
            <w:pPr>
              <w:pStyle w:val="Compact"/>
            </w:pPr>
            <w:del w:id="2114" w:author="Syed Ahmed" w:date="2026-09-08T16:26:00Z" w16du:dateUtc="2026-09-08T16:26:15Z">
              <w:r w:rsidRPr="4A3EE59D" w:rsidDel="00C963BA">
                <w:rPr>
                  <w:i/>
                  <w:iCs/>
                </w:rPr>
                <w:delText>—</w:delText>
              </w:r>
            </w:del>
          </w:p>
        </w:tc>
        <w:tc>
          <w:tcPr>
            <w:tcW w:w="0" w:type="auto"/>
          </w:tcPr>
          <w:p w14:paraId="230A9D25" w14:textId="77777777" w:rsidR="007F5111" w:rsidRDefault="00C963BA">
            <w:pPr>
              <w:pStyle w:val="Compact"/>
            </w:pPr>
            <w:del w:id="2115" w:author="Syed Ahmed" w:date="2026-09-08T16:26:00Z" w16du:dateUtc="2026-09-08T16:26:15Z">
              <w:r w:rsidRPr="4A3EE59D" w:rsidDel="00C963BA">
                <w:rPr>
                  <w:i/>
                  <w:iCs/>
                </w:rPr>
                <w:delText>Not yet provided — Apply application configuration changes from §5.13. To be supplied by GEHA (Appendix B).</w:delText>
              </w:r>
            </w:del>
          </w:p>
        </w:tc>
        <w:tc>
          <w:tcPr>
            <w:tcW w:w="0" w:type="auto"/>
          </w:tcPr>
          <w:p w14:paraId="230A9D26" w14:textId="77777777" w:rsidR="007F5111" w:rsidRDefault="00C963BA">
            <w:pPr>
              <w:pStyle w:val="Compact"/>
            </w:pPr>
            <w:del w:id="2116" w:author="Syed Ahmed" w:date="2026-09-08T16:26:00Z" w16du:dateUtc="2026-09-08T16:26:15Z">
              <w:r w:rsidRPr="4A3EE59D" w:rsidDel="00C963BA">
                <w:rPr>
                  <w:i/>
                  <w:iCs/>
                </w:rPr>
                <w:delText>To be provided by GEHA</w:delText>
              </w:r>
            </w:del>
          </w:p>
        </w:tc>
        <w:tc>
          <w:tcPr>
            <w:tcW w:w="0" w:type="auto"/>
          </w:tcPr>
          <w:p w14:paraId="230A9D27" w14:textId="77777777" w:rsidR="007F5111" w:rsidRDefault="00C963BA">
            <w:pPr>
              <w:pStyle w:val="Compact"/>
            </w:pPr>
            <w:del w:id="2117" w:author="Syed Ahmed" w:date="2026-09-08T16:26:00Z" w16du:dateUtc="2026-09-08T16:26:15Z">
              <w:r w:rsidRPr="4A3EE59D" w:rsidDel="00C963BA">
                <w:rPr>
                  <w:i/>
                  <w:iCs/>
                </w:rPr>
                <w:delText>Not yet provided — Each change verified in place. To be supplied by GEHA (Appendix B).</w:delText>
              </w:r>
            </w:del>
          </w:p>
        </w:tc>
        <w:tc>
          <w:tcPr>
            <w:tcW w:w="0" w:type="auto"/>
          </w:tcPr>
          <w:p w14:paraId="230A9D28" w14:textId="77777777" w:rsidR="007F5111" w:rsidRDefault="00C963BA">
            <w:pPr>
              <w:pStyle w:val="Compact"/>
            </w:pPr>
            <w:r>
              <w:rPr>
                <w:i/>
                <w:iCs/>
              </w:rPr>
              <w:t>—</w:t>
            </w:r>
          </w:p>
        </w:tc>
      </w:tr>
      <w:tr w:rsidR="007F5111" w14:paraId="230A9D32" w14:textId="77777777" w:rsidTr="4A3EE59D">
        <w:tc>
          <w:tcPr>
            <w:tcW w:w="0" w:type="auto"/>
          </w:tcPr>
          <w:p w14:paraId="230A9D2A" w14:textId="77777777" w:rsidR="007F5111" w:rsidRDefault="00C963BA">
            <w:pPr>
              <w:pStyle w:val="Compact"/>
            </w:pPr>
            <w:del w:id="2118" w:author="Syed Ahmed" w:date="2026-09-08T16:26:00Z" w16du:dateUtc="2026-09-08T16:26:15Z">
              <w:r w:rsidRPr="4A3EE59D" w:rsidDel="00C963BA">
                <w:rPr>
                  <w:i/>
                  <w:iCs/>
                </w:rPr>
                <w:delText>11</w:delText>
              </w:r>
            </w:del>
          </w:p>
        </w:tc>
        <w:tc>
          <w:tcPr>
            <w:tcW w:w="0" w:type="auto"/>
          </w:tcPr>
          <w:p w14:paraId="230A9D2B" w14:textId="77777777" w:rsidR="007F5111" w:rsidRDefault="00C963BA">
            <w:pPr>
              <w:pStyle w:val="Compact"/>
            </w:pPr>
            <w:del w:id="2119" w:author="Syed Ahmed" w:date="2026-09-08T16:26:00Z" w16du:dateUtc="2026-09-08T16:26:15Z">
              <w:r w:rsidRPr="4A3EE59D" w:rsidDel="00C963BA">
                <w:rPr>
                  <w:i/>
                  <w:iCs/>
                </w:rPr>
                <w:delText>Validate</w:delText>
              </w:r>
            </w:del>
          </w:p>
        </w:tc>
        <w:tc>
          <w:tcPr>
            <w:tcW w:w="0" w:type="auto"/>
          </w:tcPr>
          <w:p w14:paraId="230A9D2C" w14:textId="77777777" w:rsidR="007F5111" w:rsidRDefault="00C963BA">
            <w:pPr>
              <w:pStyle w:val="Compact"/>
            </w:pPr>
            <w:del w:id="2120" w:author="Syed Ahmed" w:date="2026-09-08T16:26:00Z" w16du:dateUtc="2026-09-08T16:26:15Z">
              <w:r w:rsidRPr="4A3EE59D" w:rsidDel="00C963BA">
                <w:rPr>
                  <w:i/>
                  <w:iCs/>
                </w:rPr>
                <w:delText>To be provided by GEHA</w:delText>
              </w:r>
            </w:del>
          </w:p>
        </w:tc>
        <w:tc>
          <w:tcPr>
            <w:tcW w:w="0" w:type="auto"/>
          </w:tcPr>
          <w:p w14:paraId="230A9D2D" w14:textId="77777777" w:rsidR="007F5111" w:rsidRDefault="00C963BA">
            <w:pPr>
              <w:pStyle w:val="Compact"/>
            </w:pPr>
            <w:del w:id="2121" w:author="Syed Ahmed" w:date="2026-09-08T16:26:00Z" w16du:dateUtc="2026-09-08T16:26:15Z">
              <w:r w:rsidRPr="4A3EE59D" w:rsidDel="00C963BA">
                <w:rPr>
                  <w:i/>
                  <w:iCs/>
                </w:rPr>
                <w:delText>—</w:delText>
              </w:r>
            </w:del>
          </w:p>
        </w:tc>
        <w:tc>
          <w:tcPr>
            <w:tcW w:w="0" w:type="auto"/>
          </w:tcPr>
          <w:p w14:paraId="230A9D2E" w14:textId="77777777" w:rsidR="007F5111" w:rsidRDefault="00C963BA">
            <w:pPr>
              <w:pStyle w:val="Compact"/>
            </w:pPr>
            <w:del w:id="2122" w:author="Syed Ahmed" w:date="2026-09-08T16:26:00Z" w16du:dateUtc="2026-09-08T16:26:15Z">
              <w:r w:rsidRPr="4A3EE59D" w:rsidDel="00C963BA">
                <w:rPr>
                  <w:i/>
                  <w:iCs/>
                </w:rPr>
                <w:delText>Not yet provided — Data validation and reconciliation — see §7.8. To be supplied by GEHA (Appendix B).</w:delText>
              </w:r>
            </w:del>
          </w:p>
        </w:tc>
        <w:tc>
          <w:tcPr>
            <w:tcW w:w="0" w:type="auto"/>
          </w:tcPr>
          <w:p w14:paraId="230A9D2F" w14:textId="77777777" w:rsidR="007F5111" w:rsidRDefault="00C963BA">
            <w:pPr>
              <w:pStyle w:val="Compact"/>
            </w:pPr>
            <w:del w:id="2123" w:author="Syed Ahmed" w:date="2026-09-08T16:26:00Z" w16du:dateUtc="2026-09-08T16:26:15Z">
              <w:r w:rsidRPr="4A3EE59D" w:rsidDel="00C963BA">
                <w:rPr>
                  <w:i/>
                  <w:iCs/>
                </w:rPr>
                <w:delText>To be provided by GEHA</w:delText>
              </w:r>
            </w:del>
          </w:p>
        </w:tc>
        <w:tc>
          <w:tcPr>
            <w:tcW w:w="0" w:type="auto"/>
          </w:tcPr>
          <w:p w14:paraId="230A9D30" w14:textId="77777777" w:rsidR="007F5111" w:rsidRDefault="00C963BA">
            <w:pPr>
              <w:pStyle w:val="Compact"/>
            </w:pPr>
            <w:del w:id="2124" w:author="Syed Ahmed" w:date="2026-09-08T16:26:00Z" w16du:dateUtc="2026-09-08T16:26:15Z">
              <w:r w:rsidRPr="4A3EE59D" w:rsidDel="00C963BA">
                <w:rPr>
                  <w:i/>
                  <w:iCs/>
                </w:rPr>
                <w:delText>Not yet provided — Control totals within tolerance. To be supplied by GEHA (Appendix B).</w:delText>
              </w:r>
            </w:del>
          </w:p>
        </w:tc>
        <w:tc>
          <w:tcPr>
            <w:tcW w:w="0" w:type="auto"/>
          </w:tcPr>
          <w:p w14:paraId="230A9D31" w14:textId="77777777" w:rsidR="007F5111" w:rsidRDefault="00C963BA">
            <w:pPr>
              <w:pStyle w:val="Compact"/>
            </w:pPr>
            <w:r>
              <w:rPr>
                <w:i/>
                <w:iCs/>
              </w:rPr>
              <w:t>To be provided by GEHA</w:t>
            </w:r>
          </w:p>
        </w:tc>
      </w:tr>
      <w:tr w:rsidR="007F5111" w14:paraId="230A9D3B" w14:textId="77777777" w:rsidTr="4A3EE59D">
        <w:tc>
          <w:tcPr>
            <w:tcW w:w="0" w:type="auto"/>
          </w:tcPr>
          <w:p w14:paraId="230A9D33" w14:textId="77777777" w:rsidR="007F5111" w:rsidRDefault="00C963BA">
            <w:pPr>
              <w:pStyle w:val="Compact"/>
            </w:pPr>
            <w:del w:id="2125" w:author="Syed Ahmed" w:date="2026-09-08T16:26:00Z" w16du:dateUtc="2026-09-08T16:26:15Z">
              <w:r w:rsidRPr="4A3EE59D" w:rsidDel="00C963BA">
                <w:rPr>
                  <w:i/>
                  <w:iCs/>
                </w:rPr>
                <w:delText>12</w:delText>
              </w:r>
            </w:del>
          </w:p>
        </w:tc>
        <w:tc>
          <w:tcPr>
            <w:tcW w:w="0" w:type="auto"/>
          </w:tcPr>
          <w:p w14:paraId="230A9D34" w14:textId="77777777" w:rsidR="007F5111" w:rsidRDefault="00C963BA">
            <w:pPr>
              <w:pStyle w:val="Compact"/>
            </w:pPr>
            <w:del w:id="2126" w:author="Syed Ahmed" w:date="2026-09-08T16:26:00Z" w16du:dateUtc="2026-09-08T16:26:15Z">
              <w:r w:rsidRPr="4A3EE59D" w:rsidDel="00C963BA">
                <w:rPr>
                  <w:i/>
                  <w:iCs/>
                </w:rPr>
                <w:delText>Validate</w:delText>
              </w:r>
            </w:del>
          </w:p>
        </w:tc>
        <w:tc>
          <w:tcPr>
            <w:tcW w:w="0" w:type="auto"/>
          </w:tcPr>
          <w:p w14:paraId="230A9D35" w14:textId="77777777" w:rsidR="007F5111" w:rsidRDefault="00C963BA">
            <w:pPr>
              <w:pStyle w:val="Compact"/>
            </w:pPr>
            <w:del w:id="2127" w:author="Syed Ahmed" w:date="2026-09-08T16:26:00Z" w16du:dateUtc="2026-09-08T16:26:15Z">
              <w:r w:rsidRPr="4A3EE59D" w:rsidDel="00C963BA">
                <w:rPr>
                  <w:i/>
                  <w:iCs/>
                </w:rPr>
                <w:delText>To be provided by GEHA</w:delText>
              </w:r>
            </w:del>
          </w:p>
        </w:tc>
        <w:tc>
          <w:tcPr>
            <w:tcW w:w="0" w:type="auto"/>
          </w:tcPr>
          <w:p w14:paraId="230A9D36" w14:textId="77777777" w:rsidR="007F5111" w:rsidRDefault="00C963BA">
            <w:pPr>
              <w:pStyle w:val="Compact"/>
            </w:pPr>
            <w:del w:id="2128" w:author="Syed Ahmed" w:date="2026-09-08T16:26:00Z" w16du:dateUtc="2026-09-08T16:26:15Z">
              <w:r w:rsidRPr="4A3EE59D" w:rsidDel="00C963BA">
                <w:rPr>
                  <w:i/>
                  <w:iCs/>
                </w:rPr>
                <w:delText>—</w:delText>
              </w:r>
            </w:del>
          </w:p>
        </w:tc>
        <w:tc>
          <w:tcPr>
            <w:tcW w:w="0" w:type="auto"/>
          </w:tcPr>
          <w:p w14:paraId="230A9D37" w14:textId="77777777" w:rsidR="007F5111" w:rsidRDefault="00C963BA">
            <w:pPr>
              <w:pStyle w:val="Compact"/>
            </w:pPr>
            <w:del w:id="2129" w:author="Syed Ahmed" w:date="2026-09-08T16:26:00Z" w16du:dateUtc="2026-09-08T16:26:15Z">
              <w:r w:rsidRPr="4A3EE59D" w:rsidDel="00C963BA">
                <w:rPr>
                  <w:i/>
                  <w:iCs/>
                </w:rPr>
                <w:delText>To be provided by GEHA</w:delText>
              </w:r>
            </w:del>
          </w:p>
        </w:tc>
        <w:tc>
          <w:tcPr>
            <w:tcW w:w="0" w:type="auto"/>
          </w:tcPr>
          <w:p w14:paraId="230A9D38" w14:textId="77777777" w:rsidR="007F5111" w:rsidRDefault="00C963BA">
            <w:pPr>
              <w:pStyle w:val="Compact"/>
            </w:pPr>
            <w:del w:id="2130" w:author="Syed Ahmed" w:date="2026-09-08T16:26:00Z" w16du:dateUtc="2026-09-08T16:26:15Z">
              <w:r w:rsidRPr="4A3EE59D" w:rsidDel="00C963BA">
                <w:rPr>
                  <w:i/>
                  <w:iCs/>
                </w:rPr>
                <w:delText>To be provided by GEHA</w:delText>
              </w:r>
            </w:del>
          </w:p>
        </w:tc>
        <w:tc>
          <w:tcPr>
            <w:tcW w:w="0" w:type="auto"/>
          </w:tcPr>
          <w:p w14:paraId="230A9D39" w14:textId="77777777" w:rsidR="007F5111" w:rsidRDefault="00C963BA">
            <w:pPr>
              <w:pStyle w:val="Compact"/>
            </w:pPr>
            <w:del w:id="2131" w:author="Syed Ahmed" w:date="2026-09-08T16:26:00Z" w16du:dateUtc="2026-09-08T16:26:15Z">
              <w:r w:rsidRPr="4A3EE59D" w:rsidDel="00C963BA">
                <w:rPr>
                  <w:i/>
                  <w:iCs/>
                </w:rPr>
                <w:delText>Not yet provided — Sample logins across each role succeed. To be supplied by GEHA (Appendix B).</w:delText>
              </w:r>
            </w:del>
          </w:p>
        </w:tc>
        <w:tc>
          <w:tcPr>
            <w:tcW w:w="0" w:type="auto"/>
          </w:tcPr>
          <w:p w14:paraId="230A9D3A" w14:textId="77777777" w:rsidR="007F5111" w:rsidRDefault="00C963BA">
            <w:pPr>
              <w:pStyle w:val="Compact"/>
            </w:pPr>
            <w:r>
              <w:rPr>
                <w:i/>
                <w:iCs/>
              </w:rPr>
              <w:t>To be provided by GEHA</w:t>
            </w:r>
          </w:p>
        </w:tc>
      </w:tr>
      <w:tr w:rsidR="007F5111" w14:paraId="230A9D44" w14:textId="77777777" w:rsidTr="4A3EE59D">
        <w:tc>
          <w:tcPr>
            <w:tcW w:w="0" w:type="auto"/>
          </w:tcPr>
          <w:p w14:paraId="230A9D3C" w14:textId="77777777" w:rsidR="007F5111" w:rsidRDefault="00C963BA">
            <w:pPr>
              <w:pStyle w:val="Compact"/>
            </w:pPr>
            <w:del w:id="2132" w:author="Syed Ahmed" w:date="2026-09-08T16:26:00Z" w16du:dateUtc="2026-09-08T16:26:15Z">
              <w:r w:rsidRPr="4A3EE59D" w:rsidDel="00C963BA">
                <w:rPr>
                  <w:i/>
                  <w:iCs/>
                </w:rPr>
                <w:delText>13</w:delText>
              </w:r>
            </w:del>
          </w:p>
        </w:tc>
        <w:tc>
          <w:tcPr>
            <w:tcW w:w="0" w:type="auto"/>
          </w:tcPr>
          <w:p w14:paraId="230A9D3D" w14:textId="77777777" w:rsidR="007F5111" w:rsidRDefault="00C963BA">
            <w:pPr>
              <w:pStyle w:val="Compact"/>
            </w:pPr>
            <w:del w:id="2133" w:author="Syed Ahmed" w:date="2026-09-08T16:26:00Z" w16du:dateUtc="2026-09-08T16:26:15Z">
              <w:r w:rsidRPr="4A3EE59D" w:rsidDel="00C963BA">
                <w:rPr>
                  <w:i/>
                  <w:iCs/>
                </w:rPr>
                <w:delText>Validate</w:delText>
              </w:r>
            </w:del>
          </w:p>
        </w:tc>
        <w:tc>
          <w:tcPr>
            <w:tcW w:w="0" w:type="auto"/>
          </w:tcPr>
          <w:p w14:paraId="230A9D3E" w14:textId="77777777" w:rsidR="007F5111" w:rsidRDefault="00C963BA">
            <w:pPr>
              <w:pStyle w:val="Compact"/>
            </w:pPr>
            <w:del w:id="2134" w:author="Syed Ahmed" w:date="2026-09-08T16:26:00Z" w16du:dateUtc="2026-09-08T16:26:15Z">
              <w:r w:rsidRPr="4A3EE59D" w:rsidDel="00C963BA">
                <w:rPr>
                  <w:i/>
                  <w:iCs/>
                </w:rPr>
                <w:delText>To be provided by GEHA</w:delText>
              </w:r>
            </w:del>
          </w:p>
        </w:tc>
        <w:tc>
          <w:tcPr>
            <w:tcW w:w="0" w:type="auto"/>
          </w:tcPr>
          <w:p w14:paraId="230A9D3F" w14:textId="77777777" w:rsidR="007F5111" w:rsidRDefault="00C963BA">
            <w:pPr>
              <w:pStyle w:val="Compact"/>
            </w:pPr>
            <w:del w:id="2135" w:author="Syed Ahmed" w:date="2026-09-08T16:26:00Z" w16du:dateUtc="2026-09-08T16:26:15Z">
              <w:r w:rsidRPr="4A3EE59D" w:rsidDel="00C963BA">
                <w:rPr>
                  <w:i/>
                  <w:iCs/>
                </w:rPr>
                <w:delText>—</w:delText>
              </w:r>
            </w:del>
          </w:p>
        </w:tc>
        <w:tc>
          <w:tcPr>
            <w:tcW w:w="0" w:type="auto"/>
          </w:tcPr>
          <w:p w14:paraId="230A9D40" w14:textId="77777777" w:rsidR="007F5111" w:rsidRDefault="00C963BA">
            <w:pPr>
              <w:pStyle w:val="Compact"/>
            </w:pPr>
            <w:del w:id="2136" w:author="Syed Ahmed" w:date="2026-09-08T16:26:00Z" w16du:dateUtc="2026-09-08T16:26:15Z">
              <w:r w:rsidRPr="4A3EE59D" w:rsidDel="00C963BA">
                <w:rPr>
                  <w:i/>
                  <w:iCs/>
                </w:rPr>
                <w:delText>Not yet provided — Re-point integrations — see §7.6. To be supplied by GEHA (Appendix B).</w:delText>
              </w:r>
            </w:del>
          </w:p>
        </w:tc>
        <w:tc>
          <w:tcPr>
            <w:tcW w:w="0" w:type="auto"/>
          </w:tcPr>
          <w:p w14:paraId="230A9D41" w14:textId="77777777" w:rsidR="007F5111" w:rsidRDefault="00C963BA">
            <w:pPr>
              <w:pStyle w:val="Compact"/>
            </w:pPr>
            <w:del w:id="2137" w:author="Syed Ahmed" w:date="2026-09-08T16:26:00Z" w16du:dateUtc="2026-09-08T16:26:15Z">
              <w:r w:rsidRPr="4A3EE59D" w:rsidDel="00C963BA">
                <w:rPr>
                  <w:i/>
                  <w:iCs/>
                </w:rPr>
                <w:delText>To be provided by GEHA</w:delText>
              </w:r>
            </w:del>
          </w:p>
        </w:tc>
        <w:tc>
          <w:tcPr>
            <w:tcW w:w="0" w:type="auto"/>
          </w:tcPr>
          <w:p w14:paraId="230A9D42" w14:textId="77777777" w:rsidR="007F5111" w:rsidRDefault="00C963BA">
            <w:pPr>
              <w:pStyle w:val="Compact"/>
            </w:pPr>
            <w:del w:id="2138" w:author="Syed Ahmed" w:date="2026-09-08T16:26:00Z" w16du:dateUtc="2026-09-08T16:26:15Z">
              <w:r w:rsidRPr="4A3EE59D" w:rsidDel="00C963BA">
                <w:rPr>
                  <w:i/>
                  <w:iCs/>
                </w:rPr>
                <w:delText>Not yet provided — Each interface passes its smoke test. To be supplied by GEHA (Appendix B).</w:delText>
              </w:r>
            </w:del>
          </w:p>
        </w:tc>
        <w:tc>
          <w:tcPr>
            <w:tcW w:w="0" w:type="auto"/>
          </w:tcPr>
          <w:p w14:paraId="230A9D43" w14:textId="77777777" w:rsidR="007F5111" w:rsidRDefault="00C963BA">
            <w:pPr>
              <w:pStyle w:val="Compact"/>
            </w:pPr>
            <w:r>
              <w:rPr>
                <w:i/>
                <w:iCs/>
              </w:rPr>
              <w:t>To be provided by GEHA</w:t>
            </w:r>
          </w:p>
        </w:tc>
      </w:tr>
      <w:tr w:rsidR="007F5111" w14:paraId="230A9D4D" w14:textId="77777777" w:rsidTr="4A3EE59D">
        <w:tc>
          <w:tcPr>
            <w:tcW w:w="0" w:type="auto"/>
          </w:tcPr>
          <w:p w14:paraId="230A9D45" w14:textId="77777777" w:rsidR="007F5111" w:rsidRDefault="00C963BA">
            <w:pPr>
              <w:pStyle w:val="Compact"/>
            </w:pPr>
            <w:del w:id="2139" w:author="Syed Ahmed" w:date="2026-09-08T16:26:00Z" w16du:dateUtc="2026-09-08T16:26:15Z">
              <w:r w:rsidRPr="4A3EE59D" w:rsidDel="00C963BA">
                <w:rPr>
                  <w:i/>
                  <w:iCs/>
                </w:rPr>
                <w:delText>14</w:delText>
              </w:r>
            </w:del>
          </w:p>
        </w:tc>
        <w:tc>
          <w:tcPr>
            <w:tcW w:w="0" w:type="auto"/>
          </w:tcPr>
          <w:p w14:paraId="230A9D46" w14:textId="77777777" w:rsidR="007F5111" w:rsidRDefault="00C963BA">
            <w:pPr>
              <w:pStyle w:val="Compact"/>
            </w:pPr>
            <w:del w:id="2140" w:author="Syed Ahmed" w:date="2026-09-08T16:26:00Z" w16du:dateUtc="2026-09-08T16:26:15Z">
              <w:r w:rsidRPr="4A3EE59D" w:rsidDel="00C963BA">
                <w:rPr>
                  <w:i/>
                  <w:iCs/>
                </w:rPr>
                <w:delText>Validate</w:delText>
              </w:r>
            </w:del>
          </w:p>
        </w:tc>
        <w:tc>
          <w:tcPr>
            <w:tcW w:w="0" w:type="auto"/>
          </w:tcPr>
          <w:p w14:paraId="230A9D47" w14:textId="77777777" w:rsidR="007F5111" w:rsidRDefault="00C963BA">
            <w:pPr>
              <w:pStyle w:val="Compact"/>
            </w:pPr>
            <w:del w:id="2141" w:author="Syed Ahmed" w:date="2026-09-08T16:26:00Z" w16du:dateUtc="2026-09-08T16:26:15Z">
              <w:r w:rsidRPr="4A3EE59D" w:rsidDel="00C963BA">
                <w:rPr>
                  <w:i/>
                  <w:iCs/>
                </w:rPr>
                <w:delText>To be provided by GEHA</w:delText>
              </w:r>
            </w:del>
          </w:p>
        </w:tc>
        <w:tc>
          <w:tcPr>
            <w:tcW w:w="0" w:type="auto"/>
          </w:tcPr>
          <w:p w14:paraId="230A9D48" w14:textId="77777777" w:rsidR="007F5111" w:rsidRDefault="00C963BA">
            <w:pPr>
              <w:pStyle w:val="Compact"/>
            </w:pPr>
            <w:del w:id="2142" w:author="Syed Ahmed" w:date="2026-09-08T16:26:00Z" w16du:dateUtc="2026-09-08T16:26:15Z">
              <w:r w:rsidRPr="4A3EE59D" w:rsidDel="00C963BA">
                <w:rPr>
                  <w:i/>
                  <w:iCs/>
                </w:rPr>
                <w:delText>—</w:delText>
              </w:r>
            </w:del>
          </w:p>
        </w:tc>
        <w:tc>
          <w:tcPr>
            <w:tcW w:w="0" w:type="auto"/>
          </w:tcPr>
          <w:p w14:paraId="230A9D49" w14:textId="77777777" w:rsidR="007F5111" w:rsidRDefault="00C963BA">
            <w:pPr>
              <w:pStyle w:val="Compact"/>
            </w:pPr>
            <w:del w:id="2143" w:author="Syed Ahmed" w:date="2026-09-08T16:26:00Z" w16du:dateUtc="2026-09-08T16:26:15Z">
              <w:r w:rsidRPr="4A3EE59D" w:rsidDel="00C963BA">
                <w:rPr>
                  <w:i/>
                  <w:iCs/>
                </w:rPr>
                <w:delText>To be provided by GEHA</w:delText>
              </w:r>
            </w:del>
          </w:p>
        </w:tc>
        <w:tc>
          <w:tcPr>
            <w:tcW w:w="0" w:type="auto"/>
          </w:tcPr>
          <w:p w14:paraId="230A9D4A" w14:textId="77777777" w:rsidR="007F5111" w:rsidRDefault="00C963BA">
            <w:pPr>
              <w:pStyle w:val="Compact"/>
            </w:pPr>
            <w:del w:id="2144" w:author="Syed Ahmed" w:date="2026-09-08T16:26:00Z" w16du:dateUtc="2026-09-08T16:26:15Z">
              <w:r w:rsidRPr="4A3EE59D" w:rsidDel="00C963BA">
                <w:rPr>
                  <w:i/>
                  <w:iCs/>
                </w:rPr>
                <w:delText>To be provided by GEHA</w:delText>
              </w:r>
            </w:del>
          </w:p>
        </w:tc>
        <w:tc>
          <w:tcPr>
            <w:tcW w:w="0" w:type="auto"/>
          </w:tcPr>
          <w:p w14:paraId="230A9D4B" w14:textId="77777777" w:rsidR="007F5111" w:rsidRDefault="00C963BA">
            <w:pPr>
              <w:pStyle w:val="Compact"/>
            </w:pPr>
            <w:del w:id="2145" w:author="Syed Ahmed" w:date="2026-09-08T16:26:00Z" w16du:dateUtc="2026-09-08T16:26:15Z">
              <w:r w:rsidRPr="4A3EE59D" w:rsidDel="00C963BA">
                <w:rPr>
                  <w:i/>
                  <w:iCs/>
                </w:rPr>
                <w:delText>Not yet provided — Resolution confirmed inside and outside the network. To be supplied by GEHA (Appendix B).</w:delText>
              </w:r>
            </w:del>
          </w:p>
        </w:tc>
        <w:tc>
          <w:tcPr>
            <w:tcW w:w="0" w:type="auto"/>
          </w:tcPr>
          <w:p w14:paraId="230A9D4C" w14:textId="77777777" w:rsidR="007F5111" w:rsidRDefault="00C963BA">
            <w:pPr>
              <w:pStyle w:val="Compact"/>
            </w:pPr>
            <w:r>
              <w:rPr>
                <w:i/>
                <w:iCs/>
              </w:rPr>
              <w:t>—</w:t>
            </w:r>
          </w:p>
        </w:tc>
      </w:tr>
      <w:tr w:rsidR="007F5111" w14:paraId="230A9D56" w14:textId="77777777" w:rsidTr="4A3EE59D">
        <w:tc>
          <w:tcPr>
            <w:tcW w:w="0" w:type="auto"/>
          </w:tcPr>
          <w:p w14:paraId="230A9D4E" w14:textId="77777777" w:rsidR="007F5111" w:rsidRDefault="00C963BA">
            <w:pPr>
              <w:pStyle w:val="Compact"/>
            </w:pPr>
            <w:del w:id="2146" w:author="Syed Ahmed" w:date="2026-09-08T16:26:00Z" w16du:dateUtc="2026-09-08T16:26:15Z">
              <w:r w:rsidRPr="4A3EE59D" w:rsidDel="00C963BA">
                <w:rPr>
                  <w:i/>
                  <w:iCs/>
                </w:rPr>
                <w:delText>15</w:delText>
              </w:r>
            </w:del>
          </w:p>
        </w:tc>
        <w:tc>
          <w:tcPr>
            <w:tcW w:w="0" w:type="auto"/>
          </w:tcPr>
          <w:p w14:paraId="230A9D4F" w14:textId="77777777" w:rsidR="007F5111" w:rsidRDefault="00C963BA">
            <w:pPr>
              <w:pStyle w:val="Compact"/>
            </w:pPr>
            <w:del w:id="2147" w:author="Syed Ahmed" w:date="2026-09-08T16:26:00Z" w16du:dateUtc="2026-09-08T16:26:15Z">
              <w:r w:rsidRPr="4A3EE59D" w:rsidDel="00C963BA">
                <w:rPr>
                  <w:i/>
                  <w:iCs/>
                </w:rPr>
                <w:delText>Validate</w:delText>
              </w:r>
            </w:del>
          </w:p>
        </w:tc>
        <w:tc>
          <w:tcPr>
            <w:tcW w:w="0" w:type="auto"/>
          </w:tcPr>
          <w:p w14:paraId="230A9D50" w14:textId="77777777" w:rsidR="007F5111" w:rsidRDefault="00C963BA">
            <w:pPr>
              <w:pStyle w:val="Compact"/>
            </w:pPr>
            <w:del w:id="2148" w:author="Syed Ahmed" w:date="2026-09-08T16:26:00Z" w16du:dateUtc="2026-09-08T16:26:15Z">
              <w:r w:rsidRPr="4A3EE59D" w:rsidDel="00C963BA">
                <w:rPr>
                  <w:i/>
                  <w:iCs/>
                </w:rPr>
                <w:delText>To be provided by GEHA</w:delText>
              </w:r>
            </w:del>
          </w:p>
        </w:tc>
        <w:tc>
          <w:tcPr>
            <w:tcW w:w="0" w:type="auto"/>
          </w:tcPr>
          <w:p w14:paraId="230A9D51" w14:textId="77777777" w:rsidR="007F5111" w:rsidRDefault="00C963BA">
            <w:pPr>
              <w:pStyle w:val="Compact"/>
            </w:pPr>
            <w:del w:id="2149" w:author="Syed Ahmed" w:date="2026-09-08T16:26:00Z" w16du:dateUtc="2026-09-08T16:26:15Z">
              <w:r w:rsidRPr="4A3EE59D" w:rsidDel="00C963BA">
                <w:rPr>
                  <w:i/>
                  <w:iCs/>
                </w:rPr>
                <w:delText>—</w:delText>
              </w:r>
            </w:del>
          </w:p>
        </w:tc>
        <w:tc>
          <w:tcPr>
            <w:tcW w:w="0" w:type="auto"/>
          </w:tcPr>
          <w:p w14:paraId="230A9D52" w14:textId="77777777" w:rsidR="007F5111" w:rsidRDefault="00C963BA">
            <w:pPr>
              <w:pStyle w:val="Compact"/>
            </w:pPr>
            <w:del w:id="2150" w:author="Syed Ahmed" w:date="2026-09-08T16:26:00Z" w16du:dateUtc="2026-09-08T16:26:15Z">
              <w:r w:rsidRPr="4A3EE59D" w:rsidDel="00C963BA">
                <w:rPr>
                  <w:i/>
                  <w:iCs/>
                </w:rPr>
                <w:delText>Not yet provided — Confirm monitoring, alerting and backup are live on the target. To be supplied by GEHA (Appendix B).</w:delText>
              </w:r>
            </w:del>
          </w:p>
        </w:tc>
        <w:tc>
          <w:tcPr>
            <w:tcW w:w="0" w:type="auto"/>
          </w:tcPr>
          <w:p w14:paraId="230A9D53" w14:textId="77777777" w:rsidR="007F5111" w:rsidRDefault="00C963BA">
            <w:pPr>
              <w:pStyle w:val="Compact"/>
            </w:pPr>
            <w:del w:id="2151" w:author="Syed Ahmed" w:date="2026-09-08T16:26:00Z" w16du:dateUtc="2026-09-08T16:26:15Z">
              <w:r w:rsidRPr="4A3EE59D" w:rsidDel="00C963BA">
                <w:rPr>
                  <w:i/>
                  <w:iCs/>
                </w:rPr>
                <w:delText>To be provided by GEHA</w:delText>
              </w:r>
            </w:del>
          </w:p>
        </w:tc>
        <w:tc>
          <w:tcPr>
            <w:tcW w:w="0" w:type="auto"/>
          </w:tcPr>
          <w:p w14:paraId="230A9D54" w14:textId="77777777" w:rsidR="007F5111" w:rsidRDefault="00C963BA">
            <w:pPr>
              <w:pStyle w:val="Compact"/>
            </w:pPr>
            <w:del w:id="2152" w:author="Syed Ahmed" w:date="2026-09-08T16:26:00Z" w16du:dateUtc="2026-09-08T16:26:15Z">
              <w:r w:rsidRPr="4A3EE59D" w:rsidDel="00C963BA">
                <w:rPr>
                  <w:i/>
                  <w:iCs/>
                </w:rPr>
                <w:delText>Not yet provided — Alerts firing to the right action group; first backup succeeded. To be supplied by GEHA (Appendix B).</w:delText>
              </w:r>
            </w:del>
          </w:p>
        </w:tc>
        <w:tc>
          <w:tcPr>
            <w:tcW w:w="0" w:type="auto"/>
          </w:tcPr>
          <w:p w14:paraId="230A9D55" w14:textId="77777777" w:rsidR="007F5111" w:rsidRDefault="00C963BA">
            <w:pPr>
              <w:pStyle w:val="Compact"/>
            </w:pPr>
            <w:r>
              <w:rPr>
                <w:i/>
                <w:iCs/>
              </w:rPr>
              <w:t>—</w:t>
            </w:r>
          </w:p>
        </w:tc>
      </w:tr>
      <w:tr w:rsidR="007F5111" w14:paraId="230A9D5F" w14:textId="77777777" w:rsidTr="4A3EE59D">
        <w:tc>
          <w:tcPr>
            <w:tcW w:w="0" w:type="auto"/>
          </w:tcPr>
          <w:p w14:paraId="230A9D57" w14:textId="77777777" w:rsidR="007F5111" w:rsidRDefault="00C963BA">
            <w:pPr>
              <w:pStyle w:val="Compact"/>
            </w:pPr>
            <w:del w:id="2153" w:author="Syed Ahmed" w:date="2026-09-08T16:26:00Z" w16du:dateUtc="2026-09-08T16:26:15Z">
              <w:r w:rsidRPr="4A3EE59D" w:rsidDel="00C963BA">
                <w:rPr>
                  <w:i/>
                  <w:iCs/>
                </w:rPr>
                <w:delText>16</w:delText>
              </w:r>
            </w:del>
          </w:p>
        </w:tc>
        <w:tc>
          <w:tcPr>
            <w:tcW w:w="0" w:type="auto"/>
          </w:tcPr>
          <w:p w14:paraId="230A9D58" w14:textId="77777777" w:rsidR="007F5111" w:rsidRDefault="00C963BA">
            <w:pPr>
              <w:pStyle w:val="Compact"/>
            </w:pPr>
            <w:del w:id="2154" w:author="Syed Ahmed" w:date="2026-09-08T16:26:00Z" w16du:dateUtc="2026-09-08T16:26:15Z">
              <w:r w:rsidRPr="4A3EE59D" w:rsidDel="00C963BA">
                <w:rPr>
                  <w:i/>
                  <w:iCs/>
                </w:rPr>
                <w:delText>Validate</w:delText>
              </w:r>
            </w:del>
          </w:p>
        </w:tc>
        <w:tc>
          <w:tcPr>
            <w:tcW w:w="0" w:type="auto"/>
          </w:tcPr>
          <w:p w14:paraId="230A9D59" w14:textId="77777777" w:rsidR="007F5111" w:rsidRDefault="00C963BA">
            <w:pPr>
              <w:pStyle w:val="Compact"/>
            </w:pPr>
            <w:del w:id="2155" w:author="Syed Ahmed" w:date="2026-09-08T16:26:00Z" w16du:dateUtc="2026-09-08T16:26:15Z">
              <w:r w:rsidRPr="4A3EE59D" w:rsidDel="00C963BA">
                <w:rPr>
                  <w:i/>
                  <w:iCs/>
                </w:rPr>
                <w:delText>To be provided by GEHA</w:delText>
              </w:r>
            </w:del>
          </w:p>
        </w:tc>
        <w:tc>
          <w:tcPr>
            <w:tcW w:w="0" w:type="auto"/>
          </w:tcPr>
          <w:p w14:paraId="230A9D5A" w14:textId="77777777" w:rsidR="007F5111" w:rsidRDefault="00C963BA">
            <w:pPr>
              <w:pStyle w:val="Compact"/>
            </w:pPr>
            <w:del w:id="2156" w:author="Syed Ahmed" w:date="2026-09-08T16:26:00Z" w16du:dateUtc="2026-09-08T16:26:15Z">
              <w:r w:rsidRPr="4A3EE59D" w:rsidDel="00C963BA">
                <w:rPr>
                  <w:i/>
                  <w:iCs/>
                </w:rPr>
                <w:delText>—</w:delText>
              </w:r>
            </w:del>
          </w:p>
        </w:tc>
        <w:tc>
          <w:tcPr>
            <w:tcW w:w="0" w:type="auto"/>
          </w:tcPr>
          <w:p w14:paraId="230A9D5B" w14:textId="77777777" w:rsidR="007F5111" w:rsidRDefault="00C963BA">
            <w:pPr>
              <w:pStyle w:val="Compact"/>
            </w:pPr>
            <w:del w:id="2157" w:author="Syed Ahmed" w:date="2026-09-08T16:26:00Z" w16du:dateUtc="2026-09-08T16:26:15Z">
              <w:r w:rsidRPr="4A3EE59D" w:rsidDel="00C963BA">
                <w:rPr>
                  <w:i/>
                  <w:iCs/>
                </w:rPr>
                <w:delText>To be provided by GEHA</w:delText>
              </w:r>
            </w:del>
          </w:p>
        </w:tc>
        <w:tc>
          <w:tcPr>
            <w:tcW w:w="0" w:type="auto"/>
          </w:tcPr>
          <w:p w14:paraId="230A9D5C" w14:textId="77777777" w:rsidR="007F5111" w:rsidRDefault="00C963BA">
            <w:pPr>
              <w:pStyle w:val="Compact"/>
            </w:pPr>
            <w:del w:id="2158" w:author="Syed Ahmed" w:date="2026-09-08T16:26:00Z" w16du:dateUtc="2026-09-08T16:26:15Z">
              <w:r w:rsidRPr="4A3EE59D" w:rsidDel="00C963BA">
                <w:rPr>
                  <w:i/>
                  <w:iCs/>
                </w:rPr>
                <w:delText>To be provided by GEHA</w:delText>
              </w:r>
            </w:del>
          </w:p>
        </w:tc>
        <w:tc>
          <w:tcPr>
            <w:tcW w:w="0" w:type="auto"/>
          </w:tcPr>
          <w:p w14:paraId="230A9D5D" w14:textId="77777777" w:rsidR="007F5111" w:rsidRDefault="00C963BA">
            <w:pPr>
              <w:pStyle w:val="Compact"/>
            </w:pPr>
            <w:del w:id="2159" w:author="Syed Ahmed" w:date="2026-09-08T16:26:00Z" w16du:dateUtc="2026-09-08T16:26:15Z">
              <w:r w:rsidRPr="4A3EE59D" w:rsidDel="00C963BA">
                <w:rPr>
                  <w:i/>
                  <w:iCs/>
                </w:rPr>
                <w:delText>To be provided by GEHA</w:delText>
              </w:r>
            </w:del>
          </w:p>
        </w:tc>
        <w:tc>
          <w:tcPr>
            <w:tcW w:w="0" w:type="auto"/>
          </w:tcPr>
          <w:p w14:paraId="230A9D5E" w14:textId="77777777" w:rsidR="007F5111" w:rsidRDefault="00C963BA">
            <w:pPr>
              <w:pStyle w:val="Compact"/>
            </w:pPr>
            <w:r>
              <w:rPr>
                <w:i/>
                <w:iCs/>
              </w:rPr>
              <w:t>To be provided by GEHA</w:t>
            </w:r>
          </w:p>
        </w:tc>
      </w:tr>
      <w:tr w:rsidR="007F5111" w14:paraId="230A9D68" w14:textId="77777777" w:rsidTr="4A3EE59D">
        <w:tc>
          <w:tcPr>
            <w:tcW w:w="0" w:type="auto"/>
          </w:tcPr>
          <w:p w14:paraId="230A9D60" w14:textId="77777777" w:rsidR="007F5111" w:rsidRDefault="00C963BA">
            <w:pPr>
              <w:pStyle w:val="Compact"/>
            </w:pPr>
            <w:del w:id="2160" w:author="Syed Ahmed" w:date="2026-09-08T16:26:00Z" w16du:dateUtc="2026-09-08T16:26:15Z">
              <w:r w:rsidRPr="4A3EE59D" w:rsidDel="00C963BA">
                <w:rPr>
                  <w:i/>
                  <w:iCs/>
                </w:rPr>
                <w:delText>17</w:delText>
              </w:r>
            </w:del>
          </w:p>
        </w:tc>
        <w:tc>
          <w:tcPr>
            <w:tcW w:w="0" w:type="auto"/>
          </w:tcPr>
          <w:p w14:paraId="230A9D61" w14:textId="77777777" w:rsidR="007F5111" w:rsidRDefault="00C963BA">
            <w:pPr>
              <w:pStyle w:val="Compact"/>
            </w:pPr>
            <w:del w:id="2161" w:author="Syed Ahmed" w:date="2026-09-08T16:26:00Z" w16du:dateUtc="2026-09-08T16:26:15Z">
              <w:r w:rsidRPr="4A3EE59D" w:rsidDel="00C963BA">
                <w:rPr>
                  <w:i/>
                  <w:iCs/>
                </w:rPr>
                <w:delText>Release</w:delText>
              </w:r>
            </w:del>
          </w:p>
        </w:tc>
        <w:tc>
          <w:tcPr>
            <w:tcW w:w="0" w:type="auto"/>
          </w:tcPr>
          <w:p w14:paraId="230A9D62" w14:textId="77777777" w:rsidR="007F5111" w:rsidRDefault="00C963BA">
            <w:pPr>
              <w:pStyle w:val="Compact"/>
            </w:pPr>
            <w:del w:id="2162" w:author="Syed Ahmed" w:date="2026-09-08T16:26:00Z" w16du:dateUtc="2026-09-08T16:26:15Z">
              <w:r w:rsidRPr="4A3EE59D" w:rsidDel="00C963BA">
                <w:rPr>
                  <w:i/>
                  <w:iCs/>
                </w:rPr>
                <w:delText>To be provided by GEHA</w:delText>
              </w:r>
            </w:del>
          </w:p>
        </w:tc>
        <w:tc>
          <w:tcPr>
            <w:tcW w:w="0" w:type="auto"/>
          </w:tcPr>
          <w:p w14:paraId="230A9D63" w14:textId="77777777" w:rsidR="007F5111" w:rsidRDefault="00C963BA">
            <w:pPr>
              <w:pStyle w:val="Compact"/>
            </w:pPr>
            <w:del w:id="2163" w:author="Syed Ahmed" w:date="2026-09-08T16:26:00Z" w16du:dateUtc="2026-09-08T16:26:15Z">
              <w:r w:rsidRPr="4A3EE59D" w:rsidDel="00C963BA">
                <w:rPr>
                  <w:i/>
                  <w:iCs/>
                </w:rPr>
                <w:delText>—</w:delText>
              </w:r>
            </w:del>
          </w:p>
        </w:tc>
        <w:tc>
          <w:tcPr>
            <w:tcW w:w="0" w:type="auto"/>
          </w:tcPr>
          <w:p w14:paraId="230A9D64" w14:textId="77777777" w:rsidR="007F5111" w:rsidRDefault="00C963BA">
            <w:pPr>
              <w:pStyle w:val="Compact"/>
            </w:pPr>
            <w:del w:id="2164" w:author="Syed Ahmed" w:date="2026-09-08T16:26:00Z" w16du:dateUtc="2026-09-08T16:26:15Z">
              <w:r w:rsidRPr="4A3EE59D" w:rsidDel="00C963BA">
                <w:rPr>
                  <w:i/>
                  <w:iCs/>
                </w:rPr>
                <w:delText>Not yet provided — Go / no-go on release to users. To be supplied by GEHA (Appendix B).</w:delText>
              </w:r>
            </w:del>
          </w:p>
        </w:tc>
        <w:tc>
          <w:tcPr>
            <w:tcW w:w="0" w:type="auto"/>
          </w:tcPr>
          <w:p w14:paraId="230A9D65" w14:textId="77777777" w:rsidR="007F5111" w:rsidRDefault="00C963BA">
            <w:pPr>
              <w:pStyle w:val="Compact"/>
            </w:pPr>
            <w:del w:id="2165" w:author="Syed Ahmed" w:date="2026-09-08T16:26:00Z" w16du:dateUtc="2026-09-08T16:26:15Z">
              <w:r w:rsidRPr="4A3EE59D" w:rsidDel="00C963BA">
                <w:rPr>
                  <w:i/>
                  <w:iCs/>
                </w:rPr>
                <w:delText>To be provided by GEHA</w:delText>
              </w:r>
            </w:del>
          </w:p>
        </w:tc>
        <w:tc>
          <w:tcPr>
            <w:tcW w:w="0" w:type="auto"/>
          </w:tcPr>
          <w:p w14:paraId="230A9D66" w14:textId="77777777" w:rsidR="007F5111" w:rsidRDefault="00C963BA">
            <w:pPr>
              <w:pStyle w:val="Compact"/>
            </w:pPr>
            <w:del w:id="2166" w:author="Syed Ahmed" w:date="2026-09-08T16:26:00Z" w16du:dateUtc="2026-09-08T16:26:15Z">
              <w:r w:rsidRPr="4A3EE59D" w:rsidDel="00C963BA">
                <w:rPr>
                  <w:i/>
                  <w:iCs/>
                </w:rPr>
                <w:delText>To be provided by GEHA</w:delText>
              </w:r>
            </w:del>
          </w:p>
        </w:tc>
        <w:tc>
          <w:tcPr>
            <w:tcW w:w="0" w:type="auto"/>
          </w:tcPr>
          <w:p w14:paraId="230A9D67" w14:textId="77777777" w:rsidR="007F5111" w:rsidRDefault="00C963BA">
            <w:pPr>
              <w:pStyle w:val="Compact"/>
            </w:pPr>
            <w:r>
              <w:rPr>
                <w:i/>
                <w:iCs/>
              </w:rPr>
              <w:t>To be provided by GEHA</w:t>
            </w:r>
          </w:p>
        </w:tc>
      </w:tr>
      <w:tr w:rsidR="007F5111" w14:paraId="230A9D71" w14:textId="77777777" w:rsidTr="4A3EE59D">
        <w:tc>
          <w:tcPr>
            <w:tcW w:w="0" w:type="auto"/>
          </w:tcPr>
          <w:p w14:paraId="230A9D69" w14:textId="77777777" w:rsidR="007F5111" w:rsidRDefault="00C963BA">
            <w:pPr>
              <w:pStyle w:val="Compact"/>
            </w:pPr>
            <w:del w:id="2167" w:author="Syed Ahmed" w:date="2026-09-08T16:26:00Z" w16du:dateUtc="2026-09-08T16:26:15Z">
              <w:r w:rsidRPr="4A3EE59D" w:rsidDel="00C963BA">
                <w:rPr>
                  <w:i/>
                  <w:iCs/>
                </w:rPr>
                <w:delText>18</w:delText>
              </w:r>
            </w:del>
          </w:p>
        </w:tc>
        <w:tc>
          <w:tcPr>
            <w:tcW w:w="0" w:type="auto"/>
          </w:tcPr>
          <w:p w14:paraId="230A9D6A" w14:textId="77777777" w:rsidR="007F5111" w:rsidRDefault="00C963BA">
            <w:pPr>
              <w:pStyle w:val="Compact"/>
            </w:pPr>
            <w:del w:id="2168" w:author="Syed Ahmed" w:date="2026-09-08T16:26:00Z" w16du:dateUtc="2026-09-08T16:26:15Z">
              <w:r w:rsidRPr="4A3EE59D" w:rsidDel="00C963BA">
                <w:rPr>
                  <w:i/>
                  <w:iCs/>
                </w:rPr>
                <w:delText>Release</w:delText>
              </w:r>
            </w:del>
          </w:p>
        </w:tc>
        <w:tc>
          <w:tcPr>
            <w:tcW w:w="0" w:type="auto"/>
          </w:tcPr>
          <w:p w14:paraId="230A9D6B" w14:textId="77777777" w:rsidR="007F5111" w:rsidRDefault="00C963BA">
            <w:pPr>
              <w:pStyle w:val="Compact"/>
            </w:pPr>
            <w:del w:id="2169" w:author="Syed Ahmed" w:date="2026-09-08T16:26:00Z" w16du:dateUtc="2026-09-08T16:26:15Z">
              <w:r w:rsidRPr="4A3EE59D" w:rsidDel="00C963BA">
                <w:rPr>
                  <w:i/>
                  <w:iCs/>
                </w:rPr>
                <w:delText>To be provided by GEHA</w:delText>
              </w:r>
            </w:del>
          </w:p>
        </w:tc>
        <w:tc>
          <w:tcPr>
            <w:tcW w:w="0" w:type="auto"/>
          </w:tcPr>
          <w:p w14:paraId="230A9D6C" w14:textId="77777777" w:rsidR="007F5111" w:rsidRDefault="00C963BA">
            <w:pPr>
              <w:pStyle w:val="Compact"/>
            </w:pPr>
            <w:del w:id="2170" w:author="Syed Ahmed" w:date="2026-09-08T16:26:00Z" w16du:dateUtc="2026-09-08T16:26:15Z">
              <w:r w:rsidRPr="4A3EE59D" w:rsidDel="00C963BA">
                <w:rPr>
                  <w:i/>
                  <w:iCs/>
                </w:rPr>
                <w:delText>—</w:delText>
              </w:r>
            </w:del>
          </w:p>
        </w:tc>
        <w:tc>
          <w:tcPr>
            <w:tcW w:w="0" w:type="auto"/>
          </w:tcPr>
          <w:p w14:paraId="230A9D6D" w14:textId="77777777" w:rsidR="007F5111" w:rsidRDefault="00C963BA">
            <w:pPr>
              <w:pStyle w:val="Compact"/>
            </w:pPr>
            <w:del w:id="2171" w:author="Syed Ahmed" w:date="2026-09-08T16:26:00Z" w16du:dateUtc="2026-09-08T16:26:15Z">
              <w:r w:rsidRPr="4A3EE59D" w:rsidDel="00C963BA">
                <w:rPr>
                  <w:i/>
                  <w:iCs/>
                </w:rPr>
                <w:delText>Not yet provided — Release to users; go-live communication. To be supplied by GEHA (Appendix B).</w:delText>
              </w:r>
            </w:del>
          </w:p>
        </w:tc>
        <w:tc>
          <w:tcPr>
            <w:tcW w:w="0" w:type="auto"/>
          </w:tcPr>
          <w:p w14:paraId="230A9D6E" w14:textId="77777777" w:rsidR="007F5111" w:rsidRDefault="00C963BA">
            <w:pPr>
              <w:pStyle w:val="Compact"/>
            </w:pPr>
            <w:del w:id="2172" w:author="Syed Ahmed" w:date="2026-09-08T16:26:00Z" w16du:dateUtc="2026-09-08T16:26:15Z">
              <w:r w:rsidRPr="4A3EE59D" w:rsidDel="00C963BA">
                <w:rPr>
                  <w:i/>
                  <w:iCs/>
                </w:rPr>
                <w:delText>To be provided by GEHA</w:delText>
              </w:r>
            </w:del>
          </w:p>
        </w:tc>
        <w:tc>
          <w:tcPr>
            <w:tcW w:w="0" w:type="auto"/>
          </w:tcPr>
          <w:p w14:paraId="230A9D6F" w14:textId="77777777" w:rsidR="007F5111" w:rsidRDefault="00C963BA">
            <w:pPr>
              <w:pStyle w:val="Compact"/>
            </w:pPr>
            <w:del w:id="2173" w:author="Syed Ahmed" w:date="2026-09-08T16:26:00Z" w16du:dateUtc="2026-09-08T16:26:15Z">
              <w:r w:rsidRPr="4A3EE59D" w:rsidDel="00C963BA">
                <w:rPr>
                  <w:i/>
                  <w:iCs/>
                </w:rPr>
                <w:delText>Not yet provided — Notice sent; support desk briefed. To be supplied by GEHA (Appendix B).</w:delText>
              </w:r>
            </w:del>
          </w:p>
        </w:tc>
        <w:tc>
          <w:tcPr>
            <w:tcW w:w="0" w:type="auto"/>
          </w:tcPr>
          <w:p w14:paraId="230A9D70" w14:textId="77777777" w:rsidR="007F5111" w:rsidRDefault="00C963BA">
            <w:pPr>
              <w:pStyle w:val="Compact"/>
            </w:pPr>
            <w:r>
              <w:rPr>
                <w:i/>
                <w:iCs/>
              </w:rPr>
              <w:t>—</w:t>
            </w:r>
          </w:p>
        </w:tc>
      </w:tr>
    </w:tbl>
    <w:p w14:paraId="230A9D72" w14:textId="77777777" w:rsidR="007F5111" w:rsidRDefault="00C963BA">
      <w:pPr>
        <w:pStyle w:val="BodyText"/>
      </w:pPr>
      <w:r>
        <w:rPr>
          <w:b/>
          <w:bCs/>
          <w:sz w:val="15"/>
          <w:szCs w:val="15"/>
        </w:rPr>
        <w:t>Table 7.3 — Cutover Schedule</w:t>
      </w:r>
    </w:p>
    <w:p w14:paraId="230A9D73" w14:textId="77777777" w:rsidR="007F5111" w:rsidRDefault="007F5111">
      <w:pPr>
        <w:sectPr w:rsidR="007F5111">
          <w:headerReference w:type="default" r:id="rId50"/>
          <w:footerReference w:type="default" r:id="rId51"/>
          <w:pgSz w:w="15840" w:h="12240" w:orient="landscape"/>
          <w:pgMar w:top="1440" w:right="1440" w:bottom="1440" w:left="1440" w:header="720" w:footer="620" w:gutter="0"/>
          <w:cols w:space="720"/>
        </w:sectPr>
      </w:pPr>
    </w:p>
    <w:p w14:paraId="230A9D74" w14:textId="77777777" w:rsidR="007F5111" w:rsidRDefault="00C963BA">
      <w:pPr>
        <w:pStyle w:val="Heading2"/>
        <w:rPr>
          <w:del w:id="2174" w:author="Syed Ahmed" w:date="2026-09-08T14:15:00Z" w16du:dateUtc="2026-09-08T14:15:46Z"/>
        </w:rPr>
      </w:pPr>
      <w:bookmarkStart w:id="2175" w:name="data-cut-off"/>
      <w:bookmarkEnd w:id="2039"/>
      <w:del w:id="2176" w:author="Syed Ahmed" w:date="2026-09-08T14:15:00Z" w16du:dateUtc="2026-09-08T14:15:46Z">
        <w:r w:rsidDel="00C963BA">
          <w:lastRenderedPageBreak/>
          <w:delText>7.4 Data Cut-Off</w:delText>
        </w:r>
      </w:del>
    </w:p>
    <w:p w14:paraId="230A9D75" w14:textId="77777777" w:rsidR="007F5111" w:rsidRDefault="00C963BA">
      <w:pPr>
        <w:pStyle w:val="FirstParagraph"/>
        <w:rPr>
          <w:del w:id="2177" w:author="Syed Ahmed" w:date="2026-09-08T14:15:00Z" w16du:dateUtc="2026-09-08T14:15:46Z"/>
        </w:rPr>
      </w:pPr>
      <w:del w:id="2178" w:author="Syed Ahmed" w:date="2026-09-08T14:15:00Z" w16du:dateUtc="2026-09-08T14:15:46Z">
        <w:r w:rsidDel="00C963BA">
          <w:delText>The data cut-off is the moment the source system stops accepting work, and it is stated as an exact time with a time zone rather than as a rough intention. Transactions already in flight at that moment need a defined treatment, as does business activity that occurs while the system is unavailable and must be re-entered afterwards. Batch files and feeds that arrive during the window are held somewhere deliberate rather than lost. Getting this wrong produces data that exists in neither system, which is the hardest category of migration defect to detect and to remedy.</w:delText>
        </w:r>
      </w:del>
    </w:p>
    <w:p w14:paraId="230A9D76" w14:textId="77777777" w:rsidR="007F5111" w:rsidRDefault="007F5111">
      <w:pPr>
        <w:pStyle w:val="Compact"/>
        <w:rPr>
          <w:del w:id="2179" w:author="Syed Ahmed" w:date="2026-09-08T14:15:00Z" w16du:dateUtc="2026-09-08T14:15:46Z"/>
        </w:rPr>
      </w:pPr>
    </w:p>
    <w:tbl>
      <w:tblPr>
        <w:tblStyle w:val="Table"/>
        <w:tblW w:w="5000" w:type="pct"/>
        <w:tblLook w:val="0020" w:firstRow="1" w:lastRow="0" w:firstColumn="0" w:lastColumn="0" w:noHBand="0" w:noVBand="0"/>
      </w:tblPr>
      <w:tblGrid>
        <w:gridCol w:w="1857"/>
        <w:gridCol w:w="7619"/>
      </w:tblGrid>
      <w:tr w:rsidR="007F5111" w14:paraId="230A9D79" w14:textId="77777777" w:rsidTr="4A3EE59D">
        <w:trPr>
          <w:cnfStyle w:val="100000000000" w:firstRow="1" w:lastRow="0" w:firstColumn="0" w:lastColumn="0" w:oddVBand="0" w:evenVBand="0" w:oddHBand="0" w:evenHBand="0" w:firstRowFirstColumn="0" w:firstRowLastColumn="0" w:lastRowFirstColumn="0" w:lastRowLastColumn="0"/>
          <w:tblHeader/>
          <w:del w:id="2180" w:author="Syed Ahmed" w:date="2026-09-08T14:15:00Z"/>
        </w:trPr>
        <w:tc>
          <w:tcPr>
            <w:tcW w:w="0" w:type="auto"/>
          </w:tcPr>
          <w:p w14:paraId="230A9D77" w14:textId="77777777" w:rsidR="007F5111" w:rsidRDefault="00C963BA">
            <w:pPr>
              <w:pStyle w:val="Compact"/>
            </w:pPr>
            <w:r>
              <w:rPr>
                <w:b/>
                <w:bCs/>
              </w:rPr>
              <w:t>Cut-Off Timestamp</w:t>
            </w:r>
          </w:p>
        </w:tc>
        <w:tc>
          <w:tcPr>
            <w:tcW w:w="0" w:type="auto"/>
          </w:tcPr>
          <w:p w14:paraId="230A9D78" w14:textId="77777777" w:rsidR="007F5111" w:rsidRDefault="00C963BA">
            <w:pPr>
              <w:pStyle w:val="Compact"/>
            </w:pPr>
            <w:r>
              <w:rPr>
                <w:i/>
                <w:iCs/>
              </w:rPr>
              <w:t>Cutover date of record: 12/01/26 (engine-achievable); GEHA plan date 08/29/26. Exact clock time to be set at the readiness review.  (Evidenced — wave engine; Wave Plan Tracker rev-3)</w:t>
            </w:r>
          </w:p>
        </w:tc>
      </w:tr>
      <w:tr w:rsidR="007F5111" w14:paraId="230A9D7C" w14:textId="77777777" w:rsidTr="4A3EE59D">
        <w:trPr>
          <w:del w:id="2181" w:author="Syed Ahmed" w:date="2026-09-08T14:15:00Z"/>
        </w:trPr>
        <w:tc>
          <w:tcPr>
            <w:tcW w:w="0" w:type="auto"/>
          </w:tcPr>
          <w:p w14:paraId="230A9D7A" w14:textId="77777777" w:rsidR="007F5111" w:rsidRDefault="00C963BA">
            <w:pPr>
              <w:pStyle w:val="Compact"/>
            </w:pPr>
            <w:r>
              <w:rPr>
                <w:b/>
                <w:bCs/>
              </w:rPr>
              <w:t>In-Flight Transaction Handling</w:t>
            </w:r>
          </w:p>
        </w:tc>
        <w:tc>
          <w:tcPr>
            <w:tcW w:w="0" w:type="auto"/>
          </w:tcPr>
          <w:p w14:paraId="230A9D7B" w14:textId="77777777" w:rsidR="007F5111" w:rsidRDefault="00C963BA">
            <w:pPr>
              <w:pStyle w:val="Compact"/>
            </w:pPr>
            <w:r>
              <w:rPr>
                <w:i/>
                <w:iCs/>
              </w:rPr>
              <w:t>Not yet provided — What happens to work started before cut-off and not completed. To be supplied by GEHA (Appendix B).</w:t>
            </w:r>
          </w:p>
        </w:tc>
      </w:tr>
      <w:tr w:rsidR="007F5111" w14:paraId="230A9D7F" w14:textId="77777777" w:rsidTr="4A3EE59D">
        <w:trPr>
          <w:del w:id="2182" w:author="Syed Ahmed" w:date="2026-09-08T14:15:00Z"/>
        </w:trPr>
        <w:tc>
          <w:tcPr>
            <w:tcW w:w="0" w:type="auto"/>
          </w:tcPr>
          <w:p w14:paraId="230A9D7D" w14:textId="77777777" w:rsidR="007F5111" w:rsidRDefault="00C963BA">
            <w:pPr>
              <w:pStyle w:val="Compact"/>
            </w:pPr>
            <w:r>
              <w:rPr>
                <w:b/>
                <w:bCs/>
              </w:rPr>
              <w:t>Manual Capture During the Window</w:t>
            </w:r>
          </w:p>
        </w:tc>
        <w:tc>
          <w:tcPr>
            <w:tcW w:w="0" w:type="auto"/>
          </w:tcPr>
          <w:p w14:paraId="230A9D7E" w14:textId="77777777" w:rsidR="007F5111" w:rsidRDefault="00C963BA">
            <w:pPr>
              <w:pStyle w:val="Compact"/>
            </w:pPr>
            <w:r>
              <w:rPr>
                <w:i/>
                <w:iCs/>
              </w:rPr>
              <w:t>Not yet provided — How business activity is recorded while the system is unavailable, and who re-enters it. To be supplied by GEHA (Appendix B).</w:t>
            </w:r>
          </w:p>
        </w:tc>
      </w:tr>
      <w:tr w:rsidR="007F5111" w14:paraId="230A9D82" w14:textId="77777777" w:rsidTr="4A3EE59D">
        <w:trPr>
          <w:del w:id="2183" w:author="Syed Ahmed" w:date="2026-09-08T14:15:00Z"/>
        </w:trPr>
        <w:tc>
          <w:tcPr>
            <w:tcW w:w="0" w:type="auto"/>
          </w:tcPr>
          <w:p w14:paraId="230A9D80" w14:textId="77777777" w:rsidR="007F5111" w:rsidRDefault="00C963BA">
            <w:pPr>
              <w:pStyle w:val="Compact"/>
            </w:pPr>
            <w:r>
              <w:rPr>
                <w:b/>
                <w:bCs/>
              </w:rPr>
              <w:t>Late-Arriving Data</w:t>
            </w:r>
          </w:p>
        </w:tc>
        <w:tc>
          <w:tcPr>
            <w:tcW w:w="0" w:type="auto"/>
          </w:tcPr>
          <w:p w14:paraId="230A9D81" w14:textId="77777777" w:rsidR="007F5111" w:rsidRDefault="00C963BA">
            <w:pPr>
              <w:pStyle w:val="Compact"/>
            </w:pPr>
            <w:r>
              <w:rPr>
                <w:i/>
                <w:iCs/>
              </w:rPr>
              <w:t>Not yet provided — Batch files or feeds that land during the window, and where they are held. To be supplied by GEHA (Appendix B).</w:t>
            </w:r>
          </w:p>
        </w:tc>
      </w:tr>
    </w:tbl>
    <w:p w14:paraId="230A9D83" w14:textId="77777777" w:rsidR="007F5111" w:rsidRDefault="00C963BA">
      <w:pPr>
        <w:pStyle w:val="BodyText"/>
      </w:pPr>
      <w:r>
        <w:rPr>
          <w:b/>
          <w:bCs/>
          <w:sz w:val="15"/>
          <w:szCs w:val="15"/>
        </w:rPr>
        <w:t>Table 7.4 — Data Cut-Off</w:t>
      </w:r>
    </w:p>
    <w:p w14:paraId="230A9D84" w14:textId="77777777" w:rsidR="007F5111" w:rsidRDefault="007F5111">
      <w:pPr>
        <w:pStyle w:val="Compact"/>
      </w:pPr>
    </w:p>
    <w:p w14:paraId="230A9D85" w14:textId="77777777" w:rsidR="007F5111" w:rsidRDefault="00C963BA">
      <w:pPr>
        <w:pStyle w:val="Heading2"/>
      </w:pPr>
      <w:bookmarkStart w:id="2184" w:name="access-verification"/>
      <w:bookmarkEnd w:id="2175"/>
      <w:r>
        <w:t>7.5 Access Verification</w:t>
      </w:r>
    </w:p>
    <w:p w14:paraId="230A9D86" w14:textId="77777777" w:rsidR="007F5111" w:rsidRDefault="00C963BA">
      <w:pPr>
        <w:pStyle w:val="FirstParagraph"/>
      </w:pPr>
      <w:r>
        <w:t>Access is verified in the target account by account and group by group, rather than inferred from the fact that the design was implemented correctly. At least one member of each source group signs in, every service account authenticates and its dependent job is confirmed running, and every programmatic access path is shown to be replaced, retained or revoked as decided. Users who held access outside any group are handled explicitly, since they are invisible to group-based verification. Break-glass access is tested before the window opens, because the moment it is needed is the worst moment to discover it does not work.</w:t>
      </w:r>
    </w:p>
    <w:p w14:paraId="230A9D87" w14:textId="77777777" w:rsidR="007F5111" w:rsidRDefault="007F5111">
      <w:pPr>
        <w:pStyle w:val="Compact"/>
        <w:rPr>
          <w:del w:id="2185" w:author="Syed Ahmed" w:date="2026-09-08T16:26:00Z" w16du:dateUtc="2026-09-08T16:26:38Z"/>
        </w:rPr>
      </w:pPr>
    </w:p>
    <w:tbl>
      <w:tblPr>
        <w:tblStyle w:val="Table"/>
        <w:tblW w:w="5000" w:type="pct"/>
        <w:tblLook w:val="0020" w:firstRow="1" w:lastRow="0" w:firstColumn="0" w:lastColumn="0" w:noHBand="0" w:noVBand="0"/>
      </w:tblPr>
      <w:tblGrid>
        <w:gridCol w:w="2145"/>
        <w:gridCol w:w="7331"/>
      </w:tblGrid>
      <w:tr w:rsidR="007F5111" w14:paraId="230A9D8A"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2186" w:author="Syed Ahmed" w:date="2026-09-08T16:26:00Z"/>
        </w:trPr>
        <w:tc>
          <w:tcPr>
            <w:tcW w:w="0" w:type="auto"/>
          </w:tcPr>
          <w:p w14:paraId="230A9D88" w14:textId="77777777" w:rsidR="007F5111" w:rsidRDefault="00C963BA">
            <w:pPr>
              <w:pStyle w:val="Compact"/>
            </w:pPr>
            <w:r>
              <w:rPr>
                <w:b/>
                <w:bCs/>
              </w:rPr>
              <w:t>Group-to-Role Mapping Verified</w:t>
            </w:r>
          </w:p>
        </w:tc>
        <w:tc>
          <w:tcPr>
            <w:tcW w:w="0" w:type="auto"/>
          </w:tcPr>
          <w:p w14:paraId="230A9D89" w14:textId="77777777" w:rsidR="007F5111" w:rsidRDefault="00C963BA">
            <w:pPr>
              <w:pStyle w:val="Compact"/>
            </w:pPr>
            <w:r>
              <w:rPr>
                <w:i/>
                <w:iCs/>
              </w:rPr>
              <w:t>Not yet provided — Tested per group from §4.5.4 — at least one member of each — and signed. To be supplied by GEHA (Appendix B).</w:t>
            </w:r>
          </w:p>
        </w:tc>
      </w:tr>
      <w:tr w:rsidR="007F5111" w14:paraId="230A9D8D" w14:textId="77777777" w:rsidTr="4A3EE59D">
        <w:trPr>
          <w:trHeight w:val="300"/>
          <w:del w:id="2187" w:author="Syed Ahmed" w:date="2026-09-08T16:26:00Z"/>
        </w:trPr>
        <w:tc>
          <w:tcPr>
            <w:tcW w:w="0" w:type="auto"/>
          </w:tcPr>
          <w:p w14:paraId="230A9D8B" w14:textId="77777777" w:rsidR="007F5111" w:rsidRDefault="00C963BA">
            <w:pPr>
              <w:pStyle w:val="Compact"/>
            </w:pPr>
            <w:r>
              <w:rPr>
                <w:b/>
                <w:bCs/>
              </w:rPr>
              <w:t>Azure RBAC Assignments Verified</w:t>
            </w:r>
          </w:p>
        </w:tc>
        <w:tc>
          <w:tcPr>
            <w:tcW w:w="0" w:type="auto"/>
          </w:tcPr>
          <w:p w14:paraId="230A9D8C" w14:textId="77777777" w:rsidR="007F5111" w:rsidRDefault="00C963BA">
            <w:pPr>
              <w:pStyle w:val="Compact"/>
            </w:pPr>
            <w:r>
              <w:rPr>
                <w:i/>
                <w:iCs/>
              </w:rPr>
              <w:t>Not yet provided — Platform access matches §5.7; no excess assignment. To be supplied by GEHA (Appendix B).</w:t>
            </w:r>
          </w:p>
        </w:tc>
      </w:tr>
      <w:tr w:rsidR="007F5111" w14:paraId="230A9D90" w14:textId="77777777" w:rsidTr="4A3EE59D">
        <w:trPr>
          <w:trHeight w:val="300"/>
          <w:del w:id="2188" w:author="Syed Ahmed" w:date="2026-09-08T16:26:00Z"/>
        </w:trPr>
        <w:tc>
          <w:tcPr>
            <w:tcW w:w="0" w:type="auto"/>
          </w:tcPr>
          <w:p w14:paraId="230A9D8E" w14:textId="77777777" w:rsidR="007F5111" w:rsidRDefault="00C963BA">
            <w:pPr>
              <w:pStyle w:val="Compact"/>
            </w:pPr>
            <w:r>
              <w:rPr>
                <w:b/>
                <w:bCs/>
              </w:rPr>
              <w:t>Service Accounts &amp; Managed Identities</w:t>
            </w:r>
          </w:p>
        </w:tc>
        <w:tc>
          <w:tcPr>
            <w:tcW w:w="0" w:type="auto"/>
          </w:tcPr>
          <w:p w14:paraId="230A9D8F" w14:textId="77777777" w:rsidR="007F5111" w:rsidRDefault="00C963BA">
            <w:pPr>
              <w:pStyle w:val="Compact"/>
            </w:pPr>
            <w:r>
              <w:rPr>
                <w:i/>
                <w:iCs/>
              </w:rPr>
              <w:t>Not yet provided — Each entry from §4.5.5 authenticating successfully in the target, with its dependent job confirmed running. To be supplied by GEHA (Appendix B).</w:t>
            </w:r>
          </w:p>
        </w:tc>
      </w:tr>
      <w:tr w:rsidR="007F5111" w14:paraId="230A9D93" w14:textId="77777777" w:rsidTr="4A3EE59D">
        <w:trPr>
          <w:trHeight w:val="300"/>
          <w:del w:id="2189" w:author="Syed Ahmed" w:date="2026-09-08T16:26:00Z"/>
        </w:trPr>
        <w:tc>
          <w:tcPr>
            <w:tcW w:w="0" w:type="auto"/>
          </w:tcPr>
          <w:p w14:paraId="230A9D91" w14:textId="77777777" w:rsidR="007F5111" w:rsidRDefault="00C963BA">
            <w:pPr>
              <w:pStyle w:val="Compact"/>
            </w:pPr>
            <w:r>
              <w:rPr>
                <w:b/>
                <w:bCs/>
              </w:rPr>
              <w:t>Programmatic Access Paths</w:t>
            </w:r>
          </w:p>
        </w:tc>
        <w:tc>
          <w:tcPr>
            <w:tcW w:w="0" w:type="auto"/>
          </w:tcPr>
          <w:p w14:paraId="230A9D92" w14:textId="77777777" w:rsidR="007F5111" w:rsidRDefault="00C963BA">
            <w:pPr>
              <w:pStyle w:val="Compact"/>
            </w:pPr>
            <w:r>
              <w:rPr>
                <w:i/>
                <w:iCs/>
              </w:rPr>
              <w:t>Not yet provided — Each row of §4.5.3 replaced, retained or revoked, with the decision recorded. To be supplied by GEHA (Appendix B).</w:t>
            </w:r>
          </w:p>
        </w:tc>
      </w:tr>
      <w:tr w:rsidR="007F5111" w14:paraId="230A9D96" w14:textId="77777777" w:rsidTr="4A3EE59D">
        <w:trPr>
          <w:trHeight w:val="300"/>
          <w:del w:id="2190" w:author="Syed Ahmed" w:date="2026-09-08T16:26:00Z"/>
        </w:trPr>
        <w:tc>
          <w:tcPr>
            <w:tcW w:w="0" w:type="auto"/>
          </w:tcPr>
          <w:p w14:paraId="230A9D94" w14:textId="77777777" w:rsidR="007F5111" w:rsidRDefault="00C963BA">
            <w:pPr>
              <w:pStyle w:val="Compact"/>
            </w:pPr>
            <w:r>
              <w:rPr>
                <w:b/>
                <w:bCs/>
              </w:rPr>
              <w:t>Direct-Assignment Users Handled</w:t>
            </w:r>
          </w:p>
        </w:tc>
        <w:tc>
          <w:tcPr>
            <w:tcW w:w="0" w:type="auto"/>
          </w:tcPr>
          <w:p w14:paraId="230A9D95" w14:textId="77777777" w:rsidR="007F5111" w:rsidRDefault="00C963BA">
            <w:pPr>
              <w:pStyle w:val="Compact"/>
            </w:pPr>
            <w:r>
              <w:rPr>
                <w:i/>
                <w:iCs/>
              </w:rPr>
              <w:t>Not yet provided — Users who held access outside any group, carried across or deliberately dropped. To be supplied by GEHA (Appendix B).</w:t>
            </w:r>
          </w:p>
        </w:tc>
      </w:tr>
      <w:tr w:rsidR="007F5111" w14:paraId="230A9D99" w14:textId="77777777" w:rsidTr="4A3EE59D">
        <w:trPr>
          <w:trHeight w:val="300"/>
          <w:del w:id="2191" w:author="Syed Ahmed" w:date="2026-09-08T16:26:00Z"/>
        </w:trPr>
        <w:tc>
          <w:tcPr>
            <w:tcW w:w="0" w:type="auto"/>
          </w:tcPr>
          <w:p w14:paraId="230A9D97" w14:textId="77777777" w:rsidR="007F5111" w:rsidRDefault="00C963BA">
            <w:pPr>
              <w:pStyle w:val="Compact"/>
            </w:pPr>
            <w:r>
              <w:rPr>
                <w:b/>
                <w:bCs/>
              </w:rPr>
              <w:t>Break-Glass Verified</w:t>
            </w:r>
          </w:p>
        </w:tc>
        <w:tc>
          <w:tcPr>
            <w:tcW w:w="0" w:type="auto"/>
          </w:tcPr>
          <w:p w14:paraId="230A9D98" w14:textId="77777777" w:rsidR="007F5111" w:rsidRDefault="00C963BA">
            <w:pPr>
              <w:pStyle w:val="Compact"/>
            </w:pPr>
            <w:r>
              <w:rPr>
                <w:i/>
                <w:iCs/>
              </w:rPr>
              <w:t>Not yet provided — Emergency access tested before the window opens. To be supplied by GEHA (Appendix B).</w:t>
            </w:r>
          </w:p>
        </w:tc>
      </w:tr>
    </w:tbl>
    <w:p w14:paraId="230A9D9A" w14:textId="77777777" w:rsidR="007F5111" w:rsidRDefault="00C963BA" w:rsidP="4A3EE59D">
      <w:pPr>
        <w:pStyle w:val="BodyText"/>
        <w:rPr>
          <w:del w:id="2192" w:author="Syed Ahmed" w:date="2026-09-08T16:26:00Z" w16du:dateUtc="2026-09-08T16:26:38Z"/>
          <w:b/>
          <w:bCs/>
          <w:sz w:val="15"/>
          <w:szCs w:val="15"/>
        </w:rPr>
      </w:pPr>
      <w:del w:id="2193" w:author="Syed Ahmed" w:date="2026-09-08T16:26:00Z" w16du:dateUtc="2026-09-08T16:26:38Z">
        <w:r w:rsidRPr="4A3EE59D" w:rsidDel="00C963BA">
          <w:rPr>
            <w:b/>
            <w:bCs/>
            <w:sz w:val="15"/>
            <w:szCs w:val="15"/>
          </w:rPr>
          <w:delText>Table 7.5 — Access Verification</w:delText>
        </w:r>
      </w:del>
    </w:p>
    <w:p w14:paraId="230A9D9B" w14:textId="77777777" w:rsidR="007F5111" w:rsidRDefault="007F5111">
      <w:pPr>
        <w:pStyle w:val="Compact"/>
      </w:pPr>
    </w:p>
    <w:p w14:paraId="230A9D9C" w14:textId="77777777" w:rsidR="007F5111" w:rsidRDefault="00C963BA">
      <w:pPr>
        <w:pStyle w:val="Heading2"/>
        <w:rPr>
          <w:del w:id="2194" w:author="Syed Ahmed" w:date="2026-09-08T16:26:00Z" w16du:dateUtc="2026-09-08T16:26:54Z"/>
        </w:rPr>
      </w:pPr>
      <w:bookmarkStart w:id="2195" w:name="integration-re-point"/>
      <w:bookmarkEnd w:id="2184"/>
      <w:del w:id="2196" w:author="Syed Ahmed" w:date="2026-09-08T16:26:00Z" w16du:dateUtc="2026-09-08T16:26:54Z">
        <w:r w:rsidDel="00C963BA">
          <w:delText>7.6 Integration Re-Point</w:delText>
        </w:r>
      </w:del>
    </w:p>
    <w:p w14:paraId="230A9D9D" w14:textId="77777777" w:rsidR="007F5111" w:rsidRDefault="00C963BA">
      <w:pPr>
        <w:pStyle w:val="FirstParagraph"/>
        <w:rPr>
          <w:del w:id="2197" w:author="Syed Ahmed" w:date="2026-09-08T16:26:00Z" w16du:dateUtc="2026-09-08T16:26:54Z"/>
        </w:rPr>
      </w:pPr>
      <w:del w:id="2198" w:author="Syed Ahmed" w:date="2026-09-08T16:26:00Z" w16du:dateUtc="2026-09-08T16:26:54Z">
        <w:r w:rsidDel="00C963BA">
          <w:delText>Each integration is re-pointed individually by the team that owns it, and this tracker records the change type, the named person executing it, whether it can be pre-staged, and the notice their process requires. Integrations are the most common cause of a cutover that appears successful and then degrades over the following hours as batch cycles begin to run. Implicit dependencies receive the same treatment as formal interfaces: scheduled jobs on other systems, license servers, mail relays and hardcoded addresses. Every entry carries evidence of a smoke test rather than an assertion that the change was made.</w:delText>
        </w:r>
      </w:del>
    </w:p>
    <w:p w14:paraId="230A9D9E" w14:textId="77777777" w:rsidR="007F5111" w:rsidRDefault="007F5111">
      <w:pPr>
        <w:sectPr w:rsidR="007F5111">
          <w:headerReference w:type="default" r:id="rId52"/>
          <w:footerReference w:type="default" r:id="rId53"/>
          <w:pgSz w:w="12240" w:h="15840"/>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1266"/>
        <w:gridCol w:w="4480"/>
        <w:gridCol w:w="1214"/>
        <w:gridCol w:w="924"/>
        <w:gridCol w:w="627"/>
        <w:gridCol w:w="3356"/>
        <w:gridCol w:w="1209"/>
      </w:tblGrid>
      <w:tr w:rsidR="007F5111" w14:paraId="230A9DA6"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2199" w:author="Syed Ahmed" w:date="2026-09-08T16:26:00Z"/>
        </w:trPr>
        <w:tc>
          <w:tcPr>
            <w:tcW w:w="0" w:type="auto"/>
          </w:tcPr>
          <w:p w14:paraId="230A9D9F" w14:textId="77777777" w:rsidR="007F5111" w:rsidRDefault="00C963BA">
            <w:pPr>
              <w:pStyle w:val="Compact"/>
            </w:pPr>
            <w:r>
              <w:rPr>
                <w:b/>
                <w:bCs/>
              </w:rPr>
              <w:lastRenderedPageBreak/>
              <w:t>Integration</w:t>
            </w:r>
          </w:p>
        </w:tc>
        <w:tc>
          <w:tcPr>
            <w:tcW w:w="0" w:type="auto"/>
          </w:tcPr>
          <w:p w14:paraId="230A9DA0" w14:textId="77777777" w:rsidR="007F5111" w:rsidRDefault="00C963BA">
            <w:pPr>
              <w:pStyle w:val="Compact"/>
            </w:pPr>
            <w:r>
              <w:rPr>
                <w:b/>
                <w:bCs/>
              </w:rPr>
              <w:t>Change Type</w:t>
            </w:r>
          </w:p>
        </w:tc>
        <w:tc>
          <w:tcPr>
            <w:tcW w:w="0" w:type="auto"/>
          </w:tcPr>
          <w:p w14:paraId="230A9DA1" w14:textId="77777777" w:rsidR="007F5111" w:rsidRDefault="00C963BA">
            <w:pPr>
              <w:pStyle w:val="Compact"/>
            </w:pPr>
            <w:r>
              <w:rPr>
                <w:b/>
                <w:bCs/>
              </w:rPr>
              <w:t>Executed By (Named)</w:t>
            </w:r>
          </w:p>
        </w:tc>
        <w:tc>
          <w:tcPr>
            <w:tcW w:w="0" w:type="auto"/>
          </w:tcPr>
          <w:p w14:paraId="230A9DA2" w14:textId="77777777" w:rsidR="007F5111" w:rsidRDefault="00C963BA">
            <w:pPr>
              <w:pStyle w:val="Compact"/>
            </w:pPr>
            <w:r>
              <w:rPr>
                <w:b/>
                <w:bCs/>
              </w:rPr>
              <w:t>Pre-Stageable</w:t>
            </w:r>
          </w:p>
        </w:tc>
        <w:tc>
          <w:tcPr>
            <w:tcW w:w="0" w:type="auto"/>
          </w:tcPr>
          <w:p w14:paraId="230A9DA3" w14:textId="77777777" w:rsidR="007F5111" w:rsidRDefault="00C963BA">
            <w:pPr>
              <w:pStyle w:val="Compact"/>
            </w:pPr>
            <w:r>
              <w:rPr>
                <w:b/>
                <w:bCs/>
              </w:rPr>
              <w:t>Lead Time</w:t>
            </w:r>
          </w:p>
        </w:tc>
        <w:tc>
          <w:tcPr>
            <w:tcW w:w="0" w:type="auto"/>
          </w:tcPr>
          <w:p w14:paraId="230A9DA4" w14:textId="77777777" w:rsidR="007F5111" w:rsidRDefault="00C963BA">
            <w:pPr>
              <w:pStyle w:val="Compact"/>
            </w:pPr>
            <w:r>
              <w:rPr>
                <w:b/>
                <w:bCs/>
              </w:rPr>
              <w:t>Window Slot</w:t>
            </w:r>
          </w:p>
        </w:tc>
        <w:tc>
          <w:tcPr>
            <w:tcW w:w="0" w:type="auto"/>
          </w:tcPr>
          <w:p w14:paraId="230A9DA5" w14:textId="77777777" w:rsidR="007F5111" w:rsidRDefault="00C963BA">
            <w:pPr>
              <w:pStyle w:val="Compact"/>
            </w:pPr>
            <w:r>
              <w:rPr>
                <w:b/>
                <w:bCs/>
              </w:rPr>
              <w:t>Test Evidence</w:t>
            </w:r>
          </w:p>
        </w:tc>
      </w:tr>
      <w:tr w:rsidR="007F5111" w14:paraId="230A9DAE" w14:textId="77777777" w:rsidTr="4A3EE59D">
        <w:trPr>
          <w:trHeight w:val="300"/>
          <w:del w:id="2200" w:author="Syed Ahmed" w:date="2026-09-08T16:26:00Z"/>
        </w:trPr>
        <w:tc>
          <w:tcPr>
            <w:tcW w:w="0" w:type="auto"/>
          </w:tcPr>
          <w:p w14:paraId="230A9DA7" w14:textId="77777777" w:rsidR="007F5111" w:rsidRDefault="00C963BA">
            <w:pPr>
              <w:pStyle w:val="Compact"/>
            </w:pPr>
            <w:r>
              <w:rPr>
                <w:i/>
                <w:iCs/>
              </w:rPr>
              <w:t>To be provided by GEHA</w:t>
            </w:r>
          </w:p>
        </w:tc>
        <w:tc>
          <w:tcPr>
            <w:tcW w:w="0" w:type="auto"/>
          </w:tcPr>
          <w:p w14:paraId="230A9DA8" w14:textId="77777777" w:rsidR="007F5111" w:rsidRDefault="00C963BA">
            <w:pPr>
              <w:pStyle w:val="Compact"/>
            </w:pPr>
            <w:r>
              <w:rPr>
                <w:i/>
                <w:iCs/>
              </w:rPr>
              <w:t>Not yet provided — Endpoint / credential / certificate / firewall rule / code change. To be supplied by GEHA (Appendix B).</w:t>
            </w:r>
          </w:p>
        </w:tc>
        <w:tc>
          <w:tcPr>
            <w:tcW w:w="0" w:type="auto"/>
          </w:tcPr>
          <w:p w14:paraId="230A9DA9" w14:textId="77777777" w:rsidR="007F5111" w:rsidRDefault="00C963BA">
            <w:pPr>
              <w:pStyle w:val="Compact"/>
            </w:pPr>
            <w:r>
              <w:rPr>
                <w:i/>
                <w:iCs/>
              </w:rPr>
              <w:t>To be provided by GEHA</w:t>
            </w:r>
          </w:p>
        </w:tc>
        <w:tc>
          <w:tcPr>
            <w:tcW w:w="0" w:type="auto"/>
          </w:tcPr>
          <w:p w14:paraId="230A9DAA" w14:textId="77777777" w:rsidR="007F5111" w:rsidRDefault="00C963BA">
            <w:pPr>
              <w:pStyle w:val="Compact"/>
            </w:pPr>
            <w:r>
              <w:t xml:space="preserve">☐ </w:t>
            </w:r>
            <w:r>
              <w:rPr>
                <w:i/>
                <w:iCs/>
              </w:rPr>
              <w:t>Yes</w:t>
            </w:r>
            <w:r>
              <w:t xml:space="preserve"> ☐ </w:t>
            </w:r>
            <w:r>
              <w:rPr>
                <w:i/>
                <w:iCs/>
              </w:rPr>
              <w:t>No</w:t>
            </w:r>
          </w:p>
        </w:tc>
        <w:tc>
          <w:tcPr>
            <w:tcW w:w="0" w:type="auto"/>
          </w:tcPr>
          <w:p w14:paraId="230A9DAB" w14:textId="77777777" w:rsidR="007F5111" w:rsidRDefault="00C963BA">
            <w:pPr>
              <w:pStyle w:val="Compact"/>
            </w:pPr>
            <w:r>
              <w:rPr>
                <w:i/>
                <w:iCs/>
              </w:rPr>
              <w:t>—</w:t>
            </w:r>
          </w:p>
        </w:tc>
        <w:tc>
          <w:tcPr>
            <w:tcW w:w="0" w:type="auto"/>
          </w:tcPr>
          <w:p w14:paraId="230A9DAC" w14:textId="77777777" w:rsidR="007F5111" w:rsidRDefault="00C963BA">
            <w:pPr>
              <w:pStyle w:val="Compact"/>
            </w:pPr>
            <w:r>
              <w:rPr>
                <w:i/>
                <w:iCs/>
              </w:rPr>
              <w:t>Not yet provided — Step # in §7.3, or Pre-staged. To be supplied by GEHA (Appendix B).</w:t>
            </w:r>
          </w:p>
        </w:tc>
        <w:tc>
          <w:tcPr>
            <w:tcW w:w="0" w:type="auto"/>
          </w:tcPr>
          <w:p w14:paraId="230A9DAD" w14:textId="77777777" w:rsidR="007F5111" w:rsidRDefault="00C963BA">
            <w:pPr>
              <w:pStyle w:val="Compact"/>
            </w:pPr>
            <w:r>
              <w:rPr>
                <w:i/>
                <w:iCs/>
              </w:rPr>
              <w:t>To be provided by GEHA</w:t>
            </w:r>
          </w:p>
        </w:tc>
      </w:tr>
    </w:tbl>
    <w:p w14:paraId="230A9DAF" w14:textId="77777777" w:rsidR="007F5111" w:rsidRDefault="00C963BA" w:rsidP="4A3EE59D">
      <w:pPr>
        <w:pStyle w:val="BodyText"/>
        <w:rPr>
          <w:del w:id="2201" w:author="Syed Ahmed" w:date="2026-09-08T16:26:00Z" w16du:dateUtc="2026-09-08T16:26:57Z"/>
          <w:b/>
          <w:bCs/>
          <w:sz w:val="15"/>
          <w:szCs w:val="15"/>
        </w:rPr>
      </w:pPr>
      <w:del w:id="2202" w:author="Syed Ahmed" w:date="2026-09-08T16:26:00Z" w16du:dateUtc="2026-09-08T16:26:57Z">
        <w:r w:rsidRPr="4A3EE59D" w:rsidDel="00C963BA">
          <w:rPr>
            <w:b/>
            <w:bCs/>
            <w:sz w:val="15"/>
            <w:szCs w:val="15"/>
          </w:rPr>
          <w:delText>Table 7.6 — Integration Re-Point</w:delText>
        </w:r>
      </w:del>
    </w:p>
    <w:p w14:paraId="230A9DB0" w14:textId="77777777" w:rsidR="007F5111" w:rsidRDefault="007F5111">
      <w:pPr>
        <w:sectPr w:rsidR="007F5111">
          <w:headerReference w:type="default" r:id="rId54"/>
          <w:footerReference w:type="default" r:id="rId55"/>
          <w:pgSz w:w="15840" w:h="12240" w:orient="landscape"/>
          <w:pgMar w:top="1440" w:right="1440" w:bottom="1440" w:left="1440" w:header="720" w:footer="620" w:gutter="0"/>
          <w:cols w:space="720"/>
        </w:sectPr>
      </w:pPr>
    </w:p>
    <w:p w14:paraId="230A9DB1" w14:textId="77777777" w:rsidR="007F5111" w:rsidRDefault="00C963BA">
      <w:pPr>
        <w:pStyle w:val="Heading2"/>
        <w:rPr>
          <w:del w:id="2203" w:author="Syed Ahmed" w:date="2026-09-08T14:17:00Z" w16du:dateUtc="2026-09-08T14:17:30Z"/>
        </w:rPr>
      </w:pPr>
      <w:bookmarkStart w:id="2204" w:name="external-party-cutover-tracker"/>
      <w:bookmarkEnd w:id="2195"/>
      <w:r>
        <w:lastRenderedPageBreak/>
        <w:t>7</w:t>
      </w:r>
      <w:del w:id="2205" w:author="Syed Ahmed" w:date="2026-09-08T14:17:00Z" w16du:dateUtc="2026-09-08T14:17:30Z">
        <w:r w:rsidDel="00C963BA">
          <w:delText>.7 External Party Cutover Tracker</w:delText>
        </w:r>
      </w:del>
    </w:p>
    <w:p w14:paraId="230A9DB2" w14:textId="77777777" w:rsidR="007F5111" w:rsidRDefault="00C963BA">
      <w:pPr>
        <w:pStyle w:val="FirstParagraph"/>
        <w:rPr>
          <w:del w:id="2206" w:author="Syed Ahmed" w:date="2026-09-08T14:17:00Z" w16du:dateUtc="2026-09-08T14:17:30Z"/>
        </w:rPr>
      </w:pPr>
      <w:del w:id="2207" w:author="Syed Ahmed" w:date="2026-09-08T14:17:00Z" w16du:dateUtc="2026-09-08T14:17:30Z">
        <w:r w:rsidDel="00C963BA">
          <w:delText>External parties operate on their own change calendars and cannot be compressed to suit the program, so each is tracked here individually from notification through confirmation to tested. A named contact is recorded for every party, not a generic mailbox, and the lead time their process requires is captured explicitly. The fallback position is stated for each party in case they are not ready on the night, since discovering that during the window leaves no room to manoeuvre. Partner readiness is a go/no-go criterion rather than a matter to be resolved during hypercare.</w:delText>
        </w:r>
      </w:del>
    </w:p>
    <w:p w14:paraId="230A9DB3" w14:textId="77777777" w:rsidR="007F5111" w:rsidRDefault="007F5111">
      <w:pPr>
        <w:sectPr w:rsidR="007F5111">
          <w:headerReference w:type="default" r:id="rId56"/>
          <w:footerReference w:type="default" r:id="rId57"/>
          <w:pgSz w:w="12240" w:h="15840"/>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1174"/>
        <w:gridCol w:w="1175"/>
        <w:gridCol w:w="1175"/>
        <w:gridCol w:w="3621"/>
        <w:gridCol w:w="1245"/>
        <w:gridCol w:w="1175"/>
        <w:gridCol w:w="3511"/>
      </w:tblGrid>
      <w:tr w:rsidR="007F5111" w14:paraId="230A9DBB" w14:textId="77777777" w:rsidTr="4A3EE59D">
        <w:trPr>
          <w:cnfStyle w:val="100000000000" w:firstRow="1" w:lastRow="0" w:firstColumn="0" w:lastColumn="0" w:oddVBand="0" w:evenVBand="0" w:oddHBand="0" w:evenHBand="0" w:firstRowFirstColumn="0" w:firstRowLastColumn="0" w:lastRowFirstColumn="0" w:lastRowLastColumn="0"/>
          <w:tblHeader/>
          <w:del w:id="2208" w:author="Syed Ahmed" w:date="2026-09-08T14:17:00Z"/>
        </w:trPr>
        <w:tc>
          <w:tcPr>
            <w:tcW w:w="0" w:type="auto"/>
          </w:tcPr>
          <w:p w14:paraId="230A9DB4" w14:textId="77777777" w:rsidR="007F5111" w:rsidRDefault="00C963BA">
            <w:pPr>
              <w:pStyle w:val="Compact"/>
            </w:pPr>
            <w:r>
              <w:rPr>
                <w:b/>
                <w:bCs/>
              </w:rPr>
              <w:lastRenderedPageBreak/>
              <w:t>Partner</w:t>
            </w:r>
          </w:p>
        </w:tc>
        <w:tc>
          <w:tcPr>
            <w:tcW w:w="0" w:type="auto"/>
          </w:tcPr>
          <w:p w14:paraId="230A9DB5" w14:textId="77777777" w:rsidR="007F5111" w:rsidRDefault="00C963BA">
            <w:pPr>
              <w:pStyle w:val="Compact"/>
            </w:pPr>
            <w:r>
              <w:rPr>
                <w:b/>
                <w:bCs/>
              </w:rPr>
              <w:t>Contact</w:t>
            </w:r>
          </w:p>
        </w:tc>
        <w:tc>
          <w:tcPr>
            <w:tcW w:w="0" w:type="auto"/>
          </w:tcPr>
          <w:p w14:paraId="230A9DB6" w14:textId="77777777" w:rsidR="007F5111" w:rsidRDefault="00C963BA">
            <w:pPr>
              <w:pStyle w:val="Compact"/>
            </w:pPr>
            <w:r>
              <w:rPr>
                <w:b/>
                <w:bCs/>
              </w:rPr>
              <w:t>Notified</w:t>
            </w:r>
          </w:p>
        </w:tc>
        <w:tc>
          <w:tcPr>
            <w:tcW w:w="0" w:type="auto"/>
          </w:tcPr>
          <w:p w14:paraId="230A9DB7" w14:textId="77777777" w:rsidR="007F5111" w:rsidRDefault="00C963BA">
            <w:pPr>
              <w:pStyle w:val="Compact"/>
            </w:pPr>
            <w:r>
              <w:rPr>
                <w:b/>
                <w:bCs/>
              </w:rPr>
              <w:t>Change Required Their Side</w:t>
            </w:r>
          </w:p>
        </w:tc>
        <w:tc>
          <w:tcPr>
            <w:tcW w:w="0" w:type="auto"/>
          </w:tcPr>
          <w:p w14:paraId="230A9DB8" w14:textId="77777777" w:rsidR="007F5111" w:rsidRDefault="00C963BA">
            <w:pPr>
              <w:pStyle w:val="Compact"/>
            </w:pPr>
            <w:r>
              <w:rPr>
                <w:b/>
                <w:bCs/>
              </w:rPr>
              <w:t>Confirmed</w:t>
            </w:r>
          </w:p>
        </w:tc>
        <w:tc>
          <w:tcPr>
            <w:tcW w:w="0" w:type="auto"/>
          </w:tcPr>
          <w:p w14:paraId="230A9DB9" w14:textId="77777777" w:rsidR="007F5111" w:rsidRDefault="00C963BA">
            <w:pPr>
              <w:pStyle w:val="Compact"/>
            </w:pPr>
            <w:r>
              <w:rPr>
                <w:b/>
                <w:bCs/>
              </w:rPr>
              <w:t>Tested</w:t>
            </w:r>
          </w:p>
        </w:tc>
        <w:tc>
          <w:tcPr>
            <w:tcW w:w="0" w:type="auto"/>
          </w:tcPr>
          <w:p w14:paraId="230A9DBA" w14:textId="77777777" w:rsidR="007F5111" w:rsidRDefault="00C963BA">
            <w:pPr>
              <w:pStyle w:val="Compact"/>
            </w:pPr>
            <w:r>
              <w:rPr>
                <w:b/>
                <w:bCs/>
              </w:rPr>
              <w:t>Fallback</w:t>
            </w:r>
          </w:p>
        </w:tc>
      </w:tr>
      <w:tr w:rsidR="007F5111" w14:paraId="230A9DC3" w14:textId="77777777" w:rsidTr="4A3EE59D">
        <w:trPr>
          <w:del w:id="2209" w:author="Syed Ahmed" w:date="2026-09-08T14:17:00Z"/>
        </w:trPr>
        <w:tc>
          <w:tcPr>
            <w:tcW w:w="0" w:type="auto"/>
          </w:tcPr>
          <w:p w14:paraId="230A9DBC" w14:textId="77777777" w:rsidR="007F5111" w:rsidRDefault="00C963BA">
            <w:pPr>
              <w:pStyle w:val="Compact"/>
            </w:pPr>
            <w:r>
              <w:rPr>
                <w:i/>
                <w:iCs/>
              </w:rPr>
              <w:t>To be provided by GEHA</w:t>
            </w:r>
          </w:p>
        </w:tc>
        <w:tc>
          <w:tcPr>
            <w:tcW w:w="0" w:type="auto"/>
          </w:tcPr>
          <w:p w14:paraId="230A9DBD" w14:textId="77777777" w:rsidR="007F5111" w:rsidRDefault="00C963BA">
            <w:pPr>
              <w:pStyle w:val="Compact"/>
            </w:pPr>
            <w:r>
              <w:rPr>
                <w:i/>
                <w:iCs/>
              </w:rPr>
              <w:t>To be provided by GEHA</w:t>
            </w:r>
          </w:p>
        </w:tc>
        <w:tc>
          <w:tcPr>
            <w:tcW w:w="0" w:type="auto"/>
          </w:tcPr>
          <w:p w14:paraId="230A9DBE" w14:textId="77777777" w:rsidR="007F5111" w:rsidRDefault="00C963BA">
            <w:pPr>
              <w:pStyle w:val="Compact"/>
            </w:pPr>
            <w:r>
              <w:rPr>
                <w:i/>
                <w:iCs/>
              </w:rPr>
              <w:t>To be provided by GEHA</w:t>
            </w:r>
          </w:p>
        </w:tc>
        <w:tc>
          <w:tcPr>
            <w:tcW w:w="0" w:type="auto"/>
          </w:tcPr>
          <w:p w14:paraId="230A9DBF" w14:textId="77777777" w:rsidR="007F5111" w:rsidRDefault="00C963BA">
            <w:pPr>
              <w:pStyle w:val="Compact"/>
            </w:pPr>
            <w:r>
              <w:rPr>
                <w:i/>
                <w:iCs/>
              </w:rPr>
              <w:t>Not yet provided — Endpoint, credential, allowlist, tunnel. To be supplied by GEHA (Appendix B).</w:t>
            </w:r>
          </w:p>
        </w:tc>
        <w:tc>
          <w:tcPr>
            <w:tcW w:w="0" w:type="auto"/>
          </w:tcPr>
          <w:p w14:paraId="230A9DC0" w14:textId="77777777" w:rsidR="007F5111" w:rsidRDefault="00C963BA">
            <w:pPr>
              <w:pStyle w:val="Compact"/>
            </w:pPr>
            <w:r>
              <w:rPr>
                <w:i/>
                <w:iCs/>
              </w:rPr>
              <w:t>To be provided by GEHA</w:t>
            </w:r>
          </w:p>
        </w:tc>
        <w:tc>
          <w:tcPr>
            <w:tcW w:w="0" w:type="auto"/>
          </w:tcPr>
          <w:p w14:paraId="230A9DC1" w14:textId="77777777" w:rsidR="007F5111" w:rsidRDefault="00C963BA">
            <w:pPr>
              <w:pStyle w:val="Compact"/>
            </w:pPr>
            <w:r>
              <w:rPr>
                <w:i/>
                <w:iCs/>
              </w:rPr>
              <w:t>To be provided by GEHA</w:t>
            </w:r>
          </w:p>
        </w:tc>
        <w:tc>
          <w:tcPr>
            <w:tcW w:w="0" w:type="auto"/>
          </w:tcPr>
          <w:p w14:paraId="230A9DC2" w14:textId="77777777" w:rsidR="007F5111" w:rsidRDefault="00C963BA">
            <w:pPr>
              <w:pStyle w:val="Compact"/>
            </w:pPr>
            <w:r>
              <w:rPr>
                <w:i/>
                <w:iCs/>
              </w:rPr>
              <w:t>Not yet provided — What happens if they are not ready. To be supplied by GEHA (Appendix B).</w:t>
            </w:r>
          </w:p>
        </w:tc>
      </w:tr>
    </w:tbl>
    <w:p w14:paraId="230A9DC4" w14:textId="77777777" w:rsidR="007F5111" w:rsidRDefault="00C963BA" w:rsidP="4A3EE59D">
      <w:pPr>
        <w:pStyle w:val="BodyText"/>
        <w:rPr>
          <w:del w:id="2210" w:author="Syed Ahmed" w:date="2026-09-08T14:17:00Z" w16du:dateUtc="2026-09-08T14:17:38Z"/>
          <w:b/>
          <w:bCs/>
          <w:sz w:val="15"/>
          <w:szCs w:val="15"/>
        </w:rPr>
      </w:pPr>
      <w:del w:id="2211" w:author="Syed Ahmed" w:date="2026-09-08T14:17:00Z" w16du:dateUtc="2026-09-08T14:17:38Z">
        <w:r w:rsidRPr="4A3EE59D" w:rsidDel="00C963BA">
          <w:rPr>
            <w:b/>
            <w:bCs/>
            <w:sz w:val="15"/>
            <w:szCs w:val="15"/>
          </w:rPr>
          <w:delText>Table 7.7 — External Party Cutover Tracker</w:delText>
        </w:r>
      </w:del>
    </w:p>
    <w:p w14:paraId="230A9DC5" w14:textId="77777777" w:rsidR="007F5111" w:rsidRDefault="007F5111">
      <w:pPr>
        <w:sectPr w:rsidR="007F5111">
          <w:headerReference w:type="default" r:id="rId58"/>
          <w:footerReference w:type="default" r:id="rId59"/>
          <w:pgSz w:w="15840" w:h="12240" w:orient="landscape"/>
          <w:pgMar w:top="1440" w:right="1440" w:bottom="1440" w:left="1440" w:header="720" w:footer="620" w:gutter="0"/>
          <w:cols w:space="720"/>
        </w:sectPr>
      </w:pPr>
    </w:p>
    <w:p w14:paraId="230A9DC6" w14:textId="77777777" w:rsidR="007F5111" w:rsidRDefault="00C963BA">
      <w:pPr>
        <w:pStyle w:val="Heading2"/>
        <w:rPr>
          <w:del w:id="2212" w:author="Syed Ahmed" w:date="2026-09-08T16:27:00Z" w16du:dateUtc="2026-09-08T16:27:14Z"/>
        </w:rPr>
      </w:pPr>
      <w:bookmarkStart w:id="2213" w:name="reconciliation-acceptance"/>
      <w:bookmarkEnd w:id="2204"/>
      <w:r>
        <w:lastRenderedPageBreak/>
        <w:t>7</w:t>
      </w:r>
      <w:del w:id="2214" w:author="Syed Ahmed" w:date="2026-09-08T16:27:00Z" w16du:dateUtc="2026-09-08T16:27:14Z">
        <w:r w:rsidDel="00C963BA">
          <w:delText>.8 Reconciliation &amp; Acceptance</w:delText>
        </w:r>
      </w:del>
    </w:p>
    <w:p w14:paraId="230A9DC7" w14:textId="77777777" w:rsidR="007F5111" w:rsidRDefault="00C963BA">
      <w:pPr>
        <w:pStyle w:val="FirstParagraph"/>
        <w:rPr>
          <w:del w:id="2215" w:author="Syed Ahmed" w:date="2026-09-08T16:27:00Z" w16du:dateUtc="2026-09-08T16:27:13Z"/>
        </w:rPr>
      </w:pPr>
      <w:del w:id="2216" w:author="Syed Ahmed" w:date="2026-09-08T16:27:00Z" w16du:dateUtc="2026-09-08T16:27:14Z">
        <w:r w:rsidDel="00C963BA">
          <w:delText>Reconciliation compares the target against the source using control totals agreed before the window opens, and tolerance is expressed as a number rather than as a judgment. For financial and regulated objects that number is zero unless the application owner has accepted otherwise in writing. Record counts, financial totals, file counts and attachment volumes are each compared, and failed records go to a named queue with a named owner and a date by which they will be worked. Acceptance is given by the application owner at a recorded time, which is what converts a technical completion into a business one.</w:delText>
        </w:r>
      </w:del>
    </w:p>
    <w:p w14:paraId="230A9DC8" w14:textId="77777777" w:rsidR="007F5111" w:rsidRDefault="007F5111">
      <w:pPr>
        <w:pStyle w:val="Compact"/>
      </w:pPr>
    </w:p>
    <w:tbl>
      <w:tblPr>
        <w:tblStyle w:val="Table"/>
        <w:tblW w:w="5000" w:type="pct"/>
        <w:tblLook w:val="0020" w:firstRow="1" w:lastRow="0" w:firstColumn="0" w:lastColumn="0" w:noHBand="0" w:noVBand="0"/>
      </w:tblPr>
      <w:tblGrid>
        <w:gridCol w:w="1509"/>
        <w:gridCol w:w="7967"/>
      </w:tblGrid>
      <w:tr w:rsidR="007F5111" w14:paraId="230A9DCB" w14:textId="77777777" w:rsidTr="4A3EE59D">
        <w:trPr>
          <w:cnfStyle w:val="100000000000" w:firstRow="1" w:lastRow="0" w:firstColumn="0" w:lastColumn="0" w:oddVBand="0" w:evenVBand="0" w:oddHBand="0" w:evenHBand="0" w:firstRowFirstColumn="0" w:firstRowLastColumn="0" w:lastRowFirstColumn="0" w:lastRowLastColumn="0"/>
          <w:tblHeader/>
          <w:del w:id="2217" w:author="Syed Ahmed" w:date="2026-09-08T14:17:00Z"/>
        </w:trPr>
        <w:tc>
          <w:tcPr>
            <w:tcW w:w="0" w:type="auto"/>
          </w:tcPr>
          <w:p w14:paraId="230A9DC9" w14:textId="77777777" w:rsidR="007F5111" w:rsidRDefault="00C963BA">
            <w:pPr>
              <w:pStyle w:val="Compact"/>
            </w:pPr>
            <w:r>
              <w:rPr>
                <w:b/>
                <w:bCs/>
              </w:rPr>
              <w:t>Control Totals</w:t>
            </w:r>
          </w:p>
        </w:tc>
        <w:tc>
          <w:tcPr>
            <w:tcW w:w="0" w:type="auto"/>
          </w:tcPr>
          <w:p w14:paraId="230A9DCA" w14:textId="77777777" w:rsidR="007F5111" w:rsidRDefault="00C963BA">
            <w:pPr>
              <w:pStyle w:val="Compact"/>
            </w:pPr>
            <w:r>
              <w:rPr>
                <w:i/>
                <w:iCs/>
              </w:rPr>
              <w:t>Record counts and financial or volumetric totals by object, source versus target —</w:t>
            </w:r>
          </w:p>
        </w:tc>
      </w:tr>
      <w:tr w:rsidR="007F5111" w14:paraId="230A9DCE" w14:textId="77777777" w:rsidTr="4A3EE59D">
        <w:trPr>
          <w:del w:id="2218" w:author="Syed Ahmed" w:date="2026-09-08T14:17:00Z"/>
        </w:trPr>
        <w:tc>
          <w:tcPr>
            <w:tcW w:w="0" w:type="auto"/>
          </w:tcPr>
          <w:p w14:paraId="230A9DCC" w14:textId="77777777" w:rsidR="007F5111" w:rsidRDefault="00C963BA">
            <w:pPr>
              <w:pStyle w:val="Compact"/>
            </w:pPr>
            <w:r>
              <w:rPr>
                <w:b/>
                <w:bCs/>
              </w:rPr>
              <w:t>Tolerance</w:t>
            </w:r>
          </w:p>
        </w:tc>
        <w:tc>
          <w:tcPr>
            <w:tcW w:w="0" w:type="auto"/>
          </w:tcPr>
          <w:p w14:paraId="230A9DCD" w14:textId="77777777" w:rsidR="007F5111" w:rsidRDefault="00C963BA">
            <w:pPr>
              <w:pStyle w:val="Compact"/>
            </w:pPr>
            <w:r>
              <w:rPr>
                <w:i/>
                <w:iCs/>
              </w:rPr>
              <w:t>Not yet provided — The numeric threshold — state it. Zero for financial and regulated objects unless the Application Owner has accepted oth. To be supplied by GEHA (Appendix B).</w:t>
            </w:r>
          </w:p>
        </w:tc>
      </w:tr>
      <w:tr w:rsidR="007F5111" w14:paraId="230A9DD1" w14:textId="77777777" w:rsidTr="4A3EE59D">
        <w:trPr>
          <w:del w:id="2219" w:author="Syed Ahmed" w:date="2026-09-08T14:17:00Z"/>
        </w:trPr>
        <w:tc>
          <w:tcPr>
            <w:tcW w:w="0" w:type="auto"/>
          </w:tcPr>
          <w:p w14:paraId="230A9DCF" w14:textId="77777777" w:rsidR="007F5111" w:rsidRDefault="00C963BA">
            <w:pPr>
              <w:pStyle w:val="Compact"/>
            </w:pPr>
            <w:r>
              <w:rPr>
                <w:b/>
                <w:bCs/>
              </w:rPr>
              <w:t>File &amp; Attachment Counts</w:t>
            </w:r>
          </w:p>
        </w:tc>
        <w:tc>
          <w:tcPr>
            <w:tcW w:w="0" w:type="auto"/>
          </w:tcPr>
          <w:p w14:paraId="230A9DD0" w14:textId="77777777" w:rsidR="007F5111" w:rsidRDefault="00C963BA">
            <w:pPr>
              <w:pStyle w:val="Compact"/>
            </w:pPr>
            <w:r>
              <w:rPr>
                <w:i/>
                <w:iCs/>
              </w:rPr>
              <w:t>—</w:t>
            </w:r>
          </w:p>
        </w:tc>
      </w:tr>
      <w:tr w:rsidR="007F5111" w14:paraId="230A9DD4" w14:textId="77777777" w:rsidTr="4A3EE59D">
        <w:trPr>
          <w:del w:id="2220" w:author="Syed Ahmed" w:date="2026-09-08T14:17:00Z"/>
        </w:trPr>
        <w:tc>
          <w:tcPr>
            <w:tcW w:w="0" w:type="auto"/>
          </w:tcPr>
          <w:p w14:paraId="230A9DD2" w14:textId="77777777" w:rsidR="007F5111" w:rsidRDefault="00C963BA">
            <w:pPr>
              <w:pStyle w:val="Compact"/>
            </w:pPr>
            <w:r>
              <w:rPr>
                <w:b/>
                <w:bCs/>
              </w:rPr>
              <w:t>Error Queue Handling</w:t>
            </w:r>
          </w:p>
        </w:tc>
        <w:tc>
          <w:tcPr>
            <w:tcW w:w="0" w:type="auto"/>
          </w:tcPr>
          <w:p w14:paraId="230A9DD3" w14:textId="77777777" w:rsidR="007F5111" w:rsidRDefault="00C963BA">
            <w:pPr>
              <w:pStyle w:val="Compact"/>
            </w:pPr>
            <w:r>
              <w:rPr>
                <w:i/>
                <w:iCs/>
              </w:rPr>
              <w:t>Not yet provided — Where failed records go, who works them, and by when. To be supplied by GEHA (Appendix B).</w:t>
            </w:r>
          </w:p>
        </w:tc>
      </w:tr>
      <w:tr w:rsidR="007F5111" w14:paraId="230A9DD7" w14:textId="77777777" w:rsidTr="4A3EE59D">
        <w:trPr>
          <w:del w:id="2221" w:author="Syed Ahmed" w:date="2026-09-08T14:17:00Z"/>
        </w:trPr>
        <w:tc>
          <w:tcPr>
            <w:tcW w:w="0" w:type="auto"/>
          </w:tcPr>
          <w:p w14:paraId="230A9DD5" w14:textId="77777777" w:rsidR="007F5111" w:rsidRDefault="00C963BA">
            <w:pPr>
              <w:pStyle w:val="Compact"/>
            </w:pPr>
            <w:r>
              <w:rPr>
                <w:b/>
                <w:bCs/>
              </w:rPr>
              <w:t>Acceptance Sign-Off</w:t>
            </w:r>
          </w:p>
        </w:tc>
        <w:tc>
          <w:tcPr>
            <w:tcW w:w="0" w:type="auto"/>
          </w:tcPr>
          <w:p w14:paraId="230A9DD6" w14:textId="77777777" w:rsidR="007F5111" w:rsidRDefault="00C963BA">
            <w:pPr>
              <w:pStyle w:val="Compact"/>
            </w:pPr>
            <w:r>
              <w:rPr>
                <w:i/>
                <w:iCs/>
              </w:rPr>
              <w:t>Not yet provided — Application Owner name, and the time acceptance was given. To be supplied by GEHA (Appendix B).</w:t>
            </w:r>
          </w:p>
        </w:tc>
      </w:tr>
    </w:tbl>
    <w:p w14:paraId="230A9DD8" w14:textId="77777777" w:rsidR="007F5111" w:rsidRDefault="00C963BA" w:rsidP="4A3EE59D">
      <w:pPr>
        <w:pStyle w:val="BodyText"/>
        <w:rPr>
          <w:del w:id="2222" w:author="Syed Ahmed" w:date="2026-09-08T14:17:00Z" w16du:dateUtc="2026-09-08T14:17:59Z"/>
          <w:b/>
          <w:bCs/>
          <w:sz w:val="15"/>
          <w:szCs w:val="15"/>
        </w:rPr>
      </w:pPr>
      <w:del w:id="2223" w:author="Syed Ahmed" w:date="2026-09-08T14:17:00Z" w16du:dateUtc="2026-09-08T14:17:59Z">
        <w:r w:rsidRPr="4A3EE59D" w:rsidDel="00C963BA">
          <w:rPr>
            <w:b/>
            <w:bCs/>
            <w:sz w:val="15"/>
            <w:szCs w:val="15"/>
          </w:rPr>
          <w:delText>Table 7.8 — Reconciliation &amp; Acceptance</w:delText>
        </w:r>
      </w:del>
    </w:p>
    <w:p w14:paraId="230A9DD9" w14:textId="77777777" w:rsidR="007F5111" w:rsidRDefault="007F5111">
      <w:pPr>
        <w:pStyle w:val="Compact"/>
      </w:pPr>
    </w:p>
    <w:p w14:paraId="230A9DDA" w14:textId="021BBCB1" w:rsidR="007F5111" w:rsidRDefault="00C963BA">
      <w:pPr>
        <w:pStyle w:val="Heading2"/>
      </w:pPr>
      <w:bookmarkStart w:id="2224" w:name="rollback"/>
      <w:bookmarkEnd w:id="2213"/>
      <w:r>
        <w:t>7.9 Rollback</w:t>
      </w:r>
      <w:ins w:id="2225" w:author="Ahmed, Syed" w:date="2026-09-09T19:32:00Z" w16du:dateUtc="2026-09-09T19:32:42Z">
        <w:r w:rsidR="3165929A">
          <w:t xml:space="preserve"> – If any issue occurs rollback plan ) </w:t>
        </w:r>
      </w:ins>
    </w:p>
    <w:p w14:paraId="230A9DDB" w14:textId="77777777" w:rsidR="007F5111" w:rsidRDefault="00C963BA">
      <w:pPr>
        <w:pStyle w:val="FirstParagraph"/>
      </w:pPr>
      <w:r>
        <w:t>Rollback for a replication-based migration to Azure is not a failback; replication runs in one direction only, so rollback means returning to the source system as it stood at the data cut-off. Work performed in the target after cutover is not recoverable to the source unless it is manually re-</w:t>
      </w:r>
      <w:commentRangeStart w:id="2226"/>
      <w:r>
        <w:t>entered</w:t>
      </w:r>
      <w:commentRangeEnd w:id="2226"/>
      <w:r>
        <w:rPr>
          <w:rStyle w:val="CommentReference"/>
          <w:sz w:val="19"/>
          <w:szCs w:val="19"/>
        </w:rPr>
        <w:commentReference w:id="2226"/>
      </w:r>
      <w:r>
        <w:t>, and that treatment is decided in advance rather than improvised. The plan therefore depends on the source remaining intact, powered off and bootable for a stated retention period, with its storage and networking untouched. The point of no return is identified by step number, the decision deadline is set by clock time, and the duration of the rollback itself is measured during rehearsal rather than estimated.</w:t>
      </w:r>
    </w:p>
    <w:p w14:paraId="230A9DDC" w14:textId="77777777" w:rsidR="007F5111" w:rsidRDefault="007F5111">
      <w:pPr>
        <w:pStyle w:val="Compact"/>
      </w:pPr>
    </w:p>
    <w:tbl>
      <w:tblPr>
        <w:tblStyle w:val="Table"/>
        <w:tblW w:w="5000" w:type="pct"/>
        <w:tblLook w:val="0020" w:firstRow="1" w:lastRow="0" w:firstColumn="0" w:lastColumn="0" w:noHBand="0" w:noVBand="0"/>
      </w:tblPr>
      <w:tblGrid>
        <w:gridCol w:w="1388"/>
        <w:gridCol w:w="8088"/>
        <w:tblGridChange w:id="2227">
          <w:tblGrid>
            <w:gridCol w:w="1388"/>
            <w:gridCol w:w="8088"/>
          </w:tblGrid>
        </w:tblGridChange>
      </w:tblGrid>
      <w:tr w:rsidR="007F5111" w14:paraId="230A9DDF"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DDD" w14:textId="77777777" w:rsidR="007F5111" w:rsidRDefault="00C963BA">
            <w:pPr>
              <w:pStyle w:val="Compact"/>
            </w:pPr>
            <w:del w:id="2228" w:author="Syed Ahmed" w:date="2026-09-08T14:18:00Z" w16du:dateUtc="2026-09-08T14:18:21Z">
              <w:r w:rsidRPr="4A3EE59D" w:rsidDel="00C963BA">
                <w:rPr>
                  <w:b/>
                  <w:bCs/>
                </w:rPr>
                <w:delText>Rollback Trigger Criteria</w:delText>
              </w:r>
            </w:del>
          </w:p>
        </w:tc>
        <w:tc>
          <w:tcPr>
            <w:tcW w:w="0" w:type="auto"/>
          </w:tcPr>
          <w:p w14:paraId="230A9DDE" w14:textId="77777777" w:rsidR="007F5111" w:rsidRDefault="00C963BA">
            <w:pPr>
              <w:pStyle w:val="Compact"/>
            </w:pPr>
            <w:del w:id="2229" w:author="Syed Ahmed" w:date="2026-09-08T14:18:00Z" w16du:dateUtc="2026-09-08T14:18:21Z">
              <w:r w:rsidRPr="4A3EE59D" w:rsidDel="00C963BA">
                <w:rPr>
                  <w:i/>
                  <w:iCs/>
                </w:rPr>
                <w:delText>Not yet provided — Objective conditions, tied to the verification failures in §7.3. To be supplied by GEHA (Appendix B).</w:delText>
              </w:r>
            </w:del>
          </w:p>
        </w:tc>
      </w:tr>
      <w:tr w:rsidR="007F5111" w14:paraId="230A9DE2" w14:textId="77777777" w:rsidTr="4A3EE59D">
        <w:tc>
          <w:tcPr>
            <w:tcW w:w="0" w:type="auto"/>
          </w:tcPr>
          <w:p w14:paraId="230A9DE0" w14:textId="77777777" w:rsidR="007F5111" w:rsidRDefault="00C963BA">
            <w:pPr>
              <w:pStyle w:val="Compact"/>
            </w:pPr>
            <w:del w:id="2230" w:author="Syed Ahmed" w:date="2026-09-08T14:18:00Z" w16du:dateUtc="2026-09-08T14:18:21Z">
              <w:r w:rsidRPr="4A3EE59D" w:rsidDel="00C963BA">
                <w:rPr>
                  <w:b/>
                  <w:bCs/>
                </w:rPr>
                <w:delText>Rollback Decision Deadline</w:delText>
              </w:r>
            </w:del>
          </w:p>
        </w:tc>
        <w:tc>
          <w:tcPr>
            <w:tcW w:w="0" w:type="auto"/>
          </w:tcPr>
          <w:p w14:paraId="230A9DE1" w14:textId="77777777" w:rsidR="007F5111" w:rsidRDefault="00C963BA">
            <w:pPr>
              <w:pStyle w:val="Compact"/>
            </w:pPr>
            <w:del w:id="2231" w:author="Syed Ahmed" w:date="2026-09-08T14:18:00Z" w16du:dateUtc="2026-09-08T14:18:21Z">
              <w:r w:rsidRPr="4A3EE59D" w:rsidDel="00C963BA">
                <w:rPr>
                  <w:i/>
                  <w:iCs/>
                </w:rPr>
                <w:delText>Not yet provided — The clock time by which rollback must be invoked to complete before the business day. To be supplied by GEHA (Appendix B).</w:delText>
              </w:r>
            </w:del>
          </w:p>
        </w:tc>
      </w:tr>
      <w:tr w:rsidR="007F5111" w14:paraId="230A9DE5" w14:textId="77777777" w:rsidTr="4A3EE59D">
        <w:tc>
          <w:tcPr>
            <w:tcW w:w="0" w:type="auto"/>
          </w:tcPr>
          <w:p w14:paraId="230A9DE3" w14:textId="77777777" w:rsidR="007F5111" w:rsidRDefault="00C963BA">
            <w:pPr>
              <w:pStyle w:val="Compact"/>
            </w:pPr>
            <w:del w:id="2232" w:author="Syed Ahmed" w:date="2026-09-08T14:18:00Z" w16du:dateUtc="2026-09-08T14:18:21Z">
              <w:r w:rsidRPr="4A3EE59D" w:rsidDel="00C963BA">
                <w:rPr>
                  <w:b/>
                  <w:bCs/>
                </w:rPr>
                <w:delText>Rollback Steps</w:delText>
              </w:r>
            </w:del>
          </w:p>
        </w:tc>
        <w:tc>
          <w:tcPr>
            <w:tcW w:w="0" w:type="auto"/>
          </w:tcPr>
          <w:p w14:paraId="230A9DE4" w14:textId="77777777" w:rsidR="007F5111" w:rsidRDefault="00C963BA">
            <w:pPr>
              <w:pStyle w:val="Compact"/>
            </w:pPr>
            <w:del w:id="2233" w:author="Syed Ahmed" w:date="2026-09-08T14:18:00Z" w16du:dateUtc="2026-09-08T14:18:21Z">
              <w:r w:rsidRPr="4A3EE59D" w:rsidDel="00C963BA">
                <w:rPr>
                  <w:i/>
                  <w:iCs/>
                </w:rPr>
                <w:delText>Not yet provided — Power the source back on, revert DNS and endpoints, restore integrations, re-enable access, notify partners and users. To be supplied by GEHA (Appendix B).</w:delText>
              </w:r>
            </w:del>
          </w:p>
        </w:tc>
      </w:tr>
      <w:tr w:rsidR="007F5111" w14:paraId="230A9DE8" w14:textId="77777777" w:rsidTr="4A3EE59D">
        <w:tc>
          <w:tcPr>
            <w:tcW w:w="0" w:type="auto"/>
          </w:tcPr>
          <w:p w14:paraId="230A9DE6" w14:textId="77777777" w:rsidR="007F5111" w:rsidRDefault="00C963BA">
            <w:pPr>
              <w:pStyle w:val="Compact"/>
            </w:pPr>
            <w:del w:id="2234" w:author="Syed Ahmed" w:date="2026-09-08T14:18:00Z" w16du:dateUtc="2026-09-08T14:18:21Z">
              <w:r w:rsidRPr="4A3EE59D" w:rsidDel="00C963BA">
                <w:rPr>
                  <w:b/>
                  <w:bCs/>
                </w:rPr>
                <w:delText>Rollback Duration</w:delText>
              </w:r>
            </w:del>
          </w:p>
        </w:tc>
        <w:tc>
          <w:tcPr>
            <w:tcW w:w="0" w:type="auto"/>
          </w:tcPr>
          <w:p w14:paraId="230A9DE7" w14:textId="77777777" w:rsidR="007F5111" w:rsidRDefault="00C963BA">
            <w:pPr>
              <w:pStyle w:val="Compact"/>
            </w:pPr>
            <w:del w:id="2235" w:author="Syed Ahmed" w:date="2026-09-08T14:18:00Z" w16du:dateUtc="2026-09-08T14:18:21Z">
              <w:r w:rsidRPr="4A3EE59D" w:rsidDel="00C963BA">
                <w:rPr>
                  <w:i/>
                  <w:iCs/>
                </w:rPr>
                <w:delText>Not yet provided — Measured during the §6.4 test, not estimated. To be supplied by GEHA (Appendix B).</w:delText>
              </w:r>
            </w:del>
          </w:p>
        </w:tc>
      </w:tr>
      <w:tr w:rsidR="007F5111" w14:paraId="230A9DEB" w14:textId="77777777" w:rsidTr="4A3EE59D">
        <w:tc>
          <w:tcPr>
            <w:tcW w:w="0" w:type="auto"/>
          </w:tcPr>
          <w:p w14:paraId="230A9DE9" w14:textId="77777777" w:rsidR="007F5111" w:rsidRDefault="00C963BA">
            <w:pPr>
              <w:pStyle w:val="Compact"/>
            </w:pPr>
            <w:del w:id="2236" w:author="Syed Ahmed" w:date="2026-09-08T14:18:00Z" w16du:dateUtc="2026-09-08T14:18:21Z">
              <w:r w:rsidRPr="4A3EE59D" w:rsidDel="00C963BA">
                <w:rPr>
                  <w:b/>
                  <w:bCs/>
                </w:rPr>
                <w:delText>Point of No Return</w:delText>
              </w:r>
            </w:del>
          </w:p>
        </w:tc>
        <w:tc>
          <w:tcPr>
            <w:tcW w:w="0" w:type="auto"/>
          </w:tcPr>
          <w:p w14:paraId="230A9DEA" w14:textId="77777777" w:rsidR="007F5111" w:rsidRDefault="00C963BA">
            <w:pPr>
              <w:pStyle w:val="Compact"/>
            </w:pPr>
            <w:del w:id="2237" w:author="Syed Ahmed" w:date="2026-09-08T14:18:00Z" w16du:dateUtc="2026-09-08T14:18:21Z">
              <w:r w:rsidRPr="4A3EE59D" w:rsidDel="00C963BA">
                <w:rPr>
                  <w:i/>
                  <w:iCs/>
                </w:rPr>
                <w:delText>Not yet provided — The specific step number in §7.3 after which rollback is no longer viable, and why. To be supplied by GEHA (Appendix B).</w:delText>
              </w:r>
            </w:del>
          </w:p>
        </w:tc>
      </w:tr>
      <w:tr w:rsidR="007F5111" w14:paraId="230A9DEE" w14:textId="77777777" w:rsidTr="4A3EE59D">
        <w:tc>
          <w:tcPr>
            <w:tcW w:w="0" w:type="auto"/>
          </w:tcPr>
          <w:p w14:paraId="230A9DEC" w14:textId="77777777" w:rsidR="007F5111" w:rsidRDefault="00C963BA">
            <w:pPr>
              <w:pStyle w:val="Compact"/>
            </w:pPr>
            <w:del w:id="2238" w:author="Syed Ahmed" w:date="2026-09-08T14:18:00Z" w16du:dateUtc="2026-09-08T14:18:21Z">
              <w:r w:rsidRPr="4A3EE59D" w:rsidDel="00C963BA">
                <w:rPr>
                  <w:b/>
                  <w:bCs/>
                </w:rPr>
                <w:delText>Source Preserved</w:delText>
              </w:r>
            </w:del>
          </w:p>
        </w:tc>
        <w:tc>
          <w:tcPr>
            <w:tcW w:w="0" w:type="auto"/>
          </w:tcPr>
          <w:p w14:paraId="230A9DED" w14:textId="77777777" w:rsidR="007F5111" w:rsidRDefault="00C963BA">
            <w:pPr>
              <w:pStyle w:val="Compact"/>
            </w:pPr>
            <w:del w:id="2239" w:author="Syed Ahmed" w:date="2026-09-08T14:18:00Z" w16du:dateUtc="2026-09-08T14:18:21Z">
              <w:r w:rsidDel="00C963BA">
                <w:delText>Source remains intact, powered off and bootable through hypercare; migration method Azure Migrate is unidirectional, so rollback means reverting to the source as at data cut-off.  (Evidenced — wave engine; program migration method)</w:delText>
              </w:r>
            </w:del>
          </w:p>
        </w:tc>
      </w:tr>
      <w:tr w:rsidR="007F5111" w14:paraId="230A9DF1" w14:textId="77777777" w:rsidTr="4A3EE59D">
        <w:tc>
          <w:tcPr>
            <w:tcW w:w="0" w:type="auto"/>
          </w:tcPr>
          <w:p w14:paraId="230A9DEF" w14:textId="77777777" w:rsidR="007F5111" w:rsidRDefault="00C963BA">
            <w:pPr>
              <w:pStyle w:val="Compact"/>
            </w:pPr>
            <w:del w:id="2240" w:author="Syed Ahmed" w:date="2026-09-08T14:18:00Z" w16du:dateUtc="2026-09-08T14:18:21Z">
              <w:r w:rsidRPr="4A3EE59D" w:rsidDel="00C963BA">
                <w:rPr>
                  <w:b/>
                  <w:bCs/>
                </w:rPr>
                <w:delText>Data Entered After Cutover</w:delText>
              </w:r>
            </w:del>
          </w:p>
        </w:tc>
        <w:tc>
          <w:tcPr>
            <w:tcW w:w="0" w:type="auto"/>
          </w:tcPr>
          <w:p w14:paraId="230A9DF0" w14:textId="77777777" w:rsidR="007F5111" w:rsidRDefault="00C963BA">
            <w:pPr>
              <w:pStyle w:val="Compact"/>
            </w:pPr>
            <w:del w:id="2241" w:author="Syed Ahmed" w:date="2026-09-08T14:18:00Z" w16du:dateUtc="2026-09-08T14:18:20Z">
              <w:r w:rsidRPr="4A3EE59D" w:rsidDel="00C963BA">
                <w:rPr>
                  <w:i/>
                  <w:iCs/>
                </w:rPr>
                <w:delText>Not yet provided — The treatment of transactions entered in the target if rollback is invoked — re-keyed into the source or lost. Determine. To be supplied by GEHA (Appendix B).</w:delText>
              </w:r>
            </w:del>
          </w:p>
        </w:tc>
      </w:tr>
      <w:tr w:rsidR="007F5111" w14:paraId="230A9DF4" w14:textId="77777777" w:rsidTr="4A3EE59D">
        <w:tc>
          <w:tcPr>
            <w:tcW w:w="0" w:type="auto"/>
          </w:tcPr>
          <w:p w14:paraId="230A9DF2" w14:textId="77777777" w:rsidR="007F5111" w:rsidRDefault="00C963BA">
            <w:pPr>
              <w:pStyle w:val="Compact"/>
            </w:pPr>
            <w:del w:id="2242" w:author="Syed Ahmed" w:date="2026-09-08T14:18:00Z" w16du:dateUtc="2026-09-08T14:18:20Z">
              <w:r w:rsidRPr="4A3EE59D" w:rsidDel="00C963BA">
                <w:rPr>
                  <w:b/>
                  <w:bCs/>
                </w:rPr>
                <w:delText>Rehearsed</w:delText>
              </w:r>
            </w:del>
          </w:p>
        </w:tc>
        <w:tc>
          <w:tcPr>
            <w:tcW w:w="0" w:type="auto"/>
          </w:tcPr>
          <w:p w14:paraId="230A9DF3" w14:textId="77777777" w:rsidR="007F5111" w:rsidRDefault="00C963BA">
            <w:pPr>
              <w:pStyle w:val="Compact"/>
            </w:pPr>
            <w:del w:id="2243" w:author="Syed Ahmed" w:date="2026-09-08T14:18:00Z" w16du:dateUtc="2026-09-08T14:18:20Z">
              <w:r w:rsidDel="00C963BA">
                <w:delText xml:space="preserve">☐ </w:delText>
              </w:r>
              <w:r w:rsidRPr="4A3EE59D" w:rsidDel="00C963BA">
                <w:rPr>
                  <w:i/>
                  <w:iCs/>
                </w:rPr>
                <w:delText>Yes</w:delText>
              </w:r>
              <w:r w:rsidDel="00C963BA">
                <w:delText xml:space="preserve"> ☐ </w:delText>
              </w:r>
              <w:r w:rsidRPr="4A3EE59D" w:rsidDel="00C963BA">
                <w:rPr>
                  <w:i/>
                  <w:iCs/>
                </w:rPr>
                <w:delText>No</w:delText>
              </w:r>
              <w:r w:rsidDel="00C963BA">
                <w:delText xml:space="preserve"> — </w:delText>
              </w:r>
              <w:r w:rsidRPr="4A3EE59D" w:rsidDel="00C963BA">
                <w:rPr>
                  <w:i/>
                  <w:iCs/>
                </w:rPr>
                <w:delText>To be provided by GEHA</w:delText>
              </w:r>
            </w:del>
          </w:p>
        </w:tc>
      </w:tr>
      <w:tr w:rsidR="007F5111" w14:paraId="230A9DF7" w14:textId="77777777" w:rsidTr="4A3EE59D">
        <w:tblPrEx>
          <w:tblW w:w="5000" w:type="pct"/>
          <w:tblLook w:val="0020" w:firstRow="1" w:lastRow="0" w:firstColumn="0" w:lastColumn="0" w:noHBand="0" w:noVBand="0"/>
          <w:tblPrExChange w:id="2244" w:author="Syed Ahmed" w:date="2026-09-08T14:18:00Z">
            <w:tblPrEx>
              <w:tblW w:w="5000" w:type="pct"/>
              <w:tblLook w:val="0020" w:firstRow="1" w:lastRow="0" w:firstColumn="0" w:lastColumn="0" w:noHBand="0" w:noVBand="0"/>
            </w:tblPrEx>
          </w:tblPrExChange>
        </w:tblPrEx>
        <w:trPr>
          <w:trHeight w:val="300"/>
        </w:trPr>
        <w:tc>
          <w:tcPr>
            <w:tcW w:w="0" w:type="auto"/>
            <w:tcPrChange w:id="2245" w:author="Syed Ahmed" w:date="2026-09-08T14:18:00Z">
              <w:tcPr>
                <w:tcW w:w="1388" w:type="dxa"/>
              </w:tcPr>
            </w:tcPrChange>
          </w:tcPr>
          <w:p w14:paraId="230A9DF5" w14:textId="77777777" w:rsidR="007F5111" w:rsidRDefault="00C963BA">
            <w:pPr>
              <w:pStyle w:val="Compact"/>
            </w:pPr>
            <w:del w:id="2246" w:author="Syed Ahmed" w:date="2026-09-08T14:18:00Z" w16du:dateUtc="2026-09-08T14:18:20Z">
              <w:r w:rsidRPr="4A3EE59D" w:rsidDel="00C963BA">
                <w:rPr>
                  <w:b/>
                  <w:bCs/>
                </w:rPr>
                <w:delText>Rollback Authority</w:delText>
              </w:r>
            </w:del>
          </w:p>
        </w:tc>
        <w:tc>
          <w:tcPr>
            <w:tcW w:w="0" w:type="auto"/>
            <w:tcPrChange w:id="2247" w:author="Syed Ahmed" w:date="2026-09-08T14:18:00Z">
              <w:tcPr>
                <w:tcW w:w="8088" w:type="dxa"/>
              </w:tcPr>
            </w:tcPrChange>
          </w:tcPr>
          <w:p w14:paraId="230A9DF6" w14:textId="77777777" w:rsidR="007F5111" w:rsidRDefault="00C963BA">
            <w:pPr>
              <w:pStyle w:val="Compact"/>
            </w:pPr>
            <w:del w:id="2248" w:author="Syed Ahmed" w:date="2026-09-08T14:18:00Z" w16du:dateUtc="2026-09-08T14:18:20Z">
              <w:r w:rsidRPr="4A3EE59D" w:rsidDel="00C963BA">
                <w:rPr>
                  <w:i/>
                  <w:iCs/>
                </w:rPr>
                <w:delText>To be provided by GEHA</w:delText>
              </w:r>
            </w:del>
          </w:p>
        </w:tc>
      </w:tr>
    </w:tbl>
    <w:p w14:paraId="230A9DF8" w14:textId="77777777" w:rsidR="007F5111" w:rsidRDefault="00C963BA">
      <w:pPr>
        <w:pStyle w:val="BodyText"/>
      </w:pPr>
      <w:r>
        <w:rPr>
          <w:b/>
          <w:bCs/>
          <w:sz w:val="15"/>
          <w:szCs w:val="15"/>
        </w:rPr>
        <w:t>Table 7.9 — Rollback</w:t>
      </w:r>
    </w:p>
    <w:p w14:paraId="230A9DF9" w14:textId="77777777" w:rsidR="007F5111" w:rsidRDefault="007F5111">
      <w:pPr>
        <w:pStyle w:val="Compact"/>
      </w:pPr>
    </w:p>
    <w:p w14:paraId="230A9DFA" w14:textId="77777777" w:rsidR="007F5111" w:rsidRDefault="00C963BA">
      <w:pPr>
        <w:pStyle w:val="Heading1"/>
      </w:pPr>
      <w:bookmarkStart w:id="2249" w:name="post-cutover-service-handover"/>
      <w:bookmarkEnd w:id="1995"/>
      <w:bookmarkEnd w:id="2224"/>
      <w:r>
        <w:t>8. Post-Cutover &amp; Service Handover</w:t>
      </w:r>
    </w:p>
    <w:p w14:paraId="230A9DFB" w14:textId="77777777" w:rsidR="007F5111" w:rsidRDefault="00C963BA">
      <w:pPr>
        <w:pStyle w:val="FirstParagraph"/>
        <w:rPr>
          <w:del w:id="2250" w:author="Syed Ahmed" w:date="2026-09-08T16:27:00Z" w16du:dateUtc="2026-09-08T16:27:21Z"/>
        </w:rPr>
      </w:pPr>
      <w:r>
        <w:t>The post-cutover period is treated as a defined stage with entry and exit conditions rather than as an indefinite settling-in. Hypercare, verification of operational controls in production, decommissioning of the source and the review that feeds the next migration each have their own criteria. Every stage exits on documented evidence rather t</w:t>
      </w:r>
      <w:del w:id="2251" w:author="Syed Ahmed" w:date="2026-09-08T16:27:00Z" w16du:dateUtc="2026-09-08T16:27:21Z">
        <w:r w:rsidDel="00C963BA">
          <w:delText>han on elapsed time, because a quiet fortnight is not the same thing as a stable service. Handled properly, this section is where a migration becomes an operational reality rather than a completed project.</w:delText>
        </w:r>
      </w:del>
    </w:p>
    <w:p w14:paraId="230A9DFC" w14:textId="77777777" w:rsidR="007F5111" w:rsidRDefault="00C963BA">
      <w:pPr>
        <w:pStyle w:val="Heading2"/>
        <w:rPr>
          <w:del w:id="2252" w:author="Syed Ahmed" w:date="2026-09-08T16:27:00Z" w16du:dateUtc="2026-09-08T16:27:21Z"/>
        </w:rPr>
      </w:pPr>
      <w:bookmarkStart w:id="2253" w:name="hypercare"/>
      <w:del w:id="2254" w:author="Syed Ahmed" w:date="2026-09-08T16:27:00Z" w16du:dateUtc="2026-09-08T16:27:21Z">
        <w:r w:rsidDel="00C963BA">
          <w:lastRenderedPageBreak/>
          <w:delText>8.1 Hypercare</w:delText>
        </w:r>
      </w:del>
    </w:p>
    <w:p w14:paraId="230A9DFD" w14:textId="77777777" w:rsidR="007F5111" w:rsidRDefault="00C963BA">
      <w:pPr>
        <w:pStyle w:val="FirstParagraph"/>
        <w:rPr>
          <w:del w:id="2255" w:author="Syed Ahmed" w:date="2026-09-08T16:27:00Z" w16du:dateUtc="2026-09-08T16:27:21Z"/>
        </w:rPr>
      </w:pPr>
      <w:del w:id="2256" w:author="Syed Ahmed" w:date="2026-09-08T16:27:00Z" w16du:dateUtc="2026-09-08T16:27:21Z">
        <w:r w:rsidDel="00C963BA">
          <w:delText>Hypercare is the period of heightened support immediately after go-live, and it is defined here with a named roster, coverage hours and an escalation path rather than an assumption that the migration team remains available. Its exit criteria are objective — a stated number of consecutive days without severity one or two incidents, with backup and monitoring proven in steady state — so that the end of hypercare is a demonstrated condition rather than a date in a plan. The steady-state support owner is named, and the handover to them is explicit. Issues raised during hypercare are triaged through a defined route so that nothing depends on knowing which individual to telephone.</w:delText>
        </w:r>
      </w:del>
    </w:p>
    <w:p w14:paraId="230A9DFE" w14:textId="77777777" w:rsidR="007F5111" w:rsidRDefault="007F5111">
      <w:pPr>
        <w:pStyle w:val="Compact"/>
      </w:pPr>
    </w:p>
    <w:tbl>
      <w:tblPr>
        <w:tblStyle w:val="Table"/>
        <w:tblW w:w="5000" w:type="pct"/>
        <w:tblLook w:val="0020" w:firstRow="1" w:lastRow="0" w:firstColumn="0" w:lastColumn="0" w:noHBand="0" w:noVBand="0"/>
      </w:tblPr>
      <w:tblGrid>
        <w:gridCol w:w="1138"/>
        <w:gridCol w:w="8338"/>
      </w:tblGrid>
      <w:tr w:rsidR="007F5111" w14:paraId="230A9E01" w14:textId="77777777" w:rsidTr="4A3EE59D">
        <w:trPr>
          <w:cnfStyle w:val="100000000000" w:firstRow="1" w:lastRow="0" w:firstColumn="0" w:lastColumn="0" w:oddVBand="0" w:evenVBand="0" w:oddHBand="0" w:evenHBand="0" w:firstRowFirstColumn="0" w:firstRowLastColumn="0" w:lastRowFirstColumn="0" w:lastRowLastColumn="0"/>
          <w:tblHeader/>
          <w:del w:id="2257" w:author="Syed Ahmed" w:date="2026-09-08T14:18:00Z"/>
        </w:trPr>
        <w:tc>
          <w:tcPr>
            <w:tcW w:w="0" w:type="auto"/>
          </w:tcPr>
          <w:p w14:paraId="230A9DFF" w14:textId="77777777" w:rsidR="007F5111" w:rsidRDefault="00C963BA">
            <w:pPr>
              <w:pStyle w:val="Compact"/>
            </w:pPr>
            <w:r>
              <w:rPr>
                <w:b/>
                <w:bCs/>
              </w:rPr>
              <w:t>Hypercare Period</w:t>
            </w:r>
          </w:p>
        </w:tc>
        <w:tc>
          <w:tcPr>
            <w:tcW w:w="0" w:type="auto"/>
          </w:tcPr>
          <w:p w14:paraId="230A9E00" w14:textId="77777777" w:rsidR="007F5111" w:rsidRDefault="00C963BA">
            <w:pPr>
              <w:pStyle w:val="Compact"/>
            </w:pPr>
            <w:r>
              <w:rPr>
                <w:i/>
                <w:iCs/>
              </w:rPr>
              <w:t>SOW record — ", communication plan, service desk readiness checklist, and hypercare approach. 1 Software Development Units are registered with Special Economic Zones or Software Technology Parks. G.E.H.A. Data Center Transition and Cloud Migration SOW 3 Scope of Services • Program Management: Establish and manage the integrated project plan, assumptions log,"  (Evidenced — SOW ZCON-18111, signed 30-Jul-2026)</w:t>
            </w:r>
          </w:p>
        </w:tc>
      </w:tr>
      <w:tr w:rsidR="007F5111" w14:paraId="230A9E04" w14:textId="77777777" w:rsidTr="4A3EE59D">
        <w:trPr>
          <w:del w:id="2258" w:author="Syed Ahmed" w:date="2026-09-08T14:18:00Z"/>
        </w:trPr>
        <w:tc>
          <w:tcPr>
            <w:tcW w:w="0" w:type="auto"/>
          </w:tcPr>
          <w:p w14:paraId="230A9E02" w14:textId="77777777" w:rsidR="007F5111" w:rsidRDefault="00C963BA">
            <w:pPr>
              <w:pStyle w:val="Compact"/>
            </w:pPr>
            <w:r>
              <w:rPr>
                <w:b/>
                <w:bCs/>
              </w:rPr>
              <w:t>Hypercare Roster</w:t>
            </w:r>
          </w:p>
        </w:tc>
        <w:tc>
          <w:tcPr>
            <w:tcW w:w="0" w:type="auto"/>
          </w:tcPr>
          <w:p w14:paraId="230A9E03" w14:textId="77777777" w:rsidR="007F5111" w:rsidRDefault="00C963BA">
            <w:pPr>
              <w:pStyle w:val="Compact"/>
            </w:pPr>
            <w:r>
              <w:rPr>
                <w:i/>
                <w:iCs/>
              </w:rPr>
              <w:t>To be provided by GEHA</w:t>
            </w:r>
          </w:p>
        </w:tc>
      </w:tr>
      <w:tr w:rsidR="007F5111" w14:paraId="230A9E07" w14:textId="77777777" w:rsidTr="4A3EE59D">
        <w:trPr>
          <w:del w:id="2259" w:author="Syed Ahmed" w:date="2026-09-08T14:18:00Z"/>
        </w:trPr>
        <w:tc>
          <w:tcPr>
            <w:tcW w:w="0" w:type="auto"/>
          </w:tcPr>
          <w:p w14:paraId="230A9E05" w14:textId="77777777" w:rsidR="007F5111" w:rsidRDefault="00C963BA">
            <w:pPr>
              <w:pStyle w:val="Compact"/>
            </w:pPr>
            <w:r>
              <w:rPr>
                <w:b/>
                <w:bCs/>
              </w:rPr>
              <w:t>Steady-State Support Owner</w:t>
            </w:r>
          </w:p>
        </w:tc>
        <w:tc>
          <w:tcPr>
            <w:tcW w:w="0" w:type="auto"/>
          </w:tcPr>
          <w:p w14:paraId="230A9E06" w14:textId="77777777" w:rsidR="007F5111" w:rsidRDefault="00C963BA">
            <w:pPr>
              <w:pStyle w:val="Compact"/>
            </w:pPr>
            <w:r>
              <w:rPr>
                <w:i/>
                <w:iCs/>
              </w:rPr>
              <w:t>To be provided by GEHA</w:t>
            </w:r>
          </w:p>
        </w:tc>
      </w:tr>
      <w:tr w:rsidR="007F5111" w14:paraId="230A9E0A" w14:textId="77777777" w:rsidTr="4A3EE59D">
        <w:trPr>
          <w:del w:id="2260" w:author="Syed Ahmed" w:date="2026-09-08T14:18:00Z"/>
        </w:trPr>
        <w:tc>
          <w:tcPr>
            <w:tcW w:w="0" w:type="auto"/>
          </w:tcPr>
          <w:p w14:paraId="230A9E08" w14:textId="77777777" w:rsidR="007F5111" w:rsidRDefault="00C963BA">
            <w:pPr>
              <w:pStyle w:val="Compact"/>
            </w:pPr>
            <w:r>
              <w:rPr>
                <w:b/>
                <w:bCs/>
              </w:rPr>
              <w:t>Issue Triage Process</w:t>
            </w:r>
          </w:p>
        </w:tc>
        <w:tc>
          <w:tcPr>
            <w:tcW w:w="0" w:type="auto"/>
          </w:tcPr>
          <w:p w14:paraId="230A9E09" w14:textId="77777777" w:rsidR="007F5111" w:rsidRDefault="00C963BA">
            <w:pPr>
              <w:pStyle w:val="Compact"/>
            </w:pPr>
            <w:r>
              <w:rPr>
                <w:i/>
                <w:iCs/>
              </w:rPr>
              <w:t>Not yet provided — How issues are logged, triaged and routed. To be supplied by GEHA (Appendix B).</w:t>
            </w:r>
          </w:p>
        </w:tc>
      </w:tr>
      <w:tr w:rsidR="007F5111" w14:paraId="230A9E0D" w14:textId="77777777" w:rsidTr="4A3EE59D">
        <w:trPr>
          <w:del w:id="2261" w:author="Syed Ahmed" w:date="2026-09-08T14:18:00Z"/>
        </w:trPr>
        <w:tc>
          <w:tcPr>
            <w:tcW w:w="0" w:type="auto"/>
          </w:tcPr>
          <w:p w14:paraId="230A9E0B" w14:textId="77777777" w:rsidR="007F5111" w:rsidRDefault="00C963BA">
            <w:pPr>
              <w:pStyle w:val="Compact"/>
            </w:pPr>
            <w:r>
              <w:rPr>
                <w:b/>
                <w:bCs/>
              </w:rPr>
              <w:t>Escalation Path</w:t>
            </w:r>
          </w:p>
        </w:tc>
        <w:tc>
          <w:tcPr>
            <w:tcW w:w="0" w:type="auto"/>
          </w:tcPr>
          <w:p w14:paraId="230A9E0C" w14:textId="77777777" w:rsidR="007F5111" w:rsidRDefault="00C963BA">
            <w:pPr>
              <w:pStyle w:val="Compact"/>
            </w:pPr>
            <w:r>
              <w:rPr>
                <w:i/>
                <w:iCs/>
              </w:rPr>
              <w:t>Not yet provided — Sev1 and Sev2 contacts, with response expectations. To be supplied by GEHA (Appendix B).</w:t>
            </w:r>
          </w:p>
        </w:tc>
      </w:tr>
      <w:tr w:rsidR="007F5111" w14:paraId="230A9E10" w14:textId="77777777" w:rsidTr="4A3EE59D">
        <w:trPr>
          <w:del w:id="2262" w:author="Syed Ahmed" w:date="2026-09-08T14:18:00Z"/>
        </w:trPr>
        <w:tc>
          <w:tcPr>
            <w:tcW w:w="0" w:type="auto"/>
          </w:tcPr>
          <w:p w14:paraId="230A9E0E" w14:textId="77777777" w:rsidR="007F5111" w:rsidRDefault="00C963BA">
            <w:pPr>
              <w:pStyle w:val="Compact"/>
            </w:pPr>
            <w:r>
              <w:rPr>
                <w:b/>
                <w:bCs/>
              </w:rPr>
              <w:t>Exit Criteria</w:t>
            </w:r>
          </w:p>
        </w:tc>
        <w:tc>
          <w:tcPr>
            <w:tcW w:w="0" w:type="auto"/>
          </w:tcPr>
          <w:p w14:paraId="230A9E0F" w14:textId="77777777" w:rsidR="007F5111" w:rsidRDefault="00C963BA">
            <w:pPr>
              <w:pStyle w:val="Compact"/>
            </w:pPr>
            <w:r>
              <w:rPr>
                <w:i/>
                <w:iCs/>
              </w:rPr>
              <w:t>Objective —</w:t>
            </w:r>
          </w:p>
        </w:tc>
      </w:tr>
    </w:tbl>
    <w:p w14:paraId="230A9E11" w14:textId="77777777" w:rsidR="007F5111" w:rsidRDefault="00C963BA" w:rsidP="4A3EE59D">
      <w:pPr>
        <w:pStyle w:val="BodyText"/>
        <w:rPr>
          <w:del w:id="2263" w:author="Syed Ahmed" w:date="2026-09-08T14:18:00Z" w16du:dateUtc="2026-09-08T14:18:35Z"/>
          <w:b/>
          <w:bCs/>
          <w:sz w:val="15"/>
          <w:szCs w:val="15"/>
        </w:rPr>
      </w:pPr>
      <w:del w:id="2264" w:author="Syed Ahmed" w:date="2026-09-08T14:18:00Z" w16du:dateUtc="2026-09-08T14:18:35Z">
        <w:r w:rsidRPr="4A3EE59D" w:rsidDel="00C963BA">
          <w:rPr>
            <w:b/>
            <w:bCs/>
            <w:sz w:val="15"/>
            <w:szCs w:val="15"/>
          </w:rPr>
          <w:delText>Table 8.1 — Hypercare</w:delText>
        </w:r>
      </w:del>
    </w:p>
    <w:p w14:paraId="230A9E12" w14:textId="77777777" w:rsidR="007F5111" w:rsidRDefault="007F5111">
      <w:pPr>
        <w:pStyle w:val="Compact"/>
      </w:pPr>
    </w:p>
    <w:p w14:paraId="230A9E13" w14:textId="77777777" w:rsidR="007F5111" w:rsidRDefault="00C963BA">
      <w:pPr>
        <w:pStyle w:val="Heading2"/>
      </w:pPr>
      <w:bookmarkStart w:id="2265" w:name="operational-readiness"/>
      <w:bookmarkEnd w:id="2253"/>
      <w:r>
        <w:t>8.2 Operational Readiness</w:t>
      </w:r>
    </w:p>
    <w:p w14:paraId="230A9E14" w14:textId="77777777" w:rsidR="007F5111" w:rsidRDefault="00C963BA">
      <w:pPr>
        <w:pStyle w:val="FirstParagraph"/>
      </w:pPr>
      <w:r>
        <w:t>Operational readiness is verified control by control in production, because each of these controls was inherited implicitly in the datacenter and exists in Azure only where it has been configured and proven. Monitoring is tested by causing an alert to fire and confirming it reached a person; backup is tested by performing a restore. Patching enrollment, log export to the security platform, cost baseline capture and a scheduled right-sizing review are each confirmed with a date. The section closes with the known issues and workarounds the support team is inheriting, so that nothing arrives as a surprise after the migration team has moved on.</w:t>
      </w:r>
    </w:p>
    <w:p w14:paraId="230A9E15" w14:textId="77777777" w:rsidR="007F5111" w:rsidRDefault="007F5111">
      <w:pPr>
        <w:pStyle w:val="Compact"/>
      </w:pPr>
    </w:p>
    <w:tbl>
      <w:tblPr>
        <w:tblStyle w:val="Table"/>
        <w:tblW w:w="5000" w:type="pct"/>
        <w:tblLook w:val="0020" w:firstRow="1" w:lastRow="0" w:firstColumn="0" w:lastColumn="0" w:noHBand="0" w:noVBand="0"/>
      </w:tblPr>
      <w:tblGrid>
        <w:gridCol w:w="1939"/>
        <w:gridCol w:w="7537"/>
      </w:tblGrid>
      <w:tr w:rsidR="007F5111" w14:paraId="230A9E18"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E16" w14:textId="77777777" w:rsidR="007F5111" w:rsidRDefault="00C963BA">
            <w:pPr>
              <w:pStyle w:val="Compact"/>
            </w:pPr>
            <w:del w:id="2266" w:author="Syed Ahmed" w:date="2026-09-08T14:22:00Z" w16du:dateUtc="2026-09-08T14:22:28Z">
              <w:r w:rsidRPr="4A3EE59D" w:rsidDel="00C963BA">
                <w:rPr>
                  <w:b/>
                  <w:bCs/>
                </w:rPr>
                <w:delText>Monitoring &amp; Alerting Proven</w:delText>
              </w:r>
            </w:del>
          </w:p>
        </w:tc>
        <w:tc>
          <w:tcPr>
            <w:tcW w:w="0" w:type="auto"/>
          </w:tcPr>
          <w:p w14:paraId="230A9E17" w14:textId="77777777" w:rsidR="007F5111" w:rsidRDefault="00C963BA">
            <w:pPr>
              <w:pStyle w:val="Compact"/>
            </w:pPr>
            <w:del w:id="2267" w:author="Syed Ahmed" w:date="2026-09-08T14:22:00Z" w16du:dateUtc="2026-09-08T14:22:28Z">
              <w:r w:rsidRPr="4A3EE59D" w:rsidDel="00C963BA">
                <w:rPr>
                  <w:i/>
                  <w:iCs/>
                </w:rPr>
                <w:delText>Not yet provided — An alert has fired and reached the right person — test it rather than assume it. To be supplied by GEHA (Appendix B).</w:delText>
              </w:r>
            </w:del>
          </w:p>
        </w:tc>
      </w:tr>
      <w:tr w:rsidR="007F5111" w14:paraId="230A9E1B" w14:textId="77777777" w:rsidTr="4A3EE59D">
        <w:tc>
          <w:tcPr>
            <w:tcW w:w="0" w:type="auto"/>
          </w:tcPr>
          <w:p w14:paraId="230A9E19" w14:textId="77777777" w:rsidR="007F5111" w:rsidRDefault="00C963BA">
            <w:pPr>
              <w:pStyle w:val="Compact"/>
            </w:pPr>
            <w:del w:id="2268" w:author="Syed Ahmed" w:date="2026-09-08T14:22:00Z" w16du:dateUtc="2026-09-08T14:22:28Z">
              <w:r w:rsidRPr="4A3EE59D" w:rsidDel="00C963BA">
                <w:rPr>
                  <w:b/>
                  <w:bCs/>
                </w:rPr>
                <w:delText>Backup Running &amp; Restore Proven</w:delText>
              </w:r>
            </w:del>
          </w:p>
        </w:tc>
        <w:tc>
          <w:tcPr>
            <w:tcW w:w="0" w:type="auto"/>
          </w:tcPr>
          <w:p w14:paraId="230A9E1A" w14:textId="77777777" w:rsidR="007F5111" w:rsidRDefault="00C963BA">
            <w:pPr>
              <w:pStyle w:val="Compact"/>
            </w:pPr>
            <w:del w:id="2269" w:author="Syed Ahmed" w:date="2026-09-08T14:22:00Z" w16du:dateUtc="2026-09-08T14:22:28Z">
              <w:r w:rsidRPr="4A3EE59D" w:rsidDel="00C963BA">
                <w:rPr>
                  <w:i/>
                  <w:iCs/>
                </w:rPr>
                <w:delText>Not yet provided — First backups succeeded, and a restore has been performed from the target. To be supplied by GEHA (Appendix B).</w:delText>
              </w:r>
            </w:del>
          </w:p>
        </w:tc>
      </w:tr>
      <w:tr w:rsidR="007F5111" w14:paraId="230A9E1E" w14:textId="77777777" w:rsidTr="4A3EE59D">
        <w:tc>
          <w:tcPr>
            <w:tcW w:w="0" w:type="auto"/>
          </w:tcPr>
          <w:p w14:paraId="230A9E1C" w14:textId="77777777" w:rsidR="007F5111" w:rsidRDefault="00C963BA">
            <w:pPr>
              <w:pStyle w:val="Compact"/>
            </w:pPr>
            <w:del w:id="2270" w:author="Syed Ahmed" w:date="2026-09-08T14:22:00Z" w16du:dateUtc="2026-09-08T14:22:28Z">
              <w:r w:rsidRPr="4A3EE59D" w:rsidDel="00C963BA">
                <w:rPr>
                  <w:b/>
                  <w:bCs/>
                </w:rPr>
                <w:delText>Patching Enrolled</w:delText>
              </w:r>
            </w:del>
          </w:p>
        </w:tc>
        <w:tc>
          <w:tcPr>
            <w:tcW w:w="0" w:type="auto"/>
          </w:tcPr>
          <w:p w14:paraId="230A9E1D" w14:textId="77777777" w:rsidR="007F5111" w:rsidRDefault="00C963BA">
            <w:pPr>
              <w:pStyle w:val="Compact"/>
            </w:pPr>
            <w:del w:id="2271" w:author="Syed Ahmed" w:date="2026-09-08T14:22:00Z" w16du:dateUtc="2026-09-08T14:22:28Z">
              <w:r w:rsidRPr="4A3EE59D" w:rsidDel="00C963BA">
                <w:rPr>
                  <w:i/>
                  <w:iCs/>
                </w:rPr>
                <w:delText>Not yet provided — The workload appears in the patching schedule, with the first cycle date. To be supplied by GEHA (Appendix B).</w:delText>
              </w:r>
            </w:del>
          </w:p>
        </w:tc>
      </w:tr>
      <w:tr w:rsidR="007F5111" w14:paraId="230A9E21" w14:textId="77777777" w:rsidTr="4A3EE59D">
        <w:tc>
          <w:tcPr>
            <w:tcW w:w="0" w:type="auto"/>
          </w:tcPr>
          <w:p w14:paraId="230A9E1F" w14:textId="77777777" w:rsidR="007F5111" w:rsidRDefault="00C963BA">
            <w:pPr>
              <w:pStyle w:val="Compact"/>
            </w:pPr>
            <w:del w:id="2272" w:author="Syed Ahmed" w:date="2026-09-08T14:22:00Z" w16du:dateUtc="2026-09-08T14:22:28Z">
              <w:r w:rsidRPr="4A3EE59D" w:rsidDel="00C963BA">
                <w:rPr>
                  <w:b/>
                  <w:bCs/>
                </w:rPr>
                <w:delText>Log Export to SIEM Confirmed</w:delText>
              </w:r>
            </w:del>
          </w:p>
        </w:tc>
        <w:tc>
          <w:tcPr>
            <w:tcW w:w="0" w:type="auto"/>
          </w:tcPr>
          <w:p w14:paraId="230A9E20" w14:textId="77777777" w:rsidR="007F5111" w:rsidRDefault="00C963BA">
            <w:pPr>
              <w:pStyle w:val="Compact"/>
            </w:pPr>
            <w:del w:id="2273" w:author="Syed Ahmed" w:date="2026-09-08T14:22:00Z" w16du:dateUtc="2026-09-08T14:22:28Z">
              <w:r w:rsidRPr="4A3EE59D" w:rsidDel="00C963BA">
                <w:rPr>
                  <w:i/>
                  <w:iCs/>
                </w:rPr>
                <w:delText>Not yet provided — Logs arriving, with retention set on both sides. To be supplied by GEHA (Appendix B).</w:delText>
              </w:r>
            </w:del>
          </w:p>
        </w:tc>
      </w:tr>
      <w:tr w:rsidR="007F5111" w14:paraId="230A9E24" w14:textId="77777777" w:rsidTr="4A3EE59D">
        <w:tc>
          <w:tcPr>
            <w:tcW w:w="0" w:type="auto"/>
          </w:tcPr>
          <w:p w14:paraId="230A9E22" w14:textId="77777777" w:rsidR="007F5111" w:rsidRDefault="00C963BA">
            <w:pPr>
              <w:pStyle w:val="Compact"/>
            </w:pPr>
            <w:del w:id="2274" w:author="Syed Ahmed" w:date="2026-09-08T14:22:00Z" w16du:dateUtc="2026-09-08T14:22:28Z">
              <w:r w:rsidRPr="4A3EE59D" w:rsidDel="00C963BA">
                <w:rPr>
                  <w:b/>
                  <w:bCs/>
                </w:rPr>
                <w:delText>Cost Baseline Captured</w:delText>
              </w:r>
            </w:del>
          </w:p>
        </w:tc>
        <w:tc>
          <w:tcPr>
            <w:tcW w:w="0" w:type="auto"/>
          </w:tcPr>
          <w:p w14:paraId="230A9E23" w14:textId="77777777" w:rsidR="007F5111" w:rsidRDefault="00C963BA">
            <w:pPr>
              <w:pStyle w:val="Compact"/>
            </w:pPr>
            <w:del w:id="2275" w:author="Syed Ahmed" w:date="2026-09-08T14:22:00Z" w16du:dateUtc="2026-09-08T14:22:28Z">
              <w:r w:rsidRPr="4A3EE59D" w:rsidDel="00C963BA">
                <w:rPr>
                  <w:i/>
                  <w:iCs/>
                </w:rPr>
                <w:delText>Not yet provided — First full period of actual cost, against the §5.11 estimate, with variance explained. To be supplied by GEHA (Appendix B).</w:delText>
              </w:r>
            </w:del>
          </w:p>
        </w:tc>
      </w:tr>
      <w:tr w:rsidR="007F5111" w14:paraId="230A9E27" w14:textId="77777777" w:rsidTr="4A3EE59D">
        <w:tc>
          <w:tcPr>
            <w:tcW w:w="0" w:type="auto"/>
          </w:tcPr>
          <w:p w14:paraId="230A9E25" w14:textId="77777777" w:rsidR="007F5111" w:rsidRDefault="00C963BA">
            <w:pPr>
              <w:pStyle w:val="Compact"/>
            </w:pPr>
            <w:del w:id="2276" w:author="Syed Ahmed" w:date="2026-09-08T14:22:00Z" w16du:dateUtc="2026-09-08T14:22:28Z">
              <w:r w:rsidRPr="4A3EE59D" w:rsidDel="00C963BA">
                <w:rPr>
                  <w:b/>
                  <w:bCs/>
                </w:rPr>
                <w:delText>Right-Sizing Review Scheduled</w:delText>
              </w:r>
            </w:del>
          </w:p>
        </w:tc>
        <w:tc>
          <w:tcPr>
            <w:tcW w:w="0" w:type="auto"/>
          </w:tcPr>
          <w:p w14:paraId="230A9E26" w14:textId="77777777" w:rsidR="007F5111" w:rsidRDefault="00C963BA">
            <w:pPr>
              <w:pStyle w:val="Compact"/>
            </w:pPr>
            <w:del w:id="2277" w:author="Syed Ahmed" w:date="2026-09-08T14:22:00Z" w16du:dateUtc="2026-09-08T14:22:28Z">
              <w:r w:rsidRPr="4A3EE59D" w:rsidDel="00C963BA">
                <w:rPr>
                  <w:i/>
                  <w:iCs/>
                </w:rPr>
                <w:delText>To be provided by GEHA</w:delText>
              </w:r>
            </w:del>
          </w:p>
        </w:tc>
      </w:tr>
      <w:tr w:rsidR="007F5111" w14:paraId="230A9E2A" w14:textId="77777777" w:rsidTr="4A3EE59D">
        <w:tc>
          <w:tcPr>
            <w:tcW w:w="0" w:type="auto"/>
          </w:tcPr>
          <w:p w14:paraId="230A9E28" w14:textId="77777777" w:rsidR="007F5111" w:rsidRDefault="00C963BA">
            <w:pPr>
              <w:pStyle w:val="Compact"/>
            </w:pPr>
            <w:del w:id="2278" w:author="Syed Ahmed" w:date="2026-09-08T14:22:00Z" w16du:dateUtc="2026-09-08T14:22:28Z">
              <w:r w:rsidRPr="4A3EE59D" w:rsidDel="00C963BA">
                <w:rPr>
                  <w:b/>
                  <w:bCs/>
                </w:rPr>
                <w:delText>Scheduled Jobs Confirmed Running</w:delText>
              </w:r>
            </w:del>
          </w:p>
        </w:tc>
        <w:tc>
          <w:tcPr>
            <w:tcW w:w="0" w:type="auto"/>
          </w:tcPr>
          <w:p w14:paraId="230A9E29" w14:textId="77777777" w:rsidR="007F5111" w:rsidRDefault="00C963BA">
            <w:pPr>
              <w:pStyle w:val="Compact"/>
            </w:pPr>
            <w:del w:id="2279" w:author="Syed Ahmed" w:date="2026-09-08T14:22:00Z" w16du:dateUtc="2026-09-08T14:22:28Z">
              <w:r w:rsidRPr="4A3EE59D" w:rsidDel="00C963BA">
                <w:rPr>
                  <w:i/>
                  <w:iCs/>
                </w:rPr>
                <w:delText>Not yet provided — Every job in §5.15 has completed a successful scheduled execution in the target, with the date of each first run recorde. To be supplied by GEHA (Appendix B).</w:delText>
              </w:r>
            </w:del>
          </w:p>
        </w:tc>
      </w:tr>
      <w:tr w:rsidR="007F5111" w14:paraId="230A9E2D" w14:textId="77777777" w:rsidTr="4A3EE59D">
        <w:tc>
          <w:tcPr>
            <w:tcW w:w="0" w:type="auto"/>
          </w:tcPr>
          <w:p w14:paraId="230A9E2B" w14:textId="77777777" w:rsidR="007F5111" w:rsidRDefault="00C963BA">
            <w:pPr>
              <w:pStyle w:val="Compact"/>
            </w:pPr>
            <w:del w:id="2280" w:author="Syed Ahmed" w:date="2026-09-08T14:22:00Z" w16du:dateUtc="2026-09-08T14:22:28Z">
              <w:r w:rsidRPr="4A3EE59D" w:rsidDel="00C963BA">
                <w:rPr>
                  <w:b/>
                  <w:bCs/>
                </w:rPr>
                <w:delText>Support Runbook Published</w:delText>
              </w:r>
            </w:del>
          </w:p>
        </w:tc>
        <w:tc>
          <w:tcPr>
            <w:tcW w:w="0" w:type="auto"/>
          </w:tcPr>
          <w:p w14:paraId="230A9E2C" w14:textId="77777777" w:rsidR="007F5111" w:rsidRDefault="00C963BA">
            <w:pPr>
              <w:pStyle w:val="Compact"/>
            </w:pPr>
            <w:del w:id="2281" w:author="Syed Ahmed" w:date="2026-09-08T14:22:00Z" w16du:dateUtc="2026-09-08T14:22:28Z">
              <w:r w:rsidRPr="4A3EE59D" w:rsidDel="00C963BA">
                <w:rPr>
                  <w:i/>
                  <w:iCs/>
                </w:rPr>
                <w:delText>Not yet provided — Where the steady-state operational procedure lives. To be supplied by GEHA (Appendix B).</w:delText>
              </w:r>
            </w:del>
          </w:p>
        </w:tc>
      </w:tr>
      <w:tr w:rsidR="007F5111" w14:paraId="230A9E30" w14:textId="77777777" w:rsidTr="4A3EE59D">
        <w:tc>
          <w:tcPr>
            <w:tcW w:w="0" w:type="auto"/>
          </w:tcPr>
          <w:p w14:paraId="230A9E2E" w14:textId="77777777" w:rsidR="007F5111" w:rsidRDefault="00C963BA">
            <w:pPr>
              <w:pStyle w:val="Compact"/>
            </w:pPr>
            <w:del w:id="2282" w:author="Syed Ahmed" w:date="2026-09-08T14:22:00Z" w16du:dateUtc="2026-09-08T14:22:28Z">
              <w:r w:rsidRPr="4A3EE59D" w:rsidDel="00C963BA">
                <w:rPr>
                  <w:b/>
                  <w:bCs/>
                </w:rPr>
                <w:delText>Known Issues Carried Into Service</w:delText>
              </w:r>
            </w:del>
          </w:p>
        </w:tc>
        <w:tc>
          <w:tcPr>
            <w:tcW w:w="0" w:type="auto"/>
          </w:tcPr>
          <w:p w14:paraId="230A9E2F" w14:textId="77777777" w:rsidR="007F5111" w:rsidRDefault="00C963BA">
            <w:pPr>
              <w:pStyle w:val="Compact"/>
            </w:pPr>
            <w:del w:id="2283" w:author="Syed Ahmed" w:date="2026-09-08T14:22:00Z" w16du:dateUtc="2026-09-08T14:22:28Z">
              <w:r w:rsidRPr="4A3EE59D" w:rsidDel="00C963BA">
                <w:rPr>
                  <w:i/>
                  <w:iCs/>
                </w:rPr>
                <w:delText>Not yet provided — Accepted gaps and workarounds that support must be briefed on. To be supplied by GEHA (Appendix B).</w:delText>
              </w:r>
            </w:del>
          </w:p>
        </w:tc>
      </w:tr>
      <w:tr w:rsidR="007F5111" w14:paraId="230A9E33" w14:textId="77777777" w:rsidTr="4A3EE59D">
        <w:tc>
          <w:tcPr>
            <w:tcW w:w="0" w:type="auto"/>
          </w:tcPr>
          <w:p w14:paraId="230A9E31" w14:textId="77777777" w:rsidR="007F5111" w:rsidRDefault="00C963BA">
            <w:pPr>
              <w:pStyle w:val="Compact"/>
            </w:pPr>
            <w:del w:id="2284" w:author="Syed Ahmed" w:date="2026-09-08T14:22:00Z" w16du:dateUtc="2026-09-08T14:22:28Z">
              <w:r w:rsidRPr="4A3EE59D" w:rsidDel="00C963BA">
                <w:rPr>
                  <w:b/>
                  <w:bCs/>
                </w:rPr>
                <w:delText>Configuration Baseline Recorded</w:delText>
              </w:r>
            </w:del>
          </w:p>
        </w:tc>
        <w:tc>
          <w:tcPr>
            <w:tcW w:w="0" w:type="auto"/>
          </w:tcPr>
          <w:p w14:paraId="230A9E32" w14:textId="77777777" w:rsidR="007F5111" w:rsidRDefault="00C963BA">
            <w:pPr>
              <w:pStyle w:val="Compact"/>
            </w:pPr>
            <w:del w:id="2285" w:author="Syed Ahmed" w:date="2026-09-08T14:22:00Z" w16du:dateUtc="2026-09-08T14:22:28Z">
              <w:r w:rsidRPr="4A3EE59D" w:rsidDel="00C963BA">
                <w:rPr>
                  <w:i/>
                  <w:iCs/>
                </w:rPr>
                <w:delText>Not yet provided — Deployed state captured in code or exported, so drift can be detected. To be supplied by GEHA (Appendix B).</w:delText>
              </w:r>
            </w:del>
          </w:p>
        </w:tc>
      </w:tr>
    </w:tbl>
    <w:p w14:paraId="230A9E34" w14:textId="77777777" w:rsidR="007F5111" w:rsidRDefault="00C963BA">
      <w:pPr>
        <w:pStyle w:val="BodyText"/>
      </w:pPr>
      <w:r>
        <w:rPr>
          <w:b/>
          <w:bCs/>
          <w:sz w:val="15"/>
          <w:szCs w:val="15"/>
        </w:rPr>
        <w:t>Table 8.2 — Operational Readiness</w:t>
      </w:r>
    </w:p>
    <w:p w14:paraId="230A9E35" w14:textId="77777777" w:rsidR="007F5111" w:rsidRDefault="007F5111">
      <w:pPr>
        <w:pStyle w:val="Compact"/>
      </w:pPr>
    </w:p>
    <w:p w14:paraId="230A9E36" w14:textId="77777777" w:rsidR="007F5111" w:rsidRDefault="00C963BA">
      <w:pPr>
        <w:pStyle w:val="Heading2"/>
      </w:pPr>
      <w:bookmarkStart w:id="2286" w:name="decommission"/>
      <w:bookmarkEnd w:id="2265"/>
      <w:r>
        <w:lastRenderedPageBreak/>
        <w:t>8.3 Decommission</w:t>
      </w:r>
    </w:p>
    <w:p w14:paraId="230A9E37" w14:textId="56220BB7" w:rsidR="007F5111" w:rsidRDefault="00C963BA">
      <w:pPr>
        <w:pStyle w:val="FirstParagraph"/>
      </w:pPr>
      <w:r>
        <w:t xml:space="preserve">Decommissioning is a sequence of verifications rather than a single act of deletion, and the source is not removed until the rollback retention period has expired and no remaining dependency on it </w:t>
      </w:r>
      <w:commentRangeStart w:id="2287"/>
      <w:r>
        <w:t>can</w:t>
      </w:r>
      <w:commentRangeEnd w:id="2287"/>
      <w:r>
        <w:rPr>
          <w:rStyle w:val="CommentReference"/>
          <w:sz w:val="19"/>
          <w:szCs w:val="19"/>
        </w:rPr>
        <w:commentReference w:id="2287"/>
      </w:r>
      <w:r>
        <w:t xml:space="preserve"> be found. </w:t>
      </w:r>
      <w:ins w:id="2288" w:author="Syed Ahmed" w:date="2026-09-08T20:08:00Z" w16du:dateUtc="2026-09-08T20:08:58Z">
        <w:r w:rsidR="73BB4CF4">
          <w:t>Two of the original 17 servers have been repurposed as active connectors</w:t>
        </w:r>
      </w:ins>
      <w:ins w:id="2289" w:author="Syed Ahmed" w:date="2026-09-08T20:09:00Z" w16du:dateUtc="2026-09-08T20:09:59Z">
        <w:r w:rsidR="73BB4CF4">
          <w:t xml:space="preserve"> supporting communication between the Cyberark Saas platform and GEHA’s internal environmnet. </w:t>
        </w:r>
        <w:r w:rsidR="2A26BA47">
          <w:t>The remaining 15 legacy servers are still powered on but no longer process cyberark work</w:t>
        </w:r>
      </w:ins>
      <w:ins w:id="2290" w:author="Syed Ahmed" w:date="2026-09-08T20:10:00Z" w16du:dateUtc="2026-09-08T20:10:36Z">
        <w:r w:rsidR="2A26BA47">
          <w:t>flows. These servers should be validated for any residual dependencies and decommisioned as part of the data center exit ac</w:t>
        </w:r>
        <w:r w:rsidR="2A10177D">
          <w:t xml:space="preserve">tivities </w:t>
        </w:r>
      </w:ins>
      <w:r>
        <w:t>Absence of active users, jobs and integrations is confirmed over a stated period, retention and legal-hold obligations are confirmed satisfied in the target, and a final archive is taken and restore-tested. Access, service accounts, security groups, load balancer objects, tunnels, firewall rules, DNS records and certificates are each retired in turn, with shared objects identified and deliberately left in place. Licences are reclaimed and assets removed from the configuration management database, which is what converts a migration into a realized saving.</w:t>
      </w:r>
    </w:p>
    <w:p w14:paraId="230A9E38" w14:textId="77777777" w:rsidR="007F5111" w:rsidRDefault="007F5111">
      <w:pPr>
        <w:pStyle w:val="Compact"/>
      </w:pPr>
    </w:p>
    <w:tbl>
      <w:tblPr>
        <w:tblStyle w:val="Table"/>
        <w:tblW w:w="5000" w:type="pct"/>
        <w:tblLook w:val="0020" w:firstRow="1" w:lastRow="0" w:firstColumn="0" w:lastColumn="0" w:noHBand="0" w:noVBand="0"/>
      </w:tblPr>
      <w:tblGrid>
        <w:gridCol w:w="1426"/>
        <w:gridCol w:w="8050"/>
      </w:tblGrid>
      <w:tr w:rsidR="007F5111" w14:paraId="230A9E3B" w14:textId="77777777" w:rsidTr="4A3EE59D">
        <w:trPr>
          <w:cnfStyle w:val="100000000000" w:firstRow="1" w:lastRow="0" w:firstColumn="0" w:lastColumn="0" w:oddVBand="0" w:evenVBand="0" w:oddHBand="0" w:evenHBand="0" w:firstRowFirstColumn="0" w:firstRowLastColumn="0" w:lastRowFirstColumn="0" w:lastRowLastColumn="0"/>
          <w:tblHeader/>
          <w:del w:id="2291" w:author="Syed Ahmed" w:date="2026-09-08T14:18:00Z"/>
        </w:trPr>
        <w:tc>
          <w:tcPr>
            <w:tcW w:w="0" w:type="auto"/>
          </w:tcPr>
          <w:p w14:paraId="230A9E39" w14:textId="77777777" w:rsidR="007F5111" w:rsidRDefault="00C963BA">
            <w:pPr>
              <w:pStyle w:val="Compact"/>
            </w:pPr>
            <w:r>
              <w:rPr>
                <w:b/>
                <w:bCs/>
              </w:rPr>
              <w:t>Source Retention Period</w:t>
            </w:r>
          </w:p>
        </w:tc>
        <w:tc>
          <w:tcPr>
            <w:tcW w:w="0" w:type="auto"/>
          </w:tcPr>
          <w:p w14:paraId="230A9E3A" w14:textId="77777777" w:rsidR="007F5111" w:rsidRDefault="00C963BA">
            <w:pPr>
              <w:pStyle w:val="Compact"/>
            </w:pPr>
            <w:r>
              <w:rPr>
                <w:i/>
                <w:iCs/>
              </w:rPr>
              <w:t>Not yet provided — How long the source stays intact, powered off and bootable after go-live, and who authorises its release. Rollback is un. To be supplied by GEHA (Appendix B).</w:t>
            </w:r>
          </w:p>
        </w:tc>
      </w:tr>
      <w:tr w:rsidR="007F5111" w14:paraId="230A9E3E" w14:textId="77777777" w:rsidTr="4A3EE59D">
        <w:trPr>
          <w:del w:id="2292" w:author="Syed Ahmed" w:date="2026-09-08T14:18:00Z"/>
        </w:trPr>
        <w:tc>
          <w:tcPr>
            <w:tcW w:w="0" w:type="auto"/>
          </w:tcPr>
          <w:p w14:paraId="230A9E3C" w14:textId="77777777" w:rsidR="007F5111" w:rsidRDefault="00C963BA">
            <w:pPr>
              <w:pStyle w:val="Compact"/>
            </w:pPr>
            <w:r>
              <w:rPr>
                <w:b/>
                <w:bCs/>
              </w:rPr>
              <w:t>Retention Expiry Date</w:t>
            </w:r>
          </w:p>
        </w:tc>
        <w:tc>
          <w:tcPr>
            <w:tcW w:w="0" w:type="auto"/>
          </w:tcPr>
          <w:p w14:paraId="230A9E3D" w14:textId="77777777" w:rsidR="007F5111" w:rsidRDefault="00C963BA">
            <w:pPr>
              <w:pStyle w:val="Compact"/>
            </w:pPr>
            <w:r>
              <w:rPr>
                <w:i/>
                <w:iCs/>
              </w:rPr>
              <w:t>To be provided by GEHA</w:t>
            </w:r>
          </w:p>
        </w:tc>
      </w:tr>
      <w:tr w:rsidR="007F5111" w14:paraId="230A9E41" w14:textId="77777777" w:rsidTr="4A3EE59D">
        <w:trPr>
          <w:del w:id="2293" w:author="Syed Ahmed" w:date="2026-09-08T14:18:00Z"/>
        </w:trPr>
        <w:tc>
          <w:tcPr>
            <w:tcW w:w="0" w:type="auto"/>
          </w:tcPr>
          <w:p w14:paraId="230A9E3F" w14:textId="77777777" w:rsidR="007F5111" w:rsidRDefault="00C963BA">
            <w:pPr>
              <w:pStyle w:val="Compact"/>
            </w:pPr>
            <w:r>
              <w:rPr>
                <w:b/>
                <w:bCs/>
              </w:rPr>
              <w:t>Released By</w:t>
            </w:r>
          </w:p>
        </w:tc>
        <w:tc>
          <w:tcPr>
            <w:tcW w:w="0" w:type="auto"/>
          </w:tcPr>
          <w:p w14:paraId="230A9E40" w14:textId="77777777" w:rsidR="007F5111" w:rsidRDefault="00C963BA">
            <w:pPr>
              <w:pStyle w:val="Compact"/>
            </w:pPr>
            <w:r>
              <w:rPr>
                <w:i/>
                <w:iCs/>
              </w:rPr>
              <w:t>To be provided by GEHA</w:t>
            </w:r>
          </w:p>
        </w:tc>
      </w:tr>
    </w:tbl>
    <w:p w14:paraId="230A9E42" w14:textId="77777777" w:rsidR="007F5111" w:rsidRDefault="00C963BA" w:rsidP="4A3EE59D">
      <w:pPr>
        <w:pStyle w:val="BodyText"/>
        <w:rPr>
          <w:del w:id="2294" w:author="Syed Ahmed" w:date="2026-09-08T14:18:00Z" w16du:dateUtc="2026-09-08T14:18:55Z"/>
          <w:b/>
          <w:bCs/>
          <w:sz w:val="15"/>
          <w:szCs w:val="15"/>
        </w:rPr>
      </w:pPr>
      <w:del w:id="2295" w:author="Syed Ahmed" w:date="2026-09-08T14:18:00Z" w16du:dateUtc="2026-09-08T14:18:55Z">
        <w:r w:rsidRPr="4A3EE59D" w:rsidDel="00C963BA">
          <w:rPr>
            <w:b/>
            <w:bCs/>
            <w:sz w:val="15"/>
            <w:szCs w:val="15"/>
          </w:rPr>
          <w:delText>Table 8.3a — Source Retention</w:delText>
        </w:r>
      </w:del>
    </w:p>
    <w:p w14:paraId="230A9E43" w14:textId="77777777" w:rsidR="007F5111" w:rsidRDefault="007F5111">
      <w:pPr>
        <w:pStyle w:val="Compact"/>
        <w:rPr>
          <w:del w:id="2296" w:author="Syed Ahmed" w:date="2026-09-08T14:18:00Z" w16du:dateUtc="2026-09-08T14:18:55Z"/>
        </w:rPr>
      </w:pPr>
    </w:p>
    <w:tbl>
      <w:tblPr>
        <w:tblStyle w:val="Table"/>
        <w:tblW w:w="5000" w:type="pct"/>
        <w:tblLook w:val="0020" w:firstRow="1" w:lastRow="0" w:firstColumn="0" w:lastColumn="0" w:noHBand="0" w:noVBand="0"/>
      </w:tblPr>
      <w:tblGrid>
        <w:gridCol w:w="419"/>
        <w:gridCol w:w="4252"/>
        <w:gridCol w:w="1011"/>
        <w:gridCol w:w="3794"/>
      </w:tblGrid>
      <w:tr w:rsidR="007F5111" w14:paraId="230A9E48" w14:textId="77777777" w:rsidTr="4A3EE59D">
        <w:trPr>
          <w:cnfStyle w:val="100000000000" w:firstRow="1" w:lastRow="0" w:firstColumn="0" w:lastColumn="0" w:oddVBand="0" w:evenVBand="0" w:oddHBand="0" w:evenHBand="0" w:firstRowFirstColumn="0" w:firstRowLastColumn="0" w:lastRowFirstColumn="0" w:lastRowLastColumn="0"/>
          <w:tblHeader/>
          <w:del w:id="2297" w:author="Syed Ahmed" w:date="2026-09-08T14:18:00Z"/>
        </w:trPr>
        <w:tc>
          <w:tcPr>
            <w:tcW w:w="0" w:type="auto"/>
          </w:tcPr>
          <w:p w14:paraId="230A9E44" w14:textId="77777777" w:rsidR="007F5111" w:rsidRDefault="00C963BA">
            <w:pPr>
              <w:pStyle w:val="Compact"/>
            </w:pPr>
            <w:r>
              <w:rPr>
                <w:b/>
                <w:bCs/>
              </w:rPr>
              <w:t>Step</w:t>
            </w:r>
          </w:p>
        </w:tc>
        <w:tc>
          <w:tcPr>
            <w:tcW w:w="0" w:type="auto"/>
          </w:tcPr>
          <w:p w14:paraId="230A9E45" w14:textId="77777777" w:rsidR="007F5111" w:rsidRDefault="00C963BA">
            <w:pPr>
              <w:pStyle w:val="Compact"/>
            </w:pPr>
            <w:r>
              <w:rPr>
                <w:b/>
                <w:bCs/>
              </w:rPr>
              <w:t>Action</w:t>
            </w:r>
          </w:p>
        </w:tc>
        <w:tc>
          <w:tcPr>
            <w:tcW w:w="0" w:type="auto"/>
          </w:tcPr>
          <w:p w14:paraId="230A9E46" w14:textId="77777777" w:rsidR="007F5111" w:rsidRDefault="00C963BA">
            <w:pPr>
              <w:pStyle w:val="Compact"/>
            </w:pPr>
            <w:r>
              <w:rPr>
                <w:b/>
                <w:bCs/>
              </w:rPr>
              <w:t>Owner</w:t>
            </w:r>
          </w:p>
        </w:tc>
        <w:tc>
          <w:tcPr>
            <w:tcW w:w="0" w:type="auto"/>
          </w:tcPr>
          <w:p w14:paraId="230A9E47" w14:textId="77777777" w:rsidR="007F5111" w:rsidRDefault="00C963BA">
            <w:pPr>
              <w:pStyle w:val="Compact"/>
            </w:pPr>
            <w:r>
              <w:rPr>
                <w:b/>
                <w:bCs/>
              </w:rPr>
              <w:t>Verification</w:t>
            </w:r>
          </w:p>
        </w:tc>
      </w:tr>
      <w:tr w:rsidR="007F5111" w14:paraId="230A9E4D" w14:textId="77777777" w:rsidTr="4A3EE59D">
        <w:trPr>
          <w:del w:id="2298" w:author="Syed Ahmed" w:date="2026-09-08T14:18:00Z"/>
        </w:trPr>
        <w:tc>
          <w:tcPr>
            <w:tcW w:w="0" w:type="auto"/>
          </w:tcPr>
          <w:p w14:paraId="230A9E49" w14:textId="77777777" w:rsidR="007F5111" w:rsidRDefault="00C963BA">
            <w:pPr>
              <w:pStyle w:val="Compact"/>
            </w:pPr>
            <w:r>
              <w:rPr>
                <w:i/>
                <w:iCs/>
              </w:rPr>
              <w:t>1</w:t>
            </w:r>
          </w:p>
        </w:tc>
        <w:tc>
          <w:tcPr>
            <w:tcW w:w="0" w:type="auto"/>
          </w:tcPr>
          <w:p w14:paraId="230A9E4A" w14:textId="77777777" w:rsidR="007F5111" w:rsidRDefault="00C963BA">
            <w:pPr>
              <w:pStyle w:val="Compact"/>
            </w:pPr>
            <w:r>
              <w:rPr>
                <w:i/>
                <w:iCs/>
              </w:rPr>
              <w:t>Not yet provided — Confirm no active users, jobs or integrations on the source for N days. To be supplied by GEHA (Appendix B).</w:t>
            </w:r>
          </w:p>
        </w:tc>
        <w:tc>
          <w:tcPr>
            <w:tcW w:w="0" w:type="auto"/>
          </w:tcPr>
          <w:p w14:paraId="230A9E4B" w14:textId="77777777" w:rsidR="007F5111" w:rsidRDefault="00C963BA">
            <w:pPr>
              <w:pStyle w:val="Compact"/>
            </w:pPr>
            <w:r>
              <w:rPr>
                <w:i/>
                <w:iCs/>
              </w:rPr>
              <w:t>To be provided by GEHA</w:t>
            </w:r>
          </w:p>
        </w:tc>
        <w:tc>
          <w:tcPr>
            <w:tcW w:w="0" w:type="auto"/>
          </w:tcPr>
          <w:p w14:paraId="230A9E4C" w14:textId="77777777" w:rsidR="007F5111" w:rsidRDefault="00C963BA">
            <w:pPr>
              <w:pStyle w:val="Compact"/>
            </w:pPr>
            <w:r>
              <w:rPr>
                <w:i/>
                <w:iCs/>
              </w:rPr>
              <w:t>Not yet provided — Access and traffic logs reviewed. To be supplied by GEHA (Appendix B).</w:t>
            </w:r>
          </w:p>
        </w:tc>
      </w:tr>
      <w:tr w:rsidR="007F5111" w14:paraId="230A9E52" w14:textId="77777777" w:rsidTr="4A3EE59D">
        <w:trPr>
          <w:del w:id="2299" w:author="Syed Ahmed" w:date="2026-09-08T14:18:00Z"/>
        </w:trPr>
        <w:tc>
          <w:tcPr>
            <w:tcW w:w="0" w:type="auto"/>
          </w:tcPr>
          <w:p w14:paraId="230A9E4E" w14:textId="77777777" w:rsidR="007F5111" w:rsidRDefault="00C963BA">
            <w:pPr>
              <w:pStyle w:val="Compact"/>
            </w:pPr>
            <w:r>
              <w:rPr>
                <w:i/>
                <w:iCs/>
              </w:rPr>
              <w:t>2</w:t>
            </w:r>
          </w:p>
        </w:tc>
        <w:tc>
          <w:tcPr>
            <w:tcW w:w="0" w:type="auto"/>
          </w:tcPr>
          <w:p w14:paraId="230A9E4F" w14:textId="77777777" w:rsidR="007F5111" w:rsidRDefault="00C963BA">
            <w:pPr>
              <w:pStyle w:val="Compact"/>
            </w:pPr>
            <w:r>
              <w:rPr>
                <w:i/>
                <w:iCs/>
              </w:rPr>
              <w:t>Not yet provided — Confirm retention and legal-hold obligations are met in the target. To be supplied by GEHA (Appendix B).</w:t>
            </w:r>
          </w:p>
        </w:tc>
        <w:tc>
          <w:tcPr>
            <w:tcW w:w="0" w:type="auto"/>
          </w:tcPr>
          <w:p w14:paraId="230A9E50" w14:textId="77777777" w:rsidR="007F5111" w:rsidRDefault="00C963BA">
            <w:pPr>
              <w:pStyle w:val="Compact"/>
            </w:pPr>
            <w:r>
              <w:rPr>
                <w:i/>
                <w:iCs/>
              </w:rPr>
              <w:t>To be provided by GEHA</w:t>
            </w:r>
          </w:p>
        </w:tc>
        <w:tc>
          <w:tcPr>
            <w:tcW w:w="0" w:type="auto"/>
          </w:tcPr>
          <w:p w14:paraId="230A9E51" w14:textId="77777777" w:rsidR="007F5111" w:rsidRDefault="00C963BA">
            <w:pPr>
              <w:pStyle w:val="Compact"/>
            </w:pPr>
            <w:r>
              <w:rPr>
                <w:i/>
                <w:iCs/>
              </w:rPr>
              <w:t>Not yet provided — Sign-off from records or compliance owner. To be supplied by GEHA (Appendix B).</w:t>
            </w:r>
          </w:p>
        </w:tc>
      </w:tr>
      <w:tr w:rsidR="007F5111" w14:paraId="230A9E57" w14:textId="77777777" w:rsidTr="4A3EE59D">
        <w:trPr>
          <w:del w:id="2300" w:author="Syed Ahmed" w:date="2026-09-08T14:18:00Z"/>
        </w:trPr>
        <w:tc>
          <w:tcPr>
            <w:tcW w:w="0" w:type="auto"/>
          </w:tcPr>
          <w:p w14:paraId="230A9E53" w14:textId="77777777" w:rsidR="007F5111" w:rsidRDefault="00C963BA">
            <w:pPr>
              <w:pStyle w:val="Compact"/>
            </w:pPr>
            <w:r>
              <w:rPr>
                <w:i/>
                <w:iCs/>
              </w:rPr>
              <w:t>3</w:t>
            </w:r>
          </w:p>
        </w:tc>
        <w:tc>
          <w:tcPr>
            <w:tcW w:w="0" w:type="auto"/>
          </w:tcPr>
          <w:p w14:paraId="230A9E54" w14:textId="77777777" w:rsidR="007F5111" w:rsidRDefault="00C963BA">
            <w:pPr>
              <w:pStyle w:val="Compact"/>
            </w:pPr>
            <w:r>
              <w:rPr>
                <w:i/>
                <w:iCs/>
              </w:rPr>
              <w:t>Not yet provided — Confirm the rollback retention period has expired and been released. To be supplied by GEHA (Appendix B).</w:t>
            </w:r>
          </w:p>
        </w:tc>
        <w:tc>
          <w:tcPr>
            <w:tcW w:w="0" w:type="auto"/>
          </w:tcPr>
          <w:p w14:paraId="230A9E55" w14:textId="77777777" w:rsidR="007F5111" w:rsidRDefault="00C963BA">
            <w:pPr>
              <w:pStyle w:val="Compact"/>
            </w:pPr>
            <w:r>
              <w:rPr>
                <w:i/>
                <w:iCs/>
              </w:rPr>
              <w:t>To be provided by GEHA</w:t>
            </w:r>
          </w:p>
        </w:tc>
        <w:tc>
          <w:tcPr>
            <w:tcW w:w="0" w:type="auto"/>
          </w:tcPr>
          <w:p w14:paraId="230A9E56" w14:textId="77777777" w:rsidR="007F5111" w:rsidRDefault="00C963BA">
            <w:pPr>
              <w:pStyle w:val="Compact"/>
            </w:pPr>
            <w:r>
              <w:rPr>
                <w:i/>
                <w:iCs/>
              </w:rPr>
              <w:t>To be provided by GEHA</w:t>
            </w:r>
          </w:p>
        </w:tc>
      </w:tr>
      <w:tr w:rsidR="007F5111" w14:paraId="230A9E5C" w14:textId="77777777" w:rsidTr="4A3EE59D">
        <w:trPr>
          <w:del w:id="2301" w:author="Syed Ahmed" w:date="2026-09-08T14:18:00Z"/>
        </w:trPr>
        <w:tc>
          <w:tcPr>
            <w:tcW w:w="0" w:type="auto"/>
          </w:tcPr>
          <w:p w14:paraId="230A9E58" w14:textId="77777777" w:rsidR="007F5111" w:rsidRDefault="00C963BA">
            <w:pPr>
              <w:pStyle w:val="Compact"/>
            </w:pPr>
            <w:r>
              <w:rPr>
                <w:i/>
                <w:iCs/>
              </w:rPr>
              <w:t>4</w:t>
            </w:r>
          </w:p>
        </w:tc>
        <w:tc>
          <w:tcPr>
            <w:tcW w:w="0" w:type="auto"/>
          </w:tcPr>
          <w:p w14:paraId="230A9E59" w14:textId="77777777" w:rsidR="007F5111" w:rsidRDefault="00C963BA">
            <w:pPr>
              <w:pStyle w:val="Compact"/>
            </w:pPr>
            <w:r>
              <w:rPr>
                <w:i/>
                <w:iCs/>
              </w:rPr>
              <w:t>Not yet provided — Final archive of source data taken and restore-tested. To be supplied by GEHA (Appendix B).</w:t>
            </w:r>
          </w:p>
        </w:tc>
        <w:tc>
          <w:tcPr>
            <w:tcW w:w="0" w:type="auto"/>
          </w:tcPr>
          <w:p w14:paraId="230A9E5A" w14:textId="77777777" w:rsidR="007F5111" w:rsidRDefault="00C963BA">
            <w:pPr>
              <w:pStyle w:val="Compact"/>
            </w:pPr>
            <w:r>
              <w:rPr>
                <w:i/>
                <w:iCs/>
              </w:rPr>
              <w:t>To be provided by GEHA</w:t>
            </w:r>
          </w:p>
        </w:tc>
        <w:tc>
          <w:tcPr>
            <w:tcW w:w="0" w:type="auto"/>
          </w:tcPr>
          <w:p w14:paraId="230A9E5B" w14:textId="77777777" w:rsidR="007F5111" w:rsidRDefault="00C963BA">
            <w:pPr>
              <w:pStyle w:val="Compact"/>
            </w:pPr>
            <w:r>
              <w:rPr>
                <w:i/>
                <w:iCs/>
              </w:rPr>
              <w:t>Not yet provided — Archive location, retention, and a successful test restore. To be supplied by GEHA (Appendix B).</w:t>
            </w:r>
          </w:p>
        </w:tc>
      </w:tr>
      <w:tr w:rsidR="007F5111" w14:paraId="230A9E61" w14:textId="77777777" w:rsidTr="4A3EE59D">
        <w:trPr>
          <w:del w:id="2302" w:author="Syed Ahmed" w:date="2026-09-08T14:18:00Z"/>
        </w:trPr>
        <w:tc>
          <w:tcPr>
            <w:tcW w:w="0" w:type="auto"/>
          </w:tcPr>
          <w:p w14:paraId="230A9E5D" w14:textId="77777777" w:rsidR="007F5111" w:rsidRDefault="00C963BA">
            <w:pPr>
              <w:pStyle w:val="Compact"/>
            </w:pPr>
            <w:r>
              <w:rPr>
                <w:i/>
                <w:iCs/>
              </w:rPr>
              <w:t>5</w:t>
            </w:r>
          </w:p>
        </w:tc>
        <w:tc>
          <w:tcPr>
            <w:tcW w:w="0" w:type="auto"/>
          </w:tcPr>
          <w:p w14:paraId="230A9E5E" w14:textId="77777777" w:rsidR="007F5111" w:rsidRDefault="00C963BA">
            <w:pPr>
              <w:pStyle w:val="Compact"/>
            </w:pPr>
            <w:r>
              <w:rPr>
                <w:i/>
                <w:iCs/>
              </w:rPr>
              <w:t>Not yet provided — Revoke access; disable service accounts and credentials marked for retirement in §4.5. To be supplied by GEHA (Appendix B).</w:t>
            </w:r>
          </w:p>
        </w:tc>
        <w:tc>
          <w:tcPr>
            <w:tcW w:w="0" w:type="auto"/>
          </w:tcPr>
          <w:p w14:paraId="230A9E5F" w14:textId="77777777" w:rsidR="007F5111" w:rsidRDefault="00C963BA">
            <w:pPr>
              <w:pStyle w:val="Compact"/>
            </w:pPr>
            <w:r>
              <w:rPr>
                <w:i/>
                <w:iCs/>
              </w:rPr>
              <w:t>To be provided by GEHA</w:t>
            </w:r>
          </w:p>
        </w:tc>
        <w:tc>
          <w:tcPr>
            <w:tcW w:w="0" w:type="auto"/>
          </w:tcPr>
          <w:p w14:paraId="230A9E60" w14:textId="77777777" w:rsidR="007F5111" w:rsidRDefault="00C963BA">
            <w:pPr>
              <w:pStyle w:val="Compact"/>
            </w:pPr>
            <w:r>
              <w:rPr>
                <w:i/>
                <w:iCs/>
              </w:rPr>
              <w:t>Not yet provided — Disabled for N days with no failure raised, then deleted. To be supplied by GEHA (Appendix B).</w:t>
            </w:r>
          </w:p>
        </w:tc>
      </w:tr>
      <w:tr w:rsidR="007F5111" w14:paraId="230A9E66" w14:textId="77777777" w:rsidTr="4A3EE59D">
        <w:trPr>
          <w:del w:id="2303" w:author="Syed Ahmed" w:date="2026-09-08T14:18:00Z"/>
        </w:trPr>
        <w:tc>
          <w:tcPr>
            <w:tcW w:w="0" w:type="auto"/>
          </w:tcPr>
          <w:p w14:paraId="230A9E62" w14:textId="77777777" w:rsidR="007F5111" w:rsidRDefault="00C963BA">
            <w:pPr>
              <w:pStyle w:val="Compact"/>
            </w:pPr>
            <w:r>
              <w:rPr>
                <w:i/>
                <w:iCs/>
              </w:rPr>
              <w:t>6</w:t>
            </w:r>
          </w:p>
        </w:tc>
        <w:tc>
          <w:tcPr>
            <w:tcW w:w="0" w:type="auto"/>
          </w:tcPr>
          <w:p w14:paraId="230A9E63" w14:textId="77777777" w:rsidR="007F5111" w:rsidRDefault="00C963BA">
            <w:pPr>
              <w:pStyle w:val="Compact"/>
            </w:pPr>
            <w:r>
              <w:rPr>
                <w:i/>
                <w:iCs/>
              </w:rPr>
              <w:t>Not yet provided — Retire application-scoped security groups. To be supplied by GEHA (Appendix B).</w:t>
            </w:r>
          </w:p>
        </w:tc>
        <w:tc>
          <w:tcPr>
            <w:tcW w:w="0" w:type="auto"/>
          </w:tcPr>
          <w:p w14:paraId="230A9E64" w14:textId="77777777" w:rsidR="007F5111" w:rsidRDefault="00C963BA">
            <w:pPr>
              <w:pStyle w:val="Compact"/>
            </w:pPr>
            <w:r>
              <w:rPr>
                <w:i/>
                <w:iCs/>
              </w:rPr>
              <w:t>To be provided by GEHA</w:t>
            </w:r>
          </w:p>
        </w:tc>
        <w:tc>
          <w:tcPr>
            <w:tcW w:w="0" w:type="auto"/>
          </w:tcPr>
          <w:p w14:paraId="230A9E65" w14:textId="77777777" w:rsidR="007F5111" w:rsidRDefault="00C963BA">
            <w:pPr>
              <w:pStyle w:val="Compact"/>
            </w:pPr>
            <w:r>
              <w:rPr>
                <w:i/>
                <w:iCs/>
              </w:rPr>
              <w:t>Not yet provided — Only groups marked as unshared in §4.5.4; shared groups left in place and recorded. To be supplied by GEHA (Appendix B).</w:t>
            </w:r>
          </w:p>
        </w:tc>
      </w:tr>
      <w:tr w:rsidR="007F5111" w14:paraId="230A9E6B" w14:textId="77777777" w:rsidTr="4A3EE59D">
        <w:trPr>
          <w:del w:id="2304" w:author="Syed Ahmed" w:date="2026-09-08T14:18:00Z"/>
        </w:trPr>
        <w:tc>
          <w:tcPr>
            <w:tcW w:w="0" w:type="auto"/>
          </w:tcPr>
          <w:p w14:paraId="230A9E67" w14:textId="77777777" w:rsidR="007F5111" w:rsidRDefault="00C963BA">
            <w:pPr>
              <w:pStyle w:val="Compact"/>
            </w:pPr>
            <w:r>
              <w:rPr>
                <w:i/>
                <w:iCs/>
              </w:rPr>
              <w:t>7</w:t>
            </w:r>
          </w:p>
        </w:tc>
        <w:tc>
          <w:tcPr>
            <w:tcW w:w="0" w:type="auto"/>
          </w:tcPr>
          <w:p w14:paraId="230A9E68" w14:textId="77777777" w:rsidR="007F5111" w:rsidRDefault="00C963BA">
            <w:pPr>
              <w:pStyle w:val="Compact"/>
            </w:pPr>
            <w:r>
              <w:rPr>
                <w:i/>
                <w:iCs/>
              </w:rPr>
              <w:t>Not yet provided — Retire the source virtual server, pool, monitors and certificates. To be supplied by GEHA (Appendix B).</w:t>
            </w:r>
          </w:p>
        </w:tc>
        <w:tc>
          <w:tcPr>
            <w:tcW w:w="0" w:type="auto"/>
          </w:tcPr>
          <w:p w14:paraId="230A9E69" w14:textId="77777777" w:rsidR="007F5111" w:rsidRDefault="00C963BA">
            <w:pPr>
              <w:pStyle w:val="Compact"/>
            </w:pPr>
            <w:r>
              <w:rPr>
                <w:i/>
                <w:iCs/>
              </w:rPr>
              <w:t>To be provided by GEHA</w:t>
            </w:r>
          </w:p>
        </w:tc>
        <w:tc>
          <w:tcPr>
            <w:tcW w:w="0" w:type="auto"/>
          </w:tcPr>
          <w:p w14:paraId="230A9E6A" w14:textId="77777777" w:rsidR="007F5111" w:rsidRDefault="00C963BA">
            <w:pPr>
              <w:pStyle w:val="Compact"/>
            </w:pPr>
            <w:r>
              <w:rPr>
                <w:i/>
                <w:iCs/>
              </w:rPr>
              <w:t>Not yet provided — Only objects marked as unshared in §4.6.2. To be supplied by GEHA (Appendix B).</w:t>
            </w:r>
          </w:p>
        </w:tc>
      </w:tr>
      <w:tr w:rsidR="007F5111" w14:paraId="230A9E70" w14:textId="77777777" w:rsidTr="4A3EE59D">
        <w:trPr>
          <w:del w:id="2305" w:author="Syed Ahmed" w:date="2026-09-08T14:18:00Z"/>
        </w:trPr>
        <w:tc>
          <w:tcPr>
            <w:tcW w:w="0" w:type="auto"/>
          </w:tcPr>
          <w:p w14:paraId="230A9E6C" w14:textId="77777777" w:rsidR="007F5111" w:rsidRDefault="00C963BA">
            <w:pPr>
              <w:pStyle w:val="Compact"/>
            </w:pPr>
            <w:r>
              <w:rPr>
                <w:i/>
                <w:iCs/>
              </w:rPr>
              <w:t>8</w:t>
            </w:r>
          </w:p>
        </w:tc>
        <w:tc>
          <w:tcPr>
            <w:tcW w:w="0" w:type="auto"/>
          </w:tcPr>
          <w:p w14:paraId="230A9E6D" w14:textId="77777777" w:rsidR="007F5111" w:rsidRDefault="00C963BA">
            <w:pPr>
              <w:pStyle w:val="Compact"/>
            </w:pPr>
            <w:r>
              <w:rPr>
                <w:i/>
                <w:iCs/>
              </w:rPr>
              <w:t>Not yet provided — Retire tunnels marked for retirement; remove source subnets from encryption domains that remain. To be supplied by GEHA (Appendix B).</w:t>
            </w:r>
          </w:p>
        </w:tc>
        <w:tc>
          <w:tcPr>
            <w:tcW w:w="0" w:type="auto"/>
          </w:tcPr>
          <w:p w14:paraId="230A9E6E" w14:textId="77777777" w:rsidR="007F5111" w:rsidRDefault="00C963BA">
            <w:pPr>
              <w:pStyle w:val="Compact"/>
            </w:pPr>
            <w:r>
              <w:rPr>
                <w:i/>
                <w:iCs/>
              </w:rPr>
              <w:t>To be provided by GEHA</w:t>
            </w:r>
          </w:p>
        </w:tc>
        <w:tc>
          <w:tcPr>
            <w:tcW w:w="0" w:type="auto"/>
          </w:tcPr>
          <w:p w14:paraId="230A9E6F" w14:textId="77777777" w:rsidR="007F5111" w:rsidRDefault="00C963BA">
            <w:pPr>
              <w:pStyle w:val="Compact"/>
            </w:pPr>
            <w:r>
              <w:rPr>
                <w:i/>
                <w:iCs/>
              </w:rPr>
              <w:t>Not yet provided — Far end reports no loss; shared tunnels still carrying other traffic. To be supplied by GEHA (Appendix B).</w:t>
            </w:r>
          </w:p>
        </w:tc>
      </w:tr>
      <w:tr w:rsidR="007F5111" w14:paraId="230A9E75" w14:textId="77777777" w:rsidTr="4A3EE59D">
        <w:trPr>
          <w:del w:id="2306" w:author="Syed Ahmed" w:date="2026-09-08T14:18:00Z"/>
        </w:trPr>
        <w:tc>
          <w:tcPr>
            <w:tcW w:w="0" w:type="auto"/>
          </w:tcPr>
          <w:p w14:paraId="230A9E71" w14:textId="77777777" w:rsidR="007F5111" w:rsidRDefault="00C963BA">
            <w:pPr>
              <w:pStyle w:val="Compact"/>
            </w:pPr>
            <w:r>
              <w:rPr>
                <w:i/>
                <w:iCs/>
              </w:rPr>
              <w:t>9</w:t>
            </w:r>
          </w:p>
        </w:tc>
        <w:tc>
          <w:tcPr>
            <w:tcW w:w="0" w:type="auto"/>
          </w:tcPr>
          <w:p w14:paraId="230A9E72" w14:textId="77777777" w:rsidR="007F5111" w:rsidRDefault="00C963BA">
            <w:pPr>
              <w:pStyle w:val="Compact"/>
            </w:pPr>
            <w:r>
              <w:rPr>
                <w:i/>
                <w:iCs/>
              </w:rPr>
              <w:t>Not yet provided — Remove firewall rules, DNS records and certificates. To be supplied by GEHA (Appendix B).</w:t>
            </w:r>
          </w:p>
        </w:tc>
        <w:tc>
          <w:tcPr>
            <w:tcW w:w="0" w:type="auto"/>
          </w:tcPr>
          <w:p w14:paraId="230A9E73" w14:textId="77777777" w:rsidR="007F5111" w:rsidRDefault="00C963BA">
            <w:pPr>
              <w:pStyle w:val="Compact"/>
            </w:pPr>
            <w:r>
              <w:rPr>
                <w:i/>
                <w:iCs/>
              </w:rPr>
              <w:t>To be provided by GEHA</w:t>
            </w:r>
          </w:p>
        </w:tc>
        <w:tc>
          <w:tcPr>
            <w:tcW w:w="0" w:type="auto"/>
          </w:tcPr>
          <w:p w14:paraId="230A9E74" w14:textId="77777777" w:rsidR="007F5111" w:rsidRDefault="00C963BA">
            <w:pPr>
              <w:pStyle w:val="Compact"/>
            </w:pPr>
            <w:r>
              <w:rPr>
                <w:i/>
                <w:iCs/>
              </w:rPr>
              <w:t>Not yet provided — §4.6 and §4.8 items closed out. To be supplied by GEHA (Appendix B).</w:t>
            </w:r>
          </w:p>
        </w:tc>
      </w:tr>
      <w:tr w:rsidR="007F5111" w14:paraId="230A9E7A" w14:textId="77777777" w:rsidTr="4A3EE59D">
        <w:trPr>
          <w:del w:id="2307" w:author="Syed Ahmed" w:date="2026-09-08T14:18:00Z"/>
        </w:trPr>
        <w:tc>
          <w:tcPr>
            <w:tcW w:w="0" w:type="auto"/>
          </w:tcPr>
          <w:p w14:paraId="230A9E76" w14:textId="77777777" w:rsidR="007F5111" w:rsidRDefault="00C963BA">
            <w:pPr>
              <w:pStyle w:val="Compact"/>
            </w:pPr>
            <w:r>
              <w:rPr>
                <w:i/>
                <w:iCs/>
              </w:rPr>
              <w:t>10</w:t>
            </w:r>
          </w:p>
        </w:tc>
        <w:tc>
          <w:tcPr>
            <w:tcW w:w="0" w:type="auto"/>
          </w:tcPr>
          <w:p w14:paraId="230A9E77" w14:textId="77777777" w:rsidR="007F5111" w:rsidRDefault="00C963BA">
            <w:pPr>
              <w:pStyle w:val="Compact"/>
            </w:pPr>
            <w:r>
              <w:rPr>
                <w:i/>
                <w:iCs/>
              </w:rPr>
              <w:t>Not yet provided — Decommission source infrastructure and reclaim licenses. To be supplied by GEHA (Appendix B).</w:t>
            </w:r>
          </w:p>
        </w:tc>
        <w:tc>
          <w:tcPr>
            <w:tcW w:w="0" w:type="auto"/>
          </w:tcPr>
          <w:p w14:paraId="230A9E78" w14:textId="77777777" w:rsidR="007F5111" w:rsidRDefault="00C963BA">
            <w:pPr>
              <w:pStyle w:val="Compact"/>
            </w:pPr>
            <w:r>
              <w:rPr>
                <w:i/>
                <w:iCs/>
              </w:rPr>
              <w:t>To be provided by GEHA</w:t>
            </w:r>
          </w:p>
        </w:tc>
        <w:tc>
          <w:tcPr>
            <w:tcW w:w="0" w:type="auto"/>
          </w:tcPr>
          <w:p w14:paraId="230A9E79" w14:textId="77777777" w:rsidR="007F5111" w:rsidRDefault="00C963BA">
            <w:pPr>
              <w:pStyle w:val="Compact"/>
            </w:pPr>
            <w:r>
              <w:rPr>
                <w:i/>
                <w:iCs/>
              </w:rPr>
              <w:t>Not yet provided — Assets removed from CMDB; licenses returned or reallocated. To be supplied by GEHA (Appendix B).</w:t>
            </w:r>
          </w:p>
        </w:tc>
      </w:tr>
    </w:tbl>
    <w:p w14:paraId="230A9E7B" w14:textId="77777777" w:rsidR="007F5111" w:rsidRDefault="00C963BA" w:rsidP="4A3EE59D">
      <w:pPr>
        <w:pStyle w:val="BodyText"/>
        <w:rPr>
          <w:del w:id="2308" w:author="Syed Ahmed" w:date="2026-09-08T14:18:00Z" w16du:dateUtc="2026-09-08T14:18:55Z"/>
          <w:b/>
          <w:bCs/>
          <w:sz w:val="15"/>
          <w:szCs w:val="15"/>
        </w:rPr>
      </w:pPr>
      <w:del w:id="2309" w:author="Syed Ahmed" w:date="2026-09-08T14:18:00Z" w16du:dateUtc="2026-09-08T14:18:55Z">
        <w:r w:rsidRPr="4A3EE59D" w:rsidDel="00C963BA">
          <w:rPr>
            <w:b/>
            <w:bCs/>
            <w:sz w:val="15"/>
            <w:szCs w:val="15"/>
          </w:rPr>
          <w:delText>Table 8.3b — Decommission Steps</w:delText>
        </w:r>
      </w:del>
    </w:p>
    <w:p w14:paraId="230A9E7C" w14:textId="77777777" w:rsidR="007F5111" w:rsidRDefault="007F5111">
      <w:pPr>
        <w:pStyle w:val="Compact"/>
      </w:pPr>
    </w:p>
    <w:p w14:paraId="230A9E7D" w14:textId="77777777" w:rsidR="007F5111" w:rsidRDefault="00C963BA">
      <w:pPr>
        <w:pStyle w:val="Heading2"/>
        <w:rPr>
          <w:del w:id="2310" w:author="Syed Ahmed" w:date="2026-09-08T16:38:00Z" w16du:dateUtc="2026-09-08T16:38:16Z"/>
        </w:rPr>
      </w:pPr>
      <w:bookmarkStart w:id="2311" w:name="post-migration-review"/>
      <w:bookmarkEnd w:id="2286"/>
      <w:del w:id="2312" w:author="Syed Ahmed" w:date="2026-09-08T16:38:00Z" w16du:dateUtc="2026-09-08T16:38:16Z">
        <w:r w:rsidDel="00C963BA">
          <w:delText>8.4 Post-Migration Review</w:delText>
        </w:r>
      </w:del>
    </w:p>
    <w:p w14:paraId="230A9E7E" w14:textId="77777777" w:rsidR="007F5111" w:rsidRDefault="00C963BA">
      <w:pPr>
        <w:pStyle w:val="FirstParagraph"/>
        <w:rPr>
          <w:del w:id="2313" w:author="Syed Ahmed" w:date="2026-09-08T16:38:00Z" w16du:dateUtc="2026-09-08T16:38:16Z"/>
        </w:rPr>
      </w:pPr>
      <w:del w:id="2314" w:author="Syed Ahmed" w:date="2026-09-08T16:38:00Z" w16du:dateUtc="2026-09-08T16:38:16Z">
        <w:r w:rsidDel="00C963BA">
          <w:delText xml:space="preserve">What worked and what did not is recorded here while the detail is still recoverable, so that the next application in the program benefits rather than repeats. Root causes are recorded rather than symptoms, and steps whose actual duration differed materially from plan are corrected for future playbooks. Changes to the rollback procedure are captured whether or not rollback was invoked, since a plan that was never exercised is still a plan that can be </w:delText>
        </w:r>
        <w:r w:rsidDel="00C963BA">
          <w:lastRenderedPageBreak/>
          <w:delText>improved. A review that produces no change to the next playbook or to the program process has not been completed.</w:delText>
        </w:r>
      </w:del>
    </w:p>
    <w:p w14:paraId="230A9E7F" w14:textId="77777777" w:rsidR="007F5111" w:rsidRDefault="007F5111">
      <w:pPr>
        <w:pStyle w:val="Compact"/>
        <w:rPr>
          <w:del w:id="2315" w:author="Syed Ahmed" w:date="2026-09-08T16:38:00Z" w16du:dateUtc="2026-09-08T16:38:16Z"/>
        </w:rPr>
      </w:pPr>
    </w:p>
    <w:tbl>
      <w:tblPr>
        <w:tblStyle w:val="Table"/>
        <w:tblW w:w="5000" w:type="pct"/>
        <w:tblLook w:val="0020" w:firstRow="1" w:lastRow="0" w:firstColumn="0" w:lastColumn="0" w:noHBand="0" w:noVBand="0"/>
      </w:tblPr>
      <w:tblGrid>
        <w:gridCol w:w="1785"/>
        <w:gridCol w:w="7691"/>
      </w:tblGrid>
      <w:tr w:rsidR="007F5111" w14:paraId="230A9E82"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2316" w:author="Syed Ahmed" w:date="2026-09-08T16:38:00Z"/>
        </w:trPr>
        <w:tc>
          <w:tcPr>
            <w:tcW w:w="0" w:type="auto"/>
          </w:tcPr>
          <w:p w14:paraId="230A9E80" w14:textId="77777777" w:rsidR="007F5111" w:rsidRDefault="00C963BA">
            <w:pPr>
              <w:pStyle w:val="Compact"/>
            </w:pPr>
            <w:r>
              <w:rPr>
                <w:b/>
                <w:bCs/>
              </w:rPr>
              <w:t>What Worked</w:t>
            </w:r>
          </w:p>
        </w:tc>
        <w:tc>
          <w:tcPr>
            <w:tcW w:w="0" w:type="auto"/>
          </w:tcPr>
          <w:p w14:paraId="230A9E81" w14:textId="77777777" w:rsidR="007F5111" w:rsidRDefault="00C963BA">
            <w:pPr>
              <w:pStyle w:val="Compact"/>
            </w:pPr>
            <w:r>
              <w:rPr>
                <w:i/>
                <w:iCs/>
              </w:rPr>
              <w:t>Not yet provided — Practices to repeat, stated specifically enough to be reused. To be supplied by GEHA (Appendix B).</w:t>
            </w:r>
          </w:p>
        </w:tc>
      </w:tr>
      <w:tr w:rsidR="007F5111" w14:paraId="230A9E85" w14:textId="77777777" w:rsidTr="4A3EE59D">
        <w:trPr>
          <w:trHeight w:val="300"/>
          <w:del w:id="2317" w:author="Syed Ahmed" w:date="2026-09-08T16:38:00Z"/>
        </w:trPr>
        <w:tc>
          <w:tcPr>
            <w:tcW w:w="0" w:type="auto"/>
          </w:tcPr>
          <w:p w14:paraId="230A9E83" w14:textId="77777777" w:rsidR="007F5111" w:rsidRDefault="00C963BA">
            <w:pPr>
              <w:pStyle w:val="Compact"/>
            </w:pPr>
            <w:r>
              <w:rPr>
                <w:b/>
                <w:bCs/>
              </w:rPr>
              <w:t>What Did Not</w:t>
            </w:r>
          </w:p>
        </w:tc>
        <w:tc>
          <w:tcPr>
            <w:tcW w:w="0" w:type="auto"/>
          </w:tcPr>
          <w:p w14:paraId="230A9E84" w14:textId="77777777" w:rsidR="007F5111" w:rsidRDefault="00C963BA">
            <w:pPr>
              <w:pStyle w:val="Compact"/>
            </w:pPr>
            <w:r>
              <w:rPr>
                <w:i/>
                <w:iCs/>
              </w:rPr>
              <w:t>Not yet provided — Steps that failed, ran long, or were discovered late — with the root cause, not the symptom. To be supplied by GEHA (Appendix B).</w:t>
            </w:r>
          </w:p>
        </w:tc>
      </w:tr>
      <w:tr w:rsidR="007F5111" w14:paraId="230A9E88" w14:textId="77777777" w:rsidTr="4A3EE59D">
        <w:trPr>
          <w:trHeight w:val="300"/>
          <w:del w:id="2318" w:author="Syed Ahmed" w:date="2026-09-08T16:38:00Z"/>
        </w:trPr>
        <w:tc>
          <w:tcPr>
            <w:tcW w:w="0" w:type="auto"/>
          </w:tcPr>
          <w:p w14:paraId="230A9E86" w14:textId="77777777" w:rsidR="007F5111" w:rsidRDefault="00C963BA">
            <w:pPr>
              <w:pStyle w:val="Compact"/>
            </w:pPr>
            <w:r>
              <w:rPr>
                <w:b/>
                <w:bCs/>
              </w:rPr>
              <w:t>Rollback Procedure Corrections</w:t>
            </w:r>
          </w:p>
        </w:tc>
        <w:tc>
          <w:tcPr>
            <w:tcW w:w="0" w:type="auto"/>
          </w:tcPr>
          <w:p w14:paraId="230A9E87" w14:textId="77777777" w:rsidR="007F5111" w:rsidRDefault="00C963BA">
            <w:pPr>
              <w:pStyle w:val="Compact"/>
            </w:pPr>
            <w:r>
              <w:rPr>
                <w:i/>
                <w:iCs/>
              </w:rPr>
              <w:t>Not yet provided — Changes to the §7.9 rollback steps, triggers, or timings arising from this migration, whether or not rollback was invoke. To be supplied by GEHA (Appendix B).</w:t>
            </w:r>
          </w:p>
        </w:tc>
      </w:tr>
      <w:tr w:rsidR="007F5111" w14:paraId="230A9E8B" w14:textId="77777777" w:rsidTr="4A3EE59D">
        <w:trPr>
          <w:trHeight w:val="300"/>
          <w:del w:id="2319" w:author="Syed Ahmed" w:date="2026-09-08T16:38:00Z"/>
        </w:trPr>
        <w:tc>
          <w:tcPr>
            <w:tcW w:w="0" w:type="auto"/>
          </w:tcPr>
          <w:p w14:paraId="230A9E89" w14:textId="77777777" w:rsidR="007F5111" w:rsidRDefault="00C963BA">
            <w:pPr>
              <w:pStyle w:val="Compact"/>
            </w:pPr>
            <w:r>
              <w:rPr>
                <w:b/>
                <w:bCs/>
              </w:rPr>
              <w:t>Schedule Corrections</w:t>
            </w:r>
          </w:p>
        </w:tc>
        <w:tc>
          <w:tcPr>
            <w:tcW w:w="0" w:type="auto"/>
          </w:tcPr>
          <w:p w14:paraId="230A9E8A" w14:textId="77777777" w:rsidR="007F5111" w:rsidRDefault="00C963BA">
            <w:pPr>
              <w:pStyle w:val="Compact"/>
            </w:pPr>
            <w:r>
              <w:rPr>
                <w:i/>
                <w:iCs/>
              </w:rPr>
              <w:t>Not yet provided — Steps in §7.3 whose actual duration differed materially from plan, with the corrected figure for future playbooks. To be supplied by GEHA (Appendix B).</w:t>
            </w:r>
          </w:p>
        </w:tc>
      </w:tr>
      <w:tr w:rsidR="007F5111" w14:paraId="230A9E8E" w14:textId="77777777" w:rsidTr="4A3EE59D">
        <w:trPr>
          <w:trHeight w:val="300"/>
          <w:del w:id="2320" w:author="Syed Ahmed" w:date="2026-09-08T16:38:00Z"/>
        </w:trPr>
        <w:tc>
          <w:tcPr>
            <w:tcW w:w="0" w:type="auto"/>
          </w:tcPr>
          <w:p w14:paraId="230A9E8C" w14:textId="77777777" w:rsidR="007F5111" w:rsidRDefault="00C963BA">
            <w:pPr>
              <w:pStyle w:val="Compact"/>
            </w:pPr>
            <w:r>
              <w:rPr>
                <w:b/>
                <w:bCs/>
              </w:rPr>
              <w:t>Template or Process Changes</w:t>
            </w:r>
          </w:p>
        </w:tc>
        <w:tc>
          <w:tcPr>
            <w:tcW w:w="0" w:type="auto"/>
          </w:tcPr>
          <w:p w14:paraId="230A9E8D" w14:textId="77777777" w:rsidR="007F5111" w:rsidRDefault="00C963BA">
            <w:pPr>
              <w:pStyle w:val="Compact"/>
            </w:pPr>
            <w:r>
              <w:rPr>
                <w:i/>
                <w:iCs/>
              </w:rPr>
              <w:t>Not yet provided — Changes required to this playbook template or the program process, with the owner who will make them. To be supplied by GEHA (Appendix B).</w:t>
            </w:r>
          </w:p>
        </w:tc>
      </w:tr>
      <w:tr w:rsidR="007F5111" w14:paraId="230A9E91" w14:textId="77777777" w:rsidTr="4A3EE59D">
        <w:trPr>
          <w:trHeight w:val="300"/>
          <w:del w:id="2321" w:author="Syed Ahmed" w:date="2026-09-08T16:38:00Z"/>
        </w:trPr>
        <w:tc>
          <w:tcPr>
            <w:tcW w:w="0" w:type="auto"/>
          </w:tcPr>
          <w:p w14:paraId="230A9E8F" w14:textId="77777777" w:rsidR="007F5111" w:rsidRDefault="00C963BA">
            <w:pPr>
              <w:pStyle w:val="Compact"/>
            </w:pPr>
            <w:r>
              <w:rPr>
                <w:b/>
                <w:bCs/>
              </w:rPr>
              <w:t>Reviewed By &amp; Date</w:t>
            </w:r>
          </w:p>
        </w:tc>
        <w:tc>
          <w:tcPr>
            <w:tcW w:w="0" w:type="auto"/>
          </w:tcPr>
          <w:p w14:paraId="230A9E90" w14:textId="77777777" w:rsidR="007F5111" w:rsidRDefault="00C963BA">
            <w:pPr>
              <w:pStyle w:val="Compact"/>
            </w:pPr>
            <w:r>
              <w:rPr>
                <w:i/>
                <w:iCs/>
              </w:rPr>
              <w:t>To be provided by GEHA</w:t>
            </w:r>
          </w:p>
        </w:tc>
      </w:tr>
    </w:tbl>
    <w:p w14:paraId="230A9E92" w14:textId="77777777" w:rsidR="007F5111" w:rsidRDefault="00C963BA" w:rsidP="4A3EE59D">
      <w:pPr>
        <w:pStyle w:val="BodyText"/>
        <w:rPr>
          <w:del w:id="2322" w:author="Syed Ahmed" w:date="2026-09-08T16:38:00Z" w16du:dateUtc="2026-09-08T16:38:16Z"/>
          <w:b/>
          <w:bCs/>
          <w:sz w:val="15"/>
          <w:szCs w:val="15"/>
        </w:rPr>
      </w:pPr>
      <w:del w:id="2323" w:author="Syed Ahmed" w:date="2026-09-08T16:38:00Z" w16du:dateUtc="2026-09-08T16:38:16Z">
        <w:r w:rsidRPr="4A3EE59D" w:rsidDel="00C963BA">
          <w:rPr>
            <w:b/>
            <w:bCs/>
            <w:sz w:val="15"/>
            <w:szCs w:val="15"/>
          </w:rPr>
          <w:delText>Table 8.4 — Post-Migration Review</w:delText>
        </w:r>
      </w:del>
    </w:p>
    <w:p w14:paraId="230A9E93" w14:textId="77777777" w:rsidR="007F5111" w:rsidRDefault="007F5111">
      <w:pPr>
        <w:pStyle w:val="Compact"/>
      </w:pPr>
    </w:p>
    <w:p w14:paraId="230A9E94" w14:textId="77777777" w:rsidR="007F5111" w:rsidRDefault="00C963BA">
      <w:pPr>
        <w:pStyle w:val="Heading1"/>
      </w:pPr>
      <w:bookmarkStart w:id="2324" w:name="roles-responsibilities"/>
      <w:bookmarkEnd w:id="2249"/>
      <w:bookmarkEnd w:id="2311"/>
      <w:r>
        <w:t>9. Roles &amp; Responsibilities</w:t>
      </w:r>
    </w:p>
    <w:p w14:paraId="230A9E95" w14:textId="12F5A2EB" w:rsidR="007F5111" w:rsidRDefault="00C963BA">
      <w:pPr>
        <w:pStyle w:val="FirstParagraph"/>
      </w:pPr>
      <w:r>
        <w:t xml:space="preserve">Responsibility across the migration lifecycle is assigned here using the RACI model, with exactly one accountable owner for each task. The distinction between responsible and accountable matters most at the two points where migrations stall: the go/no-go decision and the rollback decision. </w:t>
      </w:r>
      <w:commentRangeStart w:id="2325"/>
      <w:r>
        <w:t>Consulted</w:t>
      </w:r>
      <w:commentRangeEnd w:id="2325"/>
      <w:r>
        <w:rPr>
          <w:rStyle w:val="CommentReference"/>
          <w:sz w:val="19"/>
          <w:szCs w:val="19"/>
        </w:rPr>
        <w:commentReference w:id="2325"/>
      </w:r>
      <w:r>
        <w:t xml:space="preserve"> and informed parties are recorded so that teams learn of changes affecting them before rather than after the event. Where this matrix and the ownership register disagree, the ownership register governs and the discrepancy is corrected here.</w:t>
      </w:r>
      <w:ins w:id="2326" w:author="Ahmed, Syed" w:date="2026-09-10T15:51:00Z" w16du:dateUtc="2026-09-10T15:51:02Z">
        <w:r w:rsidR="04B4EB3C">
          <w:t xml:space="preserve"> TBD</w:t>
        </w:r>
      </w:ins>
    </w:p>
    <w:p w14:paraId="230A9E96" w14:textId="77777777" w:rsidR="007F5111" w:rsidRDefault="007F5111">
      <w:pPr>
        <w:pStyle w:val="Compact"/>
      </w:pPr>
    </w:p>
    <w:tbl>
      <w:tblPr>
        <w:tblStyle w:val="Table"/>
        <w:tblW w:w="5000" w:type="pct"/>
        <w:tblLook w:val="0020" w:firstRow="1" w:lastRow="0" w:firstColumn="0" w:lastColumn="0" w:noHBand="0" w:noVBand="0"/>
      </w:tblPr>
      <w:tblGrid>
        <w:gridCol w:w="2200"/>
        <w:gridCol w:w="952"/>
        <w:gridCol w:w="1286"/>
        <w:gridCol w:w="1369"/>
        <w:gridCol w:w="755"/>
        <w:gridCol w:w="884"/>
        <w:gridCol w:w="2030"/>
      </w:tblGrid>
      <w:tr w:rsidR="007F5111" w14:paraId="230A9E9F" w14:textId="77777777" w:rsidTr="007F5111">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E97" w14:textId="77777777" w:rsidR="007F5111" w:rsidRDefault="00C963BA">
            <w:pPr>
              <w:pStyle w:val="Compact"/>
            </w:pPr>
            <w:r>
              <w:rPr>
                <w:b/>
                <w:bCs/>
              </w:rPr>
              <w:t>Task</w:t>
            </w:r>
          </w:p>
        </w:tc>
        <w:tc>
          <w:tcPr>
            <w:tcW w:w="0" w:type="auto"/>
          </w:tcPr>
          <w:p w14:paraId="230A9E98" w14:textId="77777777" w:rsidR="007F5111" w:rsidRDefault="00C963BA">
            <w:pPr>
              <w:pStyle w:val="Compact"/>
            </w:pPr>
            <w:r>
              <w:rPr>
                <w:b/>
                <w:bCs/>
              </w:rPr>
              <w:t>App Owner</w:t>
            </w:r>
          </w:p>
        </w:tc>
        <w:tc>
          <w:tcPr>
            <w:tcW w:w="0" w:type="auto"/>
          </w:tcPr>
          <w:p w14:paraId="230A9E99" w14:textId="77777777" w:rsidR="007F5111" w:rsidRDefault="00C963BA">
            <w:pPr>
              <w:pStyle w:val="Compact"/>
            </w:pPr>
            <w:r>
              <w:rPr>
                <w:b/>
                <w:bCs/>
              </w:rPr>
              <w:t>Migration Team</w:t>
            </w:r>
          </w:p>
        </w:tc>
        <w:tc>
          <w:tcPr>
            <w:tcW w:w="0" w:type="auto"/>
          </w:tcPr>
          <w:p w14:paraId="230A9E9A" w14:textId="77777777" w:rsidR="007F5111" w:rsidRDefault="00C963BA">
            <w:pPr>
              <w:pStyle w:val="Compact"/>
            </w:pPr>
            <w:r>
              <w:rPr>
                <w:b/>
                <w:bCs/>
              </w:rPr>
              <w:t>Platform / Cloud</w:t>
            </w:r>
          </w:p>
        </w:tc>
        <w:tc>
          <w:tcPr>
            <w:tcW w:w="0" w:type="auto"/>
          </w:tcPr>
          <w:p w14:paraId="230A9E9B" w14:textId="77777777" w:rsidR="007F5111" w:rsidRDefault="00C963BA">
            <w:pPr>
              <w:pStyle w:val="Compact"/>
            </w:pPr>
            <w:r>
              <w:rPr>
                <w:b/>
                <w:bCs/>
              </w:rPr>
              <w:t>Security</w:t>
            </w:r>
          </w:p>
        </w:tc>
        <w:tc>
          <w:tcPr>
            <w:tcW w:w="0" w:type="auto"/>
          </w:tcPr>
          <w:p w14:paraId="230A9E9C" w14:textId="77777777" w:rsidR="007F5111" w:rsidRDefault="00C963BA">
            <w:pPr>
              <w:pStyle w:val="Compact"/>
            </w:pPr>
            <w:r>
              <w:rPr>
                <w:b/>
                <w:bCs/>
              </w:rPr>
              <w:t>End Users</w:t>
            </w:r>
          </w:p>
        </w:tc>
        <w:tc>
          <w:tcPr>
            <w:tcW w:w="0" w:type="auto"/>
          </w:tcPr>
          <w:p w14:paraId="230A9E9D" w14:textId="77777777" w:rsidR="007F5111" w:rsidRDefault="00C963BA">
            <w:pPr>
              <w:pStyle w:val="Compact"/>
            </w:pPr>
            <w:r>
              <w:rPr>
                <w:b/>
                <w:bCs/>
              </w:rPr>
              <w:t>Admin / Support Manager</w:t>
            </w:r>
          </w:p>
          <w:p w14:paraId="230A9E9E" w14:textId="77777777" w:rsidR="007F5111" w:rsidRDefault="00C963BA">
            <w:pPr>
              <w:pStyle w:val="Compact"/>
            </w:pPr>
            <w:r>
              <w:t>Phil Costanzo</w:t>
            </w:r>
          </w:p>
        </w:tc>
      </w:tr>
      <w:tr w:rsidR="007F5111" w14:paraId="230A9EA7" w14:textId="77777777">
        <w:tc>
          <w:tcPr>
            <w:tcW w:w="0" w:type="auto"/>
          </w:tcPr>
          <w:p w14:paraId="230A9EA0" w14:textId="77777777" w:rsidR="007F5111" w:rsidRDefault="00C963BA">
            <w:pPr>
              <w:pStyle w:val="Compact"/>
            </w:pPr>
            <w:r>
              <w:rPr>
                <w:i/>
                <w:iCs/>
              </w:rPr>
              <w:t>Landing zone placement</w:t>
            </w:r>
          </w:p>
        </w:tc>
        <w:tc>
          <w:tcPr>
            <w:tcW w:w="0" w:type="auto"/>
          </w:tcPr>
          <w:p w14:paraId="230A9EA1" w14:textId="77777777" w:rsidR="007F5111" w:rsidRDefault="00C963BA">
            <w:pPr>
              <w:pStyle w:val="Compact"/>
            </w:pPr>
            <w:r>
              <w:rPr>
                <w:i/>
                <w:iCs/>
              </w:rPr>
              <w:t>I</w:t>
            </w:r>
          </w:p>
        </w:tc>
        <w:tc>
          <w:tcPr>
            <w:tcW w:w="0" w:type="auto"/>
          </w:tcPr>
          <w:p w14:paraId="230A9EA2" w14:textId="77777777" w:rsidR="007F5111" w:rsidRDefault="00C963BA">
            <w:pPr>
              <w:pStyle w:val="Compact"/>
            </w:pPr>
            <w:r>
              <w:rPr>
                <w:i/>
                <w:iCs/>
              </w:rPr>
              <w:t>C</w:t>
            </w:r>
          </w:p>
        </w:tc>
        <w:tc>
          <w:tcPr>
            <w:tcW w:w="0" w:type="auto"/>
          </w:tcPr>
          <w:p w14:paraId="230A9EA3" w14:textId="77777777" w:rsidR="007F5111" w:rsidRDefault="00C963BA">
            <w:pPr>
              <w:pStyle w:val="Compact"/>
            </w:pPr>
            <w:r>
              <w:rPr>
                <w:i/>
                <w:iCs/>
              </w:rPr>
              <w:t>A/R</w:t>
            </w:r>
          </w:p>
        </w:tc>
        <w:tc>
          <w:tcPr>
            <w:tcW w:w="0" w:type="auto"/>
          </w:tcPr>
          <w:p w14:paraId="230A9EA4" w14:textId="77777777" w:rsidR="007F5111" w:rsidRDefault="00C963BA">
            <w:pPr>
              <w:pStyle w:val="Compact"/>
            </w:pPr>
            <w:r>
              <w:rPr>
                <w:i/>
                <w:iCs/>
              </w:rPr>
              <w:t>C</w:t>
            </w:r>
          </w:p>
        </w:tc>
        <w:tc>
          <w:tcPr>
            <w:tcW w:w="0" w:type="auto"/>
          </w:tcPr>
          <w:p w14:paraId="230A9EA5" w14:textId="77777777" w:rsidR="007F5111" w:rsidRDefault="00C963BA">
            <w:pPr>
              <w:pStyle w:val="Compact"/>
            </w:pPr>
            <w:r>
              <w:rPr>
                <w:i/>
                <w:iCs/>
              </w:rPr>
              <w:t>I</w:t>
            </w:r>
          </w:p>
        </w:tc>
        <w:tc>
          <w:tcPr>
            <w:tcW w:w="0" w:type="auto"/>
          </w:tcPr>
          <w:p w14:paraId="230A9EA6" w14:textId="77777777" w:rsidR="007F5111" w:rsidRDefault="00C963BA">
            <w:pPr>
              <w:pStyle w:val="Compact"/>
            </w:pPr>
            <w:r>
              <w:t>I</w:t>
            </w:r>
          </w:p>
        </w:tc>
      </w:tr>
      <w:tr w:rsidR="007F5111" w14:paraId="230A9EAF" w14:textId="77777777">
        <w:tc>
          <w:tcPr>
            <w:tcW w:w="0" w:type="auto"/>
          </w:tcPr>
          <w:p w14:paraId="230A9EA8" w14:textId="77777777" w:rsidR="007F5111" w:rsidRDefault="00C963BA">
            <w:pPr>
              <w:pStyle w:val="Compact"/>
            </w:pPr>
            <w:r>
              <w:rPr>
                <w:i/>
                <w:iCs/>
              </w:rPr>
              <w:t>Target design</w:t>
            </w:r>
          </w:p>
        </w:tc>
        <w:tc>
          <w:tcPr>
            <w:tcW w:w="0" w:type="auto"/>
          </w:tcPr>
          <w:p w14:paraId="230A9EA9" w14:textId="77777777" w:rsidR="007F5111" w:rsidRDefault="00C963BA">
            <w:pPr>
              <w:pStyle w:val="Compact"/>
            </w:pPr>
            <w:r>
              <w:rPr>
                <w:i/>
                <w:iCs/>
              </w:rPr>
              <w:t>C</w:t>
            </w:r>
          </w:p>
        </w:tc>
        <w:tc>
          <w:tcPr>
            <w:tcW w:w="0" w:type="auto"/>
          </w:tcPr>
          <w:p w14:paraId="230A9EAA" w14:textId="77777777" w:rsidR="007F5111" w:rsidRDefault="00C963BA">
            <w:pPr>
              <w:pStyle w:val="Compact"/>
            </w:pPr>
            <w:r>
              <w:rPr>
                <w:i/>
                <w:iCs/>
              </w:rPr>
              <w:t>A/R</w:t>
            </w:r>
          </w:p>
        </w:tc>
        <w:tc>
          <w:tcPr>
            <w:tcW w:w="0" w:type="auto"/>
          </w:tcPr>
          <w:p w14:paraId="230A9EAB" w14:textId="77777777" w:rsidR="007F5111" w:rsidRDefault="00C963BA">
            <w:pPr>
              <w:pStyle w:val="Compact"/>
            </w:pPr>
            <w:r>
              <w:rPr>
                <w:i/>
                <w:iCs/>
              </w:rPr>
              <w:t>C</w:t>
            </w:r>
          </w:p>
        </w:tc>
        <w:tc>
          <w:tcPr>
            <w:tcW w:w="0" w:type="auto"/>
          </w:tcPr>
          <w:p w14:paraId="230A9EAC" w14:textId="77777777" w:rsidR="007F5111" w:rsidRDefault="00C963BA">
            <w:pPr>
              <w:pStyle w:val="Compact"/>
            </w:pPr>
            <w:r>
              <w:rPr>
                <w:i/>
                <w:iCs/>
              </w:rPr>
              <w:t>C</w:t>
            </w:r>
          </w:p>
        </w:tc>
        <w:tc>
          <w:tcPr>
            <w:tcW w:w="0" w:type="auto"/>
          </w:tcPr>
          <w:p w14:paraId="230A9EAD" w14:textId="77777777" w:rsidR="007F5111" w:rsidRDefault="00C963BA">
            <w:pPr>
              <w:pStyle w:val="Compact"/>
            </w:pPr>
            <w:r>
              <w:rPr>
                <w:i/>
                <w:iCs/>
              </w:rPr>
              <w:t>I</w:t>
            </w:r>
          </w:p>
        </w:tc>
        <w:tc>
          <w:tcPr>
            <w:tcW w:w="0" w:type="auto"/>
          </w:tcPr>
          <w:p w14:paraId="230A9EAE" w14:textId="77777777" w:rsidR="007F5111" w:rsidRDefault="00C963BA">
            <w:pPr>
              <w:pStyle w:val="Compact"/>
            </w:pPr>
            <w:r>
              <w:t>C</w:t>
            </w:r>
          </w:p>
        </w:tc>
      </w:tr>
      <w:tr w:rsidR="007F5111" w14:paraId="230A9EB7" w14:textId="77777777">
        <w:tc>
          <w:tcPr>
            <w:tcW w:w="0" w:type="auto"/>
          </w:tcPr>
          <w:p w14:paraId="230A9EB0" w14:textId="77777777" w:rsidR="007F5111" w:rsidRDefault="00C963BA">
            <w:pPr>
              <w:pStyle w:val="Compact"/>
            </w:pPr>
            <w:r>
              <w:rPr>
                <w:i/>
                <w:iCs/>
              </w:rPr>
              <w:t>Sizing &amp; cost model</w:t>
            </w:r>
          </w:p>
        </w:tc>
        <w:tc>
          <w:tcPr>
            <w:tcW w:w="0" w:type="auto"/>
          </w:tcPr>
          <w:p w14:paraId="230A9EB1" w14:textId="77777777" w:rsidR="007F5111" w:rsidRDefault="00C963BA">
            <w:pPr>
              <w:pStyle w:val="Compact"/>
            </w:pPr>
            <w:r>
              <w:rPr>
                <w:i/>
                <w:iCs/>
              </w:rPr>
              <w:t>C</w:t>
            </w:r>
          </w:p>
        </w:tc>
        <w:tc>
          <w:tcPr>
            <w:tcW w:w="0" w:type="auto"/>
          </w:tcPr>
          <w:p w14:paraId="230A9EB2" w14:textId="77777777" w:rsidR="007F5111" w:rsidRDefault="00C963BA">
            <w:pPr>
              <w:pStyle w:val="Compact"/>
            </w:pPr>
            <w:r>
              <w:rPr>
                <w:i/>
                <w:iCs/>
              </w:rPr>
              <w:t>R</w:t>
            </w:r>
          </w:p>
        </w:tc>
        <w:tc>
          <w:tcPr>
            <w:tcW w:w="0" w:type="auto"/>
          </w:tcPr>
          <w:p w14:paraId="230A9EB3" w14:textId="77777777" w:rsidR="007F5111" w:rsidRDefault="00C963BA">
            <w:pPr>
              <w:pStyle w:val="Compact"/>
            </w:pPr>
            <w:r>
              <w:rPr>
                <w:i/>
                <w:iCs/>
              </w:rPr>
              <w:t>A</w:t>
            </w:r>
          </w:p>
        </w:tc>
        <w:tc>
          <w:tcPr>
            <w:tcW w:w="0" w:type="auto"/>
          </w:tcPr>
          <w:p w14:paraId="230A9EB4" w14:textId="77777777" w:rsidR="007F5111" w:rsidRDefault="00C963BA">
            <w:pPr>
              <w:pStyle w:val="Compact"/>
            </w:pPr>
            <w:r>
              <w:rPr>
                <w:i/>
                <w:iCs/>
              </w:rPr>
              <w:t>I</w:t>
            </w:r>
          </w:p>
        </w:tc>
        <w:tc>
          <w:tcPr>
            <w:tcW w:w="0" w:type="auto"/>
          </w:tcPr>
          <w:p w14:paraId="230A9EB5" w14:textId="77777777" w:rsidR="007F5111" w:rsidRDefault="00C963BA">
            <w:pPr>
              <w:pStyle w:val="Compact"/>
            </w:pPr>
            <w:r>
              <w:rPr>
                <w:i/>
                <w:iCs/>
              </w:rPr>
              <w:t>I</w:t>
            </w:r>
          </w:p>
        </w:tc>
        <w:tc>
          <w:tcPr>
            <w:tcW w:w="0" w:type="auto"/>
          </w:tcPr>
          <w:p w14:paraId="230A9EB6" w14:textId="77777777" w:rsidR="007F5111" w:rsidRDefault="00C963BA">
            <w:pPr>
              <w:pStyle w:val="Compact"/>
            </w:pPr>
            <w:r>
              <w:t>C</w:t>
            </w:r>
          </w:p>
        </w:tc>
      </w:tr>
      <w:tr w:rsidR="007F5111" w14:paraId="230A9EBF" w14:textId="77777777">
        <w:tc>
          <w:tcPr>
            <w:tcW w:w="0" w:type="auto"/>
          </w:tcPr>
          <w:p w14:paraId="230A9EB8" w14:textId="77777777" w:rsidR="007F5111" w:rsidRDefault="00C963BA">
            <w:pPr>
              <w:pStyle w:val="Compact"/>
            </w:pPr>
            <w:r>
              <w:rPr>
                <w:i/>
                <w:iCs/>
              </w:rPr>
              <w:t>Replication build</w:t>
            </w:r>
          </w:p>
        </w:tc>
        <w:tc>
          <w:tcPr>
            <w:tcW w:w="0" w:type="auto"/>
          </w:tcPr>
          <w:p w14:paraId="230A9EB9" w14:textId="77777777" w:rsidR="007F5111" w:rsidRDefault="00C963BA">
            <w:pPr>
              <w:pStyle w:val="Compact"/>
            </w:pPr>
            <w:r>
              <w:rPr>
                <w:i/>
                <w:iCs/>
              </w:rPr>
              <w:t>I</w:t>
            </w:r>
          </w:p>
        </w:tc>
        <w:tc>
          <w:tcPr>
            <w:tcW w:w="0" w:type="auto"/>
          </w:tcPr>
          <w:p w14:paraId="230A9EBA" w14:textId="77777777" w:rsidR="007F5111" w:rsidRDefault="00C963BA">
            <w:pPr>
              <w:pStyle w:val="Compact"/>
            </w:pPr>
            <w:r>
              <w:rPr>
                <w:i/>
                <w:iCs/>
              </w:rPr>
              <w:t>A/R</w:t>
            </w:r>
          </w:p>
        </w:tc>
        <w:tc>
          <w:tcPr>
            <w:tcW w:w="0" w:type="auto"/>
          </w:tcPr>
          <w:p w14:paraId="230A9EBB" w14:textId="77777777" w:rsidR="007F5111" w:rsidRDefault="00C963BA">
            <w:pPr>
              <w:pStyle w:val="Compact"/>
            </w:pPr>
            <w:r>
              <w:rPr>
                <w:i/>
                <w:iCs/>
              </w:rPr>
              <w:t>C</w:t>
            </w:r>
          </w:p>
        </w:tc>
        <w:tc>
          <w:tcPr>
            <w:tcW w:w="0" w:type="auto"/>
          </w:tcPr>
          <w:p w14:paraId="230A9EBC" w14:textId="77777777" w:rsidR="007F5111" w:rsidRDefault="00C963BA">
            <w:pPr>
              <w:pStyle w:val="Compact"/>
            </w:pPr>
            <w:r>
              <w:rPr>
                <w:i/>
                <w:iCs/>
              </w:rPr>
              <w:t>I</w:t>
            </w:r>
          </w:p>
        </w:tc>
        <w:tc>
          <w:tcPr>
            <w:tcW w:w="0" w:type="auto"/>
          </w:tcPr>
          <w:p w14:paraId="230A9EBD" w14:textId="77777777" w:rsidR="007F5111" w:rsidRDefault="00C963BA">
            <w:pPr>
              <w:pStyle w:val="Compact"/>
            </w:pPr>
            <w:r>
              <w:rPr>
                <w:i/>
                <w:iCs/>
              </w:rPr>
              <w:t>I</w:t>
            </w:r>
          </w:p>
        </w:tc>
        <w:tc>
          <w:tcPr>
            <w:tcW w:w="0" w:type="auto"/>
          </w:tcPr>
          <w:p w14:paraId="230A9EBE" w14:textId="77777777" w:rsidR="007F5111" w:rsidRDefault="00C963BA">
            <w:pPr>
              <w:pStyle w:val="Compact"/>
            </w:pPr>
            <w:r>
              <w:t>I</w:t>
            </w:r>
          </w:p>
        </w:tc>
      </w:tr>
      <w:tr w:rsidR="007F5111" w14:paraId="230A9EC7" w14:textId="77777777">
        <w:tc>
          <w:tcPr>
            <w:tcW w:w="0" w:type="auto"/>
          </w:tcPr>
          <w:p w14:paraId="230A9EC0" w14:textId="77777777" w:rsidR="007F5111" w:rsidRDefault="00C963BA">
            <w:pPr>
              <w:pStyle w:val="Compact"/>
            </w:pPr>
            <w:r>
              <w:rPr>
                <w:i/>
                <w:iCs/>
              </w:rPr>
              <w:t>Identity &amp; RBAC</w:t>
            </w:r>
          </w:p>
        </w:tc>
        <w:tc>
          <w:tcPr>
            <w:tcW w:w="0" w:type="auto"/>
          </w:tcPr>
          <w:p w14:paraId="230A9EC1" w14:textId="77777777" w:rsidR="007F5111" w:rsidRDefault="00C963BA">
            <w:pPr>
              <w:pStyle w:val="Compact"/>
            </w:pPr>
            <w:r>
              <w:rPr>
                <w:i/>
                <w:iCs/>
              </w:rPr>
              <w:t>C</w:t>
            </w:r>
          </w:p>
        </w:tc>
        <w:tc>
          <w:tcPr>
            <w:tcW w:w="0" w:type="auto"/>
          </w:tcPr>
          <w:p w14:paraId="230A9EC2" w14:textId="77777777" w:rsidR="007F5111" w:rsidRDefault="00C963BA">
            <w:pPr>
              <w:pStyle w:val="Compact"/>
            </w:pPr>
            <w:r>
              <w:rPr>
                <w:i/>
                <w:iCs/>
              </w:rPr>
              <w:t>R</w:t>
            </w:r>
          </w:p>
        </w:tc>
        <w:tc>
          <w:tcPr>
            <w:tcW w:w="0" w:type="auto"/>
          </w:tcPr>
          <w:p w14:paraId="230A9EC3" w14:textId="77777777" w:rsidR="007F5111" w:rsidRDefault="00C963BA">
            <w:pPr>
              <w:pStyle w:val="Compact"/>
            </w:pPr>
            <w:r>
              <w:rPr>
                <w:i/>
                <w:iCs/>
              </w:rPr>
              <w:t>C</w:t>
            </w:r>
          </w:p>
        </w:tc>
        <w:tc>
          <w:tcPr>
            <w:tcW w:w="0" w:type="auto"/>
          </w:tcPr>
          <w:p w14:paraId="230A9EC4" w14:textId="77777777" w:rsidR="007F5111" w:rsidRDefault="00C963BA">
            <w:pPr>
              <w:pStyle w:val="Compact"/>
            </w:pPr>
            <w:r>
              <w:rPr>
                <w:i/>
                <w:iCs/>
              </w:rPr>
              <w:t>A</w:t>
            </w:r>
          </w:p>
        </w:tc>
        <w:tc>
          <w:tcPr>
            <w:tcW w:w="0" w:type="auto"/>
          </w:tcPr>
          <w:p w14:paraId="230A9EC5" w14:textId="77777777" w:rsidR="007F5111" w:rsidRDefault="00C963BA">
            <w:pPr>
              <w:pStyle w:val="Compact"/>
            </w:pPr>
            <w:r>
              <w:rPr>
                <w:i/>
                <w:iCs/>
              </w:rPr>
              <w:t>I</w:t>
            </w:r>
          </w:p>
        </w:tc>
        <w:tc>
          <w:tcPr>
            <w:tcW w:w="0" w:type="auto"/>
          </w:tcPr>
          <w:p w14:paraId="230A9EC6" w14:textId="77777777" w:rsidR="007F5111" w:rsidRDefault="00C963BA">
            <w:pPr>
              <w:pStyle w:val="Compact"/>
            </w:pPr>
            <w:r>
              <w:t>C</w:t>
            </w:r>
          </w:p>
        </w:tc>
      </w:tr>
      <w:tr w:rsidR="007F5111" w14:paraId="230A9ECF" w14:textId="77777777">
        <w:tc>
          <w:tcPr>
            <w:tcW w:w="0" w:type="auto"/>
          </w:tcPr>
          <w:p w14:paraId="230A9EC8" w14:textId="77777777" w:rsidR="007F5111" w:rsidRDefault="00C963BA">
            <w:pPr>
              <w:pStyle w:val="Compact"/>
            </w:pPr>
            <w:r>
              <w:rPr>
                <w:i/>
                <w:iCs/>
              </w:rPr>
              <w:t>Migration rehearsal</w:t>
            </w:r>
          </w:p>
        </w:tc>
        <w:tc>
          <w:tcPr>
            <w:tcW w:w="0" w:type="auto"/>
          </w:tcPr>
          <w:p w14:paraId="230A9EC9" w14:textId="77777777" w:rsidR="007F5111" w:rsidRDefault="00C963BA">
            <w:pPr>
              <w:pStyle w:val="Compact"/>
            </w:pPr>
            <w:r>
              <w:rPr>
                <w:i/>
                <w:iCs/>
              </w:rPr>
              <w:t>C</w:t>
            </w:r>
          </w:p>
        </w:tc>
        <w:tc>
          <w:tcPr>
            <w:tcW w:w="0" w:type="auto"/>
          </w:tcPr>
          <w:p w14:paraId="230A9ECA" w14:textId="77777777" w:rsidR="007F5111" w:rsidRDefault="00C963BA">
            <w:pPr>
              <w:pStyle w:val="Compact"/>
            </w:pPr>
            <w:r>
              <w:rPr>
                <w:i/>
                <w:iCs/>
              </w:rPr>
              <w:t>A/R</w:t>
            </w:r>
          </w:p>
        </w:tc>
        <w:tc>
          <w:tcPr>
            <w:tcW w:w="0" w:type="auto"/>
          </w:tcPr>
          <w:p w14:paraId="230A9ECB" w14:textId="77777777" w:rsidR="007F5111" w:rsidRDefault="00C963BA">
            <w:pPr>
              <w:pStyle w:val="Compact"/>
            </w:pPr>
            <w:r>
              <w:rPr>
                <w:i/>
                <w:iCs/>
              </w:rPr>
              <w:t>C</w:t>
            </w:r>
          </w:p>
        </w:tc>
        <w:tc>
          <w:tcPr>
            <w:tcW w:w="0" w:type="auto"/>
          </w:tcPr>
          <w:p w14:paraId="230A9ECC" w14:textId="77777777" w:rsidR="007F5111" w:rsidRDefault="00C963BA">
            <w:pPr>
              <w:pStyle w:val="Compact"/>
            </w:pPr>
            <w:r>
              <w:rPr>
                <w:i/>
                <w:iCs/>
              </w:rPr>
              <w:t>I</w:t>
            </w:r>
          </w:p>
        </w:tc>
        <w:tc>
          <w:tcPr>
            <w:tcW w:w="0" w:type="auto"/>
          </w:tcPr>
          <w:p w14:paraId="230A9ECD" w14:textId="77777777" w:rsidR="007F5111" w:rsidRDefault="00C963BA">
            <w:pPr>
              <w:pStyle w:val="Compact"/>
            </w:pPr>
            <w:r>
              <w:rPr>
                <w:i/>
                <w:iCs/>
              </w:rPr>
              <w:t>I</w:t>
            </w:r>
          </w:p>
        </w:tc>
        <w:tc>
          <w:tcPr>
            <w:tcW w:w="0" w:type="auto"/>
          </w:tcPr>
          <w:p w14:paraId="230A9ECE" w14:textId="77777777" w:rsidR="007F5111" w:rsidRDefault="00C963BA">
            <w:pPr>
              <w:pStyle w:val="Compact"/>
            </w:pPr>
            <w:r>
              <w:t>C</w:t>
            </w:r>
          </w:p>
        </w:tc>
      </w:tr>
      <w:tr w:rsidR="007F5111" w14:paraId="230A9ED7" w14:textId="77777777">
        <w:tc>
          <w:tcPr>
            <w:tcW w:w="0" w:type="auto"/>
          </w:tcPr>
          <w:p w14:paraId="230A9ED0" w14:textId="77777777" w:rsidR="007F5111" w:rsidRDefault="00C963BA">
            <w:pPr>
              <w:pStyle w:val="Compact"/>
            </w:pPr>
            <w:r>
              <w:rPr>
                <w:i/>
                <w:iCs/>
              </w:rPr>
              <w:t>Integration re-point</w:t>
            </w:r>
          </w:p>
        </w:tc>
        <w:tc>
          <w:tcPr>
            <w:tcW w:w="0" w:type="auto"/>
          </w:tcPr>
          <w:p w14:paraId="230A9ED1" w14:textId="77777777" w:rsidR="007F5111" w:rsidRDefault="00C963BA">
            <w:pPr>
              <w:pStyle w:val="Compact"/>
            </w:pPr>
            <w:r>
              <w:rPr>
                <w:i/>
                <w:iCs/>
              </w:rPr>
              <w:t>I</w:t>
            </w:r>
          </w:p>
        </w:tc>
        <w:tc>
          <w:tcPr>
            <w:tcW w:w="0" w:type="auto"/>
          </w:tcPr>
          <w:p w14:paraId="230A9ED2" w14:textId="77777777" w:rsidR="007F5111" w:rsidRDefault="00C963BA">
            <w:pPr>
              <w:pStyle w:val="Compact"/>
            </w:pPr>
            <w:r>
              <w:rPr>
                <w:i/>
                <w:iCs/>
              </w:rPr>
              <w:t>R</w:t>
            </w:r>
          </w:p>
        </w:tc>
        <w:tc>
          <w:tcPr>
            <w:tcW w:w="0" w:type="auto"/>
          </w:tcPr>
          <w:p w14:paraId="230A9ED3" w14:textId="77777777" w:rsidR="007F5111" w:rsidRDefault="00C963BA">
            <w:pPr>
              <w:pStyle w:val="Compact"/>
            </w:pPr>
            <w:r>
              <w:rPr>
                <w:i/>
                <w:iCs/>
              </w:rPr>
              <w:t>C</w:t>
            </w:r>
          </w:p>
        </w:tc>
        <w:tc>
          <w:tcPr>
            <w:tcW w:w="0" w:type="auto"/>
          </w:tcPr>
          <w:p w14:paraId="230A9ED4" w14:textId="77777777" w:rsidR="007F5111" w:rsidRDefault="00C963BA">
            <w:pPr>
              <w:pStyle w:val="Compact"/>
            </w:pPr>
            <w:r>
              <w:rPr>
                <w:i/>
                <w:iCs/>
              </w:rPr>
              <w:t>C</w:t>
            </w:r>
          </w:p>
        </w:tc>
        <w:tc>
          <w:tcPr>
            <w:tcW w:w="0" w:type="auto"/>
          </w:tcPr>
          <w:p w14:paraId="230A9ED5" w14:textId="77777777" w:rsidR="007F5111" w:rsidRDefault="00C963BA">
            <w:pPr>
              <w:pStyle w:val="Compact"/>
            </w:pPr>
            <w:r>
              <w:rPr>
                <w:i/>
                <w:iCs/>
              </w:rPr>
              <w:t>I</w:t>
            </w:r>
          </w:p>
        </w:tc>
        <w:tc>
          <w:tcPr>
            <w:tcW w:w="0" w:type="auto"/>
          </w:tcPr>
          <w:p w14:paraId="230A9ED6" w14:textId="77777777" w:rsidR="007F5111" w:rsidRDefault="00C963BA">
            <w:pPr>
              <w:pStyle w:val="Compact"/>
            </w:pPr>
            <w:r>
              <w:t>A</w:t>
            </w:r>
          </w:p>
        </w:tc>
      </w:tr>
      <w:tr w:rsidR="007F5111" w14:paraId="230A9EDF" w14:textId="77777777">
        <w:tc>
          <w:tcPr>
            <w:tcW w:w="0" w:type="auto"/>
          </w:tcPr>
          <w:p w14:paraId="230A9ED8" w14:textId="77777777" w:rsidR="007F5111" w:rsidRDefault="00C963BA">
            <w:pPr>
              <w:pStyle w:val="Compact"/>
            </w:pPr>
            <w:r>
              <w:rPr>
                <w:i/>
                <w:iCs/>
              </w:rPr>
              <w:t>Go / no-go decision</w:t>
            </w:r>
          </w:p>
        </w:tc>
        <w:tc>
          <w:tcPr>
            <w:tcW w:w="0" w:type="auto"/>
          </w:tcPr>
          <w:p w14:paraId="230A9ED9" w14:textId="77777777" w:rsidR="007F5111" w:rsidRDefault="00C963BA">
            <w:pPr>
              <w:pStyle w:val="Compact"/>
            </w:pPr>
            <w:r>
              <w:rPr>
                <w:i/>
                <w:iCs/>
              </w:rPr>
              <w:t>A</w:t>
            </w:r>
          </w:p>
        </w:tc>
        <w:tc>
          <w:tcPr>
            <w:tcW w:w="0" w:type="auto"/>
          </w:tcPr>
          <w:p w14:paraId="230A9EDA" w14:textId="77777777" w:rsidR="007F5111" w:rsidRDefault="00C963BA">
            <w:pPr>
              <w:pStyle w:val="Compact"/>
            </w:pPr>
            <w:r>
              <w:rPr>
                <w:i/>
                <w:iCs/>
              </w:rPr>
              <w:t>R</w:t>
            </w:r>
          </w:p>
        </w:tc>
        <w:tc>
          <w:tcPr>
            <w:tcW w:w="0" w:type="auto"/>
          </w:tcPr>
          <w:p w14:paraId="230A9EDB" w14:textId="77777777" w:rsidR="007F5111" w:rsidRDefault="00C963BA">
            <w:pPr>
              <w:pStyle w:val="Compact"/>
            </w:pPr>
            <w:r>
              <w:rPr>
                <w:i/>
                <w:iCs/>
              </w:rPr>
              <w:t>C</w:t>
            </w:r>
          </w:p>
        </w:tc>
        <w:tc>
          <w:tcPr>
            <w:tcW w:w="0" w:type="auto"/>
          </w:tcPr>
          <w:p w14:paraId="230A9EDC" w14:textId="77777777" w:rsidR="007F5111" w:rsidRDefault="00C963BA">
            <w:pPr>
              <w:pStyle w:val="Compact"/>
            </w:pPr>
            <w:r>
              <w:rPr>
                <w:i/>
                <w:iCs/>
              </w:rPr>
              <w:t>C</w:t>
            </w:r>
          </w:p>
        </w:tc>
        <w:tc>
          <w:tcPr>
            <w:tcW w:w="0" w:type="auto"/>
          </w:tcPr>
          <w:p w14:paraId="230A9EDD" w14:textId="77777777" w:rsidR="007F5111" w:rsidRDefault="00C963BA">
            <w:pPr>
              <w:pStyle w:val="Compact"/>
            </w:pPr>
            <w:r>
              <w:rPr>
                <w:i/>
                <w:iCs/>
              </w:rPr>
              <w:t>I</w:t>
            </w:r>
          </w:p>
        </w:tc>
        <w:tc>
          <w:tcPr>
            <w:tcW w:w="0" w:type="auto"/>
          </w:tcPr>
          <w:p w14:paraId="230A9EDE" w14:textId="77777777" w:rsidR="007F5111" w:rsidRDefault="00C963BA">
            <w:pPr>
              <w:pStyle w:val="Compact"/>
            </w:pPr>
            <w:r>
              <w:t>C</w:t>
            </w:r>
          </w:p>
        </w:tc>
      </w:tr>
      <w:tr w:rsidR="007F5111" w14:paraId="230A9EE7" w14:textId="77777777">
        <w:tc>
          <w:tcPr>
            <w:tcW w:w="0" w:type="auto"/>
          </w:tcPr>
          <w:p w14:paraId="230A9EE0" w14:textId="77777777" w:rsidR="007F5111" w:rsidRDefault="00C963BA">
            <w:pPr>
              <w:pStyle w:val="Compact"/>
            </w:pPr>
            <w:r>
              <w:rPr>
                <w:i/>
                <w:iCs/>
              </w:rPr>
              <w:t>Cutover execution</w:t>
            </w:r>
          </w:p>
        </w:tc>
        <w:tc>
          <w:tcPr>
            <w:tcW w:w="0" w:type="auto"/>
          </w:tcPr>
          <w:p w14:paraId="230A9EE1" w14:textId="77777777" w:rsidR="007F5111" w:rsidRDefault="00C963BA">
            <w:pPr>
              <w:pStyle w:val="Compact"/>
            </w:pPr>
            <w:r>
              <w:rPr>
                <w:i/>
                <w:iCs/>
              </w:rPr>
              <w:t>A</w:t>
            </w:r>
          </w:p>
        </w:tc>
        <w:tc>
          <w:tcPr>
            <w:tcW w:w="0" w:type="auto"/>
          </w:tcPr>
          <w:p w14:paraId="230A9EE2" w14:textId="77777777" w:rsidR="007F5111" w:rsidRDefault="00C963BA">
            <w:pPr>
              <w:pStyle w:val="Compact"/>
            </w:pPr>
            <w:r>
              <w:rPr>
                <w:i/>
                <w:iCs/>
              </w:rPr>
              <w:t>R</w:t>
            </w:r>
          </w:p>
        </w:tc>
        <w:tc>
          <w:tcPr>
            <w:tcW w:w="0" w:type="auto"/>
          </w:tcPr>
          <w:p w14:paraId="230A9EE3" w14:textId="77777777" w:rsidR="007F5111" w:rsidRDefault="00C963BA">
            <w:pPr>
              <w:pStyle w:val="Compact"/>
            </w:pPr>
            <w:r>
              <w:rPr>
                <w:i/>
                <w:iCs/>
              </w:rPr>
              <w:t>C</w:t>
            </w:r>
          </w:p>
        </w:tc>
        <w:tc>
          <w:tcPr>
            <w:tcW w:w="0" w:type="auto"/>
          </w:tcPr>
          <w:p w14:paraId="230A9EE4" w14:textId="77777777" w:rsidR="007F5111" w:rsidRDefault="00C963BA">
            <w:pPr>
              <w:pStyle w:val="Compact"/>
            </w:pPr>
            <w:r>
              <w:rPr>
                <w:i/>
                <w:iCs/>
              </w:rPr>
              <w:t>I</w:t>
            </w:r>
          </w:p>
        </w:tc>
        <w:tc>
          <w:tcPr>
            <w:tcW w:w="0" w:type="auto"/>
          </w:tcPr>
          <w:p w14:paraId="230A9EE5" w14:textId="77777777" w:rsidR="007F5111" w:rsidRDefault="00C963BA">
            <w:pPr>
              <w:pStyle w:val="Compact"/>
            </w:pPr>
            <w:r>
              <w:rPr>
                <w:i/>
                <w:iCs/>
              </w:rPr>
              <w:t>I</w:t>
            </w:r>
          </w:p>
        </w:tc>
        <w:tc>
          <w:tcPr>
            <w:tcW w:w="0" w:type="auto"/>
          </w:tcPr>
          <w:p w14:paraId="230A9EE6" w14:textId="77777777" w:rsidR="007F5111" w:rsidRDefault="00C963BA">
            <w:pPr>
              <w:pStyle w:val="Compact"/>
            </w:pPr>
            <w:r>
              <w:t>C</w:t>
            </w:r>
          </w:p>
        </w:tc>
      </w:tr>
      <w:tr w:rsidR="007F5111" w14:paraId="230A9EEF" w14:textId="77777777">
        <w:tc>
          <w:tcPr>
            <w:tcW w:w="0" w:type="auto"/>
          </w:tcPr>
          <w:p w14:paraId="230A9EE8" w14:textId="77777777" w:rsidR="007F5111" w:rsidRDefault="00C963BA">
            <w:pPr>
              <w:pStyle w:val="Compact"/>
            </w:pPr>
            <w:r>
              <w:rPr>
                <w:i/>
                <w:iCs/>
              </w:rPr>
              <w:t>Reconciliation &amp; acceptance</w:t>
            </w:r>
          </w:p>
        </w:tc>
        <w:tc>
          <w:tcPr>
            <w:tcW w:w="0" w:type="auto"/>
          </w:tcPr>
          <w:p w14:paraId="230A9EE9" w14:textId="77777777" w:rsidR="007F5111" w:rsidRDefault="00C963BA">
            <w:pPr>
              <w:pStyle w:val="Compact"/>
            </w:pPr>
            <w:r>
              <w:rPr>
                <w:i/>
                <w:iCs/>
              </w:rPr>
              <w:t>A</w:t>
            </w:r>
          </w:p>
        </w:tc>
        <w:tc>
          <w:tcPr>
            <w:tcW w:w="0" w:type="auto"/>
          </w:tcPr>
          <w:p w14:paraId="230A9EEA" w14:textId="77777777" w:rsidR="007F5111" w:rsidRDefault="00C963BA">
            <w:pPr>
              <w:pStyle w:val="Compact"/>
            </w:pPr>
            <w:r>
              <w:rPr>
                <w:i/>
                <w:iCs/>
              </w:rPr>
              <w:t>R</w:t>
            </w:r>
          </w:p>
        </w:tc>
        <w:tc>
          <w:tcPr>
            <w:tcW w:w="0" w:type="auto"/>
          </w:tcPr>
          <w:p w14:paraId="230A9EEB" w14:textId="77777777" w:rsidR="007F5111" w:rsidRDefault="00C963BA">
            <w:pPr>
              <w:pStyle w:val="Compact"/>
            </w:pPr>
            <w:r>
              <w:rPr>
                <w:i/>
                <w:iCs/>
              </w:rPr>
              <w:t>I</w:t>
            </w:r>
          </w:p>
        </w:tc>
        <w:tc>
          <w:tcPr>
            <w:tcW w:w="0" w:type="auto"/>
          </w:tcPr>
          <w:p w14:paraId="230A9EEC" w14:textId="77777777" w:rsidR="007F5111" w:rsidRDefault="00C963BA">
            <w:pPr>
              <w:pStyle w:val="Compact"/>
            </w:pPr>
            <w:r>
              <w:rPr>
                <w:i/>
                <w:iCs/>
              </w:rPr>
              <w:t>I</w:t>
            </w:r>
          </w:p>
        </w:tc>
        <w:tc>
          <w:tcPr>
            <w:tcW w:w="0" w:type="auto"/>
          </w:tcPr>
          <w:p w14:paraId="230A9EED" w14:textId="77777777" w:rsidR="007F5111" w:rsidRDefault="00C963BA">
            <w:pPr>
              <w:pStyle w:val="Compact"/>
            </w:pPr>
            <w:r>
              <w:rPr>
                <w:i/>
                <w:iCs/>
              </w:rPr>
              <w:t>C</w:t>
            </w:r>
          </w:p>
        </w:tc>
        <w:tc>
          <w:tcPr>
            <w:tcW w:w="0" w:type="auto"/>
          </w:tcPr>
          <w:p w14:paraId="230A9EEE" w14:textId="77777777" w:rsidR="007F5111" w:rsidRDefault="00C963BA">
            <w:pPr>
              <w:pStyle w:val="Compact"/>
            </w:pPr>
            <w:r>
              <w:t>C</w:t>
            </w:r>
          </w:p>
        </w:tc>
      </w:tr>
      <w:tr w:rsidR="007F5111" w14:paraId="230A9EF7" w14:textId="77777777">
        <w:tc>
          <w:tcPr>
            <w:tcW w:w="0" w:type="auto"/>
          </w:tcPr>
          <w:p w14:paraId="230A9EF0" w14:textId="77777777" w:rsidR="007F5111" w:rsidRDefault="00C963BA">
            <w:pPr>
              <w:pStyle w:val="Compact"/>
            </w:pPr>
            <w:r>
              <w:rPr>
                <w:i/>
                <w:iCs/>
              </w:rPr>
              <w:t>Rollback decision</w:t>
            </w:r>
          </w:p>
        </w:tc>
        <w:tc>
          <w:tcPr>
            <w:tcW w:w="0" w:type="auto"/>
          </w:tcPr>
          <w:p w14:paraId="230A9EF1" w14:textId="77777777" w:rsidR="007F5111" w:rsidRDefault="00C963BA">
            <w:pPr>
              <w:pStyle w:val="Compact"/>
            </w:pPr>
            <w:r>
              <w:rPr>
                <w:i/>
                <w:iCs/>
              </w:rPr>
              <w:t>A</w:t>
            </w:r>
          </w:p>
        </w:tc>
        <w:tc>
          <w:tcPr>
            <w:tcW w:w="0" w:type="auto"/>
          </w:tcPr>
          <w:p w14:paraId="230A9EF2" w14:textId="77777777" w:rsidR="007F5111" w:rsidRDefault="00C963BA">
            <w:pPr>
              <w:pStyle w:val="Compact"/>
            </w:pPr>
            <w:r>
              <w:rPr>
                <w:i/>
                <w:iCs/>
              </w:rPr>
              <w:t>R</w:t>
            </w:r>
          </w:p>
        </w:tc>
        <w:tc>
          <w:tcPr>
            <w:tcW w:w="0" w:type="auto"/>
          </w:tcPr>
          <w:p w14:paraId="230A9EF3" w14:textId="77777777" w:rsidR="007F5111" w:rsidRDefault="00C963BA">
            <w:pPr>
              <w:pStyle w:val="Compact"/>
            </w:pPr>
            <w:r>
              <w:rPr>
                <w:i/>
                <w:iCs/>
              </w:rPr>
              <w:t>C</w:t>
            </w:r>
          </w:p>
        </w:tc>
        <w:tc>
          <w:tcPr>
            <w:tcW w:w="0" w:type="auto"/>
          </w:tcPr>
          <w:p w14:paraId="230A9EF4" w14:textId="77777777" w:rsidR="007F5111" w:rsidRDefault="00C963BA">
            <w:pPr>
              <w:pStyle w:val="Compact"/>
            </w:pPr>
            <w:r>
              <w:rPr>
                <w:i/>
                <w:iCs/>
              </w:rPr>
              <w:t>I</w:t>
            </w:r>
          </w:p>
        </w:tc>
        <w:tc>
          <w:tcPr>
            <w:tcW w:w="0" w:type="auto"/>
          </w:tcPr>
          <w:p w14:paraId="230A9EF5" w14:textId="77777777" w:rsidR="007F5111" w:rsidRDefault="00C963BA">
            <w:pPr>
              <w:pStyle w:val="Compact"/>
            </w:pPr>
            <w:r>
              <w:rPr>
                <w:i/>
                <w:iCs/>
              </w:rPr>
              <w:t>I</w:t>
            </w:r>
          </w:p>
        </w:tc>
        <w:tc>
          <w:tcPr>
            <w:tcW w:w="0" w:type="auto"/>
          </w:tcPr>
          <w:p w14:paraId="230A9EF6" w14:textId="77777777" w:rsidR="007F5111" w:rsidRDefault="00C963BA">
            <w:pPr>
              <w:pStyle w:val="Compact"/>
            </w:pPr>
            <w:r>
              <w:t>C</w:t>
            </w:r>
          </w:p>
        </w:tc>
      </w:tr>
      <w:tr w:rsidR="007F5111" w14:paraId="230A9EFF" w14:textId="77777777">
        <w:tc>
          <w:tcPr>
            <w:tcW w:w="0" w:type="auto"/>
          </w:tcPr>
          <w:p w14:paraId="230A9EF8" w14:textId="77777777" w:rsidR="007F5111" w:rsidRDefault="00C963BA">
            <w:pPr>
              <w:pStyle w:val="Compact"/>
            </w:pPr>
            <w:r>
              <w:rPr>
                <w:i/>
                <w:iCs/>
              </w:rPr>
              <w:t>Operational readiness</w:t>
            </w:r>
          </w:p>
        </w:tc>
        <w:tc>
          <w:tcPr>
            <w:tcW w:w="0" w:type="auto"/>
          </w:tcPr>
          <w:p w14:paraId="230A9EF9" w14:textId="77777777" w:rsidR="007F5111" w:rsidRDefault="00C963BA">
            <w:pPr>
              <w:pStyle w:val="Compact"/>
            </w:pPr>
            <w:r>
              <w:rPr>
                <w:i/>
                <w:iCs/>
              </w:rPr>
              <w:t>C</w:t>
            </w:r>
          </w:p>
        </w:tc>
        <w:tc>
          <w:tcPr>
            <w:tcW w:w="0" w:type="auto"/>
          </w:tcPr>
          <w:p w14:paraId="230A9EFA" w14:textId="77777777" w:rsidR="007F5111" w:rsidRDefault="00C963BA">
            <w:pPr>
              <w:pStyle w:val="Compact"/>
            </w:pPr>
            <w:r>
              <w:rPr>
                <w:i/>
                <w:iCs/>
              </w:rPr>
              <w:t>R</w:t>
            </w:r>
          </w:p>
        </w:tc>
        <w:tc>
          <w:tcPr>
            <w:tcW w:w="0" w:type="auto"/>
          </w:tcPr>
          <w:p w14:paraId="230A9EFB" w14:textId="77777777" w:rsidR="007F5111" w:rsidRDefault="00C963BA">
            <w:pPr>
              <w:pStyle w:val="Compact"/>
            </w:pPr>
            <w:r>
              <w:rPr>
                <w:i/>
                <w:iCs/>
              </w:rPr>
              <w:t>A</w:t>
            </w:r>
          </w:p>
        </w:tc>
        <w:tc>
          <w:tcPr>
            <w:tcW w:w="0" w:type="auto"/>
          </w:tcPr>
          <w:p w14:paraId="230A9EFC" w14:textId="77777777" w:rsidR="007F5111" w:rsidRDefault="00C963BA">
            <w:pPr>
              <w:pStyle w:val="Compact"/>
            </w:pPr>
            <w:r>
              <w:rPr>
                <w:i/>
                <w:iCs/>
              </w:rPr>
              <w:t>C</w:t>
            </w:r>
          </w:p>
        </w:tc>
        <w:tc>
          <w:tcPr>
            <w:tcW w:w="0" w:type="auto"/>
          </w:tcPr>
          <w:p w14:paraId="230A9EFD" w14:textId="77777777" w:rsidR="007F5111" w:rsidRDefault="00C963BA">
            <w:pPr>
              <w:pStyle w:val="Compact"/>
            </w:pPr>
            <w:r>
              <w:rPr>
                <w:i/>
                <w:iCs/>
              </w:rPr>
              <w:t>I</w:t>
            </w:r>
          </w:p>
        </w:tc>
        <w:tc>
          <w:tcPr>
            <w:tcW w:w="0" w:type="auto"/>
          </w:tcPr>
          <w:p w14:paraId="230A9EFE" w14:textId="77777777" w:rsidR="007F5111" w:rsidRDefault="00C963BA">
            <w:pPr>
              <w:pStyle w:val="Compact"/>
            </w:pPr>
            <w:r>
              <w:t>C</w:t>
            </w:r>
          </w:p>
        </w:tc>
      </w:tr>
      <w:tr w:rsidR="007F5111" w14:paraId="230A9F07" w14:textId="77777777">
        <w:tc>
          <w:tcPr>
            <w:tcW w:w="0" w:type="auto"/>
          </w:tcPr>
          <w:p w14:paraId="230A9F00" w14:textId="77777777" w:rsidR="007F5111" w:rsidRDefault="00C963BA">
            <w:pPr>
              <w:pStyle w:val="Compact"/>
            </w:pPr>
            <w:r>
              <w:rPr>
                <w:i/>
                <w:iCs/>
              </w:rPr>
              <w:t>Decommission</w:t>
            </w:r>
          </w:p>
        </w:tc>
        <w:tc>
          <w:tcPr>
            <w:tcW w:w="0" w:type="auto"/>
          </w:tcPr>
          <w:p w14:paraId="230A9F01" w14:textId="77777777" w:rsidR="007F5111" w:rsidRDefault="00C963BA">
            <w:pPr>
              <w:pStyle w:val="Compact"/>
            </w:pPr>
            <w:r>
              <w:rPr>
                <w:i/>
                <w:iCs/>
              </w:rPr>
              <w:t>A</w:t>
            </w:r>
          </w:p>
        </w:tc>
        <w:tc>
          <w:tcPr>
            <w:tcW w:w="0" w:type="auto"/>
          </w:tcPr>
          <w:p w14:paraId="230A9F02" w14:textId="77777777" w:rsidR="007F5111" w:rsidRDefault="00C963BA">
            <w:pPr>
              <w:pStyle w:val="Compact"/>
            </w:pPr>
            <w:r>
              <w:rPr>
                <w:i/>
                <w:iCs/>
              </w:rPr>
              <w:t>R</w:t>
            </w:r>
          </w:p>
        </w:tc>
        <w:tc>
          <w:tcPr>
            <w:tcW w:w="0" w:type="auto"/>
          </w:tcPr>
          <w:p w14:paraId="230A9F03" w14:textId="77777777" w:rsidR="007F5111" w:rsidRDefault="00C963BA">
            <w:pPr>
              <w:pStyle w:val="Compact"/>
            </w:pPr>
            <w:r>
              <w:rPr>
                <w:i/>
                <w:iCs/>
              </w:rPr>
              <w:t>C</w:t>
            </w:r>
          </w:p>
        </w:tc>
        <w:tc>
          <w:tcPr>
            <w:tcW w:w="0" w:type="auto"/>
          </w:tcPr>
          <w:p w14:paraId="230A9F04" w14:textId="77777777" w:rsidR="007F5111" w:rsidRDefault="00C963BA">
            <w:pPr>
              <w:pStyle w:val="Compact"/>
            </w:pPr>
            <w:r>
              <w:rPr>
                <w:i/>
                <w:iCs/>
              </w:rPr>
              <w:t>C</w:t>
            </w:r>
          </w:p>
        </w:tc>
        <w:tc>
          <w:tcPr>
            <w:tcW w:w="0" w:type="auto"/>
          </w:tcPr>
          <w:p w14:paraId="230A9F05" w14:textId="77777777" w:rsidR="007F5111" w:rsidRDefault="00C963BA">
            <w:pPr>
              <w:pStyle w:val="Compact"/>
            </w:pPr>
            <w:r>
              <w:rPr>
                <w:i/>
                <w:iCs/>
              </w:rPr>
              <w:t>I</w:t>
            </w:r>
          </w:p>
        </w:tc>
        <w:tc>
          <w:tcPr>
            <w:tcW w:w="0" w:type="auto"/>
          </w:tcPr>
          <w:p w14:paraId="230A9F06" w14:textId="77777777" w:rsidR="007F5111" w:rsidRDefault="00C963BA">
            <w:pPr>
              <w:pStyle w:val="Compact"/>
            </w:pPr>
            <w:r>
              <w:t>C</w:t>
            </w:r>
          </w:p>
        </w:tc>
      </w:tr>
    </w:tbl>
    <w:p w14:paraId="230A9F08" w14:textId="77777777" w:rsidR="007F5111" w:rsidRDefault="00C963BA">
      <w:pPr>
        <w:pStyle w:val="BodyText"/>
      </w:pPr>
      <w:r>
        <w:rPr>
          <w:b/>
          <w:bCs/>
          <w:sz w:val="15"/>
          <w:szCs w:val="15"/>
        </w:rPr>
        <w:t>Table 9 — Roles &amp; Responsibilities</w:t>
      </w:r>
    </w:p>
    <w:p w14:paraId="230A9F09" w14:textId="77777777" w:rsidR="007F5111" w:rsidRDefault="007F5111">
      <w:pPr>
        <w:pStyle w:val="Compact"/>
      </w:pPr>
    </w:p>
    <w:p w14:paraId="230A9F0A" w14:textId="77777777" w:rsidR="007F5111" w:rsidRDefault="00C963BA">
      <w:pPr>
        <w:pStyle w:val="Heading1"/>
        <w:rPr>
          <w:del w:id="2327" w:author="Syed Ahmed" w:date="2026-09-08T16:35:00Z" w16du:dateUtc="2026-09-08T16:35:28Z"/>
        </w:rPr>
      </w:pPr>
      <w:bookmarkStart w:id="2328" w:name="Xf2d73fefe0a7269d37ef3874f1e6e3b8d04a29a"/>
      <w:bookmarkEnd w:id="2324"/>
      <w:del w:id="2329" w:author="Syed Ahmed" w:date="2026-09-08T16:35:00Z" w16du:dateUtc="2026-09-08T16:35:28Z">
        <w:r w:rsidDel="00C963BA">
          <w:delText>10. Risks, Assumptions, Dependencies &amp; Open Items</w:delText>
        </w:r>
      </w:del>
    </w:p>
    <w:p w14:paraId="230A9F0B" w14:textId="77777777" w:rsidR="007F5111" w:rsidRDefault="00C963BA">
      <w:pPr>
        <w:pStyle w:val="FirstParagraph"/>
      </w:pPr>
      <w:del w:id="2330" w:author="Syed Ahmed" w:date="2026-09-08T16:35:00Z" w16du:dateUtc="2026-09-08T16:35:28Z">
        <w:r w:rsidDel="00C963BA">
          <w:delText>Four distinct records are maintained here, and keeping them distinct is what makes them useful. A risk is an event that may occur; an assumption is a reliance not yet verified; a dependency is a requirement controlled by someone outside this migration; and an open item is a question with an owner and a due date. Collapsing them into a single list, which is the usual habit, obscures the fact that they need entirely different treatment. Each record is maintained live through execution rather than completed once at authoring and left to age</w:delText>
        </w:r>
      </w:del>
      <w:r>
        <w:t>.</w:t>
      </w:r>
    </w:p>
    <w:p w14:paraId="230A9F0C" w14:textId="77777777" w:rsidR="007F5111" w:rsidRDefault="00C963BA">
      <w:pPr>
        <w:pStyle w:val="Heading2"/>
        <w:rPr>
          <w:del w:id="2331" w:author="Syed Ahmed" w:date="2026-09-08T16:33:00Z" w16du:dateUtc="2026-09-08T16:33:50Z"/>
        </w:rPr>
      </w:pPr>
      <w:bookmarkStart w:id="2332" w:name="risks"/>
      <w:del w:id="2333" w:author="Syed Ahmed" w:date="2026-09-08T16:33:00Z" w16du:dateUtc="2026-09-08T16:33:50Z">
        <w:r w:rsidDel="00C963BA">
          <w:delText>10.1 Risks</w:delText>
        </w:r>
      </w:del>
    </w:p>
    <w:p w14:paraId="230A9F0D" w14:textId="77777777" w:rsidR="007F5111" w:rsidRDefault="00C963BA">
      <w:pPr>
        <w:pStyle w:val="FirstParagraph"/>
        <w:rPr>
          <w:del w:id="2334" w:author="Syed Ahmed" w:date="2026-09-08T16:33:00Z" w16du:dateUtc="2026-09-08T16:33:50Z"/>
        </w:rPr>
      </w:pPr>
      <w:del w:id="2335" w:author="Syed Ahmed" w:date="2026-09-08T16:33:00Z" w16du:dateUtc="2026-09-08T16:33:41Z">
        <w:r w:rsidDel="00C963BA">
          <w:delText>The risk register records potential events only. An event that has already occurred is an issue and is managed as one, and a reliance not yet verified is an assumption and belongs in the register that follows; keeping the boundary sharp is what stops the register becoming a list of everything anyone is uneasy about. Each risk carries a likelihood, an impact, a mitigation expressed as an action rather than an intention, and a named owner. Risks are reviewed at each program checkpoint rather than at authoring time alone.</w:delText>
        </w:r>
      </w:del>
    </w:p>
    <w:p w14:paraId="230A9F0E" w14:textId="77777777" w:rsidR="007F5111" w:rsidRDefault="007F5111">
      <w:pPr>
        <w:pStyle w:val="Compact"/>
        <w:rPr>
          <w:del w:id="2336" w:author="Syed Ahmed" w:date="2026-09-08T16:33:00Z" w16du:dateUtc="2026-09-08T16:33:50Z"/>
        </w:rPr>
      </w:pPr>
    </w:p>
    <w:tbl>
      <w:tblPr>
        <w:tblStyle w:val="Table"/>
        <w:tblW w:w="5000" w:type="pct"/>
        <w:tblLook w:val="0020" w:firstRow="1" w:lastRow="0" w:firstColumn="0" w:lastColumn="0" w:noHBand="0" w:noVBand="0"/>
      </w:tblPr>
      <w:tblGrid>
        <w:gridCol w:w="4778"/>
        <w:gridCol w:w="806"/>
        <w:gridCol w:w="584"/>
        <w:gridCol w:w="2454"/>
        <w:gridCol w:w="854"/>
      </w:tblGrid>
      <w:tr w:rsidR="007F5111" w14:paraId="230A9F14"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2337" w:author="Syed Ahmed" w:date="2026-09-08T16:33:00Z"/>
        </w:trPr>
        <w:tc>
          <w:tcPr>
            <w:tcW w:w="0" w:type="auto"/>
          </w:tcPr>
          <w:p w14:paraId="230A9F0F" w14:textId="77777777" w:rsidR="007F5111" w:rsidRDefault="00C963BA">
            <w:pPr>
              <w:pStyle w:val="Compact"/>
            </w:pPr>
            <w:r>
              <w:rPr>
                <w:b/>
                <w:bCs/>
              </w:rPr>
              <w:t>Risk</w:t>
            </w:r>
          </w:p>
        </w:tc>
        <w:tc>
          <w:tcPr>
            <w:tcW w:w="0" w:type="auto"/>
          </w:tcPr>
          <w:p w14:paraId="230A9F10" w14:textId="77777777" w:rsidR="007F5111" w:rsidRDefault="00C963BA">
            <w:pPr>
              <w:pStyle w:val="Compact"/>
            </w:pPr>
            <w:r>
              <w:rPr>
                <w:b/>
                <w:bCs/>
              </w:rPr>
              <w:t>Likelihood</w:t>
            </w:r>
          </w:p>
        </w:tc>
        <w:tc>
          <w:tcPr>
            <w:tcW w:w="0" w:type="auto"/>
          </w:tcPr>
          <w:p w14:paraId="230A9F11" w14:textId="77777777" w:rsidR="007F5111" w:rsidRDefault="00C963BA">
            <w:pPr>
              <w:pStyle w:val="Compact"/>
            </w:pPr>
            <w:r>
              <w:rPr>
                <w:b/>
                <w:bCs/>
              </w:rPr>
              <w:t>Impact</w:t>
            </w:r>
          </w:p>
        </w:tc>
        <w:tc>
          <w:tcPr>
            <w:tcW w:w="0" w:type="auto"/>
          </w:tcPr>
          <w:p w14:paraId="230A9F12" w14:textId="77777777" w:rsidR="007F5111" w:rsidRDefault="00C963BA">
            <w:pPr>
              <w:pStyle w:val="Compact"/>
            </w:pPr>
            <w:r>
              <w:rPr>
                <w:b/>
                <w:bCs/>
              </w:rPr>
              <w:t>Mitigation</w:t>
            </w:r>
          </w:p>
        </w:tc>
        <w:tc>
          <w:tcPr>
            <w:tcW w:w="0" w:type="auto"/>
          </w:tcPr>
          <w:p w14:paraId="230A9F13" w14:textId="77777777" w:rsidR="007F5111" w:rsidRDefault="00C963BA">
            <w:pPr>
              <w:pStyle w:val="Compact"/>
            </w:pPr>
            <w:r>
              <w:rPr>
                <w:b/>
                <w:bCs/>
              </w:rPr>
              <w:t>Owner</w:t>
            </w:r>
          </w:p>
        </w:tc>
      </w:tr>
      <w:tr w:rsidR="007F5111" w14:paraId="230A9F1A" w14:textId="77777777" w:rsidTr="4A3EE59D">
        <w:trPr>
          <w:trHeight w:val="300"/>
          <w:del w:id="2338" w:author="Syed Ahmed" w:date="2026-09-08T16:33:00Z"/>
        </w:trPr>
        <w:tc>
          <w:tcPr>
            <w:tcW w:w="0" w:type="auto"/>
          </w:tcPr>
          <w:p w14:paraId="230A9F15" w14:textId="77777777" w:rsidR="007F5111" w:rsidRDefault="00C963BA">
            <w:pPr>
              <w:pStyle w:val="Compact"/>
            </w:pPr>
            <w:r>
              <w:rPr>
                <w:i/>
                <w:iCs/>
              </w:rPr>
              <w:t>Contract cliff 2027-09-02 falls after the planned cutover 12/01/26; renewal exposure $109,305/yr</w:t>
            </w:r>
          </w:p>
        </w:tc>
        <w:tc>
          <w:tcPr>
            <w:tcW w:w="0" w:type="auto"/>
          </w:tcPr>
          <w:p w14:paraId="230A9F16" w14:textId="77777777" w:rsidR="007F5111" w:rsidRDefault="00C963BA">
            <w:pPr>
              <w:pStyle w:val="Compact"/>
            </w:pPr>
            <w:r>
              <w:t>—</w:t>
            </w:r>
          </w:p>
        </w:tc>
        <w:tc>
          <w:tcPr>
            <w:tcW w:w="0" w:type="auto"/>
          </w:tcPr>
          <w:p w14:paraId="230A9F17" w14:textId="77777777" w:rsidR="007F5111" w:rsidRDefault="00C963BA">
            <w:pPr>
              <w:pStyle w:val="Compact"/>
            </w:pPr>
            <w:r>
              <w:t>—</w:t>
            </w:r>
          </w:p>
        </w:tc>
        <w:tc>
          <w:tcPr>
            <w:tcW w:w="0" w:type="auto"/>
          </w:tcPr>
          <w:p w14:paraId="230A9F18" w14:textId="77777777" w:rsidR="007F5111" w:rsidRDefault="00C963BA">
            <w:pPr>
              <w:pStyle w:val="Compact"/>
            </w:pPr>
            <w:r>
              <w:rPr>
                <w:i/>
                <w:iCs/>
              </w:rPr>
              <w:t>Schedule to beat the cliff or budget the renewal</w:t>
            </w:r>
          </w:p>
        </w:tc>
        <w:tc>
          <w:tcPr>
            <w:tcW w:w="0" w:type="auto"/>
          </w:tcPr>
          <w:p w14:paraId="230A9F19" w14:textId="77777777" w:rsidR="007F5111" w:rsidRDefault="00C963BA">
            <w:pPr>
              <w:pStyle w:val="Compact"/>
            </w:pPr>
            <w:r>
              <w:rPr>
                <w:i/>
                <w:iCs/>
              </w:rPr>
              <w:t>Eric Ullmann</w:t>
            </w:r>
          </w:p>
        </w:tc>
      </w:tr>
      <w:tr w:rsidR="007F5111" w14:paraId="230A9F20" w14:textId="77777777" w:rsidTr="4A3EE59D">
        <w:trPr>
          <w:trHeight w:val="300"/>
          <w:del w:id="2339" w:author="Syed Ahmed" w:date="2026-09-08T16:33:00Z"/>
        </w:trPr>
        <w:tc>
          <w:tcPr>
            <w:tcW w:w="0" w:type="auto"/>
          </w:tcPr>
          <w:p w14:paraId="230A9F1B" w14:textId="77777777" w:rsidR="007F5111" w:rsidRDefault="00C963BA">
            <w:pPr>
              <w:pStyle w:val="Compact"/>
            </w:pPr>
            <w:r>
              <w:rPr>
                <w:i/>
                <w:iCs/>
              </w:rPr>
              <w:t>cutover slipped past blackout → 2026-12-01</w:t>
            </w:r>
          </w:p>
        </w:tc>
        <w:tc>
          <w:tcPr>
            <w:tcW w:w="0" w:type="auto"/>
          </w:tcPr>
          <w:p w14:paraId="230A9F1C" w14:textId="77777777" w:rsidR="007F5111" w:rsidRDefault="00C963BA">
            <w:pPr>
              <w:pStyle w:val="Compact"/>
            </w:pPr>
            <w:r>
              <w:t>—</w:t>
            </w:r>
          </w:p>
        </w:tc>
        <w:tc>
          <w:tcPr>
            <w:tcW w:w="0" w:type="auto"/>
          </w:tcPr>
          <w:p w14:paraId="230A9F1D" w14:textId="77777777" w:rsidR="007F5111" w:rsidRDefault="00C963BA">
            <w:pPr>
              <w:pStyle w:val="Compact"/>
            </w:pPr>
            <w:r>
              <w:t>—</w:t>
            </w:r>
          </w:p>
        </w:tc>
        <w:tc>
          <w:tcPr>
            <w:tcW w:w="0" w:type="auto"/>
          </w:tcPr>
          <w:p w14:paraId="230A9F1E" w14:textId="77777777" w:rsidR="007F5111" w:rsidRDefault="00C963BA">
            <w:pPr>
              <w:pStyle w:val="Compact"/>
            </w:pPr>
            <w:r>
              <w:rPr>
                <w:i/>
                <w:iCs/>
              </w:rPr>
              <w:t>Tracked on the program wave board</w:t>
            </w:r>
          </w:p>
        </w:tc>
        <w:tc>
          <w:tcPr>
            <w:tcW w:w="0" w:type="auto"/>
          </w:tcPr>
          <w:p w14:paraId="230A9F1F" w14:textId="77777777" w:rsidR="007F5111" w:rsidRDefault="00C963BA">
            <w:pPr>
              <w:pStyle w:val="Compact"/>
            </w:pPr>
            <w:r>
              <w:rPr>
                <w:i/>
                <w:iCs/>
              </w:rPr>
              <w:t>Eric Ullmann</w:t>
            </w:r>
          </w:p>
        </w:tc>
      </w:tr>
      <w:tr w:rsidR="007F5111" w14:paraId="230A9F26" w14:textId="77777777" w:rsidTr="4A3EE59D">
        <w:trPr>
          <w:trHeight w:val="300"/>
          <w:del w:id="2340" w:author="Syed Ahmed" w:date="2026-09-08T16:33:00Z"/>
        </w:trPr>
        <w:tc>
          <w:tcPr>
            <w:tcW w:w="0" w:type="auto"/>
          </w:tcPr>
          <w:p w14:paraId="230A9F21" w14:textId="77777777" w:rsidR="007F5111" w:rsidRDefault="00C963BA">
            <w:pPr>
              <w:pStyle w:val="Compact"/>
            </w:pPr>
            <w:r>
              <w:rPr>
                <w:i/>
                <w:iCs/>
              </w:rPr>
              <w:t>achievable 2026-12-01 vs plan cutover 2026-08-29 (+94d late)</w:t>
            </w:r>
          </w:p>
        </w:tc>
        <w:tc>
          <w:tcPr>
            <w:tcW w:w="0" w:type="auto"/>
          </w:tcPr>
          <w:p w14:paraId="230A9F22" w14:textId="77777777" w:rsidR="007F5111" w:rsidRDefault="00C963BA">
            <w:pPr>
              <w:pStyle w:val="Compact"/>
            </w:pPr>
            <w:r>
              <w:t>—</w:t>
            </w:r>
          </w:p>
        </w:tc>
        <w:tc>
          <w:tcPr>
            <w:tcW w:w="0" w:type="auto"/>
          </w:tcPr>
          <w:p w14:paraId="230A9F23" w14:textId="77777777" w:rsidR="007F5111" w:rsidRDefault="00C963BA">
            <w:pPr>
              <w:pStyle w:val="Compact"/>
            </w:pPr>
            <w:r>
              <w:t>—</w:t>
            </w:r>
          </w:p>
        </w:tc>
        <w:tc>
          <w:tcPr>
            <w:tcW w:w="0" w:type="auto"/>
          </w:tcPr>
          <w:p w14:paraId="230A9F24" w14:textId="77777777" w:rsidR="007F5111" w:rsidRDefault="00C963BA">
            <w:pPr>
              <w:pStyle w:val="Compact"/>
            </w:pPr>
            <w:r>
              <w:rPr>
                <w:i/>
                <w:iCs/>
              </w:rPr>
              <w:t>Tracked on the program wave board</w:t>
            </w:r>
          </w:p>
        </w:tc>
        <w:tc>
          <w:tcPr>
            <w:tcW w:w="0" w:type="auto"/>
          </w:tcPr>
          <w:p w14:paraId="230A9F25" w14:textId="77777777" w:rsidR="007F5111" w:rsidRDefault="00C963BA">
            <w:pPr>
              <w:pStyle w:val="Compact"/>
            </w:pPr>
            <w:r>
              <w:rPr>
                <w:i/>
                <w:iCs/>
              </w:rPr>
              <w:t>Eric Ullmann</w:t>
            </w:r>
          </w:p>
        </w:tc>
      </w:tr>
    </w:tbl>
    <w:p w14:paraId="230A9F27" w14:textId="77777777" w:rsidR="007F5111" w:rsidRDefault="00C963BA" w:rsidP="4A3EE59D">
      <w:pPr>
        <w:pStyle w:val="BodyText"/>
        <w:rPr>
          <w:del w:id="2341" w:author="Syed Ahmed" w:date="2026-09-08T16:33:00Z" w16du:dateUtc="2026-09-08T16:33:50Z"/>
          <w:b/>
          <w:bCs/>
          <w:sz w:val="15"/>
          <w:szCs w:val="15"/>
        </w:rPr>
      </w:pPr>
      <w:del w:id="2342" w:author="Syed Ahmed" w:date="2026-09-08T16:33:00Z" w16du:dateUtc="2026-09-08T16:33:50Z">
        <w:r w:rsidRPr="4A3EE59D" w:rsidDel="00C963BA">
          <w:rPr>
            <w:b/>
            <w:bCs/>
            <w:sz w:val="15"/>
            <w:szCs w:val="15"/>
          </w:rPr>
          <w:delText>Table 10.1 — Risks</w:delText>
        </w:r>
      </w:del>
    </w:p>
    <w:p w14:paraId="230A9F28" w14:textId="77777777" w:rsidR="007F5111" w:rsidRDefault="007F5111">
      <w:pPr>
        <w:pStyle w:val="Compact"/>
      </w:pPr>
    </w:p>
    <w:p w14:paraId="230A9F29" w14:textId="77777777" w:rsidR="007F5111" w:rsidRDefault="00C963BA">
      <w:pPr>
        <w:pStyle w:val="Heading2"/>
        <w:rPr>
          <w:del w:id="2343" w:author="Syed Ahmed" w:date="2026-09-08T16:33:00Z" w16du:dateUtc="2026-09-08T16:33:12Z"/>
        </w:rPr>
      </w:pPr>
      <w:bookmarkStart w:id="2344" w:name="assumptions"/>
      <w:bookmarkEnd w:id="2332"/>
      <w:del w:id="2345" w:author="Syed Ahmed" w:date="2026-09-08T16:33:00Z" w16du:dateUtc="2026-09-08T16:33:12Z">
        <w:r w:rsidDel="00C963BA">
          <w:delText>10.2 Assumptions</w:delText>
        </w:r>
      </w:del>
    </w:p>
    <w:p w14:paraId="230A9F2A" w14:textId="77777777" w:rsidR="007F5111" w:rsidRDefault="00C963BA">
      <w:pPr>
        <w:pStyle w:val="FirstParagraph"/>
        <w:rPr>
          <w:del w:id="2346" w:author="Syed Ahmed" w:date="2026-09-08T16:33:00Z" w16du:dateUtc="2026-09-08T16:33:12Z"/>
        </w:rPr>
      </w:pPr>
      <w:del w:id="2347" w:author="Syed Ahmed" w:date="2026-09-08T16:33:00Z" w16du:dateUtc="2026-09-08T16:33:12Z">
        <w:r w:rsidDel="00C963BA">
          <w:delText>Every assumption carries an owner and a date by which it must be confirmed or converted into a risk, because an assumption that is never tested becomes a defect at cutover. What is being taken as true is stated plainly alongside what breaks if it proves false, which is what allows the assumption to be prioritized rather than merely listed. Assumptions confirmed by evidence are marked as such with their source, and those that fail are escalated rather than quietly amended. This register is reviewed at the readiness review and again at the go/no-go gate.</w:delText>
        </w:r>
      </w:del>
    </w:p>
    <w:p w14:paraId="230A9F2B" w14:textId="77777777" w:rsidR="007F5111" w:rsidRDefault="007F5111">
      <w:pPr>
        <w:pStyle w:val="Compact"/>
        <w:rPr>
          <w:del w:id="2348" w:author="Syed Ahmed" w:date="2026-09-08T16:33:00Z" w16du:dateUtc="2026-09-08T16:33:12Z"/>
        </w:rPr>
      </w:pPr>
    </w:p>
    <w:tbl>
      <w:tblPr>
        <w:tblStyle w:val="Table"/>
        <w:tblW w:w="5000" w:type="pct"/>
        <w:tblLook w:val="0020" w:firstRow="1" w:lastRow="0" w:firstColumn="0" w:lastColumn="0" w:noHBand="0" w:noVBand="0"/>
      </w:tblPr>
      <w:tblGrid>
        <w:gridCol w:w="3406"/>
        <w:gridCol w:w="2377"/>
        <w:gridCol w:w="2077"/>
        <w:gridCol w:w="821"/>
        <w:gridCol w:w="795"/>
      </w:tblGrid>
      <w:tr w:rsidR="007F5111" w14:paraId="230A9F31"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2349" w:author="Syed Ahmed" w:date="2026-09-08T16:33:00Z"/>
        </w:trPr>
        <w:tc>
          <w:tcPr>
            <w:tcW w:w="0" w:type="auto"/>
          </w:tcPr>
          <w:p w14:paraId="230A9F2C" w14:textId="77777777" w:rsidR="007F5111" w:rsidRDefault="00C963BA">
            <w:pPr>
              <w:pStyle w:val="Compact"/>
            </w:pPr>
            <w:r>
              <w:rPr>
                <w:b/>
                <w:bCs/>
              </w:rPr>
              <w:t>Assumption</w:t>
            </w:r>
          </w:p>
        </w:tc>
        <w:tc>
          <w:tcPr>
            <w:tcW w:w="0" w:type="auto"/>
          </w:tcPr>
          <w:p w14:paraId="230A9F2D" w14:textId="77777777" w:rsidR="007F5111" w:rsidRDefault="00C963BA">
            <w:pPr>
              <w:pStyle w:val="Compact"/>
            </w:pPr>
            <w:r>
              <w:rPr>
                <w:b/>
                <w:bCs/>
              </w:rPr>
              <w:t>Why It Matters</w:t>
            </w:r>
          </w:p>
        </w:tc>
        <w:tc>
          <w:tcPr>
            <w:tcW w:w="0" w:type="auto"/>
          </w:tcPr>
          <w:p w14:paraId="230A9F2E" w14:textId="77777777" w:rsidR="007F5111" w:rsidRDefault="00C963BA">
            <w:pPr>
              <w:pStyle w:val="Compact"/>
            </w:pPr>
            <w:r>
              <w:rPr>
                <w:b/>
                <w:bCs/>
              </w:rPr>
              <w:t>Confirm By</w:t>
            </w:r>
          </w:p>
        </w:tc>
        <w:tc>
          <w:tcPr>
            <w:tcW w:w="0" w:type="auto"/>
          </w:tcPr>
          <w:p w14:paraId="230A9F2F" w14:textId="77777777" w:rsidR="007F5111" w:rsidRDefault="00C963BA">
            <w:pPr>
              <w:pStyle w:val="Compact"/>
            </w:pPr>
            <w:r>
              <w:rPr>
                <w:b/>
                <w:bCs/>
              </w:rPr>
              <w:t>Owner</w:t>
            </w:r>
          </w:p>
        </w:tc>
        <w:tc>
          <w:tcPr>
            <w:tcW w:w="0" w:type="auto"/>
          </w:tcPr>
          <w:p w14:paraId="230A9F30" w14:textId="77777777" w:rsidR="007F5111" w:rsidRDefault="00C963BA">
            <w:pPr>
              <w:pStyle w:val="Compact"/>
            </w:pPr>
            <w:r>
              <w:rPr>
                <w:b/>
                <w:bCs/>
              </w:rPr>
              <w:t>Status</w:t>
            </w:r>
          </w:p>
        </w:tc>
      </w:tr>
      <w:tr w:rsidR="007F5111" w14:paraId="230A9F37" w14:textId="77777777" w:rsidTr="4A3EE59D">
        <w:trPr>
          <w:trHeight w:val="300"/>
          <w:del w:id="2350" w:author="Syed Ahmed" w:date="2026-09-08T16:33:00Z"/>
        </w:trPr>
        <w:tc>
          <w:tcPr>
            <w:tcW w:w="0" w:type="auto"/>
          </w:tcPr>
          <w:p w14:paraId="230A9F32" w14:textId="77777777" w:rsidR="007F5111" w:rsidRDefault="00C963BA">
            <w:pPr>
              <w:pStyle w:val="Compact"/>
            </w:pPr>
            <w:r>
              <w:rPr>
                <w:i/>
                <w:iCs/>
              </w:rPr>
              <w:t>Ruled effort size S = 4 weeks; 4 parallel migration tracks</w:t>
            </w:r>
          </w:p>
        </w:tc>
        <w:tc>
          <w:tcPr>
            <w:tcW w:w="0" w:type="auto"/>
          </w:tcPr>
          <w:p w14:paraId="230A9F33" w14:textId="77777777" w:rsidR="007F5111" w:rsidRDefault="00C963BA">
            <w:pPr>
              <w:pStyle w:val="Compact"/>
            </w:pPr>
            <w:r>
              <w:rPr>
                <w:i/>
                <w:iCs/>
              </w:rPr>
              <w:t>Drives the cutover date and wave capacity</w:t>
            </w:r>
          </w:p>
        </w:tc>
        <w:tc>
          <w:tcPr>
            <w:tcW w:w="0" w:type="auto"/>
          </w:tcPr>
          <w:p w14:paraId="230A9F34" w14:textId="77777777" w:rsidR="007F5111" w:rsidRDefault="00C963BA">
            <w:pPr>
              <w:pStyle w:val="Compact"/>
            </w:pPr>
            <w:r>
              <w:rPr>
                <w:i/>
                <w:iCs/>
              </w:rPr>
              <w:t>To be confirmed by GEHA</w:t>
            </w:r>
          </w:p>
        </w:tc>
        <w:tc>
          <w:tcPr>
            <w:tcW w:w="0" w:type="auto"/>
          </w:tcPr>
          <w:p w14:paraId="230A9F35" w14:textId="77777777" w:rsidR="007F5111" w:rsidRDefault="00C963BA">
            <w:pPr>
              <w:pStyle w:val="Compact"/>
            </w:pPr>
            <w:r>
              <w:rPr>
                <w:i/>
                <w:iCs/>
              </w:rPr>
              <w:t>GEHA PMO</w:t>
            </w:r>
          </w:p>
        </w:tc>
        <w:tc>
          <w:tcPr>
            <w:tcW w:w="0" w:type="auto"/>
          </w:tcPr>
          <w:p w14:paraId="230A9F36" w14:textId="77777777" w:rsidR="007F5111" w:rsidRDefault="00C963BA">
            <w:pPr>
              <w:pStyle w:val="Compact"/>
            </w:pPr>
            <w:r>
              <w:t>Open</w:t>
            </w:r>
          </w:p>
        </w:tc>
      </w:tr>
      <w:tr w:rsidR="007F5111" w14:paraId="230A9F3D" w14:textId="77777777" w:rsidTr="4A3EE59D">
        <w:trPr>
          <w:trHeight w:val="300"/>
          <w:del w:id="2351" w:author="Syed Ahmed" w:date="2026-09-08T16:33:00Z"/>
        </w:trPr>
        <w:tc>
          <w:tcPr>
            <w:tcW w:w="0" w:type="auto"/>
          </w:tcPr>
          <w:p w14:paraId="230A9F38" w14:textId="77777777" w:rsidR="007F5111" w:rsidRDefault="00C963BA">
            <w:pPr>
              <w:pStyle w:val="Compact"/>
            </w:pPr>
            <w:r>
              <w:rPr>
                <w:i/>
                <w:iCs/>
              </w:rPr>
              <w:t>Wave window 2026-08-01 onward per the program wave plan</w:t>
            </w:r>
          </w:p>
        </w:tc>
        <w:tc>
          <w:tcPr>
            <w:tcW w:w="0" w:type="auto"/>
          </w:tcPr>
          <w:p w14:paraId="230A9F39" w14:textId="77777777" w:rsidR="007F5111" w:rsidRDefault="00C963BA">
            <w:pPr>
              <w:pStyle w:val="Compact"/>
            </w:pPr>
            <w:r>
              <w:rPr>
                <w:i/>
                <w:iCs/>
              </w:rPr>
              <w:t>Cutover must fall inside the wave window</w:t>
            </w:r>
          </w:p>
        </w:tc>
        <w:tc>
          <w:tcPr>
            <w:tcW w:w="0" w:type="auto"/>
          </w:tcPr>
          <w:p w14:paraId="230A9F3A" w14:textId="77777777" w:rsidR="007F5111" w:rsidRDefault="00C963BA">
            <w:pPr>
              <w:pStyle w:val="Compact"/>
            </w:pPr>
            <w:r>
              <w:rPr>
                <w:i/>
                <w:iCs/>
              </w:rPr>
              <w:t>Confirmed in the Wave Plan Tracker</w:t>
            </w:r>
          </w:p>
        </w:tc>
        <w:tc>
          <w:tcPr>
            <w:tcW w:w="0" w:type="auto"/>
          </w:tcPr>
          <w:p w14:paraId="230A9F3B" w14:textId="77777777" w:rsidR="007F5111" w:rsidRDefault="00C963BA">
            <w:pPr>
              <w:pStyle w:val="Compact"/>
            </w:pPr>
            <w:r>
              <w:rPr>
                <w:i/>
                <w:iCs/>
              </w:rPr>
              <w:t>CitiusTech</w:t>
            </w:r>
          </w:p>
        </w:tc>
        <w:tc>
          <w:tcPr>
            <w:tcW w:w="0" w:type="auto"/>
          </w:tcPr>
          <w:p w14:paraId="230A9F3C" w14:textId="77777777" w:rsidR="007F5111" w:rsidRDefault="00C963BA">
            <w:pPr>
              <w:pStyle w:val="Compact"/>
            </w:pPr>
            <w:r>
              <w:t>Confirmed</w:t>
            </w:r>
          </w:p>
        </w:tc>
      </w:tr>
    </w:tbl>
    <w:p w14:paraId="230A9F3E" w14:textId="77777777" w:rsidR="007F5111" w:rsidRDefault="00C963BA" w:rsidP="4A3EE59D">
      <w:pPr>
        <w:pStyle w:val="BodyText"/>
        <w:rPr>
          <w:del w:id="2352" w:author="Syed Ahmed" w:date="2026-09-08T16:33:00Z" w16du:dateUtc="2026-09-08T16:33:12Z"/>
          <w:b/>
          <w:bCs/>
          <w:sz w:val="15"/>
          <w:szCs w:val="15"/>
        </w:rPr>
      </w:pPr>
      <w:del w:id="2353" w:author="Syed Ahmed" w:date="2026-09-08T16:33:00Z" w16du:dateUtc="2026-09-08T16:33:12Z">
        <w:r w:rsidRPr="4A3EE59D" w:rsidDel="00C963BA">
          <w:rPr>
            <w:b/>
            <w:bCs/>
            <w:sz w:val="15"/>
            <w:szCs w:val="15"/>
          </w:rPr>
          <w:delText>Table 10.2 — Assumptions</w:delText>
        </w:r>
      </w:del>
    </w:p>
    <w:p w14:paraId="230A9F3F" w14:textId="77777777" w:rsidR="007F5111" w:rsidRDefault="007F5111">
      <w:pPr>
        <w:pStyle w:val="Compact"/>
      </w:pPr>
    </w:p>
    <w:p w14:paraId="230A9F40" w14:textId="77777777" w:rsidR="007F5111" w:rsidRDefault="00C963BA">
      <w:pPr>
        <w:pStyle w:val="Heading2"/>
      </w:pPr>
      <w:bookmarkStart w:id="2354" w:name="dependencies"/>
      <w:bookmarkEnd w:id="2344"/>
      <w:r>
        <w:t>10.3 Dependencies</w:t>
      </w:r>
    </w:p>
    <w:p w14:paraId="230A9F41" w14:textId="77777777" w:rsidR="007F5111" w:rsidRDefault="00C963BA">
      <w:pPr>
        <w:pStyle w:val="FirstParagraph"/>
      </w:pPr>
      <w:r>
        <w:t xml:space="preserve">Dependencies are requirements controlled outside this migration and therefore outside the migration team's ability to accelerate. Subscription provisioning, quota increases, circuit changes, policy exemptions, desktop image cadence and the readiness of other waves are typical, and each runs to a schedule owned by someone else. Every entry names an owner, the date by which it is needed and its current status, so that a slipping dependency is visible while there is still time to act. Dependencies at </w:t>
      </w:r>
      <w:commentRangeStart w:id="2355"/>
      <w:r>
        <w:t>risk</w:t>
      </w:r>
      <w:commentRangeEnd w:id="2355"/>
      <w:r>
        <w:rPr>
          <w:rStyle w:val="CommentReference"/>
          <w:sz w:val="19"/>
          <w:szCs w:val="19"/>
        </w:rPr>
        <w:commentReference w:id="2355"/>
      </w:r>
      <w:r>
        <w:t xml:space="preserve"> are escalated to the program rather than </w:t>
      </w:r>
      <w:commentRangeStart w:id="2356"/>
      <w:r>
        <w:t>absorbed</w:t>
      </w:r>
      <w:commentRangeEnd w:id="2356"/>
      <w:r>
        <w:rPr>
          <w:rStyle w:val="CommentReference"/>
          <w:sz w:val="19"/>
          <w:szCs w:val="19"/>
        </w:rPr>
        <w:commentReference w:id="2356"/>
      </w:r>
      <w:r>
        <w:t xml:space="preserve"> silently into the application's own float.</w:t>
      </w:r>
    </w:p>
    <w:p w14:paraId="230A9F42" w14:textId="77777777" w:rsidR="007F5111" w:rsidRDefault="007F5111">
      <w:pPr>
        <w:pStyle w:val="Compact"/>
      </w:pPr>
    </w:p>
    <w:tbl>
      <w:tblPr>
        <w:tblStyle w:val="Table"/>
        <w:tblW w:w="5000" w:type="pct"/>
        <w:tblLook w:val="0020" w:firstRow="1" w:lastRow="0" w:firstColumn="0" w:lastColumn="0" w:noHBand="0" w:noVBand="0"/>
      </w:tblPr>
      <w:tblGrid>
        <w:gridCol w:w="4550"/>
        <w:gridCol w:w="810"/>
        <w:gridCol w:w="2195"/>
        <w:gridCol w:w="1121"/>
        <w:gridCol w:w="800"/>
      </w:tblGrid>
      <w:tr w:rsidR="007F5111" w14:paraId="230A9F48"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F43" w14:textId="77777777" w:rsidR="007F5111" w:rsidRDefault="00C963BA">
            <w:pPr>
              <w:pStyle w:val="Compact"/>
            </w:pPr>
            <w:del w:id="2358" w:author="Ahmed, Syed" w:date="2026-09-10T15:49:00Z" w16du:dateUtc="2026-09-10T15:49:40Z">
              <w:r w:rsidRPr="08FEA0F7" w:rsidDel="00C963BA">
                <w:rPr>
                  <w:b/>
                  <w:bCs/>
                </w:rPr>
                <w:delText>Dependency</w:delText>
              </w:r>
            </w:del>
          </w:p>
        </w:tc>
        <w:tc>
          <w:tcPr>
            <w:tcW w:w="0" w:type="auto"/>
          </w:tcPr>
          <w:p w14:paraId="230A9F44" w14:textId="77777777" w:rsidR="007F5111" w:rsidRDefault="00C963BA">
            <w:pPr>
              <w:pStyle w:val="Compact"/>
            </w:pPr>
            <w:del w:id="2359" w:author="Ahmed, Syed" w:date="2026-09-10T15:49:00Z" w16du:dateUtc="2026-09-10T15:49:40Z">
              <w:r w:rsidRPr="08FEA0F7" w:rsidDel="00C963BA">
                <w:rPr>
                  <w:b/>
                  <w:bCs/>
                </w:rPr>
                <w:delText>Type</w:delText>
              </w:r>
            </w:del>
          </w:p>
        </w:tc>
        <w:tc>
          <w:tcPr>
            <w:tcW w:w="0" w:type="auto"/>
          </w:tcPr>
          <w:p w14:paraId="230A9F45" w14:textId="77777777" w:rsidR="007F5111" w:rsidRDefault="00C963BA">
            <w:pPr>
              <w:pStyle w:val="Compact"/>
            </w:pPr>
            <w:del w:id="2360" w:author="Ahmed, Syed" w:date="2026-09-10T15:49:00Z" w16du:dateUtc="2026-09-10T15:49:40Z">
              <w:r w:rsidRPr="08FEA0F7" w:rsidDel="00C963BA">
                <w:rPr>
                  <w:b/>
                  <w:bCs/>
                </w:rPr>
                <w:delText>Owner</w:delText>
              </w:r>
            </w:del>
          </w:p>
        </w:tc>
        <w:tc>
          <w:tcPr>
            <w:tcW w:w="0" w:type="auto"/>
          </w:tcPr>
          <w:p w14:paraId="230A9F46" w14:textId="77777777" w:rsidR="007F5111" w:rsidRDefault="00C963BA">
            <w:pPr>
              <w:pStyle w:val="Compact"/>
            </w:pPr>
            <w:del w:id="2361" w:author="Ahmed, Syed" w:date="2026-09-10T15:49:00Z" w16du:dateUtc="2026-09-10T15:49:40Z">
              <w:r w:rsidRPr="08FEA0F7" w:rsidDel="00C963BA">
                <w:rPr>
                  <w:b/>
                  <w:bCs/>
                </w:rPr>
                <w:delText>Needed By</w:delText>
              </w:r>
            </w:del>
          </w:p>
        </w:tc>
        <w:tc>
          <w:tcPr>
            <w:tcW w:w="0" w:type="auto"/>
          </w:tcPr>
          <w:p w14:paraId="230A9F47" w14:textId="77777777" w:rsidR="007F5111" w:rsidRDefault="00C963BA">
            <w:pPr>
              <w:pStyle w:val="Compact"/>
            </w:pPr>
            <w:del w:id="2362" w:author="Ahmed, Syed" w:date="2026-09-10T15:49:00Z" w16du:dateUtc="2026-09-10T15:49:40Z">
              <w:r w:rsidRPr="08FEA0F7" w:rsidDel="00C963BA">
                <w:rPr>
                  <w:b/>
                  <w:bCs/>
                </w:rPr>
                <w:delText>Status</w:delText>
              </w:r>
            </w:del>
          </w:p>
        </w:tc>
      </w:tr>
      <w:tr w:rsidR="007F5111" w14:paraId="230A9F4E" w14:textId="77777777" w:rsidTr="08FEA0F7">
        <w:tc>
          <w:tcPr>
            <w:tcW w:w="0" w:type="auto"/>
          </w:tcPr>
          <w:p w14:paraId="230A9F49" w14:textId="77777777" w:rsidR="007F5111" w:rsidRDefault="00C963BA">
            <w:pPr>
              <w:pStyle w:val="Compact"/>
            </w:pPr>
            <w:del w:id="2363" w:author="Ahmed, Syed" w:date="2026-09-10T15:49:00Z" w16du:dateUtc="2026-09-10T15:49:40Z">
              <w:r w:rsidRPr="08FEA0F7" w:rsidDel="00C963BA">
                <w:rPr>
                  <w:i/>
                  <w:iCs/>
                </w:rPr>
                <w:delText>G-1 Azure Migrate discovery validation closes 2026-09-30</w:delText>
              </w:r>
            </w:del>
          </w:p>
        </w:tc>
        <w:tc>
          <w:tcPr>
            <w:tcW w:w="0" w:type="auto"/>
          </w:tcPr>
          <w:p w14:paraId="230A9F4A" w14:textId="77777777" w:rsidR="007F5111" w:rsidRDefault="00C963BA">
            <w:pPr>
              <w:pStyle w:val="Compact"/>
            </w:pPr>
            <w:del w:id="2364" w:author="Ahmed, Syed" w:date="2026-09-10T15:49:00Z" w16du:dateUtc="2026-09-10T15:49:40Z">
              <w:r w:rsidDel="00C963BA">
                <w:delText>Platform</w:delText>
              </w:r>
            </w:del>
          </w:p>
        </w:tc>
        <w:tc>
          <w:tcPr>
            <w:tcW w:w="0" w:type="auto"/>
          </w:tcPr>
          <w:p w14:paraId="230A9F4B" w14:textId="77777777" w:rsidR="007F5111" w:rsidRDefault="00C963BA">
            <w:pPr>
              <w:pStyle w:val="Compact"/>
            </w:pPr>
            <w:del w:id="2365" w:author="Ahmed, Syed" w:date="2026-09-10T15:49:00Z" w16du:dateUtc="2026-09-10T15:49:40Z">
              <w:r w:rsidRPr="08FEA0F7" w:rsidDel="00C963BA">
                <w:rPr>
                  <w:i/>
                  <w:iCs/>
                </w:rPr>
                <w:delText>CitiusTech / GEHA</w:delText>
              </w:r>
            </w:del>
          </w:p>
        </w:tc>
        <w:tc>
          <w:tcPr>
            <w:tcW w:w="0" w:type="auto"/>
          </w:tcPr>
          <w:p w14:paraId="230A9F4C" w14:textId="77777777" w:rsidR="007F5111" w:rsidRDefault="00C963BA">
            <w:pPr>
              <w:pStyle w:val="Compact"/>
            </w:pPr>
            <w:del w:id="2366" w:author="Ahmed, Syed" w:date="2026-09-10T15:49:00Z" w16du:dateUtc="2026-09-10T15:49:40Z">
              <w:r w:rsidRPr="08FEA0F7" w:rsidDel="00C963BA">
                <w:rPr>
                  <w:i/>
                  <w:iCs/>
                </w:rPr>
                <w:delText>2026-09-30</w:delText>
              </w:r>
            </w:del>
          </w:p>
        </w:tc>
        <w:tc>
          <w:tcPr>
            <w:tcW w:w="0" w:type="auto"/>
          </w:tcPr>
          <w:p w14:paraId="230A9F4D" w14:textId="77777777" w:rsidR="007F5111" w:rsidRDefault="00C963BA">
            <w:pPr>
              <w:pStyle w:val="Compact"/>
            </w:pPr>
            <w:del w:id="2367" w:author="Ahmed, Syed" w:date="2026-09-10T15:49:00Z" w16du:dateUtc="2026-09-10T15:49:40Z">
              <w:r w:rsidDel="00C963BA">
                <w:delText>On track</w:delText>
              </w:r>
            </w:del>
          </w:p>
        </w:tc>
      </w:tr>
      <w:tr w:rsidR="007F5111" w14:paraId="230A9F54" w14:textId="77777777" w:rsidTr="08FEA0F7">
        <w:tc>
          <w:tcPr>
            <w:tcW w:w="0" w:type="auto"/>
          </w:tcPr>
          <w:p w14:paraId="230A9F4F" w14:textId="77777777" w:rsidR="007F5111" w:rsidRDefault="00C963BA">
            <w:pPr>
              <w:pStyle w:val="Compact"/>
            </w:pPr>
            <w:del w:id="2368" w:author="Ahmed, Syed" w:date="2026-09-10T15:49:00Z" w16du:dateUtc="2026-09-10T15:49:40Z">
              <w:r w:rsidRPr="08FEA0F7" w:rsidDel="00C963BA">
                <w:rPr>
                  <w:i/>
                  <w:iCs/>
                </w:rPr>
                <w:delText>Azure landing zone and target subscription confirmed</w:delText>
              </w:r>
            </w:del>
          </w:p>
        </w:tc>
        <w:tc>
          <w:tcPr>
            <w:tcW w:w="0" w:type="auto"/>
          </w:tcPr>
          <w:p w14:paraId="230A9F50" w14:textId="77777777" w:rsidR="007F5111" w:rsidRDefault="00C963BA">
            <w:pPr>
              <w:pStyle w:val="Compact"/>
            </w:pPr>
            <w:del w:id="2369" w:author="Ahmed, Syed" w:date="2026-09-10T15:49:00Z" w16du:dateUtc="2026-09-10T15:49:40Z">
              <w:r w:rsidDel="00C963BA">
                <w:delText>Platform</w:delText>
              </w:r>
            </w:del>
          </w:p>
        </w:tc>
        <w:tc>
          <w:tcPr>
            <w:tcW w:w="0" w:type="auto"/>
          </w:tcPr>
          <w:p w14:paraId="230A9F51" w14:textId="77777777" w:rsidR="007F5111" w:rsidRDefault="00C963BA">
            <w:pPr>
              <w:pStyle w:val="Compact"/>
            </w:pPr>
            <w:del w:id="2370" w:author="Ahmed, Syed" w:date="2026-09-10T15:49:00Z" w16du:dateUtc="2026-09-10T15:49:40Z">
              <w:r w:rsidRPr="08FEA0F7" w:rsidDel="00C963BA">
                <w:rPr>
                  <w:i/>
                  <w:iCs/>
                </w:rPr>
                <w:delText>GEHA cloud platform team</w:delText>
              </w:r>
            </w:del>
          </w:p>
        </w:tc>
        <w:tc>
          <w:tcPr>
            <w:tcW w:w="0" w:type="auto"/>
          </w:tcPr>
          <w:p w14:paraId="230A9F52" w14:textId="77777777" w:rsidR="007F5111" w:rsidRDefault="00C963BA">
            <w:pPr>
              <w:pStyle w:val="Compact"/>
            </w:pPr>
            <w:del w:id="2371" w:author="Ahmed, Syed" w:date="2026-09-10T15:49:00Z" w16du:dateUtc="2026-09-10T15:49:40Z">
              <w:r w:rsidRPr="08FEA0F7" w:rsidDel="00C963BA">
                <w:rPr>
                  <w:i/>
                  <w:iCs/>
                </w:rPr>
                <w:delText>To be agreed</w:delText>
              </w:r>
            </w:del>
          </w:p>
        </w:tc>
        <w:tc>
          <w:tcPr>
            <w:tcW w:w="0" w:type="auto"/>
          </w:tcPr>
          <w:p w14:paraId="230A9F53" w14:textId="77777777" w:rsidR="007F5111" w:rsidRDefault="00C963BA">
            <w:pPr>
              <w:pStyle w:val="Compact"/>
            </w:pPr>
            <w:del w:id="2372" w:author="Ahmed, Syed" w:date="2026-09-10T15:49:00Z" w16du:dateUtc="2026-09-10T15:49:40Z">
              <w:r w:rsidDel="00C963BA">
                <w:delText>At risk</w:delText>
              </w:r>
            </w:del>
          </w:p>
        </w:tc>
      </w:tr>
    </w:tbl>
    <w:p w14:paraId="230A9F55" w14:textId="77777777" w:rsidR="007F5111" w:rsidRDefault="00C963BA">
      <w:pPr>
        <w:pStyle w:val="BodyText"/>
      </w:pPr>
      <w:r>
        <w:rPr>
          <w:b/>
          <w:bCs/>
          <w:sz w:val="15"/>
          <w:szCs w:val="15"/>
        </w:rPr>
        <w:t>Table 10.3 — Dependencies</w:t>
      </w:r>
    </w:p>
    <w:p w14:paraId="230A9F56" w14:textId="77777777" w:rsidR="007F5111" w:rsidRDefault="007F5111">
      <w:pPr>
        <w:pStyle w:val="Compact"/>
      </w:pPr>
    </w:p>
    <w:p w14:paraId="230A9F57" w14:textId="77777777" w:rsidR="007F5111" w:rsidRDefault="00C963BA">
      <w:pPr>
        <w:pStyle w:val="Heading2"/>
        <w:rPr>
          <w:del w:id="2373" w:author="Syed Ahmed" w:date="2026-09-08T16:31:00Z" w16du:dateUtc="2026-09-08T16:31:35Z"/>
        </w:rPr>
      </w:pPr>
      <w:bookmarkStart w:id="2374" w:name="open-items"/>
      <w:bookmarkEnd w:id="2354"/>
      <w:del w:id="2375" w:author="Syed Ahmed" w:date="2026-09-08T16:31:00Z" w16du:dateUtc="2026-09-08T16:31:35Z">
        <w:r w:rsidDel="00C963BA">
          <w:delText>10.4 Open Items</w:delText>
        </w:r>
      </w:del>
    </w:p>
    <w:p w14:paraId="230A9F59" w14:textId="12BE29B2" w:rsidR="007F5111" w:rsidRDefault="007F5111" w:rsidP="4A3EE59D">
      <w:pPr>
        <w:pStyle w:val="FirstParagraph"/>
        <w:rPr>
          <w:del w:id="2376" w:author="Syed Ahmed" w:date="2026-09-08T16:31:00Z" w16du:dateUtc="2026-09-08T16:31:35Z"/>
        </w:rPr>
      </w:pPr>
      <w:del w:id="2377" w:author="Syed Ahmed" w:date="2026-09-08T16:31:00Z" w16du:dateUtc="2026-09-08T16:31:35Z">
        <w:r w:rsidDel="00C963BA">
          <w:delText>Every unresolved question and unassigned ownership raised anywhere in this playbook is collected here, so that nothing depends on a reader noticing a gap buried in a distant section. Each item carries an owner, a due date and a status, and items are closed with the answer recorded rather than simply removed. This register is the practical agenda for the recurring working session with GEHA. An item still open at the go/no-go gate is a decision for the gate rather than an administrative loose end.</w:delText>
        </w:r>
      </w:del>
    </w:p>
    <w:p w14:paraId="230A9F8B" w14:textId="77777777" w:rsidR="007F5111" w:rsidRDefault="007F5111">
      <w:pPr>
        <w:pStyle w:val="Compact"/>
      </w:pPr>
    </w:p>
    <w:p w14:paraId="230A9F8C" w14:textId="77777777" w:rsidR="007F5111" w:rsidRDefault="00C963BA">
      <w:pPr>
        <w:pStyle w:val="Heading1"/>
        <w:rPr>
          <w:del w:id="2378" w:author="Ahmed, Syed" w:date="2026-09-09T19:33:00Z" w16du:dateUtc="2026-09-09T19:33:17Z"/>
        </w:rPr>
      </w:pPr>
      <w:bookmarkStart w:id="2379" w:name="timeline-milestones"/>
      <w:bookmarkEnd w:id="2328"/>
      <w:bookmarkEnd w:id="2374"/>
      <w:del w:id="2380" w:author="Ahmed, Syed" w:date="2026-09-09T19:33:00Z" w16du:dateUtc="2026-09-09T19:33:17Z">
        <w:r w:rsidDel="00C963BA">
          <w:delText>11. Timeline &amp; Milestones</w:delText>
        </w:r>
      </w:del>
    </w:p>
    <w:p w14:paraId="230A9F8D" w14:textId="77777777" w:rsidR="007F5111" w:rsidRDefault="00C963BA">
      <w:pPr>
        <w:pStyle w:val="FirstParagraph"/>
        <w:rPr>
          <w:del w:id="2381" w:author="Ahmed, Syed" w:date="2026-09-09T19:33:00Z" w16du:dateUtc="2026-09-09T19:33:17Z"/>
        </w:rPr>
      </w:pPr>
      <w:del w:id="2382" w:author="Ahmed, Syed" w:date="2026-09-09T19:33:00Z" w16du:dateUtc="2026-09-09T19:33:17Z">
        <w:r w:rsidDel="00C963BA">
          <w:delText xml:space="preserve">The milestone dates this playbook commits to are recorded here, each traceable to the section that produces its supporting evidence. Dates are stated rather than implied, and the contract cliff is shown as a hard date so that available float is visible at a glance rather than calculated by the reader. Where a milestone has both an achievable </w:delText>
        </w:r>
        <w:r w:rsidDel="00C963BA">
          <w:lastRenderedPageBreak/>
          <w:delText>date and a planned date, both are shown and the difference is left visible rather than reconciled away. This table is the schedule of record for the application and is reconciled with the program wave plan at every checkpoint.</w:delText>
        </w:r>
      </w:del>
    </w:p>
    <w:p w14:paraId="230A9F8E" w14:textId="77777777" w:rsidR="007F5111" w:rsidRDefault="007F5111">
      <w:pPr>
        <w:pStyle w:val="Compact"/>
        <w:rPr>
          <w:del w:id="2383" w:author="Ahmed, Syed" w:date="2026-09-09T19:33:00Z" w16du:dateUtc="2026-09-09T19:33:17Z"/>
        </w:rPr>
      </w:pPr>
    </w:p>
    <w:tbl>
      <w:tblPr>
        <w:tblStyle w:val="Table"/>
        <w:tblW w:w="5000" w:type="pct"/>
        <w:tblLook w:val="0020" w:firstRow="1" w:lastRow="0" w:firstColumn="0" w:lastColumn="0" w:noHBand="0" w:noVBand="0"/>
      </w:tblPr>
      <w:tblGrid>
        <w:gridCol w:w="6023"/>
        <w:gridCol w:w="1766"/>
        <w:gridCol w:w="1687"/>
      </w:tblGrid>
      <w:tr w:rsidR="007F5111" w14:paraId="230A9F92" w14:textId="77777777" w:rsidTr="1D04F90E">
        <w:trPr>
          <w:cnfStyle w:val="100000000000" w:firstRow="1" w:lastRow="0" w:firstColumn="0" w:lastColumn="0" w:oddVBand="0" w:evenVBand="0" w:oddHBand="0" w:evenHBand="0" w:firstRowFirstColumn="0" w:firstRowLastColumn="0" w:lastRowFirstColumn="0" w:lastRowLastColumn="0"/>
          <w:trHeight w:val="300"/>
          <w:tblHeader/>
          <w:del w:id="2384" w:author="Ahmed, Syed" w:date="2026-09-09T19:33:00Z"/>
        </w:trPr>
        <w:tc>
          <w:tcPr>
            <w:tcW w:w="0" w:type="auto"/>
          </w:tcPr>
          <w:p w14:paraId="230A9F8F" w14:textId="77777777" w:rsidR="007F5111" w:rsidRDefault="00C963BA">
            <w:pPr>
              <w:pStyle w:val="Compact"/>
            </w:pPr>
            <w:r>
              <w:rPr>
                <w:b/>
                <w:bCs/>
              </w:rPr>
              <w:t>Milestone</w:t>
            </w:r>
          </w:p>
        </w:tc>
        <w:tc>
          <w:tcPr>
            <w:tcW w:w="0" w:type="auto"/>
          </w:tcPr>
          <w:p w14:paraId="230A9F90" w14:textId="77777777" w:rsidR="007F5111" w:rsidRDefault="00C963BA">
            <w:pPr>
              <w:pStyle w:val="Compact"/>
            </w:pPr>
            <w:r>
              <w:rPr>
                <w:b/>
                <w:bCs/>
              </w:rPr>
              <w:t>Target Date</w:t>
            </w:r>
          </w:p>
        </w:tc>
        <w:tc>
          <w:tcPr>
            <w:tcW w:w="0" w:type="auto"/>
          </w:tcPr>
          <w:p w14:paraId="230A9F91" w14:textId="77777777" w:rsidR="007F5111" w:rsidRDefault="00C963BA">
            <w:pPr>
              <w:pStyle w:val="Compact"/>
            </w:pPr>
            <w:r>
              <w:rPr>
                <w:b/>
                <w:bCs/>
              </w:rPr>
              <w:t>Status</w:t>
            </w:r>
          </w:p>
        </w:tc>
      </w:tr>
      <w:tr w:rsidR="007F5111" w14:paraId="230A9F96" w14:textId="77777777" w:rsidTr="1D04F90E">
        <w:trPr>
          <w:trHeight w:val="300"/>
          <w:del w:id="2385" w:author="Ahmed, Syed" w:date="2026-09-09T19:33:00Z"/>
        </w:trPr>
        <w:tc>
          <w:tcPr>
            <w:tcW w:w="0" w:type="auto"/>
          </w:tcPr>
          <w:p w14:paraId="230A9F93" w14:textId="77777777" w:rsidR="007F5111" w:rsidRDefault="00C963BA">
            <w:pPr>
              <w:pStyle w:val="Compact"/>
            </w:pPr>
            <w:r>
              <w:rPr>
                <w:i/>
                <w:iCs/>
              </w:rPr>
              <w:t>Landing zone and subscription confirmed</w:t>
            </w:r>
          </w:p>
        </w:tc>
        <w:tc>
          <w:tcPr>
            <w:tcW w:w="0" w:type="auto"/>
          </w:tcPr>
          <w:p w14:paraId="230A9F94" w14:textId="77777777" w:rsidR="007F5111" w:rsidRDefault="00C963BA">
            <w:pPr>
              <w:pStyle w:val="Compact"/>
            </w:pPr>
            <w:r>
              <w:rPr>
                <w:i/>
                <w:iCs/>
              </w:rPr>
              <w:t>—</w:t>
            </w:r>
          </w:p>
        </w:tc>
        <w:tc>
          <w:tcPr>
            <w:tcW w:w="0" w:type="auto"/>
          </w:tcPr>
          <w:p w14:paraId="230A9F95" w14:textId="77777777" w:rsidR="007F5111" w:rsidRDefault="00C963BA">
            <w:pPr>
              <w:pStyle w:val="Compact"/>
            </w:pPr>
            <w:r>
              <w:t>Not started</w:t>
            </w:r>
          </w:p>
        </w:tc>
      </w:tr>
      <w:tr w:rsidR="007F5111" w14:paraId="230A9F9A" w14:textId="77777777" w:rsidTr="1D04F90E">
        <w:trPr>
          <w:trHeight w:val="300"/>
          <w:del w:id="2386" w:author="Ahmed, Syed" w:date="2026-09-09T19:33:00Z"/>
        </w:trPr>
        <w:tc>
          <w:tcPr>
            <w:tcW w:w="0" w:type="auto"/>
          </w:tcPr>
          <w:p w14:paraId="230A9F97" w14:textId="77777777" w:rsidR="007F5111" w:rsidRDefault="00C963BA">
            <w:pPr>
              <w:pStyle w:val="Compact"/>
            </w:pPr>
            <w:r>
              <w:rPr>
                <w:i/>
                <w:iCs/>
              </w:rPr>
              <w:t>Target design signed off</w:t>
            </w:r>
          </w:p>
        </w:tc>
        <w:tc>
          <w:tcPr>
            <w:tcW w:w="0" w:type="auto"/>
          </w:tcPr>
          <w:p w14:paraId="230A9F98" w14:textId="77777777" w:rsidR="007F5111" w:rsidRDefault="00C963BA">
            <w:pPr>
              <w:pStyle w:val="Compact"/>
            </w:pPr>
            <w:r>
              <w:rPr>
                <w:i/>
                <w:iCs/>
              </w:rPr>
              <w:t>—</w:t>
            </w:r>
          </w:p>
        </w:tc>
        <w:tc>
          <w:tcPr>
            <w:tcW w:w="0" w:type="auto"/>
          </w:tcPr>
          <w:p w14:paraId="230A9F99" w14:textId="77777777" w:rsidR="007F5111" w:rsidRDefault="00C963BA">
            <w:pPr>
              <w:pStyle w:val="Compact"/>
            </w:pPr>
            <w:r>
              <w:t xml:space="preserve">Not </w:t>
            </w:r>
            <w:commentRangeStart w:id="2387"/>
            <w:commentRangeStart w:id="2388"/>
            <w:r>
              <w:t>started</w:t>
            </w:r>
            <w:commentRangeEnd w:id="2387"/>
            <w:r>
              <w:rPr>
                <w:rStyle w:val="CommentReference"/>
              </w:rPr>
              <w:commentReference w:id="2387"/>
            </w:r>
            <w:commentRangeEnd w:id="2388"/>
            <w:r>
              <w:rPr>
                <w:rStyle w:val="CommentReference"/>
              </w:rPr>
              <w:commentReference w:id="2388"/>
            </w:r>
          </w:p>
        </w:tc>
      </w:tr>
      <w:tr w:rsidR="007F5111" w14:paraId="230A9F9E" w14:textId="77777777" w:rsidTr="1D04F90E">
        <w:trPr>
          <w:trHeight w:val="300"/>
          <w:del w:id="2390" w:author="Ahmed, Syed" w:date="2026-09-09T19:33:00Z"/>
        </w:trPr>
        <w:tc>
          <w:tcPr>
            <w:tcW w:w="0" w:type="auto"/>
          </w:tcPr>
          <w:p w14:paraId="230A9F9B" w14:textId="77777777" w:rsidR="007F5111" w:rsidRDefault="00C963BA">
            <w:pPr>
              <w:pStyle w:val="Compact"/>
            </w:pPr>
            <w:r>
              <w:rPr>
                <w:i/>
                <w:iCs/>
              </w:rPr>
              <w:t>G-1 Azure Migrate discovery validation closes</w:t>
            </w:r>
          </w:p>
        </w:tc>
        <w:tc>
          <w:tcPr>
            <w:tcW w:w="0" w:type="auto"/>
          </w:tcPr>
          <w:p w14:paraId="230A9F9C" w14:textId="77777777" w:rsidR="007F5111" w:rsidRDefault="00C963BA">
            <w:pPr>
              <w:pStyle w:val="Compact"/>
            </w:pPr>
            <w:r>
              <w:rPr>
                <w:i/>
                <w:iCs/>
              </w:rPr>
              <w:t>09/30/26</w:t>
            </w:r>
          </w:p>
        </w:tc>
        <w:tc>
          <w:tcPr>
            <w:tcW w:w="0" w:type="auto"/>
          </w:tcPr>
          <w:p w14:paraId="230A9F9D" w14:textId="77777777" w:rsidR="007F5111" w:rsidRDefault="00C963BA">
            <w:pPr>
              <w:pStyle w:val="Compact"/>
            </w:pPr>
            <w:r>
              <w:t>Not started</w:t>
            </w:r>
          </w:p>
        </w:tc>
      </w:tr>
      <w:tr w:rsidR="007F5111" w14:paraId="230A9FA2" w14:textId="77777777" w:rsidTr="1D04F90E">
        <w:trPr>
          <w:trHeight w:val="300"/>
          <w:del w:id="2391" w:author="Ahmed, Syed" w:date="2026-09-09T19:33:00Z"/>
        </w:trPr>
        <w:tc>
          <w:tcPr>
            <w:tcW w:w="0" w:type="auto"/>
          </w:tcPr>
          <w:p w14:paraId="230A9F9F" w14:textId="77777777" w:rsidR="007F5111" w:rsidRDefault="00C963BA">
            <w:pPr>
              <w:pStyle w:val="Compact"/>
            </w:pPr>
            <w:r>
              <w:rPr>
                <w:i/>
                <w:iCs/>
              </w:rPr>
              <w:t>Replication pre-seed starts</w:t>
            </w:r>
          </w:p>
        </w:tc>
        <w:tc>
          <w:tcPr>
            <w:tcW w:w="0" w:type="auto"/>
          </w:tcPr>
          <w:p w14:paraId="230A9FA0" w14:textId="77777777" w:rsidR="007F5111" w:rsidRDefault="00C963BA">
            <w:pPr>
              <w:pStyle w:val="Compact"/>
            </w:pPr>
            <w:r>
              <w:rPr>
                <w:i/>
                <w:iCs/>
              </w:rPr>
              <w:t>09/15/26</w:t>
            </w:r>
          </w:p>
        </w:tc>
        <w:tc>
          <w:tcPr>
            <w:tcW w:w="0" w:type="auto"/>
          </w:tcPr>
          <w:p w14:paraId="230A9FA1" w14:textId="77777777" w:rsidR="007F5111" w:rsidRDefault="00C963BA">
            <w:pPr>
              <w:pStyle w:val="Compact"/>
            </w:pPr>
            <w:r>
              <w:t>Not started</w:t>
            </w:r>
          </w:p>
        </w:tc>
      </w:tr>
      <w:tr w:rsidR="007F5111" w14:paraId="230A9FA6" w14:textId="77777777" w:rsidTr="1D04F90E">
        <w:trPr>
          <w:trHeight w:val="300"/>
          <w:del w:id="2392" w:author="Ahmed, Syed" w:date="2026-09-09T19:33:00Z"/>
        </w:trPr>
        <w:tc>
          <w:tcPr>
            <w:tcW w:w="0" w:type="auto"/>
          </w:tcPr>
          <w:p w14:paraId="230A9FA3" w14:textId="77777777" w:rsidR="007F5111" w:rsidRDefault="00C963BA">
            <w:pPr>
              <w:pStyle w:val="Compact"/>
            </w:pPr>
            <w:r>
              <w:rPr>
                <w:i/>
                <w:iCs/>
              </w:rPr>
              <w:t>Build start (engine)</w:t>
            </w:r>
          </w:p>
        </w:tc>
        <w:tc>
          <w:tcPr>
            <w:tcW w:w="0" w:type="auto"/>
          </w:tcPr>
          <w:p w14:paraId="230A9FA4" w14:textId="77777777" w:rsidR="007F5111" w:rsidRDefault="00C963BA">
            <w:pPr>
              <w:pStyle w:val="Compact"/>
            </w:pPr>
            <w:r>
              <w:rPr>
                <w:i/>
                <w:iCs/>
              </w:rPr>
              <w:t>10/06/26</w:t>
            </w:r>
          </w:p>
        </w:tc>
        <w:tc>
          <w:tcPr>
            <w:tcW w:w="0" w:type="auto"/>
          </w:tcPr>
          <w:p w14:paraId="230A9FA5" w14:textId="77777777" w:rsidR="007F5111" w:rsidRDefault="00C963BA">
            <w:pPr>
              <w:pStyle w:val="Compact"/>
            </w:pPr>
            <w:r>
              <w:t>Not started</w:t>
            </w:r>
          </w:p>
        </w:tc>
      </w:tr>
      <w:tr w:rsidR="007F5111" w14:paraId="230A9FAA" w14:textId="77777777" w:rsidTr="1D04F90E">
        <w:trPr>
          <w:trHeight w:val="300"/>
          <w:del w:id="2393" w:author="Ahmed, Syed" w:date="2026-09-09T19:33:00Z"/>
        </w:trPr>
        <w:tc>
          <w:tcPr>
            <w:tcW w:w="0" w:type="auto"/>
          </w:tcPr>
          <w:p w14:paraId="230A9FA7" w14:textId="77777777" w:rsidR="007F5111" w:rsidRDefault="00C963BA">
            <w:pPr>
              <w:pStyle w:val="Compact"/>
            </w:pPr>
            <w:r>
              <w:rPr>
                <w:i/>
                <w:iCs/>
              </w:rPr>
              <w:t>GEHA plan — design start</w:t>
            </w:r>
          </w:p>
        </w:tc>
        <w:tc>
          <w:tcPr>
            <w:tcW w:w="0" w:type="auto"/>
          </w:tcPr>
          <w:p w14:paraId="230A9FA8" w14:textId="77777777" w:rsidR="007F5111" w:rsidRDefault="00C963BA">
            <w:pPr>
              <w:pStyle w:val="Compact"/>
            </w:pPr>
            <w:r>
              <w:rPr>
                <w:i/>
                <w:iCs/>
              </w:rPr>
              <w:t>07/20/26</w:t>
            </w:r>
          </w:p>
        </w:tc>
        <w:tc>
          <w:tcPr>
            <w:tcW w:w="0" w:type="auto"/>
          </w:tcPr>
          <w:p w14:paraId="230A9FA9" w14:textId="77777777" w:rsidR="007F5111" w:rsidRDefault="00C963BA">
            <w:pPr>
              <w:pStyle w:val="Compact"/>
            </w:pPr>
            <w:r>
              <w:t>Not started</w:t>
            </w:r>
          </w:p>
        </w:tc>
      </w:tr>
      <w:tr w:rsidR="007F5111" w14:paraId="230A9FAE" w14:textId="77777777" w:rsidTr="1D04F90E">
        <w:trPr>
          <w:trHeight w:val="300"/>
          <w:del w:id="2394" w:author="Ahmed, Syed" w:date="2026-09-09T19:33:00Z"/>
        </w:trPr>
        <w:tc>
          <w:tcPr>
            <w:tcW w:w="0" w:type="auto"/>
          </w:tcPr>
          <w:p w14:paraId="230A9FAB" w14:textId="77777777" w:rsidR="007F5111" w:rsidRDefault="00C963BA">
            <w:pPr>
              <w:pStyle w:val="Compact"/>
            </w:pPr>
            <w:r>
              <w:rPr>
                <w:i/>
                <w:iCs/>
              </w:rPr>
              <w:t>GEHA plan — build start</w:t>
            </w:r>
          </w:p>
        </w:tc>
        <w:tc>
          <w:tcPr>
            <w:tcW w:w="0" w:type="auto"/>
          </w:tcPr>
          <w:p w14:paraId="230A9FAC" w14:textId="77777777" w:rsidR="007F5111" w:rsidRDefault="00C963BA">
            <w:pPr>
              <w:pStyle w:val="Compact"/>
            </w:pPr>
            <w:r>
              <w:rPr>
                <w:i/>
                <w:iCs/>
              </w:rPr>
              <w:t>07/27/26</w:t>
            </w:r>
          </w:p>
        </w:tc>
        <w:tc>
          <w:tcPr>
            <w:tcW w:w="0" w:type="auto"/>
          </w:tcPr>
          <w:p w14:paraId="230A9FAD" w14:textId="77777777" w:rsidR="007F5111" w:rsidRDefault="00C963BA">
            <w:pPr>
              <w:pStyle w:val="Compact"/>
            </w:pPr>
            <w:r>
              <w:t>Not started</w:t>
            </w:r>
          </w:p>
        </w:tc>
      </w:tr>
      <w:tr w:rsidR="007F5111" w14:paraId="230A9FB2" w14:textId="77777777" w:rsidTr="1D04F90E">
        <w:trPr>
          <w:trHeight w:val="300"/>
          <w:del w:id="2395" w:author="Ahmed, Syed" w:date="2026-09-09T19:33:00Z"/>
        </w:trPr>
        <w:tc>
          <w:tcPr>
            <w:tcW w:w="0" w:type="auto"/>
          </w:tcPr>
          <w:p w14:paraId="230A9FAF" w14:textId="77777777" w:rsidR="007F5111" w:rsidRDefault="00C963BA">
            <w:pPr>
              <w:pStyle w:val="Compact"/>
            </w:pPr>
            <w:r>
              <w:rPr>
                <w:i/>
                <w:iCs/>
              </w:rPr>
              <w:t>GEHA plan — test start</w:t>
            </w:r>
          </w:p>
        </w:tc>
        <w:tc>
          <w:tcPr>
            <w:tcW w:w="0" w:type="auto"/>
          </w:tcPr>
          <w:p w14:paraId="230A9FB0" w14:textId="77777777" w:rsidR="007F5111" w:rsidRDefault="00C963BA">
            <w:pPr>
              <w:pStyle w:val="Compact"/>
            </w:pPr>
            <w:r>
              <w:rPr>
                <w:i/>
                <w:iCs/>
              </w:rPr>
              <w:t>08/17/26</w:t>
            </w:r>
          </w:p>
        </w:tc>
        <w:tc>
          <w:tcPr>
            <w:tcW w:w="0" w:type="auto"/>
          </w:tcPr>
          <w:p w14:paraId="230A9FB1" w14:textId="77777777" w:rsidR="007F5111" w:rsidRDefault="00C963BA">
            <w:pPr>
              <w:pStyle w:val="Compact"/>
            </w:pPr>
            <w:r>
              <w:t>Not started</w:t>
            </w:r>
          </w:p>
        </w:tc>
      </w:tr>
      <w:tr w:rsidR="007F5111" w14:paraId="230A9FB6" w14:textId="77777777" w:rsidTr="1D04F90E">
        <w:trPr>
          <w:trHeight w:val="300"/>
          <w:del w:id="2396" w:author="Ahmed, Syed" w:date="2026-09-09T19:33:00Z"/>
        </w:trPr>
        <w:tc>
          <w:tcPr>
            <w:tcW w:w="0" w:type="auto"/>
          </w:tcPr>
          <w:p w14:paraId="230A9FB3" w14:textId="77777777" w:rsidR="007F5111" w:rsidRDefault="00C963BA">
            <w:pPr>
              <w:pStyle w:val="Compact"/>
            </w:pPr>
            <w:r>
              <w:rPr>
                <w:i/>
                <w:iCs/>
              </w:rPr>
              <w:t>Rehearsal pass 2 complete and defect-free</w:t>
            </w:r>
          </w:p>
        </w:tc>
        <w:tc>
          <w:tcPr>
            <w:tcW w:w="0" w:type="auto"/>
          </w:tcPr>
          <w:p w14:paraId="230A9FB4" w14:textId="77777777" w:rsidR="007F5111" w:rsidRDefault="00C963BA">
            <w:pPr>
              <w:pStyle w:val="Compact"/>
            </w:pPr>
            <w:r>
              <w:rPr>
                <w:i/>
                <w:iCs/>
              </w:rPr>
              <w:t>—</w:t>
            </w:r>
          </w:p>
        </w:tc>
        <w:tc>
          <w:tcPr>
            <w:tcW w:w="0" w:type="auto"/>
          </w:tcPr>
          <w:p w14:paraId="230A9FB5" w14:textId="77777777" w:rsidR="007F5111" w:rsidRDefault="00C963BA">
            <w:pPr>
              <w:pStyle w:val="Compact"/>
            </w:pPr>
            <w:r>
              <w:t>Not started</w:t>
            </w:r>
          </w:p>
        </w:tc>
      </w:tr>
      <w:tr w:rsidR="007F5111" w14:paraId="230A9FBA" w14:textId="77777777" w:rsidTr="1D04F90E">
        <w:trPr>
          <w:trHeight w:val="300"/>
          <w:del w:id="2397" w:author="Ahmed, Syed" w:date="2026-09-09T19:33:00Z"/>
        </w:trPr>
        <w:tc>
          <w:tcPr>
            <w:tcW w:w="0" w:type="auto"/>
          </w:tcPr>
          <w:p w14:paraId="230A9FB7" w14:textId="77777777" w:rsidR="007F5111" w:rsidRDefault="00C963BA">
            <w:pPr>
              <w:pStyle w:val="Compact"/>
            </w:pPr>
            <w:r>
              <w:rPr>
                <w:i/>
                <w:iCs/>
              </w:rPr>
              <w:t>UAT sign-off</w:t>
            </w:r>
          </w:p>
        </w:tc>
        <w:tc>
          <w:tcPr>
            <w:tcW w:w="0" w:type="auto"/>
          </w:tcPr>
          <w:p w14:paraId="230A9FB8" w14:textId="77777777" w:rsidR="007F5111" w:rsidRDefault="00C963BA">
            <w:pPr>
              <w:pStyle w:val="Compact"/>
            </w:pPr>
            <w:r>
              <w:rPr>
                <w:i/>
                <w:iCs/>
              </w:rPr>
              <w:t>—</w:t>
            </w:r>
          </w:p>
        </w:tc>
        <w:tc>
          <w:tcPr>
            <w:tcW w:w="0" w:type="auto"/>
          </w:tcPr>
          <w:p w14:paraId="230A9FB9" w14:textId="77777777" w:rsidR="007F5111" w:rsidRDefault="00C963BA">
            <w:pPr>
              <w:pStyle w:val="Compact"/>
            </w:pPr>
            <w:r>
              <w:t>Not started</w:t>
            </w:r>
          </w:p>
        </w:tc>
      </w:tr>
      <w:tr w:rsidR="007F5111" w14:paraId="230A9FBE" w14:textId="77777777" w:rsidTr="1D04F90E">
        <w:trPr>
          <w:trHeight w:val="300"/>
          <w:del w:id="2398" w:author="Ahmed, Syed" w:date="2026-09-09T19:33:00Z"/>
        </w:trPr>
        <w:tc>
          <w:tcPr>
            <w:tcW w:w="0" w:type="auto"/>
          </w:tcPr>
          <w:p w14:paraId="230A9FBB" w14:textId="77777777" w:rsidR="007F5111" w:rsidRDefault="00C963BA">
            <w:pPr>
              <w:pStyle w:val="Compact"/>
            </w:pPr>
            <w:r>
              <w:rPr>
                <w:i/>
                <w:iCs/>
              </w:rPr>
              <w:t>Readiness review held</w:t>
            </w:r>
          </w:p>
        </w:tc>
        <w:tc>
          <w:tcPr>
            <w:tcW w:w="0" w:type="auto"/>
          </w:tcPr>
          <w:p w14:paraId="230A9FBC" w14:textId="77777777" w:rsidR="007F5111" w:rsidRDefault="00C963BA">
            <w:pPr>
              <w:pStyle w:val="Compact"/>
            </w:pPr>
            <w:r>
              <w:rPr>
                <w:i/>
                <w:iCs/>
              </w:rPr>
              <w:t>—</w:t>
            </w:r>
          </w:p>
        </w:tc>
        <w:tc>
          <w:tcPr>
            <w:tcW w:w="0" w:type="auto"/>
          </w:tcPr>
          <w:p w14:paraId="230A9FBD" w14:textId="77777777" w:rsidR="007F5111" w:rsidRDefault="00C963BA">
            <w:pPr>
              <w:pStyle w:val="Compact"/>
            </w:pPr>
            <w:r>
              <w:t>Not started</w:t>
            </w:r>
          </w:p>
        </w:tc>
      </w:tr>
      <w:tr w:rsidR="007F5111" w14:paraId="230A9FC2" w14:textId="77777777" w:rsidTr="1D04F90E">
        <w:trPr>
          <w:trHeight w:val="300"/>
          <w:del w:id="2399" w:author="Ahmed, Syed" w:date="2026-09-09T19:33:00Z"/>
        </w:trPr>
        <w:tc>
          <w:tcPr>
            <w:tcW w:w="0" w:type="auto"/>
          </w:tcPr>
          <w:p w14:paraId="230A9FBF" w14:textId="77777777" w:rsidR="007F5111" w:rsidRDefault="00C963BA">
            <w:pPr>
              <w:pStyle w:val="Compact"/>
            </w:pPr>
            <w:r>
              <w:rPr>
                <w:i/>
                <w:iCs/>
              </w:rPr>
              <w:t>Go / no-go gate</w:t>
            </w:r>
          </w:p>
        </w:tc>
        <w:tc>
          <w:tcPr>
            <w:tcW w:w="0" w:type="auto"/>
          </w:tcPr>
          <w:p w14:paraId="230A9FC0" w14:textId="77777777" w:rsidR="007F5111" w:rsidRDefault="00C963BA">
            <w:pPr>
              <w:pStyle w:val="Compact"/>
            </w:pPr>
            <w:r>
              <w:rPr>
                <w:i/>
                <w:iCs/>
              </w:rPr>
              <w:t>—</w:t>
            </w:r>
          </w:p>
        </w:tc>
        <w:tc>
          <w:tcPr>
            <w:tcW w:w="0" w:type="auto"/>
          </w:tcPr>
          <w:p w14:paraId="230A9FC1" w14:textId="77777777" w:rsidR="007F5111" w:rsidRDefault="00C963BA">
            <w:pPr>
              <w:pStyle w:val="Compact"/>
            </w:pPr>
            <w:r>
              <w:t>Not started</w:t>
            </w:r>
          </w:p>
        </w:tc>
      </w:tr>
      <w:tr w:rsidR="007F5111" w14:paraId="230A9FC6" w14:textId="77777777" w:rsidTr="1D04F90E">
        <w:trPr>
          <w:trHeight w:val="300"/>
          <w:del w:id="2400" w:author="Ahmed, Syed" w:date="2026-09-09T19:33:00Z"/>
        </w:trPr>
        <w:tc>
          <w:tcPr>
            <w:tcW w:w="0" w:type="auto"/>
          </w:tcPr>
          <w:p w14:paraId="230A9FC3" w14:textId="77777777" w:rsidR="007F5111" w:rsidRDefault="00C963BA">
            <w:pPr>
              <w:pStyle w:val="Compact"/>
            </w:pPr>
            <w:r>
              <w:rPr>
                <w:i/>
                <w:iCs/>
              </w:rPr>
              <w:t>Production cutover (engine-achievable)</w:t>
            </w:r>
          </w:p>
        </w:tc>
        <w:tc>
          <w:tcPr>
            <w:tcW w:w="0" w:type="auto"/>
          </w:tcPr>
          <w:p w14:paraId="230A9FC4" w14:textId="77777777" w:rsidR="007F5111" w:rsidRDefault="00C963BA">
            <w:pPr>
              <w:pStyle w:val="Compact"/>
            </w:pPr>
            <w:r>
              <w:rPr>
                <w:i/>
                <w:iCs/>
              </w:rPr>
              <w:t>12/01/26</w:t>
            </w:r>
          </w:p>
        </w:tc>
        <w:tc>
          <w:tcPr>
            <w:tcW w:w="0" w:type="auto"/>
          </w:tcPr>
          <w:p w14:paraId="230A9FC5" w14:textId="77777777" w:rsidR="007F5111" w:rsidRDefault="00C963BA">
            <w:pPr>
              <w:pStyle w:val="Compact"/>
            </w:pPr>
            <w:r>
              <w:t>Not started</w:t>
            </w:r>
          </w:p>
        </w:tc>
      </w:tr>
      <w:tr w:rsidR="007F5111" w14:paraId="230A9FCA" w14:textId="77777777" w:rsidTr="1D04F90E">
        <w:trPr>
          <w:trHeight w:val="300"/>
          <w:del w:id="2401" w:author="Ahmed, Syed" w:date="2026-09-09T19:33:00Z"/>
        </w:trPr>
        <w:tc>
          <w:tcPr>
            <w:tcW w:w="0" w:type="auto"/>
          </w:tcPr>
          <w:p w14:paraId="230A9FC7" w14:textId="77777777" w:rsidR="007F5111" w:rsidRDefault="00C963BA">
            <w:pPr>
              <w:pStyle w:val="Compact"/>
            </w:pPr>
            <w:r>
              <w:rPr>
                <w:i/>
                <w:iCs/>
              </w:rPr>
              <w:t>GEHA plan — cutover</w:t>
            </w:r>
          </w:p>
        </w:tc>
        <w:tc>
          <w:tcPr>
            <w:tcW w:w="0" w:type="auto"/>
          </w:tcPr>
          <w:p w14:paraId="230A9FC8" w14:textId="77777777" w:rsidR="007F5111" w:rsidRDefault="00C963BA">
            <w:pPr>
              <w:pStyle w:val="Compact"/>
            </w:pPr>
            <w:r>
              <w:rPr>
                <w:i/>
                <w:iCs/>
              </w:rPr>
              <w:t>08/29/26</w:t>
            </w:r>
          </w:p>
        </w:tc>
        <w:tc>
          <w:tcPr>
            <w:tcW w:w="0" w:type="auto"/>
          </w:tcPr>
          <w:p w14:paraId="230A9FC9" w14:textId="77777777" w:rsidR="007F5111" w:rsidRDefault="00C963BA">
            <w:pPr>
              <w:pStyle w:val="Compact"/>
            </w:pPr>
            <w:r>
              <w:t>Not started</w:t>
            </w:r>
          </w:p>
        </w:tc>
      </w:tr>
      <w:tr w:rsidR="007F5111" w14:paraId="230A9FCE" w14:textId="77777777" w:rsidTr="1D04F90E">
        <w:trPr>
          <w:trHeight w:val="300"/>
          <w:del w:id="2402" w:author="Ahmed, Syed" w:date="2026-09-09T19:33:00Z"/>
        </w:trPr>
        <w:tc>
          <w:tcPr>
            <w:tcW w:w="0" w:type="auto"/>
          </w:tcPr>
          <w:p w14:paraId="230A9FCB" w14:textId="77777777" w:rsidR="007F5111" w:rsidRDefault="00C963BA">
            <w:pPr>
              <w:pStyle w:val="Compact"/>
            </w:pPr>
            <w:r>
              <w:rPr>
                <w:i/>
                <w:iCs/>
              </w:rPr>
              <w:t>CONTRACT CLIFF — $109,305 at stake</w:t>
            </w:r>
          </w:p>
        </w:tc>
        <w:tc>
          <w:tcPr>
            <w:tcW w:w="0" w:type="auto"/>
          </w:tcPr>
          <w:p w14:paraId="230A9FCC" w14:textId="77777777" w:rsidR="007F5111" w:rsidRDefault="00C963BA">
            <w:pPr>
              <w:pStyle w:val="Compact"/>
            </w:pPr>
            <w:r>
              <w:rPr>
                <w:i/>
                <w:iCs/>
              </w:rPr>
              <w:t>09/02/27</w:t>
            </w:r>
          </w:p>
        </w:tc>
        <w:tc>
          <w:tcPr>
            <w:tcW w:w="0" w:type="auto"/>
          </w:tcPr>
          <w:p w14:paraId="230A9FCD" w14:textId="77777777" w:rsidR="007F5111" w:rsidRDefault="00C963BA">
            <w:pPr>
              <w:pStyle w:val="Compact"/>
            </w:pPr>
            <w:r>
              <w:t>Hard date</w:t>
            </w:r>
          </w:p>
        </w:tc>
      </w:tr>
      <w:tr w:rsidR="007F5111" w14:paraId="230A9FD2" w14:textId="77777777" w:rsidTr="1D04F90E">
        <w:trPr>
          <w:trHeight w:val="300"/>
          <w:del w:id="2403" w:author="Ahmed, Syed" w:date="2026-09-09T19:33:00Z"/>
        </w:trPr>
        <w:tc>
          <w:tcPr>
            <w:tcW w:w="0" w:type="auto"/>
          </w:tcPr>
          <w:p w14:paraId="230A9FCF" w14:textId="77777777" w:rsidR="007F5111" w:rsidRDefault="00C963BA">
            <w:pPr>
              <w:pStyle w:val="Compact"/>
            </w:pPr>
            <w:r>
              <w:rPr>
                <w:i/>
                <w:iCs/>
              </w:rPr>
              <w:t>Hypercare ends</w:t>
            </w:r>
          </w:p>
        </w:tc>
        <w:tc>
          <w:tcPr>
            <w:tcW w:w="0" w:type="auto"/>
          </w:tcPr>
          <w:p w14:paraId="230A9FD0" w14:textId="77777777" w:rsidR="007F5111" w:rsidRDefault="00C963BA">
            <w:pPr>
              <w:pStyle w:val="Compact"/>
            </w:pPr>
            <w:r>
              <w:rPr>
                <w:i/>
                <w:iCs/>
              </w:rPr>
              <w:t>—</w:t>
            </w:r>
          </w:p>
        </w:tc>
        <w:tc>
          <w:tcPr>
            <w:tcW w:w="0" w:type="auto"/>
          </w:tcPr>
          <w:p w14:paraId="230A9FD1" w14:textId="77777777" w:rsidR="007F5111" w:rsidRDefault="00C963BA">
            <w:pPr>
              <w:pStyle w:val="Compact"/>
            </w:pPr>
            <w:r>
              <w:t>Not started</w:t>
            </w:r>
          </w:p>
        </w:tc>
      </w:tr>
      <w:tr w:rsidR="007F5111" w14:paraId="230A9FD6" w14:textId="77777777" w:rsidTr="1D04F90E">
        <w:trPr>
          <w:trHeight w:val="300"/>
          <w:del w:id="2404" w:author="Ahmed, Syed" w:date="2026-09-09T19:33:00Z"/>
        </w:trPr>
        <w:tc>
          <w:tcPr>
            <w:tcW w:w="0" w:type="auto"/>
          </w:tcPr>
          <w:p w14:paraId="230A9FD3" w14:textId="77777777" w:rsidR="007F5111" w:rsidRDefault="00C963BA">
            <w:pPr>
              <w:pStyle w:val="Compact"/>
            </w:pPr>
            <w:r>
              <w:rPr>
                <w:i/>
                <w:iCs/>
              </w:rPr>
              <w:t>Source retention released</w:t>
            </w:r>
          </w:p>
        </w:tc>
        <w:tc>
          <w:tcPr>
            <w:tcW w:w="0" w:type="auto"/>
          </w:tcPr>
          <w:p w14:paraId="230A9FD4" w14:textId="77777777" w:rsidR="007F5111" w:rsidRDefault="00C963BA">
            <w:pPr>
              <w:pStyle w:val="Compact"/>
            </w:pPr>
            <w:r>
              <w:rPr>
                <w:i/>
                <w:iCs/>
              </w:rPr>
              <w:t>—</w:t>
            </w:r>
          </w:p>
        </w:tc>
        <w:tc>
          <w:tcPr>
            <w:tcW w:w="0" w:type="auto"/>
          </w:tcPr>
          <w:p w14:paraId="230A9FD5" w14:textId="77777777" w:rsidR="007F5111" w:rsidRDefault="00C963BA">
            <w:pPr>
              <w:pStyle w:val="Compact"/>
            </w:pPr>
            <w:r>
              <w:t>Not started</w:t>
            </w:r>
          </w:p>
        </w:tc>
      </w:tr>
      <w:tr w:rsidR="007F5111" w14:paraId="230A9FDA" w14:textId="77777777" w:rsidTr="1D04F90E">
        <w:trPr>
          <w:trHeight w:val="300"/>
          <w:del w:id="2405" w:author="Ahmed, Syed" w:date="2026-09-09T19:33:00Z"/>
        </w:trPr>
        <w:tc>
          <w:tcPr>
            <w:tcW w:w="0" w:type="auto"/>
          </w:tcPr>
          <w:p w14:paraId="230A9FD7" w14:textId="77777777" w:rsidR="007F5111" w:rsidRDefault="00C963BA">
            <w:pPr>
              <w:pStyle w:val="Compact"/>
            </w:pPr>
            <w:r>
              <w:rPr>
                <w:i/>
                <w:iCs/>
              </w:rPr>
              <w:t>Source decommissioned</w:t>
            </w:r>
          </w:p>
        </w:tc>
        <w:tc>
          <w:tcPr>
            <w:tcW w:w="0" w:type="auto"/>
          </w:tcPr>
          <w:p w14:paraId="230A9FD8" w14:textId="77777777" w:rsidR="007F5111" w:rsidRDefault="00C963BA">
            <w:pPr>
              <w:pStyle w:val="Compact"/>
            </w:pPr>
            <w:r>
              <w:rPr>
                <w:i/>
                <w:iCs/>
              </w:rPr>
              <w:t>—</w:t>
            </w:r>
          </w:p>
        </w:tc>
        <w:tc>
          <w:tcPr>
            <w:tcW w:w="0" w:type="auto"/>
          </w:tcPr>
          <w:p w14:paraId="230A9FD9" w14:textId="77777777" w:rsidR="007F5111" w:rsidRDefault="00C963BA">
            <w:pPr>
              <w:pStyle w:val="Compact"/>
            </w:pPr>
            <w:r>
              <w:t>Not started</w:t>
            </w:r>
          </w:p>
        </w:tc>
      </w:tr>
    </w:tbl>
    <w:p w14:paraId="230A9FDB" w14:textId="77777777" w:rsidR="007F5111" w:rsidRDefault="00C963BA" w:rsidP="1D04F90E">
      <w:pPr>
        <w:pStyle w:val="BodyText"/>
        <w:rPr>
          <w:del w:id="2406" w:author="Ahmed, Syed" w:date="2026-09-09T19:33:00Z" w16du:dateUtc="2026-09-09T19:33:17Z"/>
          <w:b/>
          <w:bCs/>
          <w:sz w:val="15"/>
          <w:szCs w:val="15"/>
        </w:rPr>
      </w:pPr>
      <w:del w:id="2407" w:author="Ahmed, Syed" w:date="2026-09-09T19:33:00Z" w16du:dateUtc="2026-09-09T19:33:17Z">
        <w:r w:rsidRPr="1D04F90E" w:rsidDel="00C963BA">
          <w:rPr>
            <w:b/>
            <w:bCs/>
            <w:sz w:val="15"/>
            <w:szCs w:val="15"/>
          </w:rPr>
          <w:delText>Table 11 — Timeline &amp; Milestones</w:delText>
        </w:r>
      </w:del>
    </w:p>
    <w:p w14:paraId="230A9FDC" w14:textId="77777777" w:rsidR="007F5111" w:rsidRDefault="007F5111">
      <w:pPr>
        <w:pStyle w:val="Compact"/>
        <w:rPr>
          <w:del w:id="2408" w:author="Ahmed, Syed" w:date="2026-09-09T19:33:00Z" w16du:dateUtc="2026-09-09T19:33:17Z"/>
        </w:rPr>
      </w:pPr>
    </w:p>
    <w:p w14:paraId="230A9FDD" w14:textId="77777777" w:rsidR="007F5111" w:rsidRDefault="00C963BA">
      <w:pPr>
        <w:pStyle w:val="Heading2"/>
        <w:rPr>
          <w:del w:id="2409" w:author="Syed Ahmed" w:date="2026-09-08T16:30:00Z" w16du:dateUtc="2026-09-08T16:30:54Z"/>
        </w:rPr>
      </w:pPr>
      <w:bookmarkStart w:id="2410" w:name="effort-duration-record"/>
      <w:del w:id="2411" w:author="Syed Ahmed" w:date="2026-09-08T16:30:00Z" w16du:dateUtc="2026-09-08T16:30:54Z">
        <w:r w:rsidDel="00C963BA">
          <w:delText>11.1 Effort &amp; Duration Record</w:delText>
        </w:r>
      </w:del>
    </w:p>
    <w:p w14:paraId="230A9FDE" w14:textId="77777777" w:rsidR="007F5111" w:rsidRDefault="00C963BA">
      <w:pPr>
        <w:pStyle w:val="FirstParagraph"/>
        <w:rPr>
          <w:del w:id="2412" w:author="Syed Ahmed" w:date="2026-09-08T16:30:00Z" w16du:dateUtc="2026-09-08T16:30:54Z"/>
        </w:rPr>
      </w:pPr>
      <w:del w:id="2413" w:author="Syed Ahmed" w:date="2026-09-08T16:30:00Z" w16du:dateUtc="2026-09-08T16:30:54Z">
        <w:r w:rsidDel="00C963BA">
          <w:delText>Planned and actual effort are recorded side by side, together with elapsed duration, so that later waves are planned from observed velocity rather than from estimate. Authoring, discovery, build, testing, cutover and hypercare are measured separately, because they scale differently and the ratio between them is what makes an estimate transferable. Variance is recorded with its cause rather than as a number alone. Reporting these figures to the program is what allows the datacenter exit date to be planned against evidence instead of optimism.</w:delText>
        </w:r>
      </w:del>
    </w:p>
    <w:p w14:paraId="230A9FDF" w14:textId="77777777" w:rsidR="007F5111" w:rsidRDefault="007F5111">
      <w:pPr>
        <w:pStyle w:val="Compact"/>
        <w:rPr>
          <w:del w:id="2414" w:author="Syed Ahmed" w:date="2026-09-08T16:30:00Z" w16du:dateUtc="2026-09-08T16:30:54Z"/>
        </w:rPr>
      </w:pPr>
    </w:p>
    <w:tbl>
      <w:tblPr>
        <w:tblStyle w:val="Table"/>
        <w:tblW w:w="5000" w:type="pct"/>
        <w:tblLook w:val="0020" w:firstRow="1" w:lastRow="0" w:firstColumn="0" w:lastColumn="0" w:noHBand="0" w:noVBand="0"/>
      </w:tblPr>
      <w:tblGrid>
        <w:gridCol w:w="5421"/>
        <w:gridCol w:w="1080"/>
        <w:gridCol w:w="887"/>
        <w:gridCol w:w="2088"/>
      </w:tblGrid>
      <w:tr w:rsidR="007F5111" w14:paraId="230A9FE4"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2415" w:author="Syed Ahmed" w:date="2026-09-08T16:30:00Z"/>
        </w:trPr>
        <w:tc>
          <w:tcPr>
            <w:tcW w:w="0" w:type="auto"/>
          </w:tcPr>
          <w:p w14:paraId="230A9FE0" w14:textId="77777777" w:rsidR="007F5111" w:rsidRDefault="00C963BA">
            <w:pPr>
              <w:pStyle w:val="Compact"/>
            </w:pPr>
            <w:r>
              <w:rPr>
                <w:b/>
                <w:bCs/>
              </w:rPr>
              <w:t>Measure</w:t>
            </w:r>
          </w:p>
        </w:tc>
        <w:tc>
          <w:tcPr>
            <w:tcW w:w="0" w:type="auto"/>
          </w:tcPr>
          <w:p w14:paraId="230A9FE1" w14:textId="77777777" w:rsidR="007F5111" w:rsidRDefault="00C963BA">
            <w:pPr>
              <w:pStyle w:val="Compact"/>
            </w:pPr>
            <w:r>
              <w:rPr>
                <w:b/>
                <w:bCs/>
              </w:rPr>
              <w:t>Planned</w:t>
            </w:r>
          </w:p>
        </w:tc>
        <w:tc>
          <w:tcPr>
            <w:tcW w:w="0" w:type="auto"/>
          </w:tcPr>
          <w:p w14:paraId="230A9FE2" w14:textId="77777777" w:rsidR="007F5111" w:rsidRDefault="00C963BA">
            <w:pPr>
              <w:pStyle w:val="Compact"/>
            </w:pPr>
            <w:r>
              <w:rPr>
                <w:b/>
                <w:bCs/>
              </w:rPr>
              <w:t>Actual</w:t>
            </w:r>
          </w:p>
        </w:tc>
        <w:tc>
          <w:tcPr>
            <w:tcW w:w="0" w:type="auto"/>
          </w:tcPr>
          <w:p w14:paraId="230A9FE3" w14:textId="77777777" w:rsidR="007F5111" w:rsidRDefault="00C963BA">
            <w:pPr>
              <w:pStyle w:val="Compact"/>
            </w:pPr>
            <w:r>
              <w:rPr>
                <w:b/>
                <w:bCs/>
              </w:rPr>
              <w:t>Variance &amp; Cause</w:t>
            </w:r>
          </w:p>
        </w:tc>
      </w:tr>
      <w:tr w:rsidR="007F5111" w14:paraId="230A9FE9" w14:textId="77777777" w:rsidTr="4A3EE59D">
        <w:trPr>
          <w:trHeight w:val="300"/>
          <w:del w:id="2416" w:author="Syed Ahmed" w:date="2026-09-08T16:30:00Z"/>
        </w:trPr>
        <w:tc>
          <w:tcPr>
            <w:tcW w:w="0" w:type="auto"/>
          </w:tcPr>
          <w:p w14:paraId="230A9FE5" w14:textId="77777777" w:rsidR="007F5111" w:rsidRDefault="00C963BA">
            <w:pPr>
              <w:pStyle w:val="Compact"/>
            </w:pPr>
            <w:r>
              <w:rPr>
                <w:i/>
                <w:iCs/>
              </w:rPr>
              <w:t>Playbook authoring effort (person-days)</w:t>
            </w:r>
          </w:p>
        </w:tc>
        <w:tc>
          <w:tcPr>
            <w:tcW w:w="0" w:type="auto"/>
          </w:tcPr>
          <w:p w14:paraId="230A9FE6" w14:textId="77777777" w:rsidR="007F5111" w:rsidRDefault="00C963BA">
            <w:pPr>
              <w:pStyle w:val="Compact"/>
            </w:pPr>
            <w:r>
              <w:rPr>
                <w:i/>
                <w:iCs/>
              </w:rPr>
              <w:t>—</w:t>
            </w:r>
          </w:p>
        </w:tc>
        <w:tc>
          <w:tcPr>
            <w:tcW w:w="0" w:type="auto"/>
          </w:tcPr>
          <w:p w14:paraId="230A9FE7" w14:textId="77777777" w:rsidR="007F5111" w:rsidRDefault="00C963BA">
            <w:pPr>
              <w:pStyle w:val="Compact"/>
            </w:pPr>
            <w:r>
              <w:rPr>
                <w:i/>
                <w:iCs/>
              </w:rPr>
              <w:t>—</w:t>
            </w:r>
          </w:p>
        </w:tc>
        <w:tc>
          <w:tcPr>
            <w:tcW w:w="0" w:type="auto"/>
          </w:tcPr>
          <w:p w14:paraId="230A9FE8" w14:textId="77777777" w:rsidR="007F5111" w:rsidRDefault="00C963BA">
            <w:pPr>
              <w:pStyle w:val="Compact"/>
            </w:pPr>
            <w:r>
              <w:rPr>
                <w:i/>
                <w:iCs/>
              </w:rPr>
              <w:t>—</w:t>
            </w:r>
          </w:p>
        </w:tc>
      </w:tr>
      <w:tr w:rsidR="007F5111" w14:paraId="230A9FEE" w14:textId="77777777" w:rsidTr="4A3EE59D">
        <w:trPr>
          <w:trHeight w:val="300"/>
          <w:del w:id="2417" w:author="Syed Ahmed" w:date="2026-09-08T16:30:00Z"/>
        </w:trPr>
        <w:tc>
          <w:tcPr>
            <w:tcW w:w="0" w:type="auto"/>
          </w:tcPr>
          <w:p w14:paraId="230A9FEA" w14:textId="77777777" w:rsidR="007F5111" w:rsidRDefault="00C963BA">
            <w:pPr>
              <w:pStyle w:val="Compact"/>
            </w:pPr>
            <w:r>
              <w:rPr>
                <w:i/>
                <w:iCs/>
              </w:rPr>
              <w:t>Assessment and discovery effort (person-days)</w:t>
            </w:r>
          </w:p>
        </w:tc>
        <w:tc>
          <w:tcPr>
            <w:tcW w:w="0" w:type="auto"/>
          </w:tcPr>
          <w:p w14:paraId="230A9FEB" w14:textId="77777777" w:rsidR="007F5111" w:rsidRDefault="00C963BA">
            <w:pPr>
              <w:pStyle w:val="Compact"/>
            </w:pPr>
            <w:r>
              <w:rPr>
                <w:i/>
                <w:iCs/>
              </w:rPr>
              <w:t>—</w:t>
            </w:r>
          </w:p>
        </w:tc>
        <w:tc>
          <w:tcPr>
            <w:tcW w:w="0" w:type="auto"/>
          </w:tcPr>
          <w:p w14:paraId="230A9FEC" w14:textId="77777777" w:rsidR="007F5111" w:rsidRDefault="00C963BA">
            <w:pPr>
              <w:pStyle w:val="Compact"/>
            </w:pPr>
            <w:r>
              <w:rPr>
                <w:i/>
                <w:iCs/>
              </w:rPr>
              <w:t>—</w:t>
            </w:r>
          </w:p>
        </w:tc>
        <w:tc>
          <w:tcPr>
            <w:tcW w:w="0" w:type="auto"/>
          </w:tcPr>
          <w:p w14:paraId="230A9FED" w14:textId="77777777" w:rsidR="007F5111" w:rsidRDefault="00C963BA">
            <w:pPr>
              <w:pStyle w:val="Compact"/>
            </w:pPr>
            <w:r>
              <w:rPr>
                <w:i/>
                <w:iCs/>
              </w:rPr>
              <w:t>—</w:t>
            </w:r>
          </w:p>
        </w:tc>
      </w:tr>
      <w:tr w:rsidR="007F5111" w14:paraId="230A9FF3" w14:textId="77777777" w:rsidTr="4A3EE59D">
        <w:trPr>
          <w:trHeight w:val="300"/>
          <w:del w:id="2418" w:author="Syed Ahmed" w:date="2026-09-08T16:30:00Z"/>
        </w:trPr>
        <w:tc>
          <w:tcPr>
            <w:tcW w:w="0" w:type="auto"/>
          </w:tcPr>
          <w:p w14:paraId="230A9FEF" w14:textId="77777777" w:rsidR="007F5111" w:rsidRDefault="00C963BA">
            <w:pPr>
              <w:pStyle w:val="Compact"/>
            </w:pPr>
            <w:r>
              <w:rPr>
                <w:i/>
                <w:iCs/>
              </w:rPr>
              <w:t>Build and configuration effort (person-days)</w:t>
            </w:r>
          </w:p>
        </w:tc>
        <w:tc>
          <w:tcPr>
            <w:tcW w:w="0" w:type="auto"/>
          </w:tcPr>
          <w:p w14:paraId="230A9FF0" w14:textId="77777777" w:rsidR="007F5111" w:rsidRDefault="00C963BA">
            <w:pPr>
              <w:pStyle w:val="Compact"/>
            </w:pPr>
            <w:r>
              <w:rPr>
                <w:i/>
                <w:iCs/>
              </w:rPr>
              <w:t>—</w:t>
            </w:r>
          </w:p>
        </w:tc>
        <w:tc>
          <w:tcPr>
            <w:tcW w:w="0" w:type="auto"/>
          </w:tcPr>
          <w:p w14:paraId="230A9FF1" w14:textId="77777777" w:rsidR="007F5111" w:rsidRDefault="00C963BA">
            <w:pPr>
              <w:pStyle w:val="Compact"/>
            </w:pPr>
            <w:r>
              <w:rPr>
                <w:i/>
                <w:iCs/>
              </w:rPr>
              <w:t>—</w:t>
            </w:r>
          </w:p>
        </w:tc>
        <w:tc>
          <w:tcPr>
            <w:tcW w:w="0" w:type="auto"/>
          </w:tcPr>
          <w:p w14:paraId="230A9FF2" w14:textId="77777777" w:rsidR="007F5111" w:rsidRDefault="00C963BA">
            <w:pPr>
              <w:pStyle w:val="Compact"/>
            </w:pPr>
            <w:r>
              <w:rPr>
                <w:i/>
                <w:iCs/>
              </w:rPr>
              <w:t>—</w:t>
            </w:r>
          </w:p>
        </w:tc>
      </w:tr>
      <w:tr w:rsidR="007F5111" w14:paraId="230A9FF8" w14:textId="77777777" w:rsidTr="4A3EE59D">
        <w:trPr>
          <w:trHeight w:val="300"/>
          <w:del w:id="2419" w:author="Syed Ahmed" w:date="2026-09-08T16:30:00Z"/>
        </w:trPr>
        <w:tc>
          <w:tcPr>
            <w:tcW w:w="0" w:type="auto"/>
          </w:tcPr>
          <w:p w14:paraId="230A9FF4" w14:textId="77777777" w:rsidR="007F5111" w:rsidRDefault="00C963BA">
            <w:pPr>
              <w:pStyle w:val="Compact"/>
            </w:pPr>
            <w:r>
              <w:rPr>
                <w:i/>
                <w:iCs/>
              </w:rPr>
              <w:t>Testing and rehearsal effort (person-days)</w:t>
            </w:r>
          </w:p>
        </w:tc>
        <w:tc>
          <w:tcPr>
            <w:tcW w:w="0" w:type="auto"/>
          </w:tcPr>
          <w:p w14:paraId="230A9FF5" w14:textId="77777777" w:rsidR="007F5111" w:rsidRDefault="00C963BA">
            <w:pPr>
              <w:pStyle w:val="Compact"/>
            </w:pPr>
            <w:r>
              <w:rPr>
                <w:i/>
                <w:iCs/>
              </w:rPr>
              <w:t>—</w:t>
            </w:r>
          </w:p>
        </w:tc>
        <w:tc>
          <w:tcPr>
            <w:tcW w:w="0" w:type="auto"/>
          </w:tcPr>
          <w:p w14:paraId="230A9FF6" w14:textId="77777777" w:rsidR="007F5111" w:rsidRDefault="00C963BA">
            <w:pPr>
              <w:pStyle w:val="Compact"/>
            </w:pPr>
            <w:r>
              <w:rPr>
                <w:i/>
                <w:iCs/>
              </w:rPr>
              <w:t>—</w:t>
            </w:r>
          </w:p>
        </w:tc>
        <w:tc>
          <w:tcPr>
            <w:tcW w:w="0" w:type="auto"/>
          </w:tcPr>
          <w:p w14:paraId="230A9FF7" w14:textId="77777777" w:rsidR="007F5111" w:rsidRDefault="00C963BA">
            <w:pPr>
              <w:pStyle w:val="Compact"/>
            </w:pPr>
            <w:r>
              <w:rPr>
                <w:i/>
                <w:iCs/>
              </w:rPr>
              <w:t>—</w:t>
            </w:r>
          </w:p>
        </w:tc>
      </w:tr>
      <w:tr w:rsidR="007F5111" w14:paraId="230A9FFD" w14:textId="77777777" w:rsidTr="4A3EE59D">
        <w:trPr>
          <w:trHeight w:val="300"/>
          <w:del w:id="2420" w:author="Syed Ahmed" w:date="2026-09-08T16:30:00Z"/>
        </w:trPr>
        <w:tc>
          <w:tcPr>
            <w:tcW w:w="0" w:type="auto"/>
          </w:tcPr>
          <w:p w14:paraId="230A9FF9" w14:textId="77777777" w:rsidR="007F5111" w:rsidRDefault="00C963BA">
            <w:pPr>
              <w:pStyle w:val="Compact"/>
            </w:pPr>
            <w:r>
              <w:rPr>
                <w:i/>
                <w:iCs/>
              </w:rPr>
              <w:t>Cutover window (elapsed hours)</w:t>
            </w:r>
          </w:p>
        </w:tc>
        <w:tc>
          <w:tcPr>
            <w:tcW w:w="0" w:type="auto"/>
          </w:tcPr>
          <w:p w14:paraId="230A9FFA" w14:textId="77777777" w:rsidR="007F5111" w:rsidRDefault="00C963BA">
            <w:pPr>
              <w:pStyle w:val="Compact"/>
            </w:pPr>
            <w:r>
              <w:rPr>
                <w:i/>
                <w:iCs/>
              </w:rPr>
              <w:t>—</w:t>
            </w:r>
          </w:p>
        </w:tc>
        <w:tc>
          <w:tcPr>
            <w:tcW w:w="0" w:type="auto"/>
          </w:tcPr>
          <w:p w14:paraId="230A9FFB" w14:textId="77777777" w:rsidR="007F5111" w:rsidRDefault="00C963BA">
            <w:pPr>
              <w:pStyle w:val="Compact"/>
            </w:pPr>
            <w:r>
              <w:rPr>
                <w:i/>
                <w:iCs/>
              </w:rPr>
              <w:t>—</w:t>
            </w:r>
          </w:p>
        </w:tc>
        <w:tc>
          <w:tcPr>
            <w:tcW w:w="0" w:type="auto"/>
          </w:tcPr>
          <w:p w14:paraId="230A9FFC" w14:textId="77777777" w:rsidR="007F5111" w:rsidRDefault="00C963BA">
            <w:pPr>
              <w:pStyle w:val="Compact"/>
            </w:pPr>
            <w:r>
              <w:rPr>
                <w:i/>
                <w:iCs/>
              </w:rPr>
              <w:t>—</w:t>
            </w:r>
          </w:p>
        </w:tc>
      </w:tr>
      <w:tr w:rsidR="007F5111" w14:paraId="230AA002" w14:textId="77777777" w:rsidTr="4A3EE59D">
        <w:trPr>
          <w:trHeight w:val="300"/>
          <w:del w:id="2421" w:author="Syed Ahmed" w:date="2026-09-08T16:30:00Z"/>
        </w:trPr>
        <w:tc>
          <w:tcPr>
            <w:tcW w:w="0" w:type="auto"/>
          </w:tcPr>
          <w:p w14:paraId="230A9FFE" w14:textId="77777777" w:rsidR="007F5111" w:rsidRDefault="00C963BA">
            <w:pPr>
              <w:pStyle w:val="Compact"/>
            </w:pPr>
            <w:r>
              <w:rPr>
                <w:i/>
                <w:iCs/>
              </w:rPr>
              <w:t>Hypercare (elapsed days)</w:t>
            </w:r>
          </w:p>
        </w:tc>
        <w:tc>
          <w:tcPr>
            <w:tcW w:w="0" w:type="auto"/>
          </w:tcPr>
          <w:p w14:paraId="230A9FFF" w14:textId="77777777" w:rsidR="007F5111" w:rsidRDefault="00C963BA">
            <w:pPr>
              <w:pStyle w:val="Compact"/>
            </w:pPr>
            <w:r>
              <w:rPr>
                <w:i/>
                <w:iCs/>
              </w:rPr>
              <w:t>—</w:t>
            </w:r>
          </w:p>
        </w:tc>
        <w:tc>
          <w:tcPr>
            <w:tcW w:w="0" w:type="auto"/>
          </w:tcPr>
          <w:p w14:paraId="230AA000" w14:textId="77777777" w:rsidR="007F5111" w:rsidRDefault="00C963BA">
            <w:pPr>
              <w:pStyle w:val="Compact"/>
            </w:pPr>
            <w:r>
              <w:rPr>
                <w:i/>
                <w:iCs/>
              </w:rPr>
              <w:t>—</w:t>
            </w:r>
          </w:p>
        </w:tc>
        <w:tc>
          <w:tcPr>
            <w:tcW w:w="0" w:type="auto"/>
          </w:tcPr>
          <w:p w14:paraId="230AA001" w14:textId="77777777" w:rsidR="007F5111" w:rsidRDefault="00C963BA">
            <w:pPr>
              <w:pStyle w:val="Compact"/>
            </w:pPr>
            <w:r>
              <w:rPr>
                <w:i/>
                <w:iCs/>
              </w:rPr>
              <w:t>—</w:t>
            </w:r>
          </w:p>
        </w:tc>
      </w:tr>
      <w:tr w:rsidR="007F5111" w14:paraId="230AA007" w14:textId="77777777" w:rsidTr="4A3EE59D">
        <w:trPr>
          <w:trHeight w:val="300"/>
          <w:del w:id="2422" w:author="Syed Ahmed" w:date="2026-09-08T16:30:00Z"/>
        </w:trPr>
        <w:tc>
          <w:tcPr>
            <w:tcW w:w="0" w:type="auto"/>
          </w:tcPr>
          <w:p w14:paraId="230AA003" w14:textId="77777777" w:rsidR="007F5111" w:rsidRDefault="00C963BA">
            <w:pPr>
              <w:pStyle w:val="Compact"/>
            </w:pPr>
            <w:r>
              <w:rPr>
                <w:i/>
                <w:iCs/>
              </w:rPr>
              <w:t>Total elapsed time, kickoff to decommission (days)</w:t>
            </w:r>
          </w:p>
        </w:tc>
        <w:tc>
          <w:tcPr>
            <w:tcW w:w="0" w:type="auto"/>
          </w:tcPr>
          <w:p w14:paraId="230AA004" w14:textId="77777777" w:rsidR="007F5111" w:rsidRDefault="00C963BA">
            <w:pPr>
              <w:pStyle w:val="Compact"/>
            </w:pPr>
            <w:r>
              <w:rPr>
                <w:i/>
                <w:iCs/>
              </w:rPr>
              <w:t>—</w:t>
            </w:r>
          </w:p>
        </w:tc>
        <w:tc>
          <w:tcPr>
            <w:tcW w:w="0" w:type="auto"/>
          </w:tcPr>
          <w:p w14:paraId="230AA005" w14:textId="77777777" w:rsidR="007F5111" w:rsidRDefault="00C963BA">
            <w:pPr>
              <w:pStyle w:val="Compact"/>
            </w:pPr>
            <w:r>
              <w:rPr>
                <w:i/>
                <w:iCs/>
              </w:rPr>
              <w:t>—</w:t>
            </w:r>
          </w:p>
        </w:tc>
        <w:tc>
          <w:tcPr>
            <w:tcW w:w="0" w:type="auto"/>
          </w:tcPr>
          <w:p w14:paraId="230AA006" w14:textId="77777777" w:rsidR="007F5111" w:rsidRDefault="00C963BA">
            <w:pPr>
              <w:pStyle w:val="Compact"/>
            </w:pPr>
            <w:r>
              <w:rPr>
                <w:i/>
                <w:iCs/>
              </w:rPr>
              <w:t>—</w:t>
            </w:r>
          </w:p>
        </w:tc>
      </w:tr>
    </w:tbl>
    <w:p w14:paraId="230AA008" w14:textId="77777777" w:rsidR="007F5111" w:rsidRDefault="00C963BA" w:rsidP="4A3EE59D">
      <w:pPr>
        <w:pStyle w:val="BodyText"/>
        <w:rPr>
          <w:del w:id="2423" w:author="Syed Ahmed" w:date="2026-09-08T16:30:00Z" w16du:dateUtc="2026-09-08T16:30:54Z"/>
          <w:b/>
          <w:bCs/>
          <w:sz w:val="15"/>
          <w:szCs w:val="15"/>
        </w:rPr>
      </w:pPr>
      <w:del w:id="2424" w:author="Syed Ahmed" w:date="2026-09-08T16:30:00Z" w16du:dateUtc="2026-09-08T16:30:54Z">
        <w:r w:rsidRPr="4A3EE59D" w:rsidDel="00C963BA">
          <w:rPr>
            <w:b/>
            <w:bCs/>
            <w:sz w:val="15"/>
            <w:szCs w:val="15"/>
          </w:rPr>
          <w:delText>Table 11.1a — Effort &amp; Duration Record</w:delText>
        </w:r>
      </w:del>
    </w:p>
    <w:p w14:paraId="230AA009" w14:textId="77777777" w:rsidR="007F5111" w:rsidRDefault="007F5111">
      <w:pPr>
        <w:pStyle w:val="Compact"/>
        <w:rPr>
          <w:del w:id="2425" w:author="Syed Ahmed" w:date="2026-09-08T16:30:00Z" w16du:dateUtc="2026-09-08T16:30:54Z"/>
        </w:rPr>
      </w:pPr>
    </w:p>
    <w:tbl>
      <w:tblPr>
        <w:tblStyle w:val="Table"/>
        <w:tblW w:w="5000" w:type="pct"/>
        <w:tblLook w:val="0020" w:firstRow="1" w:lastRow="0" w:firstColumn="0" w:lastColumn="0" w:noHBand="0" w:noVBand="0"/>
      </w:tblPr>
      <w:tblGrid>
        <w:gridCol w:w="1620"/>
        <w:gridCol w:w="7856"/>
      </w:tblGrid>
      <w:tr w:rsidR="007F5111" w14:paraId="230AA00C" w14:textId="77777777" w:rsidTr="4A3EE59D">
        <w:trPr>
          <w:cnfStyle w:val="100000000000" w:firstRow="1" w:lastRow="0" w:firstColumn="0" w:lastColumn="0" w:oddVBand="0" w:evenVBand="0" w:oddHBand="0" w:evenHBand="0" w:firstRowFirstColumn="0" w:firstRowLastColumn="0" w:lastRowFirstColumn="0" w:lastRowLastColumn="0"/>
          <w:trHeight w:val="300"/>
          <w:tblHeader/>
          <w:del w:id="2426" w:author="Syed Ahmed" w:date="2026-09-08T16:30:00Z"/>
        </w:trPr>
        <w:tc>
          <w:tcPr>
            <w:tcW w:w="0" w:type="auto"/>
          </w:tcPr>
          <w:p w14:paraId="230AA00A" w14:textId="77777777" w:rsidR="007F5111" w:rsidRDefault="00C963BA">
            <w:pPr>
              <w:pStyle w:val="Compact"/>
            </w:pPr>
            <w:r>
              <w:rPr>
                <w:b/>
                <w:bCs/>
              </w:rPr>
              <w:t>Complexity Classification</w:t>
            </w:r>
          </w:p>
        </w:tc>
        <w:tc>
          <w:tcPr>
            <w:tcW w:w="0" w:type="auto"/>
          </w:tcPr>
          <w:p w14:paraId="230AA00B" w14:textId="77777777" w:rsidR="007F5111" w:rsidRDefault="00C963BA">
            <w:pPr>
              <w:pStyle w:val="Compact"/>
            </w:pPr>
            <w:r>
              <w:t>Matilda migration complexity: Low; priority Low  (Evidenced — Matilda Discovery Assessment Summary (Application Assessment Summary), as-of 08-Aug-2026)</w:t>
            </w:r>
          </w:p>
        </w:tc>
      </w:tr>
      <w:tr w:rsidR="007F5111" w14:paraId="230AA00F" w14:textId="77777777" w:rsidTr="4A3EE59D">
        <w:trPr>
          <w:trHeight w:val="300"/>
          <w:del w:id="2427" w:author="Syed Ahmed" w:date="2026-09-08T16:30:00Z"/>
        </w:trPr>
        <w:tc>
          <w:tcPr>
            <w:tcW w:w="0" w:type="auto"/>
          </w:tcPr>
          <w:p w14:paraId="230AA00D" w14:textId="77777777" w:rsidR="007F5111" w:rsidRDefault="00C963BA">
            <w:pPr>
              <w:pStyle w:val="Compact"/>
            </w:pPr>
            <w:r>
              <w:rPr>
                <w:b/>
                <w:bCs/>
              </w:rPr>
              <w:t>Reported to Program</w:t>
            </w:r>
          </w:p>
        </w:tc>
        <w:tc>
          <w:tcPr>
            <w:tcW w:w="0" w:type="auto"/>
          </w:tcPr>
          <w:p w14:paraId="230AA00E" w14:textId="77777777" w:rsidR="007F5111" w:rsidRDefault="00C963BA">
            <w:pPr>
              <w:pStyle w:val="Compact"/>
            </w:pPr>
            <w:r>
              <w:t xml:space="preserve">☐ </w:t>
            </w:r>
            <w:r>
              <w:rPr>
                <w:i/>
                <w:iCs/>
              </w:rPr>
              <w:t>Yes</w:t>
            </w:r>
            <w:r>
              <w:t xml:space="preserve"> ☐ </w:t>
            </w:r>
            <w:r>
              <w:rPr>
                <w:i/>
                <w:iCs/>
              </w:rPr>
              <w:t>No</w:t>
            </w:r>
            <w:r>
              <w:t xml:space="preserve"> — </w:t>
            </w:r>
            <w:r>
              <w:rPr>
                <w:i/>
                <w:iCs/>
              </w:rPr>
              <w:t>To be provided by GEHA</w:t>
            </w:r>
          </w:p>
        </w:tc>
      </w:tr>
    </w:tbl>
    <w:p w14:paraId="230AA010" w14:textId="77777777" w:rsidR="007F5111" w:rsidRDefault="00C963BA" w:rsidP="4A3EE59D">
      <w:pPr>
        <w:pStyle w:val="BodyText"/>
        <w:rPr>
          <w:del w:id="2428" w:author="Syed Ahmed" w:date="2026-09-08T16:30:00Z" w16du:dateUtc="2026-09-08T16:30:57Z"/>
          <w:b/>
          <w:bCs/>
          <w:sz w:val="15"/>
          <w:szCs w:val="15"/>
        </w:rPr>
      </w:pPr>
      <w:del w:id="2429" w:author="Syed Ahmed" w:date="2026-09-08T16:30:00Z" w16du:dateUtc="2026-09-08T16:30:57Z">
        <w:r w:rsidRPr="4A3EE59D" w:rsidDel="00C963BA">
          <w:rPr>
            <w:b/>
            <w:bCs/>
            <w:sz w:val="15"/>
            <w:szCs w:val="15"/>
          </w:rPr>
          <w:delText>Table 11.1b — Effort &amp; Duration Record</w:delText>
        </w:r>
      </w:del>
    </w:p>
    <w:p w14:paraId="230AA011" w14:textId="77777777" w:rsidR="007F5111" w:rsidRDefault="007F5111">
      <w:pPr>
        <w:pStyle w:val="Compact"/>
      </w:pPr>
    </w:p>
    <w:p w14:paraId="230AA012" w14:textId="77777777" w:rsidR="007F5111" w:rsidRDefault="00C963BA">
      <w:pPr>
        <w:pStyle w:val="Heading1"/>
      </w:pPr>
      <w:bookmarkStart w:id="2430" w:name="sign-off"/>
      <w:bookmarkEnd w:id="2379"/>
      <w:bookmarkEnd w:id="2410"/>
      <w:r>
        <w:t>12. Sign-Off</w:t>
      </w:r>
    </w:p>
    <w:p w14:paraId="230AA013" w14:textId="77777777" w:rsidR="007F5111" w:rsidRDefault="00C963BA">
      <w:pPr>
        <w:pStyle w:val="FirstParagraph"/>
      </w:pPr>
      <w:r>
        <w:t xml:space="preserve">Approval to execute is recorded here, and each signatory is a named individual accountable for the sections relevant to their role rather than a representative of a team. Signing confirms that the target design, the cutover plan and the rollback position documented in this playbook are </w:t>
      </w:r>
      <w:commentRangeStart w:id="2431"/>
      <w:r>
        <w:t>approved</w:t>
      </w:r>
      <w:commentRangeEnd w:id="2431"/>
      <w:r>
        <w:rPr>
          <w:rStyle w:val="CommentReference"/>
          <w:sz w:val="19"/>
          <w:szCs w:val="19"/>
        </w:rPr>
        <w:commentReference w:id="2431"/>
      </w:r>
      <w:r>
        <w:t xml:space="preserve"> for execution as written. Signatures are obtained before the go/no-go gate rather than retrospectively. A playbook signed on this basis is the authority under which the cutover proceeds.</w:t>
      </w:r>
    </w:p>
    <w:p w14:paraId="230AA014" w14:textId="77777777" w:rsidR="007F5111" w:rsidRDefault="00C963BA">
      <w:pPr>
        <w:pStyle w:val="BodyText"/>
      </w:pPr>
      <w:r>
        <w:t>By signing below, stakeholders confirm that the target design, cutover plan and rollback position documented in this playbook are approved for execution.</w:t>
      </w:r>
    </w:p>
    <w:p w14:paraId="230AA015" w14:textId="77777777" w:rsidR="007F5111" w:rsidRDefault="007F5111">
      <w:pPr>
        <w:pStyle w:val="Compact"/>
      </w:pPr>
    </w:p>
    <w:tbl>
      <w:tblPr>
        <w:tblStyle w:val="Table"/>
        <w:tblW w:w="0" w:type="auto"/>
        <w:tblLook w:val="0020" w:firstRow="1" w:lastRow="0" w:firstColumn="0" w:lastColumn="0" w:noHBand="0" w:noVBand="0"/>
      </w:tblPr>
      <w:tblGrid>
        <w:gridCol w:w="1913"/>
        <w:gridCol w:w="1770"/>
        <w:gridCol w:w="430"/>
      </w:tblGrid>
      <w:tr w:rsidR="007F5111" w14:paraId="230AA019"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A016" w14:textId="77777777" w:rsidR="007F5111" w:rsidRDefault="00C963BA">
            <w:pPr>
              <w:pStyle w:val="Compact"/>
            </w:pPr>
            <w:r>
              <w:rPr>
                <w:b/>
                <w:bCs/>
              </w:rPr>
              <w:t>Name</w:t>
            </w:r>
          </w:p>
        </w:tc>
        <w:tc>
          <w:tcPr>
            <w:tcW w:w="0" w:type="auto"/>
          </w:tcPr>
          <w:p w14:paraId="230AA017" w14:textId="77777777" w:rsidR="007F5111" w:rsidRDefault="00C963BA">
            <w:pPr>
              <w:pStyle w:val="Compact"/>
            </w:pPr>
            <w:r>
              <w:rPr>
                <w:b/>
                <w:bCs/>
              </w:rPr>
              <w:t>Role</w:t>
            </w:r>
          </w:p>
        </w:tc>
        <w:tc>
          <w:tcPr>
            <w:tcW w:w="0" w:type="auto"/>
          </w:tcPr>
          <w:p w14:paraId="230AA018" w14:textId="77777777" w:rsidR="007F5111" w:rsidRDefault="00C963BA">
            <w:pPr>
              <w:pStyle w:val="Compact"/>
            </w:pPr>
            <w:r>
              <w:rPr>
                <w:b/>
                <w:bCs/>
              </w:rPr>
              <w:t>Date</w:t>
            </w:r>
          </w:p>
        </w:tc>
      </w:tr>
      <w:tr w:rsidR="007F5111" w14:paraId="230AA01D" w14:textId="77777777" w:rsidTr="08FEA0F7">
        <w:tc>
          <w:tcPr>
            <w:tcW w:w="0" w:type="auto"/>
          </w:tcPr>
          <w:p w14:paraId="230AA01A" w14:textId="6057E60B" w:rsidR="007F5111" w:rsidRDefault="00C963BA">
            <w:pPr>
              <w:pStyle w:val="Compact"/>
            </w:pPr>
            <w:r w:rsidRPr="08FEA0F7">
              <w:rPr>
                <w:i/>
                <w:iCs/>
              </w:rPr>
              <w:t>To be prov</w:t>
            </w:r>
            <w:del w:id="2432" w:author="Ahmed, Syed" w:date="2026-09-10T15:50:00Z" w16du:dateUtc="2026-09-10T15:50:09Z">
              <w:r w:rsidRPr="08FEA0F7" w:rsidDel="00C963BA">
                <w:rPr>
                  <w:i/>
                  <w:iCs/>
                </w:rPr>
                <w:delText>ided by GEHA</w:delText>
              </w:r>
            </w:del>
            <w:ins w:id="2433" w:author="Ahmed, Syed" w:date="2026-09-10T15:50:00Z" w16du:dateUtc="2026-09-10T15:50:15Z">
              <w:r w:rsidR="5F55DA97" w:rsidRPr="08FEA0F7">
                <w:rPr>
                  <w:i/>
                  <w:iCs/>
                </w:rPr>
                <w:t xml:space="preserve"> TBD</w:t>
              </w:r>
            </w:ins>
          </w:p>
        </w:tc>
        <w:tc>
          <w:tcPr>
            <w:tcW w:w="0" w:type="auto"/>
          </w:tcPr>
          <w:p w14:paraId="230AA01B" w14:textId="77777777" w:rsidR="007F5111" w:rsidRDefault="00C963BA">
            <w:pPr>
              <w:pStyle w:val="Compact"/>
            </w:pPr>
            <w:r>
              <w:rPr>
                <w:i/>
                <w:iCs/>
              </w:rPr>
              <w:t>Application Owner</w:t>
            </w:r>
          </w:p>
        </w:tc>
        <w:tc>
          <w:tcPr>
            <w:tcW w:w="0" w:type="auto"/>
          </w:tcPr>
          <w:p w14:paraId="230AA01C" w14:textId="77777777" w:rsidR="007F5111" w:rsidRDefault="007F5111">
            <w:pPr>
              <w:pStyle w:val="Compact"/>
            </w:pPr>
          </w:p>
        </w:tc>
      </w:tr>
      <w:tr w:rsidR="007F5111" w14:paraId="230AA021" w14:textId="77777777" w:rsidTr="08FEA0F7">
        <w:tc>
          <w:tcPr>
            <w:tcW w:w="0" w:type="auto"/>
          </w:tcPr>
          <w:p w14:paraId="230AA01E" w14:textId="01ADCDD3" w:rsidR="007F5111" w:rsidRDefault="00C963BA">
            <w:pPr>
              <w:pStyle w:val="Compact"/>
            </w:pPr>
            <w:r w:rsidRPr="08FEA0F7">
              <w:rPr>
                <w:i/>
                <w:iCs/>
              </w:rPr>
              <w:t>To be provided by GEHA</w:t>
            </w:r>
            <w:ins w:id="2434" w:author="Ahmed, Syed" w:date="2026-09-10T15:50:00Z" w16du:dateUtc="2026-09-10T15:50:24Z">
              <w:r w:rsidR="56D4401B" w:rsidRPr="08FEA0F7">
                <w:rPr>
                  <w:i/>
                  <w:iCs/>
                </w:rPr>
                <w:t xml:space="preserve"> TBD</w:t>
              </w:r>
            </w:ins>
          </w:p>
        </w:tc>
        <w:tc>
          <w:tcPr>
            <w:tcW w:w="0" w:type="auto"/>
          </w:tcPr>
          <w:p w14:paraId="230AA01F" w14:textId="77777777" w:rsidR="007F5111" w:rsidRDefault="00C963BA">
            <w:pPr>
              <w:pStyle w:val="Compact"/>
            </w:pPr>
            <w:r>
              <w:rPr>
                <w:i/>
                <w:iCs/>
              </w:rPr>
              <w:t>Migration / Technical Lead</w:t>
            </w:r>
          </w:p>
        </w:tc>
        <w:tc>
          <w:tcPr>
            <w:tcW w:w="0" w:type="auto"/>
          </w:tcPr>
          <w:p w14:paraId="230AA020" w14:textId="77777777" w:rsidR="007F5111" w:rsidRDefault="007F5111">
            <w:pPr>
              <w:pStyle w:val="Compact"/>
            </w:pPr>
          </w:p>
        </w:tc>
      </w:tr>
      <w:tr w:rsidR="007F5111" w14:paraId="230AA025" w14:textId="77777777" w:rsidTr="08FEA0F7">
        <w:tc>
          <w:tcPr>
            <w:tcW w:w="0" w:type="auto"/>
          </w:tcPr>
          <w:p w14:paraId="230AA022" w14:textId="204B7A34" w:rsidR="007F5111" w:rsidRDefault="00C963BA" w:rsidP="08FEA0F7">
            <w:pPr>
              <w:pStyle w:val="Compact"/>
              <w:rPr>
                <w:i/>
                <w:iCs/>
              </w:rPr>
            </w:pPr>
            <w:r w:rsidRPr="08FEA0F7">
              <w:rPr>
                <w:i/>
                <w:iCs/>
              </w:rPr>
              <w:t>To be provided by GEHA</w:t>
            </w:r>
            <w:ins w:id="2435" w:author="Ahmed, Syed" w:date="2026-09-10T15:50:00Z" w16du:dateUtc="2026-09-10T15:50:33Z">
              <w:r w:rsidR="209DE9AD" w:rsidRPr="08FEA0F7">
                <w:rPr>
                  <w:i/>
                  <w:iCs/>
                </w:rPr>
                <w:t>TBD</w:t>
              </w:r>
            </w:ins>
          </w:p>
        </w:tc>
        <w:tc>
          <w:tcPr>
            <w:tcW w:w="0" w:type="auto"/>
          </w:tcPr>
          <w:p w14:paraId="230AA023" w14:textId="77777777" w:rsidR="007F5111" w:rsidRDefault="00C963BA">
            <w:pPr>
              <w:pStyle w:val="Compact"/>
            </w:pPr>
            <w:r>
              <w:rPr>
                <w:i/>
                <w:iCs/>
              </w:rPr>
              <w:t>Platform / Cloud Lead</w:t>
            </w:r>
          </w:p>
        </w:tc>
        <w:tc>
          <w:tcPr>
            <w:tcW w:w="0" w:type="auto"/>
          </w:tcPr>
          <w:p w14:paraId="230AA024" w14:textId="77777777" w:rsidR="007F5111" w:rsidRDefault="007F5111">
            <w:pPr>
              <w:pStyle w:val="Compact"/>
            </w:pPr>
          </w:p>
        </w:tc>
      </w:tr>
      <w:tr w:rsidR="007F5111" w14:paraId="230AA029" w14:textId="77777777" w:rsidTr="08FEA0F7">
        <w:tc>
          <w:tcPr>
            <w:tcW w:w="0" w:type="auto"/>
          </w:tcPr>
          <w:p w14:paraId="230AA026" w14:textId="7FDEB93C" w:rsidR="007F5111" w:rsidRDefault="00C963BA">
            <w:pPr>
              <w:pStyle w:val="Compact"/>
            </w:pPr>
            <w:r w:rsidRPr="08FEA0F7">
              <w:rPr>
                <w:i/>
                <w:iCs/>
              </w:rPr>
              <w:t>To be provided by GEHA</w:t>
            </w:r>
            <w:ins w:id="2436" w:author="Ahmed, Syed" w:date="2026-09-10T15:50:00Z" w16du:dateUtc="2026-09-10T15:50:37Z">
              <w:r w:rsidR="4C41D447" w:rsidRPr="08FEA0F7">
                <w:rPr>
                  <w:i/>
                  <w:iCs/>
                </w:rPr>
                <w:t xml:space="preserve"> TBD</w:t>
              </w:r>
            </w:ins>
          </w:p>
        </w:tc>
        <w:tc>
          <w:tcPr>
            <w:tcW w:w="0" w:type="auto"/>
          </w:tcPr>
          <w:p w14:paraId="230AA027" w14:textId="77777777" w:rsidR="007F5111" w:rsidRDefault="00C963BA">
            <w:pPr>
              <w:pStyle w:val="Compact"/>
            </w:pPr>
            <w:r>
              <w:rPr>
                <w:i/>
                <w:iCs/>
              </w:rPr>
              <w:t>Security</w:t>
            </w:r>
          </w:p>
        </w:tc>
        <w:tc>
          <w:tcPr>
            <w:tcW w:w="0" w:type="auto"/>
          </w:tcPr>
          <w:p w14:paraId="230AA028" w14:textId="2C21FBA8" w:rsidR="007F5111" w:rsidRDefault="35EEE6D1">
            <w:pPr>
              <w:pStyle w:val="Compact"/>
            </w:pPr>
            <w:ins w:id="2437" w:author="Ahmed, Syed" w:date="2026-09-10T15:50:00Z" w16du:dateUtc="2026-09-10T15:50:04Z">
              <w:r>
                <w:t>T</w:t>
              </w:r>
            </w:ins>
          </w:p>
        </w:tc>
      </w:tr>
      <w:tr w:rsidR="007F5111" w14:paraId="230AA02D" w14:textId="77777777" w:rsidTr="08FEA0F7">
        <w:tc>
          <w:tcPr>
            <w:tcW w:w="0" w:type="auto"/>
          </w:tcPr>
          <w:p w14:paraId="230AA02A" w14:textId="4754A2F4" w:rsidR="007F5111" w:rsidRDefault="00C963BA">
            <w:pPr>
              <w:pStyle w:val="Compact"/>
            </w:pPr>
            <w:r w:rsidRPr="08FEA0F7">
              <w:rPr>
                <w:i/>
                <w:iCs/>
              </w:rPr>
              <w:t>To be provided by GEHA</w:t>
            </w:r>
            <w:ins w:id="2438" w:author="Ahmed, Syed" w:date="2026-09-10T15:50:00Z" w16du:dateUtc="2026-09-10T15:50:43Z">
              <w:r w:rsidR="270AC919" w:rsidRPr="08FEA0F7">
                <w:rPr>
                  <w:i/>
                  <w:iCs/>
                </w:rPr>
                <w:t>TBD</w:t>
              </w:r>
            </w:ins>
          </w:p>
        </w:tc>
        <w:tc>
          <w:tcPr>
            <w:tcW w:w="0" w:type="auto"/>
          </w:tcPr>
          <w:p w14:paraId="230AA02B" w14:textId="77777777" w:rsidR="007F5111" w:rsidRDefault="00C963BA">
            <w:pPr>
              <w:pStyle w:val="Compact"/>
            </w:pPr>
            <w:r>
              <w:rPr>
                <w:i/>
                <w:iCs/>
              </w:rPr>
              <w:t>DBA / Production Control</w:t>
            </w:r>
          </w:p>
        </w:tc>
        <w:tc>
          <w:tcPr>
            <w:tcW w:w="0" w:type="auto"/>
          </w:tcPr>
          <w:p w14:paraId="230AA02C" w14:textId="77777777" w:rsidR="007F5111" w:rsidRDefault="007F5111">
            <w:pPr>
              <w:pStyle w:val="Compact"/>
            </w:pPr>
          </w:p>
        </w:tc>
      </w:tr>
      <w:tr w:rsidR="007F5111" w14:paraId="230AA031" w14:textId="77777777" w:rsidTr="08FEA0F7">
        <w:tc>
          <w:tcPr>
            <w:tcW w:w="0" w:type="auto"/>
          </w:tcPr>
          <w:p w14:paraId="230AA02E" w14:textId="3BDCA8D4" w:rsidR="007F5111" w:rsidRDefault="00C963BA">
            <w:pPr>
              <w:pStyle w:val="Compact"/>
            </w:pPr>
            <w:r w:rsidRPr="08FEA0F7">
              <w:rPr>
                <w:i/>
                <w:iCs/>
              </w:rPr>
              <w:t>To be provided by GEHA</w:t>
            </w:r>
            <w:ins w:id="2439" w:author="Ahmed, Syed" w:date="2026-09-10T15:50:00Z" w16du:dateUtc="2026-09-10T15:50:47Z">
              <w:r w:rsidR="327E258D" w:rsidRPr="08FEA0F7">
                <w:rPr>
                  <w:i/>
                  <w:iCs/>
                </w:rPr>
                <w:t>TBD</w:t>
              </w:r>
            </w:ins>
          </w:p>
        </w:tc>
        <w:tc>
          <w:tcPr>
            <w:tcW w:w="0" w:type="auto"/>
          </w:tcPr>
          <w:p w14:paraId="230AA02F" w14:textId="77777777" w:rsidR="007F5111" w:rsidRDefault="00C963BA">
            <w:pPr>
              <w:pStyle w:val="Compact"/>
            </w:pPr>
            <w:r>
              <w:rPr>
                <w:i/>
                <w:iCs/>
              </w:rPr>
              <w:t>Network</w:t>
            </w:r>
          </w:p>
        </w:tc>
        <w:tc>
          <w:tcPr>
            <w:tcW w:w="0" w:type="auto"/>
          </w:tcPr>
          <w:p w14:paraId="230AA030" w14:textId="77777777" w:rsidR="007F5111" w:rsidRDefault="007F5111">
            <w:pPr>
              <w:pStyle w:val="Compact"/>
            </w:pPr>
          </w:p>
        </w:tc>
      </w:tr>
    </w:tbl>
    <w:p w14:paraId="230AA032" w14:textId="77777777" w:rsidR="007F5111" w:rsidRDefault="00C963BA">
      <w:pPr>
        <w:pStyle w:val="BodyText"/>
      </w:pPr>
      <w:r>
        <w:rPr>
          <w:b/>
          <w:bCs/>
          <w:sz w:val="15"/>
          <w:szCs w:val="15"/>
        </w:rPr>
        <w:t>Table 12 — Sign-Off</w:t>
      </w:r>
    </w:p>
    <w:p w14:paraId="230AA033" w14:textId="77777777" w:rsidR="007F5111" w:rsidRDefault="007F5111">
      <w:pPr>
        <w:pStyle w:val="Compact"/>
      </w:pPr>
    </w:p>
    <w:p w14:paraId="230AA034" w14:textId="77777777" w:rsidR="007F5111" w:rsidRDefault="00C963BA">
      <w:pPr>
        <w:pStyle w:val="BodyText"/>
      </w:pPr>
      <w:r>
        <w:rPr>
          <w:i/>
          <w:iCs/>
        </w:rPr>
        <w:t>CONFIDENTIAL — Prepared by Citius Healthcare Consulting. This document contains confidential and proprietary information and is intended solely for the named recipient. It may not be copied, disclosed or distributed, in whole or in part, without the prior written consent of Citius Healthcare Consulting.</w:t>
      </w:r>
    </w:p>
    <w:bookmarkEnd w:id="2430"/>
    <w:p w14:paraId="230AA035" w14:textId="77777777" w:rsidR="007F5111" w:rsidRDefault="00C963BA">
      <w:pPr>
        <w:pStyle w:val="Heading1"/>
        <w:rPr>
          <w:del w:id="2440" w:author="Syed Ahmed" w:date="2026-09-08T16:30:00Z" w16du:dateUtc="2026-09-08T16:30:35Z"/>
        </w:rPr>
      </w:pPr>
      <w:del w:id="2441" w:author="Syed Ahmed" w:date="2026-09-08T16:30:00Z" w16du:dateUtc="2026-09-08T16:30:35Z">
        <w:r w:rsidDel="00C963BA">
          <w:delText>Appendix A — Program Decision References</w:delText>
        </w:r>
      </w:del>
    </w:p>
    <w:p w14:paraId="230AA036" w14:textId="77777777" w:rsidR="007F5111" w:rsidRDefault="00C963BA">
      <w:pPr>
        <w:pStyle w:val="Compact"/>
        <w:rPr>
          <w:del w:id="2442" w:author="Syed Ahmed" w:date="2026-09-08T16:30:00Z" w16du:dateUtc="2026-09-08T16:30:35Z"/>
        </w:rPr>
      </w:pPr>
      <w:del w:id="2443" w:author="Syed Ahmed" w:date="2026-09-08T16:30:00Z" w16du:dateUtc="2026-09-08T16:30:35Z">
        <w:r w:rsidDel="00C963BA">
          <w:delText>This playbook does not restate program decisions. Each reference below points to the entry in the CitiusTech Decision &amp; Evidence Register, the append-only historical record in which the decision, its evidence class, its source and the checkpoint it was made under are held. The register is available to GEHA on request.</w:delText>
        </w:r>
      </w:del>
    </w:p>
    <w:p w14:paraId="230AA037" w14:textId="77777777" w:rsidR="007F5111" w:rsidRDefault="00C963BA">
      <w:pPr>
        <w:pStyle w:val="Compact"/>
        <w:rPr>
          <w:del w:id="2444" w:author="Syed Ahmed" w:date="2026-09-08T16:30:00Z" w16du:dateUtc="2026-09-08T16:30:35Z"/>
        </w:rPr>
      </w:pPr>
      <w:del w:id="2445" w:author="Syed Ahmed" w:date="2026-09-08T16:30:00Z" w16du:dateUtc="2026-09-08T16:30:35Z">
        <w:r w:rsidDel="00C963BA">
          <w:delText>Ref. REG-001 — Palo Alto Firewall. Recorded 2026-08-08; evidence class: Attested.</w:delText>
        </w:r>
      </w:del>
    </w:p>
    <w:p w14:paraId="230AA038" w14:textId="77777777" w:rsidR="007F5111" w:rsidRDefault="00C963BA">
      <w:pPr>
        <w:pStyle w:val="Compact"/>
        <w:rPr>
          <w:del w:id="2446" w:author="Syed Ahmed" w:date="2026-09-08T16:30:00Z" w16du:dateUtc="2026-09-08T16:30:35Z"/>
        </w:rPr>
      </w:pPr>
      <w:del w:id="2447" w:author="Syed Ahmed" w:date="2026-09-08T16:30:00Z" w16du:dateUtc="2026-09-08T16:30:35Z">
        <w:r w:rsidDel="00C963BA">
          <w:delText>Ref. REG-017 — LiteSpeed scope confirmed; Azure Backup withdrawn. Recorded 2026-08-11; evidence class: Confirmed (GEHA-verbal).</w:delText>
        </w:r>
      </w:del>
    </w:p>
    <w:p w14:paraId="230AA039" w14:textId="77777777" w:rsidR="007F5111" w:rsidRDefault="00C963BA">
      <w:pPr>
        <w:pStyle w:val="Compact"/>
        <w:rPr>
          <w:del w:id="2448" w:author="Syed Ahmed" w:date="2026-09-08T16:30:00Z" w16du:dateUtc="2026-09-08T16:30:35Z"/>
        </w:rPr>
      </w:pPr>
      <w:del w:id="2449" w:author="Syed Ahmed" w:date="2026-09-08T16:30:00Z" w16du:dateUtc="2026-09-08T16:30:35Z">
        <w:r w:rsidDel="00C963BA">
          <w:delText>Ref. REG-030 — Comprehensive review: display defects found and fixed. Recorded 2026-08-11; evidence class: Derived — audit.</w:delText>
        </w:r>
      </w:del>
    </w:p>
    <w:p w14:paraId="230AA03A" w14:textId="77777777" w:rsidR="007F5111" w:rsidRDefault="00C963BA">
      <w:pPr>
        <w:pStyle w:val="Heading1"/>
        <w:rPr>
          <w:del w:id="2450" w:author="Syed Ahmed" w:date="2026-09-08T16:30:00Z" w16du:dateUtc="2026-09-08T16:30:31Z"/>
        </w:rPr>
      </w:pPr>
      <w:del w:id="2451" w:author="Syed Ahmed" w:date="2026-09-08T16:30:00Z" w16du:dateUtc="2026-09-08T16:30:31Z">
        <w:r w:rsidDel="00C963BA">
          <w:delText>Appendix C — GEHA Discovery Responses (verbatim)</w:delText>
        </w:r>
      </w:del>
    </w:p>
    <w:p w14:paraId="230AA03B" w14:textId="77777777" w:rsidR="007F5111" w:rsidRDefault="00C963BA">
      <w:pPr>
        <w:pStyle w:val="Compact"/>
        <w:rPr>
          <w:del w:id="2452" w:author="Syed Ahmed" w:date="2026-09-08T16:30:00Z" w16du:dateUtc="2026-09-08T16:30:31Z"/>
        </w:rPr>
      </w:pPr>
      <w:del w:id="2453" w:author="Syed Ahmed" w:date="2026-09-08T16:30:00Z" w16du:dateUtc="2026-09-08T16:30:31Z">
        <w:r w:rsidDel="00C963BA">
          <w:delText>The answers below were given by GEHA during the application discovery sessions and are reproduced without alteration. They are the source for several statements in the body of this playbook.</w:delText>
        </w:r>
      </w:del>
    </w:p>
    <w:p w14:paraId="230AA03C" w14:textId="77777777" w:rsidR="007F5111" w:rsidRDefault="00C963BA">
      <w:pPr>
        <w:pStyle w:val="Compact"/>
        <w:rPr>
          <w:del w:id="2454" w:author="Syed Ahmed" w:date="2026-09-08T16:30:00Z" w16du:dateUtc="2026-09-08T16:30:31Z"/>
        </w:rPr>
      </w:pPr>
      <w:del w:id="2455" w:author="Syed Ahmed" w:date="2026-09-08T16:30:00Z" w16du:dateUtc="2026-09-08T16:30:31Z">
        <w:r w:rsidDel="00C963BA">
          <w:delText>A: No Migration needed</w:delText>
        </w:r>
      </w:del>
    </w:p>
    <w:p w14:paraId="230AA03D" w14:textId="77777777" w:rsidR="007F5111" w:rsidRDefault="00C963BA">
      <w:pPr>
        <w:pStyle w:val="Compact"/>
        <w:rPr>
          <w:del w:id="2456" w:author="Syed Ahmed" w:date="2026-09-08T16:30:00Z" w16du:dateUtc="2026-09-08T16:30:31Z"/>
        </w:rPr>
      </w:pPr>
      <w:del w:id="2457" w:author="Syed Ahmed" w:date="2026-09-08T16:30:00Z" w16du:dateUtc="2026-09-08T16:30:31Z">
        <w:r w:rsidDel="00C963BA">
          <w:delText>Q: What is the  current On Premise Vault Architectures- StandAlone, HA or Distributed Vault ?</w:delText>
        </w:r>
      </w:del>
    </w:p>
    <w:p w14:paraId="230AA03E" w14:textId="77777777" w:rsidR="007F5111" w:rsidRDefault="00C963BA">
      <w:pPr>
        <w:pStyle w:val="Compact"/>
        <w:rPr>
          <w:del w:id="2458" w:author="Syed Ahmed" w:date="2026-09-08T16:30:00Z" w16du:dateUtc="2026-09-08T16:30:31Z"/>
        </w:rPr>
      </w:pPr>
      <w:del w:id="2459" w:author="Syed Ahmed" w:date="2026-09-08T16:30:00Z" w16du:dateUtc="2026-09-08T16:30:31Z">
        <w:r w:rsidDel="00C963BA">
          <w:delText>A: Fully migrated to cloud; only 2 connector servers remain on-prem.</w:delText>
        </w:r>
      </w:del>
    </w:p>
    <w:p w14:paraId="230AA03F" w14:textId="77777777" w:rsidR="007F5111" w:rsidRDefault="00C963BA">
      <w:pPr>
        <w:pStyle w:val="Compact"/>
        <w:rPr>
          <w:del w:id="2460" w:author="Syed Ahmed" w:date="2026-09-08T16:30:00Z" w16du:dateUtc="2026-09-08T16:30:31Z"/>
        </w:rPr>
      </w:pPr>
      <w:del w:id="2461" w:author="Syed Ahmed" w:date="2026-09-08T16:30:00Z" w16du:dateUtc="2026-09-08T16:30:31Z">
        <w:r w:rsidDel="00C963BA">
          <w:delText>Q: What is the total size of the current valult data and growth rate ?</w:delText>
        </w:r>
      </w:del>
    </w:p>
    <w:p w14:paraId="230AA040" w14:textId="77777777" w:rsidR="007F5111" w:rsidRDefault="00C963BA">
      <w:pPr>
        <w:pStyle w:val="Compact"/>
        <w:rPr>
          <w:del w:id="2462" w:author="Syed Ahmed" w:date="2026-09-08T16:30:00Z" w16du:dateUtc="2026-09-08T16:30:31Z"/>
        </w:rPr>
      </w:pPr>
      <w:del w:id="2463" w:author="Syed Ahmed" w:date="2026-09-08T16:30:00Z" w16du:dateUtc="2026-09-08T16:30:31Z">
        <w:r w:rsidDel="00C963BA">
          <w:delText>A: No Migration needed</w:delText>
        </w:r>
      </w:del>
    </w:p>
    <w:p w14:paraId="230AA041" w14:textId="77777777" w:rsidR="007F5111" w:rsidRDefault="00C963BA">
      <w:pPr>
        <w:pStyle w:val="Compact"/>
        <w:rPr>
          <w:del w:id="2464" w:author="Syed Ahmed" w:date="2026-09-08T16:30:00Z" w16du:dateUtc="2026-09-08T16:30:31Z"/>
        </w:rPr>
      </w:pPr>
      <w:del w:id="2465" w:author="Syed Ahmed" w:date="2026-09-08T16:30:00Z" w16du:dateUtc="2026-09-08T16:30:31Z">
        <w:r w:rsidDel="00C963BA">
          <w:delText>Q: Is Current Vault configured for real time replication ?  RTO. RPO</w:delText>
        </w:r>
      </w:del>
    </w:p>
    <w:p w14:paraId="230AA042" w14:textId="77777777" w:rsidR="007F5111" w:rsidRDefault="00C963BA">
      <w:pPr>
        <w:pStyle w:val="Compact"/>
        <w:rPr>
          <w:del w:id="2466" w:author="Syed Ahmed" w:date="2026-09-08T16:30:00Z" w16du:dateUtc="2026-09-08T16:30:31Z"/>
        </w:rPr>
      </w:pPr>
      <w:del w:id="2467" w:author="Syed Ahmed" w:date="2026-09-08T16:30:00Z" w16du:dateUtc="2026-09-08T16:30:31Z">
        <w:r w:rsidDel="00C963BA">
          <w:delText>A: No Migration needed</w:delText>
        </w:r>
      </w:del>
    </w:p>
    <w:p w14:paraId="230AA043" w14:textId="77777777" w:rsidR="007F5111" w:rsidRDefault="00C963BA">
      <w:pPr>
        <w:pStyle w:val="Compact"/>
        <w:rPr>
          <w:del w:id="2468" w:author="Syed Ahmed" w:date="2026-09-08T16:30:00Z" w16du:dateUtc="2026-09-08T16:30:31Z"/>
        </w:rPr>
      </w:pPr>
      <w:del w:id="2469" w:author="Syed Ahmed" w:date="2026-09-08T16:30:00Z" w16du:dateUtc="2026-09-08T16:30:31Z">
        <w:r w:rsidDel="00C963BA">
          <w:delText>Q: What is the peak/average load metrics for each component - PVWB, Central Policy Manager, Previleged Session Manager ?</w:delText>
        </w:r>
      </w:del>
    </w:p>
    <w:p w14:paraId="230AA044" w14:textId="77777777" w:rsidR="007F5111" w:rsidRDefault="00C963BA">
      <w:pPr>
        <w:pStyle w:val="Compact"/>
        <w:rPr>
          <w:del w:id="2470" w:author="Syed Ahmed" w:date="2026-09-08T16:30:00Z" w16du:dateUtc="2026-09-08T16:30:31Z"/>
        </w:rPr>
      </w:pPr>
      <w:del w:id="2471" w:author="Syed Ahmed" w:date="2026-09-08T16:30:00Z" w16du:dateUtc="2026-09-08T16:30:31Z">
        <w:r w:rsidDel="00C963BA">
          <w:delText>A: No Migration needed</w:delText>
        </w:r>
      </w:del>
    </w:p>
    <w:p w14:paraId="230AA045" w14:textId="77777777" w:rsidR="007F5111" w:rsidRDefault="00C963BA">
      <w:pPr>
        <w:pStyle w:val="Heading1"/>
        <w:rPr>
          <w:del w:id="2472" w:author="Syed Ahmed" w:date="2026-09-08T16:30:00Z" w16du:dateUtc="2026-09-08T16:30:25Z"/>
        </w:rPr>
      </w:pPr>
      <w:del w:id="2473" w:author="Syed Ahmed" w:date="2026-09-08T16:30:00Z" w16du:dateUtc="2026-09-08T16:30:25Z">
        <w:r w:rsidDel="00C963BA">
          <w:delText>Appendix B — Information Requested from GEHA</w:delText>
        </w:r>
      </w:del>
    </w:p>
    <w:p w14:paraId="230AA046" w14:textId="77777777" w:rsidR="007F5111" w:rsidRDefault="00C963BA">
      <w:pPr>
        <w:pStyle w:val="Compact"/>
        <w:rPr>
          <w:del w:id="2474" w:author="Syed Ahmed" w:date="2026-09-08T16:30:00Z" w16du:dateUtc="2026-09-08T16:30:25Z"/>
        </w:rPr>
      </w:pPr>
      <w:del w:id="2475" w:author="Syed Ahmed" w:date="2026-09-08T16:30:00Z" w16du:dateUtc="2026-09-08T16:30:25Z">
        <w:r w:rsidDel="00C963BA">
          <w:delText>Fields shown in this playbook as “not yet provided” correspond to the items below. Each is a specific request to GEHA with the date by which it is needed to keep this application on its planned wave. Items marked blocking prevent the affected section from being completed at all.</w:delText>
        </w:r>
      </w:del>
    </w:p>
    <w:p w14:paraId="230AA047" w14:textId="77777777" w:rsidR="007F5111" w:rsidRDefault="00C963BA">
      <w:pPr>
        <w:pStyle w:val="Compact"/>
        <w:rPr>
          <w:del w:id="2476" w:author="Syed Ahmed" w:date="2026-09-08T16:30:00Z" w16du:dateUtc="2026-09-08T16:30:25Z"/>
        </w:rPr>
      </w:pPr>
      <w:del w:id="2477" w:author="Syed Ahmed" w:date="2026-09-08T16:30:00Z" w16du:dateUtc="2026-09-08T16:30:25Z">
        <w:r w:rsidDel="00C963BA">
          <w:delText>Item 01 — Azure Migrate project access / first discovery export  ·  Category: Tool access  ·  Required by: 2026-08-25  ·  BLOCKING</w:delText>
        </w:r>
      </w:del>
    </w:p>
    <w:p w14:paraId="230AA048" w14:textId="77777777" w:rsidR="007F5111" w:rsidRDefault="00C963BA">
      <w:pPr>
        <w:pStyle w:val="Compact"/>
        <w:rPr>
          <w:del w:id="2478" w:author="Syed Ahmed" w:date="2026-09-08T16:30:00Z" w16du:dateUtc="2026-09-08T16:30:25Z"/>
        </w:rPr>
      </w:pPr>
      <w:del w:id="2479" w:author="Syed Ahmed" w:date="2026-09-08T16:30:00Z" w16du:dateUtc="2026-09-08T16:30:25Z">
        <w:r w:rsidDel="00C963BA">
          <w:delText xml:space="preserve">      Why it is needed: Corroborates attested 26-Jul deployment; starts IFD reconciliation; gates G-1 close</w:delText>
        </w:r>
      </w:del>
    </w:p>
    <w:p w14:paraId="230AA049" w14:textId="77777777" w:rsidR="007F5111" w:rsidRDefault="00C963BA">
      <w:pPr>
        <w:pStyle w:val="Compact"/>
        <w:rPr>
          <w:del w:id="2480" w:author="Syed Ahmed" w:date="2026-09-08T16:30:00Z" w16du:dateUtc="2026-09-08T16:30:25Z"/>
        </w:rPr>
      </w:pPr>
      <w:del w:id="2481" w:author="Syed Ahmed" w:date="2026-09-08T16:30:00Z" w16du:dateUtc="2026-09-08T16:30:25Z">
        <w:r w:rsidDel="00C963BA">
          <w:delText>Item 02 — Formal G-1 gate completion date  ·  Category: Schedule  ·  Required by: 2026-08-18  ·  BLOCKING</w:delText>
        </w:r>
      </w:del>
    </w:p>
    <w:p w14:paraId="230AA04A" w14:textId="77777777" w:rsidR="007F5111" w:rsidRDefault="00C963BA">
      <w:pPr>
        <w:pStyle w:val="Compact"/>
        <w:rPr>
          <w:del w:id="2482" w:author="Syed Ahmed" w:date="2026-09-08T16:30:00Z" w16du:dateUtc="2026-09-08T16:30:25Z"/>
        </w:rPr>
      </w:pPr>
      <w:del w:id="2483" w:author="Syed Ahmed" w:date="2026-09-08T16:30:00Z" w16du:dateUtc="2026-09-08T16:30:25Z">
        <w:r w:rsidDel="00C963BA">
          <w:delText xml:space="preserve">      Why it is needed: W1 cutover planning; Varonis 6-day cliff margin</w:delText>
        </w:r>
      </w:del>
    </w:p>
    <w:p w14:paraId="230AA04B" w14:textId="77777777" w:rsidR="007F5111" w:rsidRDefault="00C963BA">
      <w:pPr>
        <w:pStyle w:val="Compact"/>
        <w:rPr>
          <w:del w:id="2484" w:author="Syed Ahmed" w:date="2026-09-08T16:30:00Z" w16du:dateUtc="2026-09-08T16:30:25Z"/>
        </w:rPr>
      </w:pPr>
      <w:del w:id="2485" w:author="Syed Ahmed" w:date="2026-09-08T16:30:00Z" w16du:dateUtc="2026-09-08T16:30:25Z">
        <w:r w:rsidDel="00C963BA">
          <w:delText>Item 05 — Vendor portal logins: Progress, Cohesity, Archer  ·  Category: Tool access  ·  Required by: 2026-09-15</w:delText>
        </w:r>
      </w:del>
    </w:p>
    <w:p w14:paraId="230AA04C" w14:textId="77777777" w:rsidR="007F5111" w:rsidRDefault="00C963BA">
      <w:pPr>
        <w:pStyle w:val="Compact"/>
        <w:rPr>
          <w:del w:id="2486" w:author="Syed Ahmed" w:date="2026-09-08T16:30:00Z" w16du:dateUtc="2026-09-08T16:30:25Z"/>
        </w:rPr>
      </w:pPr>
      <w:del w:id="2487" w:author="Syed Ahmed" w:date="2026-09-08T16:30:00Z" w16du:dateUtc="2026-09-08T16:30:25Z">
        <w:r w:rsidDel="00C963BA">
          <w:delText xml:space="preserve">      Why it is needed: Gated [L]-class artifact retrieval</w:delText>
        </w:r>
      </w:del>
    </w:p>
    <w:p w14:paraId="230AA04D" w14:textId="77777777" w:rsidR="007F5111" w:rsidRDefault="00C963BA">
      <w:pPr>
        <w:pStyle w:val="Compact"/>
        <w:rPr>
          <w:del w:id="2488" w:author="Syed Ahmed" w:date="2026-09-08T16:30:00Z" w16du:dateUtc="2026-09-08T16:30:25Z"/>
        </w:rPr>
      </w:pPr>
      <w:del w:id="2489" w:author="Syed Ahmed" w:date="2026-09-08T16:30:00Z" w16du:dateUtc="2026-09-08T16:30:25Z">
        <w:r w:rsidDel="00C963BA">
          <w:delText>Item 06 — Owner reassignments (5 departed) + OnBase director ruling  ·  Category: Ownership  ·  Required by: 2026-09-01  ·  BLOCKING</w:delText>
        </w:r>
      </w:del>
    </w:p>
    <w:p w14:paraId="230AA04E" w14:textId="77777777" w:rsidR="007F5111" w:rsidRDefault="00C963BA">
      <w:pPr>
        <w:pStyle w:val="Compact"/>
        <w:rPr>
          <w:del w:id="2490" w:author="Syed Ahmed" w:date="2026-09-08T16:30:00Z" w16du:dateUtc="2026-09-08T16:30:25Z"/>
        </w:rPr>
      </w:pPr>
      <w:del w:id="2491" w:author="Syed Ahmed" w:date="2026-09-08T16:30:00Z" w16du:dateUtc="2026-09-08T16:30:25Z">
        <w:r w:rsidDel="00C963BA">
          <w:delText xml:space="preserve">      Why it is needed: Playbook sign-off + cutover approvals (C7/CF-12)</w:delText>
        </w:r>
      </w:del>
    </w:p>
    <w:p w14:paraId="230AA04F" w14:textId="77777777" w:rsidR="007F5111" w:rsidRDefault="00C963BA">
      <w:pPr>
        <w:pStyle w:val="Compact"/>
        <w:rPr>
          <w:del w:id="2492" w:author="Syed Ahmed" w:date="2026-09-08T16:30:00Z" w16du:dateUtc="2026-09-08T16:30:25Z"/>
        </w:rPr>
      </w:pPr>
      <w:del w:id="2493" w:author="Syed Ahmed" w:date="2026-09-08T16:30:00Z" w16du:dateUtc="2026-09-08T16:30:25Z">
        <w:r w:rsidDel="00C963BA">
          <w:lastRenderedPageBreak/>
          <w:delText>Item 10 — Capacity parameters: tracks, freeze calendar, LZ readiness  ·  Category: Schedule  ·  Required by: 2026-08-31  ·  BLOCKING</w:delText>
        </w:r>
      </w:del>
    </w:p>
    <w:p w14:paraId="230AA050" w14:textId="77777777" w:rsidR="007F5111" w:rsidRDefault="00C963BA">
      <w:pPr>
        <w:pStyle w:val="Compact"/>
        <w:rPr>
          <w:del w:id="2494" w:author="Syed Ahmed" w:date="2026-09-08T16:30:00Z" w16du:dateUtc="2026-09-08T16:30:25Z"/>
        </w:rPr>
      </w:pPr>
      <w:del w:id="2495" w:author="Syed Ahmed" w:date="2026-09-08T16:30:00Z" w16du:dateUtc="2026-09-08T16:30:25Z">
        <w:r w:rsidDel="00C963BA">
          <w:delText xml:space="preserve">      Why it is needed: 3-track assumption drives all wave loads + W3/W4 overloads</w:delText>
        </w:r>
      </w:del>
    </w:p>
    <w:p w14:paraId="230AA051" w14:textId="77777777" w:rsidR="007F5111" w:rsidRDefault="00C963BA">
      <w:pPr>
        <w:pStyle w:val="Compact"/>
        <w:rPr>
          <w:del w:id="2496" w:author="Syed Ahmed" w:date="2026-09-08T16:30:00Z" w16du:dateUtc="2026-09-08T16:30:25Z"/>
        </w:rPr>
      </w:pPr>
      <w:del w:id="2497" w:author="Syed Ahmed" w:date="2026-09-08T16:30:00Z" w16du:dateUtc="2026-09-08T16:30:25Z">
        <w:r w:rsidDel="00C963BA">
          <w:delText>Item 12 — Backup policy export + per-app protection groups (Cohesity)  ·  Category: Config export  ·  Required by: 2026-09-30</w:delText>
        </w:r>
      </w:del>
    </w:p>
    <w:p w14:paraId="230AA052" w14:textId="77777777" w:rsidR="007F5111" w:rsidRDefault="00C963BA">
      <w:pPr>
        <w:pStyle w:val="Compact"/>
        <w:rPr>
          <w:del w:id="2498" w:author="Syed Ahmed" w:date="2026-09-08T16:30:00Z" w16du:dateUtc="2026-09-08T16:30:25Z"/>
        </w:rPr>
      </w:pPr>
      <w:del w:id="2499" w:author="Syed Ahmed" w:date="2026-09-08T16:30:00Z" w16du:dateUtc="2026-09-08T16:30:25Z">
        <w:r w:rsidDel="00C963BA">
          <w:delText xml:space="preserve">      Why it is needed: Per-workload re-protection steps in each wave (REG-008)</w:delText>
        </w:r>
      </w:del>
    </w:p>
    <w:p w14:paraId="230AA053" w14:textId="77777777" w:rsidR="007F5111" w:rsidRDefault="00C963BA">
      <w:pPr>
        <w:pStyle w:val="Compact"/>
        <w:rPr>
          <w:del w:id="2500" w:author="Syed Ahmed" w:date="2026-09-08T16:30:00Z" w16du:dateUtc="2026-09-08T16:30:25Z"/>
        </w:rPr>
      </w:pPr>
      <w:del w:id="2501" w:author="Syed Ahmed" w:date="2026-09-08T16:30:00Z" w16du:dateUtc="2026-09-08T16:30:25Z">
        <w:r w:rsidDel="00C963BA">
          <w:delText>Item 14 — Current DNS zone + firewall rule exports (refresh)  ·  Category: Config export  ·  Required by: 2026-09-30</w:delText>
        </w:r>
      </w:del>
    </w:p>
    <w:p w14:paraId="230AA054" w14:textId="77777777" w:rsidR="007F5111" w:rsidRDefault="00C963BA">
      <w:pPr>
        <w:pStyle w:val="Compact"/>
        <w:rPr>
          <w:del w:id="2502" w:author="Syed Ahmed" w:date="2026-09-08T16:30:00Z" w16du:dateUtc="2026-09-08T16:30:25Z"/>
        </w:rPr>
      </w:pPr>
      <w:del w:id="2503" w:author="Syed Ahmed" w:date="2026-09-08T16:30:00Z" w16du:dateUtc="2026-09-08T16:30:25Z">
        <w:r w:rsidDel="00C963BA">
          <w:delText xml:space="preserve">      Why it is needed: DNS/firewall updates at each cutover; corpus copies stale</w:delText>
        </w:r>
      </w:del>
    </w:p>
    <w:p w14:paraId="230AA055" w14:textId="77777777" w:rsidR="007F5111" w:rsidRDefault="00C963BA">
      <w:pPr>
        <w:pStyle w:val="Compact"/>
        <w:rPr>
          <w:del w:id="2504" w:author="Syed Ahmed" w:date="2026-09-08T16:30:00Z" w16du:dateUtc="2026-09-08T16:30:25Z"/>
        </w:rPr>
      </w:pPr>
      <w:del w:id="2505" w:author="Syed Ahmed" w:date="2026-09-08T16:30:00Z" w16du:dateUtc="2026-09-08T16:30:25Z">
        <w:r w:rsidDel="00C963BA">
          <w:delText>Item 16 — Table-level write audit: per-DB object permissions + SQL Audit/Query Store capture of writes by login  ·  Category: Config export  ·  Required by: 2026-09-15</w:delText>
        </w:r>
      </w:del>
    </w:p>
    <w:p w14:paraId="230AA056" w14:textId="77777777" w:rsidR="007F5111" w:rsidRDefault="00C963BA">
      <w:pPr>
        <w:pStyle w:val="Compact"/>
        <w:rPr>
          <w:del w:id="2506" w:author="Syed Ahmed" w:date="2026-09-08T16:30:00Z" w16du:dateUtc="2026-09-08T16:30:25Z"/>
        </w:rPr>
      </w:pPr>
      <w:del w:id="2507" w:author="Syed Ahmed" w:date="2026-09-08T16:30:00Z" w16du:dateUtc="2026-09-08T16:30:25Z">
        <w:r w:rsidDel="00C963BA">
          <w:delText xml:space="preserve">      Why it is needed: Shared-TABLE writers not captured by any source (F-DB-1); changes cutover grouping + rollback design</w:delText>
        </w:r>
      </w:del>
    </w:p>
    <w:p w14:paraId="230AA057" w14:textId="77777777" w:rsidR="007F5111" w:rsidRDefault="00C963BA">
      <w:pPr>
        <w:pStyle w:val="Compact"/>
        <w:rPr>
          <w:del w:id="2508" w:author="Syed Ahmed" w:date="2026-09-08T16:30:00Z" w16du:dateUtc="2026-09-08T16:30:25Z"/>
        </w:rPr>
      </w:pPr>
      <w:del w:id="2509" w:author="Syed Ahmed" w:date="2026-09-08T16:30:00Z" w16du:dateUtc="2026-09-08T16:30:25Z">
        <w:r w:rsidDel="00C963BA">
          <w:delText>Item 17 — Cohesity DataProtect support confirmation for every migrating SQL instance (OS/SQL version/config vs Cohesity requirements)  ·  Category: Backup / DR  ·  Required by: 2026-09-15  ·  BLOCKING</w:delText>
        </w:r>
      </w:del>
    </w:p>
    <w:p w14:paraId="230AA058" w14:textId="77777777" w:rsidR="007F5111" w:rsidRDefault="00C963BA">
      <w:pPr>
        <w:pStyle w:val="Compact"/>
      </w:pPr>
      <w:del w:id="2510" w:author="Syed Ahmed" w:date="2026-09-08T16:30:00Z" w16du:dateUtc="2026-09-08T16:30:25Z">
        <w:r w:rsidDel="00C963BA">
          <w:delText xml:space="preserve">      Why it is needed: Azure Backup withdrawn per REG-017 — a non-supported instance now has NO fallback protection path at cutover</w:delText>
        </w:r>
      </w:del>
    </w:p>
    <w:sectPr w:rsidR="007F5111">
      <w:headerReference w:type="default" r:id="rId60"/>
      <w:footerReference w:type="default" r:id="rId61"/>
      <w:pgSz w:w="12240" w:h="15840"/>
      <w:pgMar w:top="1440" w:right="1440" w:bottom="1440" w:left="1440" w:header="720" w:footer="6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yed Ahmed" w:date="2026-09-08T10:40:00Z" w:initials="SA">
    <w:p w14:paraId="5472CD6D" w14:textId="16A172B5" w:rsidR="0035518B" w:rsidRDefault="0035518B">
      <w:r>
        <w:annotationRef/>
      </w:r>
      <w:r w:rsidRPr="3A39BDE9">
        <w:t xml:space="preserve">Load balancer information </w:t>
      </w:r>
      <w:r>
        <w:fldChar w:fldCharType="begin"/>
      </w:r>
      <w:r>
        <w:instrText xml:space="preserve"> HYPERLINK "mailto:george.galindo@citiustech.com"</w:instrText>
      </w:r>
      <w:bookmarkStart w:id="6" w:name="_@_42BF6551DD124D13A145AC923F280D1AZ"/>
      <w:r>
        <w:fldChar w:fldCharType="separate"/>
      </w:r>
      <w:bookmarkEnd w:id="6"/>
      <w:r w:rsidRPr="6AC333AA">
        <w:rPr>
          <w:noProof/>
        </w:rPr>
        <w:t>@George Galindo</w:t>
      </w:r>
      <w:r>
        <w:fldChar w:fldCharType="end"/>
      </w:r>
    </w:p>
  </w:comment>
  <w:comment w:id="77" w:author="Syed Ahmed" w:date="2026-09-08T08:45:00Z" w:initials="SA">
    <w:p w14:paraId="5956B007" w14:textId="257F41D9" w:rsidR="0035518B" w:rsidRDefault="0035518B">
      <w:r>
        <w:annotationRef/>
      </w:r>
      <w:r w:rsidRPr="5032DAAB">
        <w:t xml:space="preserve">Which IOS version are these connectors </w:t>
      </w:r>
    </w:p>
  </w:comment>
  <w:comment w:id="78" w:author="Syed Ahmed" w:date="2026-09-08T10:45:00Z" w:initials="SA">
    <w:p w14:paraId="2B43E73E" w14:textId="61FF406F" w:rsidR="0035518B" w:rsidRDefault="0035518B">
      <w:r>
        <w:annotationRef/>
      </w:r>
      <w:r>
        <w:fldChar w:fldCharType="begin"/>
      </w:r>
      <w:r>
        <w:instrText xml:space="preserve"> HYPERLINK "mailto:george.galindo@citiustech.com"</w:instrText>
      </w:r>
      <w:bookmarkStart w:id="79" w:name="_@_1CD5C1653A62412283D1926B486797B1Z"/>
      <w:r>
        <w:fldChar w:fldCharType="separate"/>
      </w:r>
      <w:bookmarkEnd w:id="79"/>
      <w:r w:rsidRPr="6BD54C24">
        <w:rPr>
          <w:noProof/>
        </w:rPr>
        <w:t>@George Galindo</w:t>
      </w:r>
      <w:r>
        <w:fldChar w:fldCharType="end"/>
      </w:r>
    </w:p>
  </w:comment>
  <w:comment w:id="88" w:author="Syed Ahmed" w:date="2026-09-08T08:45:00Z" w:initials="SA">
    <w:p w14:paraId="4D0C094B" w14:textId="35814A22" w:rsidR="0035518B" w:rsidRDefault="0035518B">
      <w:r>
        <w:annotationRef/>
      </w:r>
      <w:r w:rsidRPr="0A98BEF2">
        <w:t xml:space="preserve">Future state information </w:t>
      </w:r>
    </w:p>
  </w:comment>
  <w:comment w:id="406" w:author="Joseph, Bibbin" w:date="2026-09-09T11:39:00Z" w:initials="JB">
    <w:p w14:paraId="7ED91B78" w14:textId="40594EEA" w:rsidR="009E61AF" w:rsidRDefault="009E61AF">
      <w:pPr>
        <w:pStyle w:val="CommentText"/>
      </w:pPr>
      <w:r>
        <w:rPr>
          <w:rStyle w:val="CommentReference"/>
        </w:rPr>
        <w:annotationRef/>
      </w:r>
      <w:r w:rsidRPr="395CD619">
        <w:t>Syed to connect with Phil for details</w:t>
      </w:r>
    </w:p>
  </w:comment>
  <w:comment w:id="430" w:author="Joseph, Bibbin" w:date="2026-09-09T11:40:00Z" w:initials="JB">
    <w:p w14:paraId="7C96A706" w14:textId="4E4A8D7A" w:rsidR="009E61AF" w:rsidRDefault="009E61AF">
      <w:pPr>
        <w:pStyle w:val="CommentText"/>
      </w:pPr>
      <w:r>
        <w:rPr>
          <w:rStyle w:val="CommentReference"/>
        </w:rPr>
        <w:annotationRef/>
      </w:r>
      <w:r w:rsidRPr="751C8E1B">
        <w:t>Syed to add Load Balancer details</w:t>
      </w:r>
    </w:p>
    <w:p w14:paraId="4E9522B1" w14:textId="515C35B1" w:rsidR="009E61AF" w:rsidRDefault="009E61AF">
      <w:pPr>
        <w:pStyle w:val="CommentText"/>
      </w:pPr>
    </w:p>
  </w:comment>
  <w:comment w:id="1678" w:author="Syed Ahmed" w:date="2026-09-08T09:31:00Z" w:initials="SA">
    <w:p w14:paraId="00B2A98F" w14:textId="1BF6C2AC" w:rsidR="0035518B" w:rsidRDefault="0035518B">
      <w:r>
        <w:annotationRef/>
      </w:r>
      <w:r w:rsidRPr="2D44A6C3">
        <w:t>Please provide Network topology 5.6</w:t>
      </w:r>
    </w:p>
  </w:comment>
  <w:comment w:id="1778" w:author="Syed Ahmed" w:date="2026-09-08T11:50:00Z" w:initials="SA">
    <w:p w14:paraId="450AF67C" w14:textId="0AD0C5D3" w:rsidR="0035518B" w:rsidRDefault="0035518B">
      <w:r>
        <w:annotationRef/>
      </w:r>
      <w:r w:rsidRPr="3EEE1045">
        <w:t xml:space="preserve">Do we need the cost information for this </w:t>
      </w:r>
    </w:p>
  </w:comment>
  <w:comment w:id="1958" w:author="Syed Ahmed" w:date="2026-09-08T09:51:00Z" w:initials="SA">
    <w:p w14:paraId="53B20234" w14:textId="01EA5DCF" w:rsidR="0035518B" w:rsidRDefault="0035518B">
      <w:r>
        <w:annotationRef/>
      </w:r>
      <w:r w:rsidRPr="1A0F30F2">
        <w:t>team information to be reviewed for this plan</w:t>
      </w:r>
    </w:p>
    <w:p w14:paraId="2E12E526" w14:textId="0AC9C8C3" w:rsidR="0035518B" w:rsidRDefault="0035518B">
      <w:r w:rsidRPr="1EA7332E">
        <w:t xml:space="preserve"> </w:t>
      </w:r>
    </w:p>
  </w:comment>
  <w:comment w:id="2033" w:author="Syed Ahmed" w:date="2026-09-08T09:15:00Z" w:initials="SA">
    <w:p w14:paraId="6590050B" w14:textId="428842BF" w:rsidR="0035518B" w:rsidRDefault="0035518B">
      <w:r>
        <w:annotationRef/>
      </w:r>
      <w:r w:rsidRPr="5B73D79F">
        <w:t xml:space="preserve">Cutover team Information for bridge call </w:t>
      </w:r>
    </w:p>
  </w:comment>
  <w:comment w:id="2040" w:author="Syed Ahmed" w:date="2026-09-08T14:58:00Z" w:initials="SA">
    <w:p w14:paraId="6679C1ED" w14:textId="3D094E41" w:rsidR="0035518B" w:rsidRDefault="0035518B">
      <w:r>
        <w:annotationRef/>
      </w:r>
      <w:r w:rsidRPr="33FC9584">
        <w:t xml:space="preserve">need cutover time and window </w:t>
      </w:r>
    </w:p>
  </w:comment>
  <w:comment w:id="2226" w:author="Syed Ahmed" w:date="2026-09-08T11:39:00Z" w:initials="SA">
    <w:p w14:paraId="0950FE77" w14:textId="6A992BFC" w:rsidR="0035518B" w:rsidRDefault="0035518B">
      <w:r>
        <w:annotationRef/>
      </w:r>
      <w:r w:rsidRPr="68BF4601">
        <w:t xml:space="preserve">Rollback- what is the plan by revert backing the changes </w:t>
      </w:r>
    </w:p>
  </w:comment>
  <w:comment w:id="2287" w:author="Syed Ahmed" w:date="2026-09-08T11:30:00Z" w:initials="SA">
    <w:p w14:paraId="7199158B" w14:textId="70B8402A" w:rsidR="0035518B" w:rsidRDefault="0035518B">
      <w:r>
        <w:annotationRef/>
      </w:r>
      <w:r w:rsidRPr="07B513BD">
        <w:t xml:space="preserve">who is decommissioning this </w:t>
      </w:r>
    </w:p>
  </w:comment>
  <w:comment w:id="2325" w:author="Syed Ahmed" w:date="2026-09-08T11:37:00Z" w:initials="SA">
    <w:p w14:paraId="0088589F" w14:textId="7FBA69A6" w:rsidR="0035518B" w:rsidRDefault="0035518B">
      <w:r>
        <w:annotationRef/>
      </w:r>
      <w:r w:rsidRPr="4465FFC2">
        <w:t>Role and Responsibilities for each task is it needed ?</w:t>
      </w:r>
    </w:p>
  </w:comment>
  <w:comment w:id="2355" w:author="Syed Ahmed" w:date="2026-09-08T10:34:00Z" w:initials="SA">
    <w:p w14:paraId="5351A4B4" w14:textId="2B723FFA" w:rsidR="0035518B" w:rsidRDefault="0035518B">
      <w:r>
        <w:annotationRef/>
      </w:r>
      <w:r w:rsidRPr="5BDBD9CB">
        <w:t>azure future target subscription</w:t>
      </w:r>
    </w:p>
  </w:comment>
  <w:comment w:id="2356" w:author="Syed Ahmed" w:date="2026-09-08T11:32:00Z" w:initials="SA">
    <w:p w14:paraId="4C3B5254" w14:textId="5417EB9B" w:rsidR="0035518B" w:rsidRDefault="0035518B">
      <w:r>
        <w:annotationRef/>
      </w:r>
      <w:r>
        <w:fldChar w:fldCharType="begin"/>
      </w:r>
      <w:r>
        <w:instrText xml:space="preserve"> HYPERLINK "mailto:george.galindo@citiustech.com"</w:instrText>
      </w:r>
      <w:bookmarkStart w:id="2357" w:name="_@_8A2DE74D1C23479392411F6312A28847Z"/>
      <w:r>
        <w:fldChar w:fldCharType="separate"/>
      </w:r>
      <w:bookmarkEnd w:id="2357"/>
      <w:r w:rsidRPr="5CF01825">
        <w:rPr>
          <w:noProof/>
        </w:rPr>
        <w:t>@George Galindo</w:t>
      </w:r>
      <w:r>
        <w:fldChar w:fldCharType="end"/>
      </w:r>
      <w:r w:rsidRPr="4CBF6913">
        <w:t xml:space="preserve"> Azure landing and target subscription section 10.3 dependency </w:t>
      </w:r>
    </w:p>
  </w:comment>
  <w:comment w:id="2387" w:author="Syed Ahmed" w:date="2026-09-08T09:21:00Z" w:initials="SA">
    <w:p w14:paraId="517671CF" w14:textId="736893CF" w:rsidR="0035518B" w:rsidRDefault="0035518B">
      <w:r>
        <w:annotationRef/>
      </w:r>
      <w:r w:rsidRPr="03C481A5">
        <w:t xml:space="preserve">Milestone status needs to be updated </w:t>
      </w:r>
    </w:p>
  </w:comment>
  <w:comment w:id="2388" w:author="Syed Ahmed" w:date="2026-09-08T11:31:00Z" w:initials="SA">
    <w:p w14:paraId="42AD43FE" w14:textId="36A0519A" w:rsidR="0035518B" w:rsidRDefault="0035518B">
      <w:r>
        <w:annotationRef/>
      </w:r>
      <w:r w:rsidRPr="3565FBEA">
        <w:t xml:space="preserve">need to confirm with </w:t>
      </w:r>
      <w:r>
        <w:fldChar w:fldCharType="begin"/>
      </w:r>
      <w:r>
        <w:instrText xml:space="preserve"> HYPERLINK "mailto:george.galindo@citiustech.com"</w:instrText>
      </w:r>
      <w:bookmarkStart w:id="2389" w:name="_@_446CB604160449B6A8C2A0D524493C89Z"/>
      <w:r>
        <w:fldChar w:fldCharType="separate"/>
      </w:r>
      <w:bookmarkEnd w:id="2389"/>
      <w:r w:rsidRPr="6C9FAB36">
        <w:rPr>
          <w:noProof/>
        </w:rPr>
        <w:t>@George Galindo</w:t>
      </w:r>
      <w:r>
        <w:fldChar w:fldCharType="end"/>
      </w:r>
    </w:p>
    <w:p w14:paraId="41E89C6D" w14:textId="29CE192B" w:rsidR="0035518B" w:rsidRDefault="0035518B"/>
  </w:comment>
  <w:comment w:id="2431" w:author="Syed Ahmed" w:date="2026-09-08T09:20:00Z" w:initials="SA">
    <w:p w14:paraId="03428A87" w14:textId="56612347" w:rsidR="0035518B" w:rsidRDefault="0035518B">
      <w:r>
        <w:annotationRef/>
      </w:r>
      <w:r w:rsidRPr="7478C09D">
        <w:t xml:space="preserve">Sign off Information needed to approve the migration project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72CD6D" w15:done="0"/>
  <w15:commentEx w15:paraId="5956B007" w15:done="0"/>
  <w15:commentEx w15:paraId="2B43E73E" w15:paraIdParent="5956B007" w15:done="0"/>
  <w15:commentEx w15:paraId="4D0C094B" w15:done="0"/>
  <w15:commentEx w15:paraId="7ED91B78" w15:done="0"/>
  <w15:commentEx w15:paraId="4E9522B1" w15:done="0"/>
  <w15:commentEx w15:paraId="00B2A98F" w15:done="0"/>
  <w15:commentEx w15:paraId="450AF67C" w15:done="0"/>
  <w15:commentEx w15:paraId="2E12E526" w15:done="0"/>
  <w15:commentEx w15:paraId="6590050B" w15:done="0"/>
  <w15:commentEx w15:paraId="6679C1ED" w15:done="0"/>
  <w15:commentEx w15:paraId="0950FE77" w15:done="0"/>
  <w15:commentEx w15:paraId="7199158B" w15:done="0"/>
  <w15:commentEx w15:paraId="0088589F" w15:done="0"/>
  <w15:commentEx w15:paraId="5351A4B4" w15:done="0"/>
  <w15:commentEx w15:paraId="4C3B5254" w15:done="0"/>
  <w15:commentEx w15:paraId="517671CF" w15:done="0"/>
  <w15:commentEx w15:paraId="41E89C6D" w15:paraIdParent="517671CF" w15:done="0"/>
  <w15:commentEx w15:paraId="03428A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A897AD" w16cex:dateUtc="2026-09-08T15:40:00Z"/>
  <w16cex:commentExtensible w16cex:durableId="0BFF1FEE" w16cex:dateUtc="2026-09-08T13:45:00Z"/>
  <w16cex:commentExtensible w16cex:durableId="71EE16BD" w16cex:dateUtc="2026-09-08T15:45:00Z"/>
  <w16cex:commentExtensible w16cex:durableId="3E7C7423" w16cex:dateUtc="2026-09-08T13:45:00Z"/>
  <w16cex:commentExtensible w16cex:durableId="1D1FBC15" w16cex:dateUtc="2026-09-09T16:39:00Z"/>
  <w16cex:commentExtensible w16cex:durableId="49C96970" w16cex:dateUtc="2026-09-09T16:40:00Z"/>
  <w16cex:commentExtensible w16cex:durableId="54C49D22" w16cex:dateUtc="2026-09-08T14:31:00Z"/>
  <w16cex:commentExtensible w16cex:durableId="6AB8E152" w16cex:dateUtc="2026-09-08T16:50:00Z"/>
  <w16cex:commentExtensible w16cex:durableId="5004AE99" w16cex:dateUtc="2026-09-08T14:51:00Z"/>
  <w16cex:commentExtensible w16cex:durableId="5CEC559A" w16cex:dateUtc="2026-09-08T14:15:00Z"/>
  <w16cex:commentExtensible w16cex:durableId="0B95EAA0" w16cex:dateUtc="2026-09-08T19:58:00Z"/>
  <w16cex:commentExtensible w16cex:durableId="288C9245" w16cex:dateUtc="2026-09-08T16:39:00Z"/>
  <w16cex:commentExtensible w16cex:durableId="3279BACE" w16cex:dateUtc="2026-09-08T16:30:00Z"/>
  <w16cex:commentExtensible w16cex:durableId="55A310AF" w16cex:dateUtc="2026-09-08T16:37:00Z"/>
  <w16cex:commentExtensible w16cex:durableId="4A718E06" w16cex:dateUtc="2026-09-08T15:34:00Z"/>
  <w16cex:commentExtensible w16cex:durableId="0D5B0308" w16cex:dateUtc="2026-09-08T16:32:00Z"/>
  <w16cex:commentExtensible w16cex:durableId="549091D3" w16cex:dateUtc="2026-09-08T14:21:00Z"/>
  <w16cex:commentExtensible w16cex:durableId="654BE5F9" w16cex:dateUtc="2026-09-08T16:31:00Z"/>
  <w16cex:commentExtensible w16cex:durableId="7A2086F3" w16cex:dateUtc="2026-09-08T1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72CD6D" w16cid:durableId="5FA897AD"/>
  <w16cid:commentId w16cid:paraId="5956B007" w16cid:durableId="0BFF1FEE"/>
  <w16cid:commentId w16cid:paraId="2B43E73E" w16cid:durableId="71EE16BD"/>
  <w16cid:commentId w16cid:paraId="4D0C094B" w16cid:durableId="3E7C7423"/>
  <w16cid:commentId w16cid:paraId="7ED91B78" w16cid:durableId="1D1FBC15"/>
  <w16cid:commentId w16cid:paraId="4E9522B1" w16cid:durableId="49C96970"/>
  <w16cid:commentId w16cid:paraId="00B2A98F" w16cid:durableId="54C49D22"/>
  <w16cid:commentId w16cid:paraId="450AF67C" w16cid:durableId="6AB8E152"/>
  <w16cid:commentId w16cid:paraId="2E12E526" w16cid:durableId="5004AE99"/>
  <w16cid:commentId w16cid:paraId="6590050B" w16cid:durableId="5CEC559A"/>
  <w16cid:commentId w16cid:paraId="6679C1ED" w16cid:durableId="0B95EAA0"/>
  <w16cid:commentId w16cid:paraId="0950FE77" w16cid:durableId="288C9245"/>
  <w16cid:commentId w16cid:paraId="7199158B" w16cid:durableId="3279BACE"/>
  <w16cid:commentId w16cid:paraId="0088589F" w16cid:durableId="55A310AF"/>
  <w16cid:commentId w16cid:paraId="5351A4B4" w16cid:durableId="4A718E06"/>
  <w16cid:commentId w16cid:paraId="4C3B5254" w16cid:durableId="0D5B0308"/>
  <w16cid:commentId w16cid:paraId="517671CF" w16cid:durableId="549091D3"/>
  <w16cid:commentId w16cid:paraId="41E89C6D" w16cid:durableId="654BE5F9"/>
  <w16cid:commentId w16cid:paraId="03428A87" w16cid:durableId="7A2086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9A322" w14:textId="77777777" w:rsidR="00D7058C" w:rsidRDefault="00D7058C">
      <w:pPr>
        <w:spacing w:after="0"/>
      </w:pPr>
      <w:r>
        <w:separator/>
      </w:r>
    </w:p>
  </w:endnote>
  <w:endnote w:type="continuationSeparator" w:id="0">
    <w:p w14:paraId="6CB6456B" w14:textId="77777777" w:rsidR="00D7058C" w:rsidRDefault="00D705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2"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63" w14:textId="03F2A587"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4</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5</w:t>
    </w:r>
    <w:r>
      <w:rPr>
        <w:sz w:val="14"/>
      </w:rPr>
      <w:fldChar w:fldCharType="end"/>
    </w:r>
    <w:r>
      <w:tab/>
    </w:r>
    <w:r>
      <w:rPr>
        <w:sz w:val="15"/>
        <w:szCs w:val="15"/>
      </w:rPr>
      <w:t>14-Aug-2026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5"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66" w14:textId="58B3784B"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5</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6</w:t>
    </w:r>
    <w:r>
      <w:rPr>
        <w:sz w:val="14"/>
      </w:rPr>
      <w:fldChar w:fldCharType="end"/>
    </w:r>
    <w:r>
      <w:tab/>
    </w:r>
    <w:r>
      <w:rPr>
        <w:sz w:val="15"/>
        <w:szCs w:val="15"/>
      </w:rPr>
      <w:t>14-Aug-2026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8"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69" w14:textId="23B8127F"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10</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11</w:t>
    </w:r>
    <w:r>
      <w:rPr>
        <w:sz w:val="14"/>
      </w:rPr>
      <w:fldChar w:fldCharType="end"/>
    </w:r>
    <w:r>
      <w:tab/>
    </w:r>
    <w:r>
      <w:rPr>
        <w:sz w:val="15"/>
        <w:szCs w:val="15"/>
      </w:rPr>
      <w:t>14-Aug-2026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B"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6C" w14:textId="1229CE05"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11</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12</w:t>
    </w:r>
    <w:r>
      <w:rPr>
        <w:sz w:val="14"/>
      </w:rPr>
      <w:fldChar w:fldCharType="end"/>
    </w:r>
    <w:r>
      <w:tab/>
    </w:r>
    <w:r>
      <w:rPr>
        <w:sz w:val="15"/>
        <w:szCs w:val="15"/>
      </w:rPr>
      <w:t>14-Aug-2026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E"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6F" w14:textId="6BCEFAD6"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12</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12</w:t>
    </w:r>
    <w:r>
      <w:rPr>
        <w:sz w:val="14"/>
      </w:rPr>
      <w:fldChar w:fldCharType="end"/>
    </w:r>
    <w:r>
      <w:tab/>
    </w:r>
    <w:r>
      <w:rPr>
        <w:sz w:val="15"/>
        <w:szCs w:val="15"/>
      </w:rPr>
      <w:t>14-Aug-2026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1"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72" w14:textId="38A7C1CA"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13</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14</w:t>
    </w:r>
    <w:r>
      <w:rPr>
        <w:sz w:val="14"/>
      </w:rPr>
      <w:fldChar w:fldCharType="end"/>
    </w:r>
    <w:r>
      <w:tab/>
    </w:r>
    <w:r>
      <w:rPr>
        <w:sz w:val="15"/>
        <w:szCs w:val="15"/>
      </w:rPr>
      <w:t>14-Aug-2026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4"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75" w14:textId="478E4016"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18</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19</w:t>
    </w:r>
    <w:r>
      <w:rPr>
        <w:sz w:val="14"/>
      </w:rPr>
      <w:fldChar w:fldCharType="end"/>
    </w:r>
    <w:r>
      <w:tab/>
    </w:r>
    <w:r>
      <w:rPr>
        <w:sz w:val="15"/>
        <w:szCs w:val="15"/>
      </w:rPr>
      <w:t>14-Aug-2026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7"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78" w14:textId="5AEF5163"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19</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20</w:t>
    </w:r>
    <w:r>
      <w:rPr>
        <w:sz w:val="14"/>
      </w:rPr>
      <w:fldChar w:fldCharType="end"/>
    </w:r>
    <w:r>
      <w:tab/>
    </w:r>
    <w:r>
      <w:rPr>
        <w:sz w:val="15"/>
        <w:szCs w:val="15"/>
      </w:rPr>
      <w:t>14-Aug-2026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A"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7B" w14:textId="6D8446FA"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21</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22</w:t>
    </w:r>
    <w:r>
      <w:rPr>
        <w:sz w:val="14"/>
      </w:rPr>
      <w:fldChar w:fldCharType="end"/>
    </w:r>
    <w:r>
      <w:tab/>
    </w:r>
    <w:r>
      <w:rPr>
        <w:sz w:val="15"/>
        <w:szCs w:val="15"/>
      </w:rPr>
      <w:t>14-Aug-2026</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D"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7E" w14:textId="230459E4"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22</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23</w:t>
    </w:r>
    <w:r>
      <w:rPr>
        <w:sz w:val="14"/>
      </w:rPr>
      <w:fldChar w:fldCharType="end"/>
    </w:r>
    <w:r>
      <w:tab/>
    </w:r>
    <w:r>
      <w:rPr>
        <w:sz w:val="15"/>
        <w:szCs w:val="15"/>
      </w:rPr>
      <w:t>14-Aug-2026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0"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81" w14:textId="313AD0EB"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24</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25</w:t>
    </w:r>
    <w:r>
      <w:rPr>
        <w:sz w:val="14"/>
      </w:rPr>
      <w:fldChar w:fldCharType="end"/>
    </w:r>
    <w:r>
      <w:tab/>
    </w:r>
    <w:r>
      <w:rPr>
        <w:sz w:val="15"/>
        <w:szCs w:val="15"/>
      </w:rPr>
      <w:t>14-Aug-2026</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3"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84" w14:textId="219804A5"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25</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26</w:t>
    </w:r>
    <w:r>
      <w:rPr>
        <w:sz w:val="14"/>
      </w:rPr>
      <w:fldChar w:fldCharType="end"/>
    </w:r>
    <w:r>
      <w:tab/>
    </w:r>
    <w:r>
      <w:rPr>
        <w:sz w:val="15"/>
        <w:szCs w:val="15"/>
      </w:rPr>
      <w:t>14-Aug-2026</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6"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87" w14:textId="79161BE7"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34</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35</w:t>
    </w:r>
    <w:r>
      <w:rPr>
        <w:sz w:val="14"/>
      </w:rPr>
      <w:fldChar w:fldCharType="end"/>
    </w:r>
    <w:r>
      <w:tab/>
    </w:r>
    <w:r>
      <w:rPr>
        <w:sz w:val="15"/>
        <w:szCs w:val="15"/>
      </w:rPr>
      <w:t>14-Aug-2026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9"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8A" w14:textId="71E5279C"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35</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36</w:t>
    </w:r>
    <w:r>
      <w:rPr>
        <w:sz w:val="14"/>
      </w:rPr>
      <w:fldChar w:fldCharType="end"/>
    </w:r>
    <w:r>
      <w:tab/>
    </w:r>
    <w:r>
      <w:rPr>
        <w:sz w:val="15"/>
        <w:szCs w:val="15"/>
      </w:rPr>
      <w:t>14-Aug-2026</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C"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8D" w14:textId="26098487"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37</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38</w:t>
    </w:r>
    <w:r>
      <w:rPr>
        <w:sz w:val="14"/>
      </w:rPr>
      <w:fldChar w:fldCharType="end"/>
    </w:r>
    <w:r>
      <w:tab/>
    </w:r>
    <w:r>
      <w:rPr>
        <w:sz w:val="15"/>
        <w:szCs w:val="15"/>
      </w:rPr>
      <w:t>14-Aug-2026</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F"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90" w14:textId="6FB9E960"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38</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39</w:t>
    </w:r>
    <w:r>
      <w:rPr>
        <w:sz w:val="14"/>
      </w:rPr>
      <w:fldChar w:fldCharType="end"/>
    </w:r>
    <w:r>
      <w:tab/>
    </w:r>
    <w:r>
      <w:rPr>
        <w:sz w:val="15"/>
        <w:szCs w:val="15"/>
      </w:rPr>
      <w:t>14-Aug-2026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2"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93" w14:textId="483E53ED"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42</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43</w:t>
    </w:r>
    <w:r>
      <w:rPr>
        <w:sz w:val="14"/>
      </w:rPr>
      <w:fldChar w:fldCharType="end"/>
    </w:r>
    <w:r>
      <w:tab/>
    </w:r>
    <w:r>
      <w:rPr>
        <w:sz w:val="15"/>
        <w:szCs w:val="15"/>
      </w:rPr>
      <w:t>14-Aug-2026</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5"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96" w14:textId="5CD09D3F"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43</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44</w:t>
    </w:r>
    <w:r>
      <w:rPr>
        <w:sz w:val="14"/>
      </w:rPr>
      <w:fldChar w:fldCharType="end"/>
    </w:r>
    <w:r>
      <w:tab/>
    </w:r>
    <w:r>
      <w:rPr>
        <w:sz w:val="15"/>
        <w:szCs w:val="15"/>
      </w:rPr>
      <w:t>14-Aug-2026</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8"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99" w14:textId="047D9790"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44</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45</w:t>
    </w:r>
    <w:r>
      <w:rPr>
        <w:sz w:val="14"/>
      </w:rPr>
      <w:fldChar w:fldCharType="end"/>
    </w:r>
    <w:r>
      <w:tab/>
    </w:r>
    <w:r>
      <w:rPr>
        <w:sz w:val="15"/>
        <w:szCs w:val="15"/>
      </w:rPr>
      <w:t>14-Aug-2026</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B"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9C" w14:textId="16E8249C"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45</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46</w:t>
    </w:r>
    <w:r>
      <w:rPr>
        <w:sz w:val="14"/>
      </w:rPr>
      <w:fldChar w:fldCharType="end"/>
    </w:r>
    <w:r>
      <w:tab/>
    </w:r>
    <w:r>
      <w:rPr>
        <w:sz w:val="15"/>
        <w:szCs w:val="15"/>
      </w:rPr>
      <w:t>14-Aug-2026</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E"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9F" w14:textId="6333B93E"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46</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47</w:t>
    </w:r>
    <w:r>
      <w:rPr>
        <w:sz w:val="14"/>
      </w:rPr>
      <w:fldChar w:fldCharType="end"/>
    </w:r>
    <w:r>
      <w:tab/>
    </w:r>
    <w:r>
      <w:rPr>
        <w:sz w:val="15"/>
        <w:szCs w:val="15"/>
      </w:rPr>
      <w:t>14-Aug-2026</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A1"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A2" w14:textId="0D39C2F0"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47</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48</w:t>
    </w:r>
    <w:r>
      <w:rPr>
        <w:sz w:val="14"/>
      </w:rPr>
      <w:fldChar w:fldCharType="end"/>
    </w:r>
    <w:r>
      <w:tab/>
    </w:r>
    <w:r>
      <w:rPr>
        <w:sz w:val="15"/>
        <w:szCs w:val="15"/>
      </w:rPr>
      <w:t>14-Aug-2026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60BA7" w14:textId="77777777" w:rsidR="00D7058C" w:rsidRDefault="00D7058C">
      <w:r>
        <w:separator/>
      </w:r>
    </w:p>
  </w:footnote>
  <w:footnote w:type="continuationSeparator" w:id="0">
    <w:p w14:paraId="42EC24A7" w14:textId="77777777" w:rsidR="00D7058C" w:rsidRDefault="00D705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1"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4"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7"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A"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D"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0"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3"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6"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9"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C"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F"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2"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5"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8"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B"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E"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1"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4"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7"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A"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D"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A0"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26C1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3C82B27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3D384E2F"/>
    <w:multiLevelType w:val="multilevel"/>
    <w:tmpl w:val="71D8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4581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6660527">
    <w:abstractNumId w:val="0"/>
  </w:num>
  <w:num w:numId="3" w16cid:durableId="13279060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lindo, George">
    <w15:presenceInfo w15:providerId="AD" w15:userId="S::george.galindo@geha.com::77a91d79-8d45-434f-bda8-fb6eb4b2fd9a"/>
  </w15:person>
  <w15:person w15:author="Syed Ahmed">
    <w15:presenceInfo w15:providerId="AD" w15:userId="S::syed.ahmed@citiustech.com::c3852d60-d050-45c2-8ad9-aea3f9d3308c"/>
  </w15:person>
  <w15:person w15:author="Joseph, Bibbin">
    <w15:presenceInfo w15:providerId="AD" w15:userId="S::bibbin.joseph@geha.com::c4b25ada-973b-4448-b915-2fa215c70e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5111"/>
    <w:rsid w:val="0000023D"/>
    <w:rsid w:val="00002BDC"/>
    <w:rsid w:val="000041B7"/>
    <w:rsid w:val="00004A17"/>
    <w:rsid w:val="00005CBA"/>
    <w:rsid w:val="000078AF"/>
    <w:rsid w:val="00010ED6"/>
    <w:rsid w:val="0001295C"/>
    <w:rsid w:val="00020387"/>
    <w:rsid w:val="00021CA1"/>
    <w:rsid w:val="00024B9E"/>
    <w:rsid w:val="0002510A"/>
    <w:rsid w:val="00032FE3"/>
    <w:rsid w:val="00033A60"/>
    <w:rsid w:val="00036201"/>
    <w:rsid w:val="00045ABA"/>
    <w:rsid w:val="00046F41"/>
    <w:rsid w:val="00047D9B"/>
    <w:rsid w:val="000652F3"/>
    <w:rsid w:val="00065989"/>
    <w:rsid w:val="00071B3C"/>
    <w:rsid w:val="000800A9"/>
    <w:rsid w:val="00080531"/>
    <w:rsid w:val="00085114"/>
    <w:rsid w:val="00086117"/>
    <w:rsid w:val="00086274"/>
    <w:rsid w:val="000868B9"/>
    <w:rsid w:val="00087180"/>
    <w:rsid w:val="000928FA"/>
    <w:rsid w:val="00096943"/>
    <w:rsid w:val="00097DC1"/>
    <w:rsid w:val="000A0CB8"/>
    <w:rsid w:val="000A288B"/>
    <w:rsid w:val="000A4943"/>
    <w:rsid w:val="000A70D2"/>
    <w:rsid w:val="000B6856"/>
    <w:rsid w:val="000C67AB"/>
    <w:rsid w:val="000D07E7"/>
    <w:rsid w:val="000D3406"/>
    <w:rsid w:val="000D53AA"/>
    <w:rsid w:val="000E2B62"/>
    <w:rsid w:val="000E3FD4"/>
    <w:rsid w:val="000E4FC4"/>
    <w:rsid w:val="000E5E43"/>
    <w:rsid w:val="000E7E15"/>
    <w:rsid w:val="000F11DC"/>
    <w:rsid w:val="00104151"/>
    <w:rsid w:val="00107CA0"/>
    <w:rsid w:val="00111431"/>
    <w:rsid w:val="00111EBD"/>
    <w:rsid w:val="00112DDB"/>
    <w:rsid w:val="001146AC"/>
    <w:rsid w:val="00121C52"/>
    <w:rsid w:val="00134E7F"/>
    <w:rsid w:val="00140843"/>
    <w:rsid w:val="001433B6"/>
    <w:rsid w:val="00143D41"/>
    <w:rsid w:val="00150AF5"/>
    <w:rsid w:val="00150F7E"/>
    <w:rsid w:val="0015102C"/>
    <w:rsid w:val="00151089"/>
    <w:rsid w:val="00151878"/>
    <w:rsid w:val="001521C9"/>
    <w:rsid w:val="001554BC"/>
    <w:rsid w:val="00155C99"/>
    <w:rsid w:val="00160791"/>
    <w:rsid w:val="0016229E"/>
    <w:rsid w:val="00162D98"/>
    <w:rsid w:val="001645CB"/>
    <w:rsid w:val="00171BB8"/>
    <w:rsid w:val="001723FC"/>
    <w:rsid w:val="00172C8C"/>
    <w:rsid w:val="00174A5B"/>
    <w:rsid w:val="00175D51"/>
    <w:rsid w:val="00176E19"/>
    <w:rsid w:val="00177F39"/>
    <w:rsid w:val="0018014D"/>
    <w:rsid w:val="00180D38"/>
    <w:rsid w:val="001811B8"/>
    <w:rsid w:val="00181E3D"/>
    <w:rsid w:val="00187EB3"/>
    <w:rsid w:val="00191035"/>
    <w:rsid w:val="00192766"/>
    <w:rsid w:val="00192EBD"/>
    <w:rsid w:val="001A0A74"/>
    <w:rsid w:val="001A16BC"/>
    <w:rsid w:val="001A47A2"/>
    <w:rsid w:val="001A7760"/>
    <w:rsid w:val="001A79C5"/>
    <w:rsid w:val="001A7A54"/>
    <w:rsid w:val="001B04A2"/>
    <w:rsid w:val="001B20C4"/>
    <w:rsid w:val="001B391C"/>
    <w:rsid w:val="001B3E56"/>
    <w:rsid w:val="001B6261"/>
    <w:rsid w:val="001B6C52"/>
    <w:rsid w:val="001C17A3"/>
    <w:rsid w:val="001C6EB4"/>
    <w:rsid w:val="001D2043"/>
    <w:rsid w:val="001D2B7F"/>
    <w:rsid w:val="001D4AF0"/>
    <w:rsid w:val="001D4D2B"/>
    <w:rsid w:val="001F0C1B"/>
    <w:rsid w:val="001F0F39"/>
    <w:rsid w:val="001F1EB9"/>
    <w:rsid w:val="001F20AF"/>
    <w:rsid w:val="001F59F4"/>
    <w:rsid w:val="00200B9C"/>
    <w:rsid w:val="002030F7"/>
    <w:rsid w:val="00206D3B"/>
    <w:rsid w:val="00212C6F"/>
    <w:rsid w:val="00214670"/>
    <w:rsid w:val="00216963"/>
    <w:rsid w:val="002239D3"/>
    <w:rsid w:val="002434D1"/>
    <w:rsid w:val="0024711C"/>
    <w:rsid w:val="00252B5F"/>
    <w:rsid w:val="00254096"/>
    <w:rsid w:val="002561CC"/>
    <w:rsid w:val="002568DD"/>
    <w:rsid w:val="00265844"/>
    <w:rsid w:val="002658F6"/>
    <w:rsid w:val="0026662E"/>
    <w:rsid w:val="002715CB"/>
    <w:rsid w:val="002717E4"/>
    <w:rsid w:val="002719C9"/>
    <w:rsid w:val="002722E3"/>
    <w:rsid w:val="00286CD0"/>
    <w:rsid w:val="00290BBC"/>
    <w:rsid w:val="00291FDE"/>
    <w:rsid w:val="002A49C3"/>
    <w:rsid w:val="002B0338"/>
    <w:rsid w:val="002B7DAA"/>
    <w:rsid w:val="002C1CB1"/>
    <w:rsid w:val="002C2C90"/>
    <w:rsid w:val="002C5D7C"/>
    <w:rsid w:val="002C5E1D"/>
    <w:rsid w:val="002C5EBA"/>
    <w:rsid w:val="002C6A2A"/>
    <w:rsid w:val="002C6FC3"/>
    <w:rsid w:val="002C754A"/>
    <w:rsid w:val="002D4973"/>
    <w:rsid w:val="002E01FB"/>
    <w:rsid w:val="002E1A2F"/>
    <w:rsid w:val="002E23AC"/>
    <w:rsid w:val="002E4EA9"/>
    <w:rsid w:val="002E5293"/>
    <w:rsid w:val="002E630A"/>
    <w:rsid w:val="002F0BFF"/>
    <w:rsid w:val="002F23A2"/>
    <w:rsid w:val="002F3257"/>
    <w:rsid w:val="002F7248"/>
    <w:rsid w:val="00302F49"/>
    <w:rsid w:val="00302FF0"/>
    <w:rsid w:val="00303191"/>
    <w:rsid w:val="00303D64"/>
    <w:rsid w:val="00317AE7"/>
    <w:rsid w:val="003208BD"/>
    <w:rsid w:val="00321A98"/>
    <w:rsid w:val="003231B5"/>
    <w:rsid w:val="0032480C"/>
    <w:rsid w:val="00325B0F"/>
    <w:rsid w:val="00330AA2"/>
    <w:rsid w:val="003372FE"/>
    <w:rsid w:val="003429CC"/>
    <w:rsid w:val="00342C28"/>
    <w:rsid w:val="003456A9"/>
    <w:rsid w:val="003532EC"/>
    <w:rsid w:val="0035518B"/>
    <w:rsid w:val="00356534"/>
    <w:rsid w:val="00356715"/>
    <w:rsid w:val="00356D97"/>
    <w:rsid w:val="00362715"/>
    <w:rsid w:val="00367C1F"/>
    <w:rsid w:val="00370163"/>
    <w:rsid w:val="0037058A"/>
    <w:rsid w:val="00373260"/>
    <w:rsid w:val="00377572"/>
    <w:rsid w:val="0037774B"/>
    <w:rsid w:val="00380389"/>
    <w:rsid w:val="003808E0"/>
    <w:rsid w:val="0038397B"/>
    <w:rsid w:val="00392DBA"/>
    <w:rsid w:val="003931E4"/>
    <w:rsid w:val="003932B9"/>
    <w:rsid w:val="00393F86"/>
    <w:rsid w:val="003A13B3"/>
    <w:rsid w:val="003A715E"/>
    <w:rsid w:val="003B0936"/>
    <w:rsid w:val="003B0B3D"/>
    <w:rsid w:val="003B2598"/>
    <w:rsid w:val="003B4FE8"/>
    <w:rsid w:val="003B6731"/>
    <w:rsid w:val="003B68D3"/>
    <w:rsid w:val="003B714A"/>
    <w:rsid w:val="003C56FB"/>
    <w:rsid w:val="003C7149"/>
    <w:rsid w:val="003D2D04"/>
    <w:rsid w:val="003D7CEB"/>
    <w:rsid w:val="003E122B"/>
    <w:rsid w:val="003E6EAD"/>
    <w:rsid w:val="003F1573"/>
    <w:rsid w:val="003F45B4"/>
    <w:rsid w:val="00402D2F"/>
    <w:rsid w:val="0041117E"/>
    <w:rsid w:val="00411317"/>
    <w:rsid w:val="004144BB"/>
    <w:rsid w:val="00414ACB"/>
    <w:rsid w:val="00416956"/>
    <w:rsid w:val="0042149C"/>
    <w:rsid w:val="00422151"/>
    <w:rsid w:val="00422FC6"/>
    <w:rsid w:val="00423337"/>
    <w:rsid w:val="004305E3"/>
    <w:rsid w:val="00430DBD"/>
    <w:rsid w:val="00433B98"/>
    <w:rsid w:val="00435A1D"/>
    <w:rsid w:val="00444699"/>
    <w:rsid w:val="00454557"/>
    <w:rsid w:val="00454A4D"/>
    <w:rsid w:val="004552C8"/>
    <w:rsid w:val="00457BBE"/>
    <w:rsid w:val="004619C6"/>
    <w:rsid w:val="00464228"/>
    <w:rsid w:val="004646C1"/>
    <w:rsid w:val="00464F95"/>
    <w:rsid w:val="004656C6"/>
    <w:rsid w:val="00466E91"/>
    <w:rsid w:val="004708A0"/>
    <w:rsid w:val="00472C50"/>
    <w:rsid w:val="004739D1"/>
    <w:rsid w:val="004769D3"/>
    <w:rsid w:val="004837B4"/>
    <w:rsid w:val="00483A69"/>
    <w:rsid w:val="00486B55"/>
    <w:rsid w:val="004901ED"/>
    <w:rsid w:val="00493199"/>
    <w:rsid w:val="004933E9"/>
    <w:rsid w:val="00495F2E"/>
    <w:rsid w:val="004A01DC"/>
    <w:rsid w:val="004A0EAB"/>
    <w:rsid w:val="004A7B9A"/>
    <w:rsid w:val="004B1655"/>
    <w:rsid w:val="004B1C93"/>
    <w:rsid w:val="004B5A7C"/>
    <w:rsid w:val="004B6F7A"/>
    <w:rsid w:val="004B7C30"/>
    <w:rsid w:val="004C49E7"/>
    <w:rsid w:val="004D464C"/>
    <w:rsid w:val="004D475F"/>
    <w:rsid w:val="004D7774"/>
    <w:rsid w:val="004E1BA9"/>
    <w:rsid w:val="005003FD"/>
    <w:rsid w:val="005015DC"/>
    <w:rsid w:val="005027CD"/>
    <w:rsid w:val="0050714E"/>
    <w:rsid w:val="00510B8B"/>
    <w:rsid w:val="005207ED"/>
    <w:rsid w:val="00522B6A"/>
    <w:rsid w:val="005231C3"/>
    <w:rsid w:val="00524B3D"/>
    <w:rsid w:val="00531919"/>
    <w:rsid w:val="00533E37"/>
    <w:rsid w:val="00534216"/>
    <w:rsid w:val="00536002"/>
    <w:rsid w:val="005374E8"/>
    <w:rsid w:val="00547A5A"/>
    <w:rsid w:val="005559DE"/>
    <w:rsid w:val="00556013"/>
    <w:rsid w:val="005562EE"/>
    <w:rsid w:val="005636A2"/>
    <w:rsid w:val="005639A8"/>
    <w:rsid w:val="00565150"/>
    <w:rsid w:val="005653D6"/>
    <w:rsid w:val="00570C66"/>
    <w:rsid w:val="00574340"/>
    <w:rsid w:val="00581FF5"/>
    <w:rsid w:val="00583F04"/>
    <w:rsid w:val="0058596D"/>
    <w:rsid w:val="005877D1"/>
    <w:rsid w:val="00590E8E"/>
    <w:rsid w:val="00592985"/>
    <w:rsid w:val="00593854"/>
    <w:rsid w:val="00594280"/>
    <w:rsid w:val="005962BF"/>
    <w:rsid w:val="005A3236"/>
    <w:rsid w:val="005C1D27"/>
    <w:rsid w:val="005C2ED1"/>
    <w:rsid w:val="005D3E3E"/>
    <w:rsid w:val="005D660B"/>
    <w:rsid w:val="005E56A2"/>
    <w:rsid w:val="005F1366"/>
    <w:rsid w:val="005F15B8"/>
    <w:rsid w:val="005F2142"/>
    <w:rsid w:val="005F3927"/>
    <w:rsid w:val="005F7722"/>
    <w:rsid w:val="005F79BE"/>
    <w:rsid w:val="006011CF"/>
    <w:rsid w:val="006023C2"/>
    <w:rsid w:val="0060550F"/>
    <w:rsid w:val="00607CB1"/>
    <w:rsid w:val="00610189"/>
    <w:rsid w:val="00621820"/>
    <w:rsid w:val="0062596F"/>
    <w:rsid w:val="0063494E"/>
    <w:rsid w:val="00636F09"/>
    <w:rsid w:val="00640DB2"/>
    <w:rsid w:val="00643596"/>
    <w:rsid w:val="00650B4D"/>
    <w:rsid w:val="006521E0"/>
    <w:rsid w:val="00661A66"/>
    <w:rsid w:val="00662DAB"/>
    <w:rsid w:val="00665B95"/>
    <w:rsid w:val="00666C9B"/>
    <w:rsid w:val="0066714B"/>
    <w:rsid w:val="00667A1C"/>
    <w:rsid w:val="00672545"/>
    <w:rsid w:val="0067734B"/>
    <w:rsid w:val="006802C8"/>
    <w:rsid w:val="00681723"/>
    <w:rsid w:val="00682613"/>
    <w:rsid w:val="00685063"/>
    <w:rsid w:val="00686D3E"/>
    <w:rsid w:val="00690CD3"/>
    <w:rsid w:val="00691D3C"/>
    <w:rsid w:val="0069283C"/>
    <w:rsid w:val="00693191"/>
    <w:rsid w:val="00693787"/>
    <w:rsid w:val="006A112F"/>
    <w:rsid w:val="006A7CF4"/>
    <w:rsid w:val="006B1CE6"/>
    <w:rsid w:val="006B359E"/>
    <w:rsid w:val="006B4E5A"/>
    <w:rsid w:val="006F4268"/>
    <w:rsid w:val="006F44EF"/>
    <w:rsid w:val="006F4F1E"/>
    <w:rsid w:val="006F5815"/>
    <w:rsid w:val="006F5BBB"/>
    <w:rsid w:val="0070096A"/>
    <w:rsid w:val="007030EF"/>
    <w:rsid w:val="00705731"/>
    <w:rsid w:val="007241AB"/>
    <w:rsid w:val="0072524B"/>
    <w:rsid w:val="007263BB"/>
    <w:rsid w:val="00727FDC"/>
    <w:rsid w:val="00732076"/>
    <w:rsid w:val="00732935"/>
    <w:rsid w:val="00742C89"/>
    <w:rsid w:val="007437E2"/>
    <w:rsid w:val="007447E8"/>
    <w:rsid w:val="00750430"/>
    <w:rsid w:val="0075073A"/>
    <w:rsid w:val="0075478B"/>
    <w:rsid w:val="007575B4"/>
    <w:rsid w:val="00760CC7"/>
    <w:rsid w:val="0076140D"/>
    <w:rsid w:val="0076245D"/>
    <w:rsid w:val="00763480"/>
    <w:rsid w:val="00766489"/>
    <w:rsid w:val="0077142B"/>
    <w:rsid w:val="00771C86"/>
    <w:rsid w:val="00775B69"/>
    <w:rsid w:val="007774DF"/>
    <w:rsid w:val="00777F5A"/>
    <w:rsid w:val="007807FD"/>
    <w:rsid w:val="007834B3"/>
    <w:rsid w:val="00783505"/>
    <w:rsid w:val="00786B7E"/>
    <w:rsid w:val="00791A13"/>
    <w:rsid w:val="007A31C5"/>
    <w:rsid w:val="007A3E22"/>
    <w:rsid w:val="007B313B"/>
    <w:rsid w:val="007B454A"/>
    <w:rsid w:val="007B71AF"/>
    <w:rsid w:val="007C13A6"/>
    <w:rsid w:val="007C2E05"/>
    <w:rsid w:val="007C4455"/>
    <w:rsid w:val="007C58EF"/>
    <w:rsid w:val="007D0FE4"/>
    <w:rsid w:val="007D0FF5"/>
    <w:rsid w:val="007D3807"/>
    <w:rsid w:val="007D3921"/>
    <w:rsid w:val="007D6521"/>
    <w:rsid w:val="007D8C8B"/>
    <w:rsid w:val="007E115D"/>
    <w:rsid w:val="007E26E0"/>
    <w:rsid w:val="007F1BCD"/>
    <w:rsid w:val="007F1C90"/>
    <w:rsid w:val="007F209D"/>
    <w:rsid w:val="007F408E"/>
    <w:rsid w:val="007F5111"/>
    <w:rsid w:val="007F6AAC"/>
    <w:rsid w:val="007F6CB5"/>
    <w:rsid w:val="007F79EE"/>
    <w:rsid w:val="00800601"/>
    <w:rsid w:val="00804B95"/>
    <w:rsid w:val="0080674C"/>
    <w:rsid w:val="00807383"/>
    <w:rsid w:val="008078AD"/>
    <w:rsid w:val="00814E9B"/>
    <w:rsid w:val="0081503B"/>
    <w:rsid w:val="00832E3B"/>
    <w:rsid w:val="0083361F"/>
    <w:rsid w:val="00835818"/>
    <w:rsid w:val="00835948"/>
    <w:rsid w:val="00846A2F"/>
    <w:rsid w:val="00846A52"/>
    <w:rsid w:val="00850F5E"/>
    <w:rsid w:val="008555B7"/>
    <w:rsid w:val="008571A1"/>
    <w:rsid w:val="00857CF1"/>
    <w:rsid w:val="00867D7E"/>
    <w:rsid w:val="0087054B"/>
    <w:rsid w:val="0087436A"/>
    <w:rsid w:val="00876118"/>
    <w:rsid w:val="00882CFB"/>
    <w:rsid w:val="00887214"/>
    <w:rsid w:val="00891B0D"/>
    <w:rsid w:val="00892D5B"/>
    <w:rsid w:val="0089576D"/>
    <w:rsid w:val="00895913"/>
    <w:rsid w:val="00897FBF"/>
    <w:rsid w:val="008A18A4"/>
    <w:rsid w:val="008A1E0D"/>
    <w:rsid w:val="008B7B1E"/>
    <w:rsid w:val="008C0A7D"/>
    <w:rsid w:val="008C414D"/>
    <w:rsid w:val="008D4ACE"/>
    <w:rsid w:val="008D6AEC"/>
    <w:rsid w:val="008E3A4A"/>
    <w:rsid w:val="008E45C1"/>
    <w:rsid w:val="008E47A0"/>
    <w:rsid w:val="008E5A47"/>
    <w:rsid w:val="008E5C1A"/>
    <w:rsid w:val="008E614B"/>
    <w:rsid w:val="008E6C25"/>
    <w:rsid w:val="008F192D"/>
    <w:rsid w:val="008F250F"/>
    <w:rsid w:val="008F33BE"/>
    <w:rsid w:val="008F75F3"/>
    <w:rsid w:val="00903DBC"/>
    <w:rsid w:val="00911DC9"/>
    <w:rsid w:val="009123C9"/>
    <w:rsid w:val="00913D07"/>
    <w:rsid w:val="00921149"/>
    <w:rsid w:val="00931468"/>
    <w:rsid w:val="00931828"/>
    <w:rsid w:val="00940729"/>
    <w:rsid w:val="0094270E"/>
    <w:rsid w:val="00942E80"/>
    <w:rsid w:val="00946990"/>
    <w:rsid w:val="00947433"/>
    <w:rsid w:val="00951A13"/>
    <w:rsid w:val="00952136"/>
    <w:rsid w:val="00953720"/>
    <w:rsid w:val="00953B49"/>
    <w:rsid w:val="009553B5"/>
    <w:rsid w:val="0096268C"/>
    <w:rsid w:val="00963DF6"/>
    <w:rsid w:val="00974C74"/>
    <w:rsid w:val="009751BE"/>
    <w:rsid w:val="009751FE"/>
    <w:rsid w:val="00975C29"/>
    <w:rsid w:val="009838F1"/>
    <w:rsid w:val="00984070"/>
    <w:rsid w:val="00984B2D"/>
    <w:rsid w:val="009852A6"/>
    <w:rsid w:val="00985B78"/>
    <w:rsid w:val="0098655D"/>
    <w:rsid w:val="00991167"/>
    <w:rsid w:val="00993E17"/>
    <w:rsid w:val="00994557"/>
    <w:rsid w:val="00996B69"/>
    <w:rsid w:val="009A054E"/>
    <w:rsid w:val="009A2236"/>
    <w:rsid w:val="009A6654"/>
    <w:rsid w:val="009A6C91"/>
    <w:rsid w:val="009A7450"/>
    <w:rsid w:val="009B139A"/>
    <w:rsid w:val="009B2148"/>
    <w:rsid w:val="009B5674"/>
    <w:rsid w:val="009C4715"/>
    <w:rsid w:val="009C5572"/>
    <w:rsid w:val="009D364E"/>
    <w:rsid w:val="009D699E"/>
    <w:rsid w:val="009E2D66"/>
    <w:rsid w:val="009E4F0C"/>
    <w:rsid w:val="009E61AF"/>
    <w:rsid w:val="009E622D"/>
    <w:rsid w:val="009F31BF"/>
    <w:rsid w:val="009F64E6"/>
    <w:rsid w:val="00A00A81"/>
    <w:rsid w:val="00A028A4"/>
    <w:rsid w:val="00A15D7B"/>
    <w:rsid w:val="00A17665"/>
    <w:rsid w:val="00A17FC3"/>
    <w:rsid w:val="00A20A54"/>
    <w:rsid w:val="00A225ED"/>
    <w:rsid w:val="00A25CF9"/>
    <w:rsid w:val="00A32B92"/>
    <w:rsid w:val="00A41DE5"/>
    <w:rsid w:val="00A42B0C"/>
    <w:rsid w:val="00A474E7"/>
    <w:rsid w:val="00A479EE"/>
    <w:rsid w:val="00A50D1E"/>
    <w:rsid w:val="00A54B19"/>
    <w:rsid w:val="00A602AD"/>
    <w:rsid w:val="00A60AFA"/>
    <w:rsid w:val="00A60BE9"/>
    <w:rsid w:val="00A610A8"/>
    <w:rsid w:val="00A615C9"/>
    <w:rsid w:val="00A62DBB"/>
    <w:rsid w:val="00A66C28"/>
    <w:rsid w:val="00A740E5"/>
    <w:rsid w:val="00A74B34"/>
    <w:rsid w:val="00A74BEA"/>
    <w:rsid w:val="00A81080"/>
    <w:rsid w:val="00A81BFD"/>
    <w:rsid w:val="00A85C0E"/>
    <w:rsid w:val="00A87472"/>
    <w:rsid w:val="00A9135A"/>
    <w:rsid w:val="00A917F0"/>
    <w:rsid w:val="00A92BB0"/>
    <w:rsid w:val="00A92C21"/>
    <w:rsid w:val="00AA0C5A"/>
    <w:rsid w:val="00AA32F2"/>
    <w:rsid w:val="00AA7582"/>
    <w:rsid w:val="00AB2D83"/>
    <w:rsid w:val="00AB3565"/>
    <w:rsid w:val="00AB3F24"/>
    <w:rsid w:val="00AB4F38"/>
    <w:rsid w:val="00AD185D"/>
    <w:rsid w:val="00AD1D92"/>
    <w:rsid w:val="00AE2801"/>
    <w:rsid w:val="00AE4C8C"/>
    <w:rsid w:val="00AE6A3B"/>
    <w:rsid w:val="00AF3713"/>
    <w:rsid w:val="00AF7AFE"/>
    <w:rsid w:val="00B009A2"/>
    <w:rsid w:val="00B02895"/>
    <w:rsid w:val="00B06469"/>
    <w:rsid w:val="00B06F10"/>
    <w:rsid w:val="00B10E19"/>
    <w:rsid w:val="00B12620"/>
    <w:rsid w:val="00B16AF8"/>
    <w:rsid w:val="00B238BA"/>
    <w:rsid w:val="00B315CC"/>
    <w:rsid w:val="00B3167C"/>
    <w:rsid w:val="00B40DE4"/>
    <w:rsid w:val="00B526B3"/>
    <w:rsid w:val="00B52F25"/>
    <w:rsid w:val="00B5725A"/>
    <w:rsid w:val="00B613D9"/>
    <w:rsid w:val="00B614BF"/>
    <w:rsid w:val="00B63FCE"/>
    <w:rsid w:val="00B640EA"/>
    <w:rsid w:val="00B701F5"/>
    <w:rsid w:val="00B7063D"/>
    <w:rsid w:val="00B728A5"/>
    <w:rsid w:val="00B72AEC"/>
    <w:rsid w:val="00B73758"/>
    <w:rsid w:val="00B763B5"/>
    <w:rsid w:val="00B81BDD"/>
    <w:rsid w:val="00B8314A"/>
    <w:rsid w:val="00B833A1"/>
    <w:rsid w:val="00B926C9"/>
    <w:rsid w:val="00B92D03"/>
    <w:rsid w:val="00B95EFD"/>
    <w:rsid w:val="00B97106"/>
    <w:rsid w:val="00BA03E9"/>
    <w:rsid w:val="00BA1E7D"/>
    <w:rsid w:val="00BA32D6"/>
    <w:rsid w:val="00BB3855"/>
    <w:rsid w:val="00BB529E"/>
    <w:rsid w:val="00BB7D4F"/>
    <w:rsid w:val="00BC0D4F"/>
    <w:rsid w:val="00BC2512"/>
    <w:rsid w:val="00BC6542"/>
    <w:rsid w:val="00BD2296"/>
    <w:rsid w:val="00BE3310"/>
    <w:rsid w:val="00BE4987"/>
    <w:rsid w:val="00BF128A"/>
    <w:rsid w:val="00BF6948"/>
    <w:rsid w:val="00C0466A"/>
    <w:rsid w:val="00C053C4"/>
    <w:rsid w:val="00C0584B"/>
    <w:rsid w:val="00C06574"/>
    <w:rsid w:val="00C06BE2"/>
    <w:rsid w:val="00C13080"/>
    <w:rsid w:val="00C2079B"/>
    <w:rsid w:val="00C2096B"/>
    <w:rsid w:val="00C212A5"/>
    <w:rsid w:val="00C3433F"/>
    <w:rsid w:val="00C40F1C"/>
    <w:rsid w:val="00C44538"/>
    <w:rsid w:val="00C44BEB"/>
    <w:rsid w:val="00C47533"/>
    <w:rsid w:val="00C47C18"/>
    <w:rsid w:val="00C503F4"/>
    <w:rsid w:val="00C53163"/>
    <w:rsid w:val="00C53CF7"/>
    <w:rsid w:val="00C55634"/>
    <w:rsid w:val="00C5576D"/>
    <w:rsid w:val="00C61D6C"/>
    <w:rsid w:val="00C63963"/>
    <w:rsid w:val="00C67684"/>
    <w:rsid w:val="00C71A4D"/>
    <w:rsid w:val="00C740AE"/>
    <w:rsid w:val="00C77A3D"/>
    <w:rsid w:val="00C805E1"/>
    <w:rsid w:val="00C81083"/>
    <w:rsid w:val="00C83736"/>
    <w:rsid w:val="00C84303"/>
    <w:rsid w:val="00C87899"/>
    <w:rsid w:val="00C93552"/>
    <w:rsid w:val="00C93757"/>
    <w:rsid w:val="00C963BA"/>
    <w:rsid w:val="00C96468"/>
    <w:rsid w:val="00CA1298"/>
    <w:rsid w:val="00CA7B10"/>
    <w:rsid w:val="00CB1986"/>
    <w:rsid w:val="00CC355A"/>
    <w:rsid w:val="00CC39E0"/>
    <w:rsid w:val="00CC61B7"/>
    <w:rsid w:val="00CD45E7"/>
    <w:rsid w:val="00CD48A4"/>
    <w:rsid w:val="00CD75E6"/>
    <w:rsid w:val="00CD7A75"/>
    <w:rsid w:val="00CE34F7"/>
    <w:rsid w:val="00D02167"/>
    <w:rsid w:val="00D048FF"/>
    <w:rsid w:val="00D108AC"/>
    <w:rsid w:val="00D13F24"/>
    <w:rsid w:val="00D17F99"/>
    <w:rsid w:val="00D229F7"/>
    <w:rsid w:val="00D30402"/>
    <w:rsid w:val="00D35404"/>
    <w:rsid w:val="00D36602"/>
    <w:rsid w:val="00D409B8"/>
    <w:rsid w:val="00D42A96"/>
    <w:rsid w:val="00D509B4"/>
    <w:rsid w:val="00D52A15"/>
    <w:rsid w:val="00D53E09"/>
    <w:rsid w:val="00D5424B"/>
    <w:rsid w:val="00D57ACC"/>
    <w:rsid w:val="00D57C09"/>
    <w:rsid w:val="00D608D7"/>
    <w:rsid w:val="00D61AE9"/>
    <w:rsid w:val="00D61DB5"/>
    <w:rsid w:val="00D63510"/>
    <w:rsid w:val="00D6528B"/>
    <w:rsid w:val="00D65793"/>
    <w:rsid w:val="00D66978"/>
    <w:rsid w:val="00D67BC2"/>
    <w:rsid w:val="00D67EC7"/>
    <w:rsid w:val="00D7058C"/>
    <w:rsid w:val="00D70D92"/>
    <w:rsid w:val="00D739F0"/>
    <w:rsid w:val="00D812F1"/>
    <w:rsid w:val="00D81B37"/>
    <w:rsid w:val="00D92DC6"/>
    <w:rsid w:val="00D93CFC"/>
    <w:rsid w:val="00D969B1"/>
    <w:rsid w:val="00DA1C8E"/>
    <w:rsid w:val="00DA57C1"/>
    <w:rsid w:val="00DB097A"/>
    <w:rsid w:val="00DB491C"/>
    <w:rsid w:val="00DB7164"/>
    <w:rsid w:val="00DC0049"/>
    <w:rsid w:val="00DC08DF"/>
    <w:rsid w:val="00DC0B70"/>
    <w:rsid w:val="00DC0F81"/>
    <w:rsid w:val="00DC4433"/>
    <w:rsid w:val="00DC5FF0"/>
    <w:rsid w:val="00DD18B6"/>
    <w:rsid w:val="00DD2F1C"/>
    <w:rsid w:val="00DD37A5"/>
    <w:rsid w:val="00DE0EDF"/>
    <w:rsid w:val="00DE1CD0"/>
    <w:rsid w:val="00DE681E"/>
    <w:rsid w:val="00DE7398"/>
    <w:rsid w:val="00DF199C"/>
    <w:rsid w:val="00DF4F9D"/>
    <w:rsid w:val="00DF6235"/>
    <w:rsid w:val="00E137A2"/>
    <w:rsid w:val="00E13934"/>
    <w:rsid w:val="00E15050"/>
    <w:rsid w:val="00E156A4"/>
    <w:rsid w:val="00E1791E"/>
    <w:rsid w:val="00E2415B"/>
    <w:rsid w:val="00E26D3F"/>
    <w:rsid w:val="00E30171"/>
    <w:rsid w:val="00E308EA"/>
    <w:rsid w:val="00E30B3B"/>
    <w:rsid w:val="00E34A92"/>
    <w:rsid w:val="00E35784"/>
    <w:rsid w:val="00E51A3C"/>
    <w:rsid w:val="00E6272B"/>
    <w:rsid w:val="00E65D08"/>
    <w:rsid w:val="00E72FC0"/>
    <w:rsid w:val="00E750AF"/>
    <w:rsid w:val="00E7539D"/>
    <w:rsid w:val="00E917BB"/>
    <w:rsid w:val="00E93DB7"/>
    <w:rsid w:val="00E95DA2"/>
    <w:rsid w:val="00E967D7"/>
    <w:rsid w:val="00EA4EBA"/>
    <w:rsid w:val="00EA5173"/>
    <w:rsid w:val="00EB0A9E"/>
    <w:rsid w:val="00EB31FE"/>
    <w:rsid w:val="00EB3259"/>
    <w:rsid w:val="00EB4F1F"/>
    <w:rsid w:val="00EB62FA"/>
    <w:rsid w:val="00EB6D64"/>
    <w:rsid w:val="00ED0208"/>
    <w:rsid w:val="00ED1FFD"/>
    <w:rsid w:val="00ED27E0"/>
    <w:rsid w:val="00ED2D73"/>
    <w:rsid w:val="00ED7355"/>
    <w:rsid w:val="00ED7A44"/>
    <w:rsid w:val="00EE0541"/>
    <w:rsid w:val="00EE2F68"/>
    <w:rsid w:val="00EF1CFF"/>
    <w:rsid w:val="00EF2E94"/>
    <w:rsid w:val="00F019CA"/>
    <w:rsid w:val="00F05F14"/>
    <w:rsid w:val="00F102D4"/>
    <w:rsid w:val="00F1047A"/>
    <w:rsid w:val="00F10DF2"/>
    <w:rsid w:val="00F10FF2"/>
    <w:rsid w:val="00F17ABF"/>
    <w:rsid w:val="00F2131A"/>
    <w:rsid w:val="00F2560B"/>
    <w:rsid w:val="00F25D5A"/>
    <w:rsid w:val="00F26D2F"/>
    <w:rsid w:val="00F2727C"/>
    <w:rsid w:val="00F31AB6"/>
    <w:rsid w:val="00F3574C"/>
    <w:rsid w:val="00F3710F"/>
    <w:rsid w:val="00F403BE"/>
    <w:rsid w:val="00F408D0"/>
    <w:rsid w:val="00F42EF7"/>
    <w:rsid w:val="00F4474D"/>
    <w:rsid w:val="00F47B2C"/>
    <w:rsid w:val="00F5019E"/>
    <w:rsid w:val="00F51327"/>
    <w:rsid w:val="00F53A73"/>
    <w:rsid w:val="00F54B14"/>
    <w:rsid w:val="00F56749"/>
    <w:rsid w:val="00F56DC7"/>
    <w:rsid w:val="00F665D9"/>
    <w:rsid w:val="00F70D30"/>
    <w:rsid w:val="00F713A8"/>
    <w:rsid w:val="00F73850"/>
    <w:rsid w:val="00F74078"/>
    <w:rsid w:val="00F75A8D"/>
    <w:rsid w:val="00F8220B"/>
    <w:rsid w:val="00F82BFB"/>
    <w:rsid w:val="00F908D0"/>
    <w:rsid w:val="00F90ECD"/>
    <w:rsid w:val="00F91B51"/>
    <w:rsid w:val="00F9303F"/>
    <w:rsid w:val="00F96BFF"/>
    <w:rsid w:val="00F974E6"/>
    <w:rsid w:val="00FA22CD"/>
    <w:rsid w:val="00FA2326"/>
    <w:rsid w:val="00FA7A3A"/>
    <w:rsid w:val="00FB0E26"/>
    <w:rsid w:val="00FB4F74"/>
    <w:rsid w:val="00FB63F7"/>
    <w:rsid w:val="00FB696D"/>
    <w:rsid w:val="00FC00DB"/>
    <w:rsid w:val="00FC340A"/>
    <w:rsid w:val="00FC422F"/>
    <w:rsid w:val="00FD5FC0"/>
    <w:rsid w:val="00FD6A6B"/>
    <w:rsid w:val="00FE4408"/>
    <w:rsid w:val="00FE47A7"/>
    <w:rsid w:val="00FF19D4"/>
    <w:rsid w:val="00FF2BFF"/>
    <w:rsid w:val="00FF2E93"/>
    <w:rsid w:val="00FF3140"/>
    <w:rsid w:val="00FF3EA0"/>
    <w:rsid w:val="00FF6009"/>
    <w:rsid w:val="00FF7AB5"/>
    <w:rsid w:val="014023C5"/>
    <w:rsid w:val="018E3AB7"/>
    <w:rsid w:val="03076B1B"/>
    <w:rsid w:val="04421DC8"/>
    <w:rsid w:val="04B4EB3C"/>
    <w:rsid w:val="065A9C2C"/>
    <w:rsid w:val="06C1E3D3"/>
    <w:rsid w:val="06FF9B00"/>
    <w:rsid w:val="08FEA0F7"/>
    <w:rsid w:val="09D673FF"/>
    <w:rsid w:val="09F45117"/>
    <w:rsid w:val="0C02FD45"/>
    <w:rsid w:val="0CB3C48A"/>
    <w:rsid w:val="0EDF43FE"/>
    <w:rsid w:val="0FC33EC9"/>
    <w:rsid w:val="0FE618FB"/>
    <w:rsid w:val="103CD300"/>
    <w:rsid w:val="125A5A95"/>
    <w:rsid w:val="131A6A84"/>
    <w:rsid w:val="16F23367"/>
    <w:rsid w:val="176ECB3A"/>
    <w:rsid w:val="17F1D9C9"/>
    <w:rsid w:val="18FA0BEB"/>
    <w:rsid w:val="1BDAB34D"/>
    <w:rsid w:val="1D04F90E"/>
    <w:rsid w:val="1D4A2115"/>
    <w:rsid w:val="1DD06F6C"/>
    <w:rsid w:val="209DE9AD"/>
    <w:rsid w:val="21F7FDEE"/>
    <w:rsid w:val="224EB20D"/>
    <w:rsid w:val="23AAAB50"/>
    <w:rsid w:val="23ED82A8"/>
    <w:rsid w:val="2427F645"/>
    <w:rsid w:val="270AC919"/>
    <w:rsid w:val="27600568"/>
    <w:rsid w:val="29474946"/>
    <w:rsid w:val="2A10177D"/>
    <w:rsid w:val="2A26BA47"/>
    <w:rsid w:val="2B1440E3"/>
    <w:rsid w:val="2BA25037"/>
    <w:rsid w:val="2BC1FA78"/>
    <w:rsid w:val="2BDF8892"/>
    <w:rsid w:val="2C1D5234"/>
    <w:rsid w:val="2D2B5442"/>
    <w:rsid w:val="2E61B50B"/>
    <w:rsid w:val="2F282661"/>
    <w:rsid w:val="30156D72"/>
    <w:rsid w:val="30C2BABB"/>
    <w:rsid w:val="313568FB"/>
    <w:rsid w:val="3165929A"/>
    <w:rsid w:val="327E258D"/>
    <w:rsid w:val="34854BCD"/>
    <w:rsid w:val="35EEE6D1"/>
    <w:rsid w:val="3AABE0A4"/>
    <w:rsid w:val="3B43DE86"/>
    <w:rsid w:val="3B4F49CA"/>
    <w:rsid w:val="3C80539D"/>
    <w:rsid w:val="3DD6312D"/>
    <w:rsid w:val="3E512281"/>
    <w:rsid w:val="3EFF0F6C"/>
    <w:rsid w:val="40698679"/>
    <w:rsid w:val="40AC796A"/>
    <w:rsid w:val="43A56FD6"/>
    <w:rsid w:val="43AB4EE0"/>
    <w:rsid w:val="440EC755"/>
    <w:rsid w:val="4521C85B"/>
    <w:rsid w:val="454792C3"/>
    <w:rsid w:val="47EFF71D"/>
    <w:rsid w:val="4924949C"/>
    <w:rsid w:val="49E891E7"/>
    <w:rsid w:val="4A3EE59D"/>
    <w:rsid w:val="4A9AB95C"/>
    <w:rsid w:val="4B5C6F69"/>
    <w:rsid w:val="4C41D447"/>
    <w:rsid w:val="4C4DDECC"/>
    <w:rsid w:val="4D014363"/>
    <w:rsid w:val="5001977C"/>
    <w:rsid w:val="50C77D3F"/>
    <w:rsid w:val="51427A38"/>
    <w:rsid w:val="52131518"/>
    <w:rsid w:val="5234F428"/>
    <w:rsid w:val="53A4FECF"/>
    <w:rsid w:val="54DEE2E2"/>
    <w:rsid w:val="559BA3F3"/>
    <w:rsid w:val="55AB51DD"/>
    <w:rsid w:val="56D4401B"/>
    <w:rsid w:val="57FC14E0"/>
    <w:rsid w:val="58F90738"/>
    <w:rsid w:val="5B7A64B3"/>
    <w:rsid w:val="5F55DA97"/>
    <w:rsid w:val="5F582C61"/>
    <w:rsid w:val="62298DAE"/>
    <w:rsid w:val="631B260B"/>
    <w:rsid w:val="632F4565"/>
    <w:rsid w:val="6462885E"/>
    <w:rsid w:val="649624B1"/>
    <w:rsid w:val="6AD016C2"/>
    <w:rsid w:val="6F738F26"/>
    <w:rsid w:val="7102976D"/>
    <w:rsid w:val="712DC97B"/>
    <w:rsid w:val="71A5D62E"/>
    <w:rsid w:val="7229430F"/>
    <w:rsid w:val="736DE1B2"/>
    <w:rsid w:val="73747D77"/>
    <w:rsid w:val="73A07FC6"/>
    <w:rsid w:val="73A6E844"/>
    <w:rsid w:val="73BB4CF4"/>
    <w:rsid w:val="7471528D"/>
    <w:rsid w:val="7673726A"/>
    <w:rsid w:val="769716F3"/>
    <w:rsid w:val="76CB3271"/>
    <w:rsid w:val="775050E1"/>
    <w:rsid w:val="7A83F298"/>
    <w:rsid w:val="7AA91A1B"/>
    <w:rsid w:val="7B5B2A34"/>
    <w:rsid w:val="7CAD59E4"/>
    <w:rsid w:val="7CCA4057"/>
    <w:rsid w:val="7DF18119"/>
    <w:rsid w:val="7EAD67F0"/>
    <w:rsid w:val="7EC74EC5"/>
    <w:rsid w:val="7EE11F45"/>
    <w:rsid w:val="7EF7D150"/>
    <w:rsid w:val="7FD3F549"/>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9572"/>
  <w15:docId w15:val="{B2223B98-04EE-42EB-BE5A-71AB838E5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12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12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12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12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12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12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12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12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90" w:after="9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pPr>
    <w:rPr>
      <w:rFonts w:ascii="Aptos Narrow" w:hAnsi="Aptos Narrow" w:cs="Aptos Narrow"/>
      <w:sz w:val="16"/>
      <w:szCs w:val="16"/>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58" w:type="dxa"/>
        <w:bottom w:w="0" w:type="dxa"/>
        <w:right w:w="5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917F0"/>
    <w:pPr>
      <w:tabs>
        <w:tab w:val="center" w:pos="4680"/>
        <w:tab w:val="right" w:pos="9360"/>
      </w:tabs>
      <w:spacing w:after="0"/>
    </w:pPr>
  </w:style>
  <w:style w:type="character" w:customStyle="1" w:styleId="HeaderChar">
    <w:name w:val="Header Char"/>
    <w:basedOn w:val="DefaultParagraphFont"/>
    <w:link w:val="Header"/>
    <w:rsid w:val="00A917F0"/>
  </w:style>
  <w:style w:type="paragraph" w:styleId="Footer">
    <w:name w:val="footer"/>
    <w:basedOn w:val="Normal"/>
    <w:link w:val="FooterChar"/>
    <w:rsid w:val="00A917F0"/>
    <w:pPr>
      <w:tabs>
        <w:tab w:val="center" w:pos="4680"/>
        <w:tab w:val="right" w:pos="9360"/>
      </w:tabs>
      <w:spacing w:after="0"/>
    </w:pPr>
  </w:style>
  <w:style w:type="character" w:customStyle="1" w:styleId="FooterChar">
    <w:name w:val="Footer Char"/>
    <w:basedOn w:val="DefaultParagraphFont"/>
    <w:link w:val="Footer"/>
    <w:rsid w:val="00A917F0"/>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rsid w:val="007C2E05"/>
    <w:pPr>
      <w:spacing w:after="0"/>
    </w:pPr>
  </w:style>
  <w:style w:type="table" w:styleId="GridTable1Light-Accent1">
    <w:name w:val="Grid Table 1 Light Accent 1"/>
    <w:basedOn w:val="TableNormal"/>
    <w:uiPriority w:val="46"/>
    <w:rsid w:val="007D0FE4"/>
    <w:pPr>
      <w:spacing w:after="0"/>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1">
    <w:name w:val="Plain Table 1"/>
    <w:basedOn w:val="TableNormal"/>
    <w:rsid w:val="007D0FE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7D0FE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
    <w:name w:val="List Table 1 Light"/>
    <w:basedOn w:val="TableNormal"/>
    <w:uiPriority w:val="46"/>
    <w:rsid w:val="00FD5FC0"/>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rsid w:val="00A60AF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2.png"/><Relationship Id="rId26" Type="http://schemas.openxmlformats.org/officeDocument/2006/relationships/footer" Target="footer5.xml"/><Relationship Id="rId39" Type="http://schemas.openxmlformats.org/officeDocument/2006/relationships/image" Target="media/image3.png"/><Relationship Id="rId21" Type="http://schemas.openxmlformats.org/officeDocument/2006/relationships/header" Target="header3.xml"/><Relationship Id="rId34" Type="http://schemas.openxmlformats.org/officeDocument/2006/relationships/footer" Target="footer9.xml"/><Relationship Id="rId42" Type="http://schemas.openxmlformats.org/officeDocument/2006/relationships/header" Target="header13.xml"/><Relationship Id="rId47" Type="http://schemas.openxmlformats.org/officeDocument/2006/relationships/footer" Target="footer15.xml"/><Relationship Id="rId50" Type="http://schemas.openxmlformats.org/officeDocument/2006/relationships/header" Target="header17.xml"/><Relationship Id="rId55" Type="http://schemas.openxmlformats.org/officeDocument/2006/relationships/footer" Target="footer19.xml"/><Relationship Id="rId63"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1.emf"/><Relationship Id="rId29" Type="http://schemas.openxmlformats.org/officeDocument/2006/relationships/header" Target="header7.xml"/><Relationship Id="rId11" Type="http://schemas.microsoft.com/office/2011/relationships/commentsExtended" Target="commentsExtended.xml"/><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2.xml"/><Relationship Id="rId45" Type="http://schemas.openxmlformats.org/officeDocument/2006/relationships/footer" Target="footer14.xml"/><Relationship Id="rId53" Type="http://schemas.openxmlformats.org/officeDocument/2006/relationships/footer" Target="footer18.xml"/><Relationship Id="rId58" Type="http://schemas.openxmlformats.org/officeDocument/2006/relationships/header" Target="header21.xml"/><Relationship Id="rId5" Type="http://schemas.openxmlformats.org/officeDocument/2006/relationships/styles" Target="styles.xml"/><Relationship Id="rId61" Type="http://schemas.openxmlformats.org/officeDocument/2006/relationships/footer" Target="footer22.xml"/><Relationship Id="rId19" Type="http://schemas.openxmlformats.org/officeDocument/2006/relationships/header" Target="header2.xml"/><Relationship Id="rId14" Type="http://schemas.openxmlformats.org/officeDocument/2006/relationships/header" Target="header1.xml"/><Relationship Id="rId22" Type="http://schemas.openxmlformats.org/officeDocument/2006/relationships/footer" Target="footer3.xml"/><Relationship Id="rId27" Type="http://schemas.openxmlformats.org/officeDocument/2006/relationships/header" Target="head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3.xml"/><Relationship Id="rId48" Type="http://schemas.openxmlformats.org/officeDocument/2006/relationships/header" Target="header16.xml"/><Relationship Id="rId56" Type="http://schemas.openxmlformats.org/officeDocument/2006/relationships/header" Target="header20.xml"/><Relationship Id="rId64"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footer" Target="footer17.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oleObject" Target="embeddings/oleObject1.bin"/><Relationship Id="rId25" Type="http://schemas.openxmlformats.org/officeDocument/2006/relationships/header" Target="header5.xml"/><Relationship Id="rId33" Type="http://schemas.openxmlformats.org/officeDocument/2006/relationships/header" Target="header9.xml"/><Relationship Id="rId38" Type="http://schemas.openxmlformats.org/officeDocument/2006/relationships/footer" Target="footer11.xml"/><Relationship Id="rId46" Type="http://schemas.openxmlformats.org/officeDocument/2006/relationships/header" Target="header15.xml"/><Relationship Id="rId59" Type="http://schemas.openxmlformats.org/officeDocument/2006/relationships/footer" Target="footer21.xml"/><Relationship Id="rId20" Type="http://schemas.openxmlformats.org/officeDocument/2006/relationships/footer" Target="footer2.xml"/><Relationship Id="rId41" Type="http://schemas.openxmlformats.org/officeDocument/2006/relationships/footer" Target="footer12.xml"/><Relationship Id="rId54" Type="http://schemas.openxmlformats.org/officeDocument/2006/relationships/header" Target="header19.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footer" Target="footer16.xml"/><Relationship Id="rId57" Type="http://schemas.openxmlformats.org/officeDocument/2006/relationships/footer" Target="footer20.xml"/><Relationship Id="rId10" Type="http://schemas.openxmlformats.org/officeDocument/2006/relationships/comments" Target="comments.xml"/><Relationship Id="rId31" Type="http://schemas.openxmlformats.org/officeDocument/2006/relationships/header" Target="header8.xml"/><Relationship Id="rId44" Type="http://schemas.openxmlformats.org/officeDocument/2006/relationships/header" Target="header14.xml"/><Relationship Id="rId52" Type="http://schemas.openxmlformats.org/officeDocument/2006/relationships/header" Target="header18.xml"/><Relationship Id="rId60" Type="http://schemas.openxmlformats.org/officeDocument/2006/relationships/header" Target="header22.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7183F6E09390D419F2E41864F612DB1" ma:contentTypeVersion="11" ma:contentTypeDescription="Create a new document." ma:contentTypeScope="" ma:versionID="9eea647db5c6715518c4fad8e6bae2b6">
  <xsd:schema xmlns:xsd="http://www.w3.org/2001/XMLSchema" xmlns:xs="http://www.w3.org/2001/XMLSchema" xmlns:p="http://schemas.microsoft.com/office/2006/metadata/properties" xmlns:ns2="2ad84390-9441-4313-9d20-15594d2d250a" xmlns:ns3="3f5431cc-edd4-49d5-826e-78b8387f5e20" targetNamespace="http://schemas.microsoft.com/office/2006/metadata/properties" ma:root="true" ma:fieldsID="de1ff99197ac90d43999ab87df1a8a02" ns2:_="" ns3:_="">
    <xsd:import namespace="2ad84390-9441-4313-9d20-15594d2d250a"/>
    <xsd:import namespace="3f5431cc-edd4-49d5-826e-78b8387f5e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84390-9441-4313-9d20-15594d2d25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a958d40-43c2-437b-a0d9-85f60933f17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5431cc-edd4-49d5-826e-78b8387f5e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1485fd0-0474-4aa5-9875-61da687d68fc}" ma:internalName="TaxCatchAll" ma:showField="CatchAllData" ma:web="3f5431cc-edd4-49d5-826e-78b8387f5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ad84390-9441-4313-9d20-15594d2d250a">
      <Terms xmlns="http://schemas.microsoft.com/office/infopath/2007/PartnerControls"/>
    </lcf76f155ced4ddcb4097134ff3c332f>
    <TaxCatchAll xmlns="3f5431cc-edd4-49d5-826e-78b8387f5e20" xsi:nil="true"/>
  </documentManagement>
</p:properties>
</file>

<file path=customXml/itemProps1.xml><?xml version="1.0" encoding="utf-8"?>
<ds:datastoreItem xmlns:ds="http://schemas.openxmlformats.org/officeDocument/2006/customXml" ds:itemID="{DD2701CE-B794-4CCD-9D4F-CE147349C179}">
  <ds:schemaRefs>
    <ds:schemaRef ds:uri="http://schemas.microsoft.com/sharepoint/v3/contenttype/forms"/>
  </ds:schemaRefs>
</ds:datastoreItem>
</file>

<file path=customXml/itemProps2.xml><?xml version="1.0" encoding="utf-8"?>
<ds:datastoreItem xmlns:ds="http://schemas.openxmlformats.org/officeDocument/2006/customXml" ds:itemID="{DAE55269-A90F-4166-9307-0AA100032A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84390-9441-4313-9d20-15594d2d250a"/>
    <ds:schemaRef ds:uri="3f5431cc-edd4-49d5-826e-78b8387f5e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ED8218-90E5-4B6A-9105-6D7A75AB993D}">
  <ds:schemaRefs>
    <ds:schemaRef ds:uri="http://schemas.microsoft.com/office/2006/metadata/properties"/>
    <ds:schemaRef ds:uri="http://schemas.microsoft.com/office/infopath/2007/PartnerControls"/>
    <ds:schemaRef ds:uri="2ad84390-9441-4313-9d20-15594d2d250a"/>
    <ds:schemaRef ds:uri="3f5431cc-edd4-49d5-826e-78b8387f5e20"/>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72</Pages>
  <Words>26957</Words>
  <Characters>149887</Characters>
  <Application>Microsoft Office Word</Application>
  <DocSecurity>0</DocSecurity>
  <Lines>6813</Lines>
  <Paragraphs>3762</Paragraphs>
  <ScaleCrop>false</ScaleCrop>
  <Company/>
  <LinksUpToDate>false</LinksUpToDate>
  <CharactersWithSpaces>173082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Galindo, George</cp:lastModifiedBy>
  <cp:revision>506</cp:revision>
  <dcterms:created xsi:type="dcterms:W3CDTF">2026-08-05T07:28:00Z</dcterms:created>
  <dcterms:modified xsi:type="dcterms:W3CDTF">2026-09-15T12:42:00Z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157600</vt:r8>
  </property>
  <property fmtid="{D5CDD505-2E9C-101B-9397-08002B2CF9AE}" pid="3" name="Domain Themes">
    <vt:lpwstr/>
  </property>
  <property fmtid="{D5CDD505-2E9C-101B-9397-08002B2CF9AE}" pid="4" name="Domain_x0020_Themes">
    <vt:lpwstr/>
  </property>
  <property fmtid="{D5CDD505-2E9C-101B-9397-08002B2CF9AE}" pid="5" name="Tech_x0020_Themes">
    <vt:lpwstr/>
  </property>
  <property fmtid="{D5CDD505-2E9C-101B-9397-08002B2CF9AE}" pid="6" name="Content_Type">
    <vt:lpwstr/>
  </property>
  <property fmtid="{D5CDD505-2E9C-101B-9397-08002B2CF9AE}" pid="7" name="ContentTypeId">
    <vt:lpwstr>0x01010057183F6E09390D419F2E41864F612DB1</vt:lpwstr>
  </property>
  <property fmtid="{D5CDD505-2E9C-101B-9397-08002B2CF9AE}" pid="8" name="ComplianceAssetId">
    <vt:lpwstr/>
  </property>
  <property fmtid="{D5CDD505-2E9C-101B-9397-08002B2CF9AE}" pid="9" name="Key_x0020_Technologies">
    <vt:lpwstr/>
  </property>
  <property fmtid="{D5CDD505-2E9C-101B-9397-08002B2CF9AE}" pid="10" name="_ExtendedDescription">
    <vt:lpwstr/>
  </property>
  <property fmtid="{D5CDD505-2E9C-101B-9397-08002B2CF9AE}" pid="11" name="Client">
    <vt:lpwstr/>
  </property>
  <property fmtid="{D5CDD505-2E9C-101B-9397-08002B2CF9AE}" pid="12" name="Status">
    <vt:lpwstr/>
  </property>
  <property fmtid="{D5CDD505-2E9C-101B-9397-08002B2CF9AE}" pid="13" name="Tech Themes">
    <vt:lpwstr/>
  </property>
  <property fmtid="{D5CDD505-2E9C-101B-9397-08002B2CF9AE}" pid="14" name="Key Technologies">
    <vt:lpwstr/>
  </property>
  <property fmtid="{D5CDD505-2E9C-101B-9397-08002B2CF9AE}" pid="15" name="TriggerFlowInfo">
    <vt:lpwstr/>
  </property>
  <property fmtid="{D5CDD505-2E9C-101B-9397-08002B2CF9AE}" pid="16" name="MediaServiceImageTags">
    <vt:lpwstr/>
  </property>
  <property fmtid="{D5CDD505-2E9C-101B-9397-08002B2CF9AE}" pid="17" name="docLang">
    <vt:lpwstr>en</vt:lpwstr>
  </property>
</Properties>
</file>