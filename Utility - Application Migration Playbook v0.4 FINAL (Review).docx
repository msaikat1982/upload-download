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
        <w:tblW w:w="9360" w:type="dxa"/>
        <w:tblLayout w:type="fixed"/>
        <w:tblCellMar>
          <w:top w:w="80" w:type="dxa"/>
          <w:left w:w="240" w:type="dxa"/>
          <w:bottom w:w="80" w:type="dxa"/>
          <w:right w:w="240" w:type="dxa"/>
        </w:tblCellMar>
        <w:tblLook w:val="04A0" w:firstRow="1" w:lastRow="0" w:firstColumn="1" w:lastColumn="0" w:noHBand="0" w:noVBand="1"/>
      </w:tblPr>
      <w:tblGrid>
        <w:gridCol w:w="9360"/>
      </w:tblGrid>
      <w:tr w:rsidR="001F702A" w:rsidTr="001F702A" w14:paraId="796FA1EA" w14:textId="77777777">
        <w:trPr>
          <w:cnfStyle w:val="100000000000" w:firstRow="1" w:lastRow="0" w:firstColumn="0" w:lastColumn="0" w:oddVBand="0" w:evenVBand="0" w:oddHBand="0" w:evenHBand="0" w:firstRowFirstColumn="0" w:firstRowLastColumn="0" w:lastRowFirstColumn="0" w:lastRowLastColumn="0"/>
        </w:trPr>
        <w:tc>
          <w:tcPr>
            <w:tcW w:w="9360" w:type="dxa"/>
            <w:shd w:val="clear" w:color="auto" w:fill="1F3864"/>
          </w:tcPr>
          <w:p w:rsidR="001F702A" w:rsidRDefault="00000000" w14:paraId="796FA1E7" w14:textId="77777777">
            <w:pPr>
              <w:spacing w:before="160" w:after="20"/>
            </w:pPr>
            <w:r>
              <w:rPr>
                <w:b/>
                <w:caps/>
                <w:color w:val="C9D6EA"/>
                <w:spacing w:val="30"/>
                <w:sz w:val="20"/>
              </w:rPr>
              <w:t>Application Migration Playbook</w:t>
            </w:r>
          </w:p>
          <w:p w:rsidR="001F702A" w:rsidRDefault="00000000" w14:paraId="796FA1E8" w14:textId="77777777">
            <w:pPr>
              <w:spacing w:after="20"/>
            </w:pPr>
            <w:r>
              <w:rPr>
                <w:b/>
                <w:caps/>
                <w:color w:val="FFFFFF"/>
                <w:sz w:val="52"/>
              </w:rPr>
              <w:t>Utility</w:t>
            </w:r>
          </w:p>
          <w:p w:rsidR="001F702A" w:rsidRDefault="00000000" w14:paraId="796FA1E9" w14:textId="77777777">
            <w:pPr>
              <w:spacing w:after="160"/>
            </w:pPr>
            <w:r>
              <w:rPr>
                <w:color w:val="C9D6EA"/>
                <w:sz w:val="22"/>
              </w:rPr>
              <w:t>Datacenter to Azure Migration v0.4 — DRAFT, FOR GEHA REVIEW</w:t>
            </w:r>
          </w:p>
        </w:tc>
      </w:tr>
    </w:tbl>
    <w:p w:rsidR="001F702A" w:rsidRDefault="00000000" w14:paraId="796FA1EB" w14:textId="77777777">
      <w:pPr>
        <w:spacing w:after="120"/>
      </w:pPr>
      <w:r>
        <w:rPr>
          <w:sz w:val="4"/>
        </w:rPr>
        <w:t xml:space="preserve"> </w:t>
      </w:r>
    </w:p>
    <w:p w:rsidR="001F702A" w:rsidRDefault="00000000" w14:paraId="796FA1EC" w14:textId="77777777">
      <w:pPr>
        <w:spacing w:after="100"/>
      </w:pPr>
      <w:r>
        <w:rPr>
          <w:i/>
        </w:rPr>
        <w:t>Utility — descriptor not recorded in the corpus; complete from vendor documentation</w:t>
      </w:r>
    </w:p>
    <w:p w:rsidR="001F702A" w:rsidRDefault="001F702A" w14:paraId="796FA1ED" w14:textId="77777777">
      <w:pPr>
        <w:pStyle w:val="BodyText"/>
      </w:pPr>
    </w:p>
    <w:p w:rsidR="001F702A" w:rsidRDefault="001F702A" w14:paraId="796FA1EE" w14:textId="77777777">
      <w:pPr>
        <w:pStyle w:val="BodyText"/>
      </w:pPr>
    </w:p>
    <w:p w:rsidR="001F702A" w:rsidRDefault="001F702A" w14:paraId="796FA1EF" w14:textId="77777777">
      <w:pPr>
        <w:pStyle w:val="BodyText"/>
      </w:pPr>
    </w:p>
    <w:p w:rsidR="001F702A" w:rsidRDefault="001F702A" w14:paraId="796FA1F0" w14:textId="77777777">
      <w:pPr>
        <w:pStyle w:val="BodyText"/>
      </w:pPr>
    </w:p>
    <w:p w:rsidR="001F702A" w:rsidRDefault="00000000" w14:paraId="796FA1F1" w14:textId="77777777">
      <w:pPr>
        <w:spacing w:after="20"/>
      </w:pPr>
      <w:r>
        <w:rPr>
          <w:b/>
        </w:rPr>
        <w:t>Prepared for:</w:t>
      </w:r>
      <w:r>
        <w:t xml:space="preserve"> G.E.H.A.</w:t>
      </w:r>
    </w:p>
    <w:p w:rsidR="001F702A" w:rsidRDefault="00000000" w14:paraId="796FA1F2" w14:textId="77777777">
      <w:pPr>
        <w:pStyle w:val="Compact"/>
      </w:pPr>
      <w:r>
        <w:rPr>
          <w:i/>
          <w:sz w:val="19"/>
          <w:szCs w:val="19"/>
        </w:rPr>
        <w:t>John Dean (Director); Dale Gibson (Admin / Support Manager)</w:t>
      </w:r>
    </w:p>
    <w:p w:rsidR="001F702A" w:rsidRDefault="001F702A" w14:paraId="796FA1F3" w14:textId="77777777">
      <w:pPr>
        <w:pStyle w:val="BodyText"/>
      </w:pPr>
    </w:p>
    <w:p w:rsidR="001F702A" w:rsidRDefault="00000000" w14:paraId="796FA1F4" w14:textId="77777777">
      <w:pPr>
        <w:spacing w:after="20"/>
      </w:pPr>
      <w:r>
        <w:rPr>
          <w:b/>
        </w:rPr>
        <w:t>Prepared by:</w:t>
      </w:r>
      <w:r>
        <w:t xml:space="preserve"> Citius Healthcare Consulting</w:t>
      </w:r>
    </w:p>
    <w:p w:rsidR="001F702A" w:rsidRDefault="00000000" w14:paraId="796FA1F5" w14:textId="77777777">
      <w:pPr>
        <w:pStyle w:val="Compact"/>
      </w:pPr>
      <w:r>
        <w:rPr>
          <w:rFonts w:asciiTheme="minorHAnsi" w:hAnsiTheme="minorHAnsi"/>
          <w:sz w:val="19"/>
          <w:szCs w:val="19"/>
        </w:rPr>
        <w:t>George Galindo, Cloud Architect</w:t>
      </w:r>
    </w:p>
    <w:p w:rsidR="001F702A" w:rsidRDefault="001F702A" w14:paraId="796FA1F6" w14:textId="77777777">
      <w:pPr>
        <w:pStyle w:val="Compact"/>
      </w:pPr>
    </w:p>
    <w:p w:rsidR="001F702A" w:rsidRDefault="00000000" w14:paraId="796FA1F7" w14:textId="77777777">
      <w:pPr>
        <w:spacing w:after="20"/>
      </w:pPr>
      <w:r>
        <w:rPr>
          <w:b/>
        </w:rPr>
        <w:t>Peer Reviewer:</w:t>
      </w:r>
      <w:r>
        <w:t xml:space="preserve"> Not yet assigned</w:t>
      </w:r>
    </w:p>
    <w:p w:rsidR="001F702A" w:rsidRDefault="00000000" w14:paraId="796FA1F8" w14:textId="77777777">
      <w:pPr>
        <w:spacing w:after="20"/>
      </w:pPr>
      <w:r>
        <w:rPr>
          <w:b/>
        </w:rPr>
        <w:t>Document Status:</w:t>
      </w:r>
      <w:r>
        <w:t xml:space="preserve"> ☒ DRAFT ☐ RELEASE CANDIDATE ☐ PUBLISHED</w:t>
      </w:r>
    </w:p>
    <w:p w:rsidR="001F702A" w:rsidRDefault="00000000" w14:paraId="796FA1F9" w14:textId="77777777">
      <w:pPr>
        <w:spacing w:after="60"/>
      </w:pPr>
      <w:r>
        <w:rPr>
          <w:b/>
        </w:rPr>
        <w:t>Date:</w:t>
      </w:r>
      <w:r>
        <w:t xml:space="preserve"> 26-Aug-2026</w:t>
      </w:r>
    </w:p>
    <w:p w:rsidR="001F702A" w:rsidRDefault="00000000" w14:paraId="796FA1FA" w14:textId="77777777">
      <w:r>
        <w:br w:type="page"/>
      </w:r>
    </w:p>
    <w:p w:rsidR="001F702A" w:rsidP="4986D35A" w:rsidRDefault="00000000" w14:paraId="796FA1FB" w14:textId="77777777">
      <w:pPr>
        <w:pStyle w:val="FirstParagraph"/>
        <w:rPr>
          <w:strike w:val="1"/>
          <w:rPrChange w:author="Syed Ahmed" w:date="2026-09-16T13:16:21.925Z" w:id="350038686"/>
        </w:rPr>
      </w:pPr>
      <w:r w:rsidRPr="4986D35A">
        <w:rPr>
          <w:strike w:val="1"/>
          <w:rPrChange w:author="Syed Ahmed" w:date="2026-09-16T13:16:21.921Z" w16du:dateUtc="2026-09-16T13:16:21.921Z" w:id="916033934"/>
        </w:rPr>
        <w:t xml:space="preserve">Everything a reader needs to orient themselves on this application is gathered here in a single view, so that no one </w:t>
      </w:r>
      <w:r w:rsidRPr="4986D35A">
        <w:rPr>
          <w:strike w:val="1"/>
          <w:rPrChange w:author="Syed Ahmed" w:date="2026-09-16T13:16:21.921Z" w16du:dateUtc="2026-09-16T13:16:21.921Z" w:id="1026502932"/>
        </w:rPr>
        <w:t>has to</w:t>
      </w:r>
      <w:r w:rsidRPr="4986D35A">
        <w:rPr>
          <w:strike w:val="1"/>
          <w:rPrChange w:author="Syed Ahmed" w:date="2026-09-16T13:16:21.921Z" w16du:dateUtc="2026-09-16T13:16:21.921Z" w:id="1435852780"/>
        </w:rPr>
        <w:t xml:space="preserve"> hunt through later sections for a date, an </w:t>
      </w:r>
      <w:r w:rsidRPr="4986D35A">
        <w:rPr>
          <w:strike w:val="1"/>
          <w:rPrChange w:author="Syed Ahmed" w:date="2026-09-16T13:16:21.921Z" w16du:dateUtc="2026-09-16T13:16:21.921Z" w:id="265605347"/>
        </w:rPr>
        <w:t>owner</w:t>
      </w:r>
      <w:r w:rsidRPr="4986D35A">
        <w:rPr>
          <w:strike w:val="1"/>
          <w:rPrChange w:author="Syed Ahmed" w:date="2026-09-16T13:16:21.921Z" w16du:dateUtc="2026-09-16T13:16:21.921Z" w:id="783798347"/>
        </w:rPr>
        <w:t xml:space="preserve"> or a target platform. Each field is owned by the section named beside it, and that owning section </w:t>
      </w:r>
      <w:r w:rsidRPr="4986D35A">
        <w:rPr>
          <w:strike w:val="1"/>
          <w:rPrChange w:author="Syed Ahmed" w:date="2026-09-16T13:16:21.921Z" w16du:dateUtc="2026-09-16T13:16:21.921Z" w:id="2057252128"/>
        </w:rPr>
        <w:t>remains</w:t>
      </w:r>
      <w:r w:rsidRPr="4986D35A">
        <w:rPr>
          <w:strike w:val="1"/>
          <w:rPrChange w:author="Syed Ahmed" w:date="2026-09-16T13:16:21.921Z" w16du:dateUtc="2026-09-16T13:16:21.921Z" w:id="1467580352"/>
        </w:rPr>
        <w:t xml:space="preserve"> the authoritative source; this table is corrected to match it rather than the other way round. The scheduling fields — wave placement, migration strategy, cliff date, cliff </w:t>
      </w:r>
      <w:r w:rsidRPr="4986D35A">
        <w:rPr>
          <w:strike w:val="1"/>
          <w:rPrChange w:author="Syed Ahmed" w:date="2026-09-16T13:16:21.921Z" w16du:dateUtc="2026-09-16T13:16:21.921Z" w:id="668779955"/>
        </w:rPr>
        <w:t>driver</w:t>
      </w:r>
      <w:r w:rsidRPr="4986D35A">
        <w:rPr>
          <w:strike w:val="1"/>
          <w:rPrChange w:author="Syed Ahmed" w:date="2026-09-16T13:16:21.921Z" w16du:dateUtc="2026-09-16T13:16:21.921Z" w:id="1726714977"/>
        </w:rPr>
        <w:t xml:space="preserve"> and target cutover date — are recorded here in structured form and narrated in the executive summary that follows. Reading this table alone should be enough to understand what is moving, when it must move, and what forces the timing.</w:t>
      </w:r>
    </w:p>
    <w:p w:rsidR="001F702A" w:rsidP="4986D35A" w:rsidRDefault="001F702A" w14:paraId="796FA1FC" w14:textId="77777777">
      <w:pPr>
        <w:pStyle w:val="Compact"/>
        <w:rPr>
          <w:strike w:val="1"/>
          <w:rPrChange w:author="Syed Ahmed" w:date="2026-09-16T13:16:21.926Z" w:id="1895552566"/>
        </w:rPr>
      </w:pPr>
    </w:p>
    <w:tbl>
      <w:tblPr>
        <w:tblStyle w:val="Table"/>
        <w:tblW w:w="5000" w:type="pct"/>
        <w:tblLook w:val="0020" w:firstRow="1" w:lastRow="0" w:firstColumn="0" w:lastColumn="0" w:noHBand="0" w:noVBand="0"/>
      </w:tblPr>
      <w:tblGrid>
        <w:gridCol w:w="2322"/>
        <w:gridCol w:w="7154"/>
      </w:tblGrid>
      <w:tr w:rsidR="001F702A" w:rsidTr="4986D35A" w14:paraId="796FA1F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1FD" w14:textId="77777777">
            <w:pPr>
              <w:pStyle w:val="Compact"/>
              <w:rPr>
                <w:b w:val="1"/>
                <w:bCs w:val="1"/>
                <w:strike w:val="0"/>
                <w:dstrike w:val="0"/>
                <w:rPrChange w:author="Syed Ahmed" w:date="2026-09-16T13:17:32.498Z" w:id="2076296277"/>
              </w:rPr>
            </w:pPr>
            <w:r w:rsidRPr="4986D35A">
              <w:rPr>
                <w:b w:val="1"/>
                <w:bCs w:val="1"/>
                <w:strike w:val="0"/>
                <w:dstrike w:val="0"/>
              </w:rPr>
              <w:t>Field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1FE" w14:textId="77777777">
            <w:pPr>
              <w:pStyle w:val="Compact"/>
              <w:rPr>
                <w:b w:val="1"/>
                <w:bCs w:val="1"/>
                <w:strike w:val="0"/>
                <w:dstrike w:val="0"/>
                <w:rPrChange w:author="Syed Ahmed" w:date="2026-09-16T13:17:32.498Z" w:id="864665768"/>
              </w:rPr>
            </w:pPr>
            <w:r w:rsidRPr="4986D35A">
              <w:rPr>
                <w:b w:val="1"/>
                <w:bCs w:val="1"/>
                <w:strike w:val="0"/>
                <w:dstrike w:val="0"/>
              </w:rPr>
              <w:t>Value</w:t>
            </w:r>
          </w:p>
        </w:tc>
      </w:tr>
      <w:tr w:rsidR="001F702A" w:rsidTr="4986D35A" w14:paraId="796FA20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00" w14:textId="77777777">
            <w:pPr>
              <w:pStyle w:val="Compact"/>
              <w:rPr>
                <w:b w:val="1"/>
                <w:bCs w:val="1"/>
                <w:strike w:val="0"/>
                <w:dstrike w:val="0"/>
                <w:rPrChange w:author="Syed Ahmed" w:date="2026-09-16T13:17:32.499Z" w:id="701946733"/>
              </w:rPr>
            </w:pPr>
            <w:r w:rsidRPr="4986D35A">
              <w:rPr>
                <w:b w:val="1"/>
                <w:bCs w:val="1"/>
                <w:strike w:val="0"/>
                <w:dstrike w:val="0"/>
              </w:rPr>
              <w:t>Playbook Index ID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01" w14:textId="77777777">
            <w:pPr>
              <w:pStyle w:val="Compact"/>
              <w:rPr>
                <w:i w:val="1"/>
                <w:iCs w:val="1"/>
                <w:strike w:val="0"/>
                <w:dstrike w:val="0"/>
                <w:rPrChange w:author="Syed Ahmed" w:date="2026-09-16T13:17:32.5Z" w:id="1696509669"/>
              </w:rPr>
            </w:pPr>
            <w:r w:rsidRPr="4986D35A">
              <w:rPr>
                <w:i w:val="1"/>
                <w:iCs w:val="1"/>
                <w:strike w:val="0"/>
                <w:dstrike w:val="0"/>
              </w:rPr>
              <w:t>GEHA-DCM-UTILITY-v0.1</w:t>
            </w:r>
          </w:p>
        </w:tc>
      </w:tr>
      <w:tr w:rsidR="001F702A" w:rsidTr="4986D35A" w14:paraId="796FA20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03" w14:textId="77777777">
            <w:pPr>
              <w:pStyle w:val="Compact"/>
              <w:rPr>
                <w:b w:val="1"/>
                <w:bCs w:val="1"/>
                <w:strike w:val="0"/>
                <w:dstrike w:val="0"/>
                <w:rPrChange w:author="Syed Ahmed" w:date="2026-09-16T13:17:32.5Z" w:id="1355247476"/>
              </w:rPr>
            </w:pPr>
            <w:r w:rsidRPr="4986D35A">
              <w:rPr>
                <w:b w:val="1"/>
                <w:bCs w:val="1"/>
                <w:strike w:val="0"/>
                <w:dstrike w:val="0"/>
              </w:rPr>
              <w:t>Application Version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04" w14:textId="77777777">
            <w:pPr>
              <w:pStyle w:val="Compact"/>
              <w:rPr>
                <w:i w:val="1"/>
                <w:iCs w:val="1"/>
                <w:strike w:val="0"/>
                <w:dstrike w:val="0"/>
                <w:rPrChange w:author="Syed Ahmed" w:date="2026-09-16T13:17:32.504Z" w:id="1673884176"/>
              </w:rPr>
            </w:pPr>
            <w:r w:rsidRPr="4986D35A">
              <w:rPr>
                <w:i w:val="1"/>
                <w:iCs w:val="1"/>
                <w:strike w:val="0"/>
                <w:dstrike w:val="0"/>
                <w:rPrChange w:author="Syed Ahmed" w:date="2026-09-16T13:16:21.93Z" w16du:dateUtc="2026-09-16T13:16:21.93Z" w:id="1835663805">
                  <w:rPr>
                    <w:i w:val="1"/>
                    <w:iCs w:val="1"/>
                  </w:rPr>
                </w:rPrChange>
              </w:rPr>
              <w:t xml:space="preserve">Installed software </w:t>
            </w:r>
            <w:r w:rsidRPr="4986D35A">
              <w:rPr>
                <w:i w:val="1"/>
                <w:iCs w:val="1"/>
                <w:strike w:val="0"/>
                <w:dstrike w:val="0"/>
              </w:rPr>
              <w:t>observed</w:t>
            </w:r>
            <w:r w:rsidRPr="4986D35A">
              <w:rPr>
                <w:i w:val="1"/>
                <w:iCs w:val="1"/>
                <w:strike w:val="0"/>
                <w:dstrike w:val="0"/>
                <w:rPrChange w:author="Syed Ahmed" w:date="2026-09-16T13:16:21.93Z" w16du:dateUtc="2026-09-16T13:16:21.93Z" w:id="844999452">
                  <w:rPr>
                    <w:i w:val="1"/>
                    <w:iCs w:val="1"/>
                  </w:rPr>
                </w:rPrChange>
              </w:rPr>
              <w:t xml:space="preserve"> on the hosts: /proc/916/exe; svchost.exe; ir_agent.exe; splunkd.exe; svchost.exe; </w:t>
            </w:r>
            <w:r w:rsidRPr="4986D35A">
              <w:rPr>
                <w:i w:val="1"/>
                <w:iCs w:val="1"/>
                <w:strike w:val="0"/>
                <w:dstrike w:val="0"/>
              </w:rPr>
              <w:t>rapid7_endpoint_broker.exe  (</w:t>
            </w:r>
            <w:r w:rsidRPr="4986D35A">
              <w:rPr>
                <w:i w:val="1"/>
                <w:iCs w:val="1"/>
                <w:strike w:val="0"/>
                <w:dstrike w:val="0"/>
              </w:rPr>
              <w:t>Source: Application Interface Details, full 451,897-row pass, as-of 12/24/25)</w:t>
            </w:r>
          </w:p>
        </w:tc>
      </w:tr>
      <w:tr w:rsidR="001F702A" w:rsidTr="4986D35A" w14:paraId="796FA208" w14:textId="77777777">
        <w:tc>
          <w:tcPr>
            <w:cnfStyle w:val="000010000000" w:firstRow="0" w:lastRow="0" w:firstColumn="0" w:lastColumn="0" w:oddVBand="1" w:evenVBand="0" w:oddHBand="0" w:evenHBand="0" w:firstRowFirstColumn="0" w:firstRowLastColumn="0" w:lastRowFirstColumn="0" w:lastRowLastColumn="0"/>
            <w:tcW w:w="3960" w:type="dxa"/>
            <w:tcMar/>
          </w:tcPr>
          <w:p w:rsidR="001F702A" w:rsidP="4986D35A" w:rsidRDefault="00000000" w14:paraId="796FA206" w14:textId="77777777">
            <w:pPr>
              <w:pStyle w:val="Compact"/>
              <w:rPr>
                <w:b w:val="1"/>
                <w:bCs w:val="1"/>
                <w:strike w:val="0"/>
                <w:dstrike w:val="0"/>
                <w:rPrChange w:author="Syed Ahmed" w:date="2026-09-16T13:17:32.505Z" w:id="657813631"/>
              </w:rPr>
            </w:pPr>
            <w:r w:rsidRPr="4986D35A">
              <w:rPr>
                <w:b w:val="1"/>
                <w:bCs w:val="1"/>
                <w:strike w:val="0"/>
                <w:dstrike w:val="0"/>
              </w:rPr>
              <w:t>Wave Placement</w:t>
            </w:r>
          </w:p>
        </w:tc>
        <w:tc>
          <w:tcPr>
            <w:cnfStyle w:val="000001000000" w:firstRow="0" w:lastRow="0" w:firstColumn="0" w:lastColumn="0" w:oddVBand="0" w:evenVBand="1" w:oddHBand="0" w:evenHBand="0" w:firstRowFirstColumn="0" w:firstRowLastColumn="0" w:lastRowFirstColumn="0" w:lastRowLastColumn="0"/>
            <w:tcW w:w="3960" w:type="dxa"/>
            <w:tcMar/>
          </w:tcPr>
          <w:p w:rsidR="001F702A" w:rsidRDefault="00000000" w14:paraId="796FA207" w14:textId="77777777">
            <w:pPr>
              <w:pStyle w:val="Compact"/>
              <w:rPr>
                <w:strike w:val="0"/>
                <w:dstrike w:val="0"/>
              </w:rPr>
            </w:pPr>
            <w:r>
              <w:rPr>
                <w:strike w:val="0"/>
                <w:dstrike w:val="0"/>
                <w:rPrChange w:author="Syed Ahmed" w:date="2026-09-16T13:16:21.931Z" w16du:dateUtc="2026-09-16T13:16:21.931Z" w:id="61800207"/>
              </w:rPr>
              <w:t xml:space="preserve">Wave 3 — </w:t>
            </w:r>
            <w:r>
              <w:rPr>
                <w:strike w:val="0"/>
                <w:dstrike w:val="0"/>
              </w:rPr>
              <w:t>plan</w:t>
            </w:r>
            <w:r>
              <w:rPr>
                <w:strike w:val="0"/>
                <w:dstrike w:val="0"/>
                <w:rPrChange w:author="Syed Ahmed" w:date="2026-09-16T13:16:21.931Z" w16du:dateUtc="2026-09-16T13:16:21.931Z" w:id="270047011"/>
              </w:rPr>
              <w:t xml:space="preserve"> of </w:t>
            </w:r>
            <w:r>
              <w:rPr>
                <w:strike w:val="0"/>
                <w:dstrike w:val="0"/>
              </w:rPr>
              <w:t>record</w:t>
            </w:r>
            <w:r>
              <w:rPr>
                <w:strike w:val="0"/>
                <w:dstrike w:val="0"/>
                <w:rPrChange w:author="Syed Ahmed" w:date="2026-09-16T13:16:21.931Z" w16du:dateUtc="2026-09-16T13:16:21.931Z" w:id="477086468"/>
              </w:rPr>
              <w:t xml:space="preserve"> BASELINE v2.1, 26 Aug 2026. Prior tracker-derived placements superseded. W4 — engine placement (manual (dragged)); not listed in SOW Exhibit C — change order </w:t>
            </w:r>
            <w:r>
              <w:rPr>
                <w:strike w:val="0"/>
                <w:dstrike w:val="0"/>
              </w:rPr>
              <w:t>required</w:t>
            </w:r>
          </w:p>
        </w:tc>
      </w:tr>
      <w:tr w:rsidR="001F702A" w:rsidTr="4986D35A" w14:paraId="796FA20B" w14:textId="77777777">
        <w:tc>
          <w:tcPr>
            <w:cnfStyle w:val="000010000000" w:firstRow="0" w:lastRow="0" w:firstColumn="0" w:lastColumn="0" w:oddVBand="1" w:evenVBand="0" w:oddHBand="0" w:evenHBand="0" w:firstRowFirstColumn="0" w:firstRowLastColumn="0" w:lastRowFirstColumn="0" w:lastRowLastColumn="0"/>
            <w:tcW w:w="3960" w:type="dxa"/>
            <w:tcMar/>
          </w:tcPr>
          <w:p w:rsidR="001F702A" w:rsidP="4986D35A" w:rsidRDefault="00000000" w14:paraId="796FA209" w14:textId="77777777">
            <w:pPr>
              <w:pStyle w:val="Compact"/>
              <w:rPr>
                <w:b w:val="1"/>
                <w:bCs w:val="1"/>
                <w:strike w:val="0"/>
                <w:dstrike w:val="0"/>
                <w:rPrChange w:author="Syed Ahmed" w:date="2026-09-16T13:17:32.507Z" w:id="1642565404"/>
              </w:rPr>
            </w:pPr>
            <w:r w:rsidRPr="4986D35A">
              <w:rPr>
                <w:b w:val="1"/>
                <w:bCs w:val="1"/>
                <w:strike w:val="0"/>
                <w:dstrike w:val="0"/>
              </w:rPr>
              <w:t>Migration Strategy</w:t>
            </w:r>
          </w:p>
        </w:tc>
        <w:tc>
          <w:tcPr>
            <w:cnfStyle w:val="000001000000" w:firstRow="0" w:lastRow="0" w:firstColumn="0" w:lastColumn="0" w:oddVBand="0" w:evenVBand="1" w:oddHBand="0" w:evenHBand="0" w:firstRowFirstColumn="0" w:firstRowLastColumn="0" w:lastRowFirstColumn="0" w:lastRowLastColumn="0"/>
            <w:tcW w:w="3960" w:type="dxa"/>
            <w:tcMar/>
          </w:tcPr>
          <w:p w:rsidR="001F702A" w:rsidRDefault="00000000" w14:paraId="796FA20A" w14:textId="77777777">
            <w:pPr>
              <w:pStyle w:val="Compact"/>
              <w:rPr>
                <w:strike w:val="0"/>
                <w:dstrike w:val="0"/>
              </w:rPr>
            </w:pPr>
            <w:r>
              <w:rPr>
                <w:strike w:val="0"/>
                <w:dstrike w:val="0"/>
                <w:rPrChange w:author="Syed Ahmed" w:date="2026-09-16T13:16:21.933Z" w16du:dateUtc="2026-09-16T13:16:21.933Z" w:id="118877465"/>
              </w:rPr>
              <w:t xml:space="preserve">Rehost (tracker ruling, BASELINE v2.1) — Matilda recommends </w:t>
            </w:r>
            <w:r>
              <w:rPr>
                <w:strike w:val="0"/>
                <w:dstrike w:val="0"/>
              </w:rPr>
              <w:t>Replatform</w:t>
            </w:r>
            <w:r>
              <w:rPr>
                <w:strike w:val="0"/>
                <w:dstrike w:val="0"/>
              </w:rPr>
              <w:t xml:space="preserve"> for the PROD environment; conflict logged in §5.1, register DECISION W3-UTIL-D1</w:t>
            </w:r>
          </w:p>
        </w:tc>
      </w:tr>
      <w:tr w:rsidR="001F702A" w:rsidTr="4986D35A" w14:paraId="796FA20E" w14:textId="77777777">
        <w:tc>
          <w:tcPr>
            <w:cnfStyle w:val="000010000000" w:firstRow="0" w:lastRow="0" w:firstColumn="0" w:lastColumn="0" w:oddVBand="1" w:evenVBand="0" w:oddHBand="0" w:evenHBand="0" w:firstRowFirstColumn="0" w:firstRowLastColumn="0" w:lastRowFirstColumn="0" w:lastRowLastColumn="0"/>
            <w:tcW w:w="3960" w:type="dxa"/>
            <w:tcMar/>
          </w:tcPr>
          <w:p w:rsidR="001F702A" w:rsidP="4986D35A" w:rsidRDefault="00000000" w14:paraId="796FA20C" w14:textId="77777777">
            <w:pPr>
              <w:pStyle w:val="Compact"/>
              <w:rPr>
                <w:b w:val="1"/>
                <w:bCs w:val="1"/>
                <w:strike w:val="0"/>
                <w:dstrike w:val="0"/>
                <w:rPrChange w:author="Syed Ahmed" w:date="2026-09-16T13:17:32.51Z" w:id="2124358522"/>
              </w:rPr>
            </w:pPr>
            <w:r w:rsidRPr="4986D35A">
              <w:rPr>
                <w:b w:val="1"/>
                <w:bCs w:val="1"/>
                <w:strike w:val="0"/>
                <w:dstrike w:val="0"/>
              </w:rPr>
              <w:t>Target Cutover Date</w:t>
            </w:r>
          </w:p>
        </w:tc>
        <w:tc>
          <w:tcPr>
            <w:cnfStyle w:val="000001000000" w:firstRow="0" w:lastRow="0" w:firstColumn="0" w:lastColumn="0" w:oddVBand="0" w:evenVBand="1" w:oddHBand="0" w:evenHBand="0" w:firstRowFirstColumn="0" w:firstRowLastColumn="0" w:lastRowFirstColumn="0" w:lastRowLastColumn="0"/>
            <w:tcW w:w="3960" w:type="dxa"/>
            <w:tcMar/>
          </w:tcPr>
          <w:p w:rsidR="001F702A" w:rsidRDefault="00000000" w14:paraId="796FA20D" w14:textId="77777777">
            <w:pPr>
              <w:pStyle w:val="Compact"/>
              <w:rPr>
                <w:strike w:val="0"/>
                <w:dstrike w:val="0"/>
              </w:rPr>
            </w:pPr>
            <w:r>
              <w:rPr>
                <w:strike w:val="0"/>
                <w:dstrike w:val="0"/>
              </w:rPr>
              <w:t>03/18/27, Thursday (BASELINE v2.1). CR Friday 03/12/27; CAB Wednesday 03/17/27.</w:t>
            </w:r>
          </w:p>
        </w:tc>
      </w:tr>
      <w:tr w:rsidR="001F702A" w:rsidTr="4986D35A" w14:paraId="796FA21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0F" w14:textId="77777777">
            <w:pPr>
              <w:pStyle w:val="Compact"/>
              <w:rPr>
                <w:b w:val="1"/>
                <w:bCs w:val="1"/>
                <w:strike w:val="0"/>
                <w:dstrike w:val="0"/>
                <w:rPrChange w:author="Syed Ahmed" w:date="2026-09-16T13:17:32.511Z" w:id="2117110988"/>
              </w:rPr>
            </w:pPr>
            <w:r w:rsidRPr="4986D35A">
              <w:rPr>
                <w:b w:val="1"/>
                <w:bCs w:val="1"/>
                <w:strike w:val="0"/>
                <w:dstrike w:val="0"/>
              </w:rPr>
              <w:t>Cliff Date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10" w14:textId="77777777">
            <w:pPr>
              <w:pStyle w:val="Compact"/>
              <w:rPr>
                <w:i w:val="1"/>
                <w:iCs w:val="1"/>
                <w:strike w:val="0"/>
                <w:dstrike w:val="0"/>
                <w:rPrChange w:author="Syed Ahmed" w:date="2026-09-16T13:17:32.512Z" w:id="395572008"/>
              </w:rPr>
            </w:pPr>
            <w:r w:rsidRPr="4986D35A">
              <w:rPr>
                <w:i w:val="1"/>
                <w:iCs w:val="1"/>
                <w:strike w:val="0"/>
                <w:dstrike w:val="0"/>
              </w:rPr>
              <w:t>None on file</w:t>
            </w:r>
          </w:p>
        </w:tc>
      </w:tr>
      <w:tr w:rsidR="001F702A" w:rsidTr="4986D35A" w14:paraId="796FA21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12" w14:textId="77777777">
            <w:pPr>
              <w:pStyle w:val="Compact"/>
              <w:rPr>
                <w:b w:val="1"/>
                <w:bCs w:val="1"/>
                <w:strike w:val="0"/>
                <w:dstrike w:val="0"/>
                <w:rPrChange w:author="Syed Ahmed" w:date="2026-09-16T13:17:32.513Z" w:id="1274706195"/>
              </w:rPr>
            </w:pPr>
            <w:r w:rsidRPr="4986D35A">
              <w:rPr>
                <w:b w:val="1"/>
                <w:bCs w:val="1"/>
                <w:strike w:val="0"/>
                <w:dstrike w:val="0"/>
              </w:rPr>
              <w:t>Cliff Date Driver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13" w14:textId="77777777">
            <w:pPr>
              <w:pStyle w:val="Compact"/>
              <w:rPr>
                <w:i w:val="1"/>
                <w:iCs w:val="1"/>
                <w:strike w:val="0"/>
                <w:dstrike w:val="0"/>
                <w:rPrChange w:author="Syed Ahmed" w:date="2026-09-16T13:17:32.514Z" w:id="424588216"/>
              </w:rPr>
            </w:pPr>
            <w:r w:rsidRPr="4986D35A">
              <w:rPr>
                <w:i w:val="1"/>
                <w:iCs w:val="1"/>
                <w:strike w:val="0"/>
                <w:dstrike w:val="0"/>
                <w:rPrChange w:author="Syed Ahmed" w:date="2026-09-16T13:16:21.935Z" w16du:dateUtc="2026-09-16T13:16:21.935Z" w:id="1580544614">
                  <w:rPr>
                    <w:i w:val="1"/>
                    <w:iCs w:val="1"/>
                  </w:rPr>
                </w:rPrChange>
              </w:rPr>
              <w:t xml:space="preserve">Datacenter </w:t>
            </w:r>
            <w:r w:rsidRPr="4986D35A">
              <w:rPr>
                <w:i w:val="1"/>
                <w:iCs w:val="1"/>
                <w:strike w:val="0"/>
                <w:dstrike w:val="0"/>
              </w:rPr>
              <w:t>exit  (</w:t>
            </w:r>
            <w:r w:rsidRPr="4986D35A">
              <w:rPr>
                <w:i w:val="1"/>
                <w:iCs w:val="1"/>
                <w:strike w:val="0"/>
                <w:dstrike w:val="0"/>
              </w:rPr>
              <w:t>Source: Wave Plan Tracker (rev-3), as-of 07-Aug-2026)</w:t>
            </w:r>
          </w:p>
        </w:tc>
      </w:tr>
      <w:tr w:rsidR="001F702A" w:rsidTr="4986D35A" w14:paraId="796FA21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15" w14:textId="77777777">
            <w:pPr>
              <w:pStyle w:val="Compact"/>
              <w:rPr>
                <w:b w:val="1"/>
                <w:bCs w:val="1"/>
                <w:strike w:val="0"/>
                <w:dstrike w:val="0"/>
                <w:rPrChange w:author="Syed Ahmed" w:date="2026-09-16T13:17:32.515Z" w:id="22399378"/>
              </w:rPr>
            </w:pPr>
            <w:r w:rsidRPr="4986D35A">
              <w:rPr>
                <w:b w:val="1"/>
                <w:bCs w:val="1"/>
                <w:strike w:val="0"/>
                <w:dstrike w:val="0"/>
              </w:rPr>
              <w:t>User Access Method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16" w14:textId="77777777">
            <w:pPr>
              <w:pStyle w:val="Compact"/>
              <w:rPr>
                <w:i w:val="1"/>
                <w:iCs w:val="1"/>
                <w:strike w:val="0"/>
                <w:dstrike w:val="0"/>
                <w:rPrChange w:author="Syed Ahmed" w:date="2026-09-16T13:17:32.515Z" w:id="2007348776"/>
              </w:rPr>
            </w:pPr>
            <w:r w:rsidRPr="4986D35A">
              <w:rPr>
                <w:i w:val="1"/>
                <w:iCs w:val="1"/>
                <w:strike w:val="0"/>
                <w:dstrike w:val="0"/>
              </w:rPr>
              <w:t>Not yet provided — requested from GEHA, required by 2026-09-15 (Appendix B, item 05).</w:t>
            </w:r>
          </w:p>
        </w:tc>
      </w:tr>
      <w:tr w:rsidR="001F702A" w:rsidTr="4986D35A" w14:paraId="796FA21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18" w14:textId="77777777">
            <w:pPr>
              <w:pStyle w:val="Compact"/>
              <w:rPr>
                <w:b w:val="1"/>
                <w:bCs w:val="1"/>
                <w:strike w:val="0"/>
                <w:dstrike w:val="0"/>
                <w:rPrChange w:author="Syed Ahmed" w:date="2026-09-16T13:17:32.516Z" w:id="1300853985"/>
              </w:rPr>
            </w:pPr>
            <w:r w:rsidRPr="4986D35A">
              <w:rPr>
                <w:b w:val="1"/>
                <w:bCs w:val="1"/>
                <w:strike w:val="0"/>
                <w:dstrike w:val="0"/>
              </w:rPr>
              <w:t>Key Dependencies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19" w14:textId="77777777">
            <w:pPr>
              <w:pStyle w:val="Compact"/>
              <w:rPr>
                <w:i w:val="1"/>
                <w:iCs w:val="1"/>
                <w:strike w:val="0"/>
                <w:dstrike w:val="0"/>
                <w:rPrChange w:author="Syed Ahmed" w:date="2026-09-16T13:17:32.516Z" w:id="830077350"/>
              </w:rPr>
            </w:pPr>
            <w:r w:rsidRPr="4986D35A">
              <w:rPr>
                <w:i w:val="1"/>
                <w:iCs w:val="1"/>
                <w:strike w:val="0"/>
                <w:dstrike w:val="0"/>
                <w:rPrChange w:author="Syed Ahmed" w:date="2026-09-16T13:16:21.937Z" w16du:dateUtc="2026-09-16T13:16:21.937Z" w:id="1446791720">
                  <w:rPr>
                    <w:i w:val="1"/>
                    <w:iCs w:val="1"/>
                  </w:rPr>
                </w:rPrChange>
              </w:rPr>
              <w:t>ORION  (</w:t>
            </w:r>
            <w:r w:rsidRPr="4986D35A">
              <w:rPr>
                <w:i w:val="1"/>
                <w:iCs w:val="1"/>
                <w:strike w:val="0"/>
                <w:dstrike w:val="0"/>
              </w:rPr>
              <w:t>Inferred from Application Interface Details full pass, as-of 12/24/25; test: confirm with the far-side owning team)</w:t>
            </w:r>
          </w:p>
        </w:tc>
      </w:tr>
      <w:tr w:rsidR="001F702A" w:rsidTr="4986D35A" w14:paraId="796FA21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1B" w14:textId="77777777">
            <w:pPr>
              <w:pStyle w:val="Compact"/>
              <w:rPr>
                <w:b w:val="1"/>
                <w:bCs w:val="1"/>
                <w:strike w:val="0"/>
                <w:dstrike w:val="0"/>
                <w:rPrChange w:author="Syed Ahmed" w:date="2026-09-16T13:17:32.517Z" w:id="1697323842"/>
              </w:rPr>
            </w:pPr>
            <w:r w:rsidRPr="4986D35A">
              <w:rPr>
                <w:b w:val="1"/>
                <w:bCs w:val="1"/>
                <w:strike w:val="0"/>
                <w:dstrike w:val="0"/>
              </w:rPr>
              <w:t>Target Subscription &amp; Landing Zone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1C" w14:textId="77777777">
            <w:pPr>
              <w:pStyle w:val="Compact"/>
              <w:rPr>
                <w:i w:val="1"/>
                <w:iCs w:val="1"/>
                <w:strike w:val="0"/>
                <w:dstrike w:val="0"/>
                <w:rPrChange w:author="Syed Ahmed" w:date="2026-09-16T13:17:32.517Z" w:id="2002438542"/>
              </w:rPr>
            </w:pPr>
            <w:r w:rsidRPr="4986D35A">
              <w:rPr>
                <w:i w:val="1"/>
                <w:iCs w:val="1"/>
                <w:strike w:val="0"/>
                <w:dstrike w:val="0"/>
              </w:rPr>
              <w:t>Not yet provided — Subscription name and ID, management group, resource group — owned by §5.2. To be supplied by GEHA (Appendix B).</w:t>
            </w:r>
          </w:p>
        </w:tc>
      </w:tr>
      <w:tr w:rsidR="001F702A" w:rsidTr="4986D35A" w14:paraId="796FA22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1E" w14:textId="77777777">
            <w:pPr>
              <w:pStyle w:val="Compact"/>
              <w:rPr>
                <w:b w:val="1"/>
                <w:bCs w:val="1"/>
                <w:strike w:val="0"/>
                <w:dstrike w:val="0"/>
                <w:rPrChange w:author="Syed Ahmed" w:date="2026-09-16T13:17:32.517Z" w:id="1587524992"/>
              </w:rPr>
            </w:pPr>
            <w:r w:rsidRPr="4986D35A">
              <w:rPr>
                <w:b w:val="1"/>
                <w:bCs w:val="1"/>
                <w:strike w:val="0"/>
                <w:dstrike w:val="0"/>
              </w:rPr>
              <w:t>Target Region &amp; Paired Region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1F" w14:textId="77777777">
            <w:pPr>
              <w:pStyle w:val="Compact"/>
              <w:rPr>
                <w:i w:val="1"/>
                <w:iCs w:val="1"/>
                <w:strike w:val="0"/>
                <w:dstrike w:val="0"/>
                <w:rPrChange w:author="Syed Ahmed" w:date="2026-09-16T13:17:32.518Z" w:id="44473957"/>
              </w:rPr>
            </w:pPr>
            <w:r w:rsidRPr="4986D35A">
              <w:rPr>
                <w:i w:val="1"/>
                <w:iCs w:val="1"/>
                <w:strike w:val="0"/>
                <w:dstrike w:val="0"/>
              </w:rPr>
              <w:t>Not yet provided — Primary Azure region and its pair — owned by §5.2. To be supplied by GEHA (Appendix B).</w:t>
            </w:r>
          </w:p>
        </w:tc>
      </w:tr>
      <w:tr w:rsidR="001F702A" w:rsidTr="4986D35A" w14:paraId="796FA22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21" w14:textId="77777777">
            <w:pPr>
              <w:pStyle w:val="Compact"/>
              <w:rPr>
                <w:b w:val="1"/>
                <w:bCs w:val="1"/>
                <w:strike w:val="0"/>
                <w:dstrike w:val="0"/>
                <w:rPrChange w:author="Syed Ahmed" w:date="2026-09-16T13:17:32.519Z" w:id="326231535"/>
              </w:rPr>
            </w:pPr>
            <w:r w:rsidRPr="4986D35A">
              <w:rPr>
                <w:b w:val="1"/>
                <w:bCs w:val="1"/>
                <w:strike w:val="0"/>
                <w:dstrike w:val="0"/>
              </w:rPr>
              <w:t>Application Tier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22" w14:textId="77777777">
            <w:pPr>
              <w:pStyle w:val="Compact"/>
              <w:rPr>
                <w:i w:val="1"/>
                <w:iCs w:val="1"/>
                <w:strike w:val="0"/>
                <w:dstrike w:val="0"/>
                <w:rPrChange w:author="Syed Ahmed" w:date="2026-09-16T13:17:32.52Z" w:id="1570059353"/>
              </w:rPr>
            </w:pPr>
            <w:r w:rsidRPr="4986D35A">
              <w:rPr>
                <w:i w:val="1"/>
                <w:iCs w:val="1"/>
                <w:strike w:val="0"/>
                <w:dstrike w:val="0"/>
                <w:rPrChange w:author="Syed Ahmed" w:date="2026-09-16T13:16:21.94Z" w16du:dateUtc="2026-09-16T13:16:21.94Z" w:id="2056411933">
                  <w:rPr>
                    <w:i w:val="1"/>
                    <w:iCs w:val="1"/>
                  </w:rPr>
                </w:rPrChange>
              </w:rPr>
              <w:t xml:space="preserve">Not on file — no Utility application row in BIA_Applications_20251113 or </w:t>
            </w:r>
            <w:r w:rsidRPr="4986D35A">
              <w:rPr>
                <w:i w:val="1"/>
                <w:iCs w:val="1"/>
                <w:strike w:val="0"/>
                <w:dstrike w:val="0"/>
              </w:rPr>
              <w:t>BIA_Capability_and_Application</w:t>
            </w:r>
            <w:r w:rsidRPr="4986D35A">
              <w:rPr>
                <w:i w:val="1"/>
                <w:iCs w:val="1"/>
                <w:strike w:val="0"/>
                <w:dstrike w:val="0"/>
              </w:rPr>
              <w:t xml:space="preserve"> (Application BIA tabs, read in full 26-Aug-2026); requested from GEHA (Appendix B item 12; register W3-UTIL-4).</w:t>
            </w:r>
          </w:p>
        </w:tc>
      </w:tr>
      <w:tr w:rsidR="001F702A" w:rsidTr="4986D35A" w14:paraId="796FA22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24" w14:textId="77777777">
            <w:pPr>
              <w:pStyle w:val="Compact"/>
              <w:rPr>
                <w:b w:val="1"/>
                <w:bCs w:val="1"/>
                <w:strike w:val="0"/>
                <w:dstrike w:val="0"/>
                <w:rPrChange w:author="Syed Ahmed" w:date="2026-09-16T13:17:32.521Z" w:id="785781780"/>
              </w:rPr>
            </w:pPr>
            <w:r w:rsidRPr="4986D35A">
              <w:rPr>
                <w:b w:val="1"/>
                <w:bCs w:val="1"/>
                <w:strike w:val="0"/>
                <w:dstrike w:val="0"/>
              </w:rPr>
              <w:t>RTO and RPO</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25" w14:textId="77777777">
            <w:pPr>
              <w:pStyle w:val="Compact"/>
              <w:rPr>
                <w:i w:val="1"/>
                <w:iCs w:val="1"/>
                <w:strike w:val="0"/>
                <w:dstrike w:val="0"/>
                <w:rPrChange w:author="Syed Ahmed" w:date="2026-09-16T13:17:32.522Z" w:id="448956015"/>
              </w:rPr>
            </w:pPr>
            <w:r w:rsidRPr="4986D35A">
              <w:rPr>
                <w:i w:val="1"/>
                <w:iCs w:val="1"/>
                <w:strike w:val="0"/>
                <w:dstrike w:val="0"/>
                <w:rPrChange w:author="Syed Ahmed" w:date="2026-09-16T13:16:21.941Z" w16du:dateUtc="2026-09-16T13:16:21.941Z" w:id="2024263543">
                  <w:rPr>
                    <w:i w:val="1"/>
                    <w:iCs w:val="1"/>
                  </w:rPr>
                </w:rPrChange>
              </w:rPr>
              <w:t xml:space="preserve">Not on file — no Utility application row in BIA_Applications_20251113 or </w:t>
            </w:r>
            <w:r w:rsidRPr="4986D35A">
              <w:rPr>
                <w:i w:val="1"/>
                <w:iCs w:val="1"/>
                <w:strike w:val="0"/>
                <w:dstrike w:val="0"/>
              </w:rPr>
              <w:t>BIA_Capability_and_Application</w:t>
            </w:r>
            <w:r w:rsidRPr="4986D35A">
              <w:rPr>
                <w:i w:val="1"/>
                <w:iCs w:val="1"/>
                <w:strike w:val="0"/>
                <w:dstrike w:val="0"/>
              </w:rPr>
              <w:t xml:space="preserve"> (Application BIA tabs, read in full 26-Aug-2026); requested from GEHA (Appendix B item 12; register W3-UTIL-4).</w:t>
            </w:r>
          </w:p>
        </w:tc>
      </w:tr>
      <w:tr w:rsidR="001F702A" w:rsidTr="4986D35A" w14:paraId="796FA22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27" w14:textId="77777777">
            <w:pPr>
              <w:pStyle w:val="Compact"/>
              <w:rPr>
                <w:b w:val="1"/>
                <w:bCs w:val="1"/>
                <w:strike w:val="0"/>
                <w:dstrike w:val="0"/>
                <w:rPrChange w:author="Syed Ahmed" w:date="2026-09-16T13:17:32.523Z" w:id="2074249106"/>
              </w:rPr>
            </w:pPr>
            <w:r w:rsidRPr="4986D35A">
              <w:rPr>
                <w:b w:val="1"/>
                <w:bCs w:val="1"/>
                <w:strike w:val="0"/>
                <w:dstrike w:val="0"/>
              </w:rPr>
              <w:t>Load Balancer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28" w14:textId="77777777">
            <w:pPr>
              <w:pStyle w:val="Compact"/>
              <w:rPr>
                <w:i w:val="1"/>
                <w:iCs w:val="1"/>
                <w:strike w:val="0"/>
                <w:dstrike w:val="0"/>
                <w:rPrChange w:author="Syed Ahmed" w:date="2026-09-16T13:17:32.523Z" w:id="1030952626"/>
              </w:rPr>
            </w:pPr>
            <w:r w:rsidRPr="4986D35A">
              <w:rPr>
                <w:i w:val="1"/>
                <w:iCs w:val="1"/>
                <w:strike w:val="0"/>
                <w:dstrike w:val="0"/>
              </w:rPr>
              <w:t>Not yet provided — requested from GEHA, required by 2026-09-01 (Appendix B, item 06).</w:t>
            </w:r>
          </w:p>
        </w:tc>
      </w:tr>
      <w:tr w:rsidR="001F702A" w:rsidTr="4986D35A" w14:paraId="796FA22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2A" w14:textId="77777777">
            <w:pPr>
              <w:pStyle w:val="Compact"/>
              <w:rPr>
                <w:b w:val="1"/>
                <w:bCs w:val="1"/>
                <w:strike w:val="0"/>
                <w:dstrike w:val="0"/>
                <w:rPrChange w:author="Syed Ahmed" w:date="2026-09-16T13:17:32.524Z" w:id="692600473"/>
              </w:rPr>
            </w:pPr>
            <w:r w:rsidRPr="4986D35A">
              <w:rPr>
                <w:b w:val="1"/>
                <w:bCs w:val="1"/>
                <w:strike w:val="0"/>
                <w:dstrike w:val="0"/>
              </w:rPr>
              <w:t>Deployment Pattern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2B" w14:textId="77777777">
            <w:pPr>
              <w:pStyle w:val="Compact"/>
              <w:rPr>
                <w:i w:val="1"/>
                <w:iCs w:val="1"/>
                <w:strike w:val="0"/>
                <w:dstrike w:val="0"/>
                <w:rPrChange w:author="Syed Ahmed" w:date="2026-09-16T13:17:32.525Z" w:id="1357632307"/>
              </w:rPr>
            </w:pPr>
            <w:r w:rsidRPr="4986D35A">
              <w:rPr>
                <w:i w:val="1"/>
                <w:iCs w:val="1"/>
                <w:strike w:val="0"/>
                <w:dstrike w:val="0"/>
                <w:rPrChange w:author="Syed Ahmed" w:date="2026-09-16T13:16:21.943Z" w16du:dateUtc="2026-09-16T13:16:21.943Z" w:id="1851320133">
                  <w:rPr>
                    <w:i w:val="1"/>
                    <w:iCs w:val="1"/>
                  </w:rPr>
                </w:rPrChange>
              </w:rPr>
              <w:t>8 host(s) across 3 environment(</w:t>
            </w:r>
            <w:r w:rsidRPr="4986D35A">
              <w:rPr>
                <w:i w:val="1"/>
                <w:iCs w:val="1"/>
                <w:strike w:val="0"/>
                <w:dstrike w:val="0"/>
              </w:rPr>
              <w:t>s)  (</w:t>
            </w:r>
            <w:r w:rsidRPr="4986D35A">
              <w:rPr>
                <w:i w:val="1"/>
                <w:iCs w:val="1"/>
                <w:strike w:val="0"/>
                <w:dstrike w:val="0"/>
              </w:rPr>
              <w:t>Source: Matilda Discovery Assessment, as-of 08-Aug-2026 + Application Interface Details full pass, as-of 12/24/25)— current owned by §4.1, target by §5.3</w:t>
            </w:r>
          </w:p>
        </w:tc>
      </w:tr>
    </w:tbl>
    <w:p w:rsidR="001F702A" w:rsidP="4986D35A" w:rsidRDefault="00000000" w14:paraId="796FA22D" w14:textId="77777777">
      <w:pPr>
        <w:pStyle w:val="BodyText"/>
        <w:rPr>
          <w:b w:val="1"/>
          <w:bCs w:val="1"/>
          <w:strike w:val="0"/>
          <w:dstrike w:val="0"/>
          <w:sz w:val="15"/>
          <w:szCs w:val="15"/>
          <w:rPrChange w:author="Syed Ahmed" w:date="2026-09-16T13:17:32.525Z" w:id="1556090604"/>
        </w:rPr>
      </w:pPr>
      <w:r w:rsidRPr="4986D35A">
        <w:rPr>
          <w:b w:val="1"/>
          <w:bCs w:val="1"/>
          <w:strike w:val="0"/>
          <w:dstrike w:val="0"/>
          <w:sz w:val="15"/>
          <w:szCs w:val="15"/>
        </w:rPr>
        <w:t>Table 1.0 — Key Information</w:t>
      </w:r>
    </w:p>
    <w:p w:rsidR="001F702A" w:rsidRDefault="001F702A" w14:paraId="796FA22E" w14:textId="77777777">
      <w:pPr>
        <w:pStyle w:val="Compact"/>
      </w:pPr>
    </w:p>
    <w:p w:rsidR="001F702A" w:rsidP="4986D35A" w:rsidRDefault="00000000" w14:paraId="796FA22F" w14:textId="77777777">
      <w:pPr>
        <w:pStyle w:val="Heading1"/>
        <w:pageBreakBefore w:val="1"/>
        <w:rPr>
          <w:strike w:val="1"/>
          <w:rPrChange w:author="Syed Ahmed" w:date="2026-09-16T13:16:31.126Z" w:id="1475333317"/>
        </w:rPr>
      </w:pPr>
      <w:bookmarkStart w:name="document-control" w:id="0"/>
      <w:r w:rsidRPr="4986D35A">
        <w:rPr>
          <w:strike w:val="1"/>
          <w:rPrChange w:author="Syed Ahmed" w:date="2026-09-16T13:16:31.125Z" w16du:dateUtc="2026-09-16T13:16:31.125Z" w:id="1195162893"/>
        </w:rPr>
        <w:t>1. Document Control</w:t>
      </w:r>
    </w:p>
    <w:p w:rsidR="001F702A" w:rsidP="4986D35A" w:rsidRDefault="00000000" w14:paraId="796FA230" w14:textId="77777777">
      <w:pPr>
        <w:pStyle w:val="FirstParagraph"/>
        <w:rPr>
          <w:strike w:val="1"/>
          <w:rPrChange w:author="Syed Ahmed" w:date="2026-09-16T13:16:31.128Z" w:id="889986988"/>
        </w:rPr>
      </w:pPr>
      <w:r w:rsidRPr="4986D35A">
        <w:rPr>
          <w:strike w:val="1"/>
          <w:rPrChange w:author="Syed Ahmed" w:date="2026-09-16T13:16:31.127Z" w16du:dateUtc="2026-09-16T13:16:31.127Z" w:id="1523494187"/>
        </w:rPr>
        <w:t xml:space="preserve">Document control </w:t>
      </w:r>
      <w:r w:rsidRPr="4986D35A">
        <w:rPr>
          <w:strike w:val="1"/>
          <w:rPrChange w:author="Syed Ahmed" w:date="2026-09-16T13:16:31.127Z" w16du:dateUtc="2026-09-16T13:16:31.127Z" w:id="663777951"/>
        </w:rPr>
        <w:t>establishes</w:t>
      </w:r>
      <w:r w:rsidRPr="4986D35A">
        <w:rPr>
          <w:strike w:val="1"/>
          <w:rPrChange w:author="Syed Ahmed" w:date="2026-09-16T13:16:31.127Z" w16du:dateUtc="2026-09-16T13:16:31.127Z" w:id="1848749107"/>
        </w:rPr>
        <w:t xml:space="preserve"> who has changed this playbook, who has approved it, and the standard of evidence every statement within it must meet. It exists so that a reader arriving months after authorship can tell how current the content is, whose judgment stands behind it, and how confident to be in any given figure. The revision history is </w:t>
      </w:r>
      <w:r w:rsidRPr="4986D35A">
        <w:rPr>
          <w:strike w:val="1"/>
          <w:rPrChange w:author="Syed Ahmed" w:date="2026-09-16T13:16:31.127Z" w16du:dateUtc="2026-09-16T13:16:31.127Z" w:id="1115737976"/>
        </w:rPr>
        <w:t>maintained</w:t>
      </w:r>
      <w:r w:rsidRPr="4986D35A">
        <w:rPr>
          <w:strike w:val="1"/>
          <w:rPrChange w:author="Syed Ahmed" w:date="2026-09-16T13:16:31.127Z" w16du:dateUtc="2026-09-16T13:16:31.127Z" w:id="928755194"/>
        </w:rPr>
        <w:t xml:space="preserve"> continuously rather than reconstructed at the end, and approvals are recorded against named individuals rather than teams. Taken </w:t>
      </w:r>
      <w:r w:rsidRPr="4986D35A">
        <w:rPr>
          <w:strike w:val="1"/>
          <w:rPrChange w:author="Syed Ahmed" w:date="2026-09-16T13:16:31.127Z" w16du:dateUtc="2026-09-16T13:16:31.127Z" w:id="630160729"/>
        </w:rPr>
        <w:t>together</w:t>
      </w:r>
      <w:r w:rsidRPr="4986D35A">
        <w:rPr>
          <w:strike w:val="1"/>
          <w:rPrChange w:author="Syed Ahmed" w:date="2026-09-16T13:16:31.127Z" w16du:dateUtc="2026-09-16T13:16:31.127Z" w:id="2085536467"/>
        </w:rPr>
        <w:t xml:space="preserve"> these records make the document auditable without recourse to the people who wrote it.</w:t>
      </w:r>
    </w:p>
    <w:p w:rsidR="001F702A" w:rsidP="4986D35A" w:rsidRDefault="00000000" w14:paraId="796FA231" w14:textId="77777777">
      <w:pPr>
        <w:pStyle w:val="Heading2"/>
        <w:rPr>
          <w:strike w:val="1"/>
          <w:rPrChange w:author="Syed Ahmed" w:date="2026-09-16T13:17:54.069Z" w:id="663239295"/>
        </w:rPr>
      </w:pPr>
      <w:bookmarkStart w:name="version-history" w:id="1"/>
      <w:r w:rsidRPr="4986D35A">
        <w:rPr>
          <w:strike w:val="1"/>
          <w:rPrChange w:author="Syed Ahmed" w:date="2026-09-16T13:17:54.069Z" w16du:dateUtc="2026-09-16T13:17:54.069Z" w:id="2015463371"/>
        </w:rPr>
        <w:t>1.1 Version History</w:t>
      </w:r>
    </w:p>
    <w:p w:rsidR="001F702A" w:rsidP="4986D35A" w:rsidRDefault="001F702A" w14:paraId="796FA232" w14:textId="77777777">
      <w:pPr>
        <w:pStyle w:val="Compact"/>
        <w:rPr>
          <w:strike w:val="1"/>
          <w:rPrChange w:author="Syed Ahmed" w:date="2026-09-16T13:17:54.07Z" w:id="439097905"/>
        </w:rPr>
      </w:pPr>
    </w:p>
    <w:tbl>
      <w:tblPr>
        <w:tblStyle w:val="Table"/>
        <w:tblW w:w="5000" w:type="pct"/>
        <w:tblLook w:val="0020" w:firstRow="1" w:lastRow="0" w:firstColumn="0" w:lastColumn="0" w:noHBand="0" w:noVBand="0"/>
      </w:tblPr>
      <w:tblGrid>
        <w:gridCol w:w="620"/>
        <w:gridCol w:w="619"/>
        <w:gridCol w:w="1170"/>
        <w:gridCol w:w="7067"/>
      </w:tblGrid>
      <w:tr w:rsidR="001F702A" w:rsidTr="4986D35A" w14:paraId="796FA23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33" w14:textId="77777777">
            <w:pPr>
              <w:pStyle w:val="Compact"/>
              <w:rPr>
                <w:b w:val="1"/>
                <w:bCs w:val="1"/>
                <w:strike w:val="1"/>
                <w:rPrChange w:author="Syed Ahmed" w:date="2026-09-16T13:17:54.07Z" w:id="495446577"/>
              </w:rPr>
            </w:pPr>
            <w:r w:rsidRPr="4986D35A">
              <w:rPr>
                <w:b w:val="1"/>
                <w:bCs w:val="1"/>
                <w:strike w:val="1"/>
                <w:rPrChange w:author="Syed Ahmed" w:date="2026-09-16T13:17:54.07Z" w16du:dateUtc="2026-09-16T13:17:54.07Z" w:id="1747438297">
                  <w:rPr>
                    <w:b w:val="1"/>
                    <w:bCs w:val="1"/>
                  </w:rPr>
                </w:rPrChange>
              </w:rPr>
              <w:t>Version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34" w14:textId="77777777">
            <w:pPr>
              <w:pStyle w:val="Compact"/>
              <w:rPr>
                <w:b w:val="1"/>
                <w:bCs w:val="1"/>
                <w:strike w:val="1"/>
                <w:rPrChange w:author="Syed Ahmed" w:date="2026-09-16T13:17:54.071Z" w:id="490614060"/>
              </w:rPr>
            </w:pPr>
            <w:r w:rsidRPr="4986D35A">
              <w:rPr>
                <w:b w:val="1"/>
                <w:bCs w:val="1"/>
                <w:strike w:val="1"/>
                <w:rPrChange w:author="Syed Ahmed" w:date="2026-09-16T13:17:54.071Z" w16du:dateUtc="2026-09-16T13:17:54.071Z" w:id="390894871">
                  <w:rPr>
                    <w:b w:val="1"/>
                    <w:bCs w:val="1"/>
                  </w:rPr>
                </w:rPrChange>
              </w:rPr>
              <w:t>Date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35" w14:textId="77777777">
            <w:pPr>
              <w:pStyle w:val="Compact"/>
              <w:rPr>
                <w:b w:val="1"/>
                <w:bCs w:val="1"/>
                <w:strike w:val="1"/>
                <w:rPrChange w:author="Syed Ahmed" w:date="2026-09-16T13:17:54.071Z" w:id="350138386"/>
              </w:rPr>
            </w:pPr>
            <w:r w:rsidRPr="4986D35A">
              <w:rPr>
                <w:b w:val="1"/>
                <w:bCs w:val="1"/>
                <w:strike w:val="1"/>
                <w:rPrChange w:author="Syed Ahmed" w:date="2026-09-16T13:17:54.071Z" w16du:dateUtc="2026-09-16T13:17:54.071Z" w:id="1182431487">
                  <w:rPr>
                    <w:b w:val="1"/>
                    <w:bCs w:val="1"/>
                  </w:rPr>
                </w:rPrChange>
              </w:rPr>
              <w:t>Author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36" w14:textId="77777777">
            <w:pPr>
              <w:pStyle w:val="Compact"/>
              <w:rPr>
                <w:b w:val="1"/>
                <w:bCs w:val="1"/>
                <w:strike w:val="1"/>
                <w:rPrChange w:author="Syed Ahmed" w:date="2026-09-16T13:17:54.072Z" w:id="803038251"/>
              </w:rPr>
            </w:pPr>
            <w:r w:rsidRPr="4986D35A">
              <w:rPr>
                <w:b w:val="1"/>
                <w:bCs w:val="1"/>
                <w:strike w:val="1"/>
                <w:rPrChange w:author="Syed Ahmed" w:date="2026-09-16T13:17:54.071Z" w16du:dateUtc="2026-09-16T13:17:54.071Z" w:id="1757317717">
                  <w:rPr>
                    <w:b w:val="1"/>
                    <w:bCs w:val="1"/>
                  </w:rPr>
                </w:rPrChange>
              </w:rPr>
              <w:t>Summary of Changes</w:t>
            </w:r>
          </w:p>
        </w:tc>
      </w:tr>
      <w:tr w:rsidR="001F702A" w:rsidTr="4986D35A" w14:paraId="796FA23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38" w14:textId="77777777">
            <w:pPr>
              <w:pStyle w:val="Compact"/>
              <w:rPr>
                <w:i w:val="1"/>
                <w:iCs w:val="1"/>
                <w:strike w:val="1"/>
                <w:rPrChange w:author="Syed Ahmed" w:date="2026-09-16T13:17:54.072Z" w:id="1833005081"/>
              </w:rPr>
            </w:pPr>
            <w:r w:rsidRPr="4986D35A">
              <w:rPr>
                <w:i w:val="1"/>
                <w:iCs w:val="1"/>
                <w:strike w:val="1"/>
                <w:rPrChange w:author="Syed Ahmed" w:date="2026-09-16T13:17:54.072Z" w16du:dateUtc="2026-09-16T13:17:54.072Z" w:id="1367010087">
                  <w:rPr>
                    <w:i w:val="1"/>
                    <w:iCs w:val="1"/>
                  </w:rPr>
                </w:rPrChange>
              </w:rPr>
              <w:t>0.2</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39" w14:textId="77777777">
            <w:pPr>
              <w:pStyle w:val="Compact"/>
              <w:rPr>
                <w:i w:val="1"/>
                <w:iCs w:val="1"/>
                <w:strike w:val="1"/>
                <w:rPrChange w:author="Syed Ahmed" w:date="2026-09-16T13:17:54.073Z" w:id="1555802829"/>
              </w:rPr>
            </w:pPr>
            <w:r w:rsidRPr="4986D35A">
              <w:rPr>
                <w:i w:val="1"/>
                <w:iCs w:val="1"/>
                <w:strike w:val="1"/>
                <w:rPrChange w:author="Syed Ahmed" w:date="2026-09-16T13:17:54.073Z" w16du:dateUtc="2026-09-16T13:17:54.073Z" w:id="437340489">
                  <w:rPr>
                    <w:i w:val="1"/>
                    <w:iCs w:val="1"/>
                  </w:rPr>
                </w:rPrChange>
              </w:rPr>
              <w:t>13-Aug-2026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3A" w14:textId="77777777">
            <w:pPr>
              <w:pStyle w:val="Compact"/>
              <w:rPr>
                <w:i w:val="1"/>
                <w:iCs w:val="1"/>
                <w:strike w:val="1"/>
                <w:rPrChange w:author="Syed Ahmed" w:date="2026-09-16T13:17:54.074Z" w:id="532276631"/>
              </w:rPr>
            </w:pPr>
            <w:r w:rsidRPr="4986D35A">
              <w:rPr>
                <w:i w:val="1"/>
                <w:iCs w:val="1"/>
                <w:strike w:val="1"/>
                <w:rPrChange w:author="Syed Ahmed" w:date="2026-09-16T13:17:54.073Z" w16du:dateUtc="2026-09-16T13:17:54.073Z" w:id="943445675">
                  <w:rPr>
                    <w:i w:val="1"/>
                    <w:iCs w:val="1"/>
                  </w:rPr>
                </w:rPrChange>
              </w:rPr>
              <w:t>George Galindo, CitiusTech</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3B" w14:textId="77777777">
            <w:pPr>
              <w:pStyle w:val="Compact"/>
              <w:rPr>
                <w:i w:val="1"/>
                <w:iCs w:val="1"/>
                <w:strike w:val="1"/>
                <w:rPrChange w:author="Syed Ahmed" w:date="2026-09-16T13:17:54.074Z" w:id="1823267412"/>
              </w:rPr>
            </w:pPr>
            <w:r w:rsidRPr="4986D35A">
              <w:rPr>
                <w:i w:val="1"/>
                <w:iCs w:val="1"/>
                <w:strike w:val="1"/>
                <w:rPrChange w:author="Syed Ahmed" w:date="2026-09-16T13:17:54.074Z" w16du:dateUtc="2026-09-16T13:17:54.074Z" w:id="1716028903">
                  <w:rPr>
                    <w:i w:val="1"/>
                    <w:iCs w:val="1"/>
                  </w:rPr>
                </w:rPrChange>
              </w:rPr>
              <w:t>Prepared for GEHA technical review. Evidenced fields cite their source and as-of date; fields GEHA has not yet supplied are shown as dated requests in Appendix B. Program decisions are not restated in the body — they are cited to Appendix A.</w:t>
            </w:r>
          </w:p>
        </w:tc>
      </w:tr>
      <w:tr w:rsidR="001F702A" w:rsidTr="4986D35A" w14:paraId="796FA24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3D" w14:textId="77777777">
            <w:pPr>
              <w:pStyle w:val="Compact"/>
              <w:rPr>
                <w:i w:val="1"/>
                <w:iCs w:val="1"/>
                <w:strike w:val="1"/>
                <w:rPrChange w:author="Syed Ahmed" w:date="2026-09-16T13:17:54.075Z" w:id="1086351750"/>
              </w:rPr>
            </w:pPr>
            <w:r w:rsidRPr="4986D35A">
              <w:rPr>
                <w:i w:val="1"/>
                <w:iCs w:val="1"/>
                <w:strike w:val="1"/>
                <w:rPrChange w:author="Syed Ahmed" w:date="2026-09-16T13:17:54.075Z" w16du:dateUtc="2026-09-16T13:17:54.075Z" w:id="1787047600">
                  <w:rPr>
                    <w:i w:val="1"/>
                    <w:iCs w:val="1"/>
                  </w:rPr>
                </w:rPrChange>
              </w:rPr>
              <w:t>0.3</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3E" w14:textId="77777777">
            <w:pPr>
              <w:pStyle w:val="Compact"/>
              <w:rPr>
                <w:i w:val="1"/>
                <w:iCs w:val="1"/>
                <w:strike w:val="1"/>
                <w:rPrChange w:author="Syed Ahmed" w:date="2026-09-16T13:17:54.076Z" w:id="1742980446"/>
              </w:rPr>
            </w:pPr>
            <w:r w:rsidRPr="4986D35A">
              <w:rPr>
                <w:i w:val="1"/>
                <w:iCs w:val="1"/>
                <w:strike w:val="1"/>
                <w:rPrChange w:author="Syed Ahmed" w:date="2026-09-16T13:17:54.075Z" w16du:dateUtc="2026-09-16T13:17:54.075Z" w:id="1863386912">
                  <w:rPr>
                    <w:i w:val="1"/>
                    <w:iCs w:val="1"/>
                  </w:rPr>
                </w:rPrChange>
              </w:rPr>
              <w:t>26-Aug-2026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3F" w14:textId="77777777">
            <w:pPr>
              <w:pStyle w:val="Compact"/>
              <w:rPr>
                <w:i w:val="1"/>
                <w:iCs w:val="1"/>
                <w:strike w:val="1"/>
                <w:rPrChange w:author="Syed Ahmed" w:date="2026-09-16T13:17:54.076Z" w:id="1641829010"/>
              </w:rPr>
            </w:pPr>
            <w:r w:rsidRPr="4986D35A">
              <w:rPr>
                <w:i w:val="1"/>
                <w:iCs w:val="1"/>
                <w:strike w:val="1"/>
                <w:rPrChange w:author="Syed Ahmed" w:date="2026-09-16T13:17:54.076Z" w16du:dateUtc="2026-09-16T13:17:54.076Z" w:id="483024244">
                  <w:rPr>
                    <w:i w:val="1"/>
                    <w:iCs w:val="1"/>
                  </w:rPr>
                </w:rPrChange>
              </w:rPr>
              <w:t>George Galindo, CitiusTech</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40" w14:textId="77777777">
            <w:pPr>
              <w:pStyle w:val="Compact"/>
              <w:rPr>
                <w:i w:val="1"/>
                <w:iCs w:val="1"/>
                <w:strike w:val="1"/>
                <w:rPrChange w:author="Syed Ahmed" w:date="2026-09-16T13:17:54.077Z" w:id="1145246390"/>
              </w:rPr>
            </w:pPr>
            <w:r w:rsidRPr="4986D35A">
              <w:rPr>
                <w:i w:val="1"/>
                <w:iCs w:val="1"/>
                <w:strike w:val="1"/>
                <w:rPrChange w:author="Syed Ahmed" w:date="2026-09-16T13:17:54.076Z" w16du:dateUtc="2026-09-16T13:17:54.076Z" w:id="522243903">
                  <w:rPr>
                    <w:i w:val="1"/>
                    <w:iCs w:val="1"/>
                  </w:rPr>
                </w:rPrChange>
              </w:rPr>
              <w:t xml:space="preserve">Re-issued on the approved template (Azure Migration Playbook Template v3.0 as shared): sections 1.4 and 1.5 restored verbatim from the template; key dates </w:t>
            </w:r>
            <w:r w:rsidRPr="4986D35A">
              <w:rPr>
                <w:i w:val="1"/>
                <w:iCs w:val="1"/>
                <w:strike w:val="1"/>
                <w:rPrChange w:author="Syed Ahmed" w:date="2026-09-16T13:17:54.076Z" w16du:dateUtc="2026-09-16T13:17:54.076Z" w:id="1273340858">
                  <w:rPr>
                    <w:i w:val="1"/>
                    <w:iCs w:val="1"/>
                  </w:rPr>
                </w:rPrChange>
              </w:rPr>
              <w:t>rebaselined</w:t>
            </w:r>
            <w:r w:rsidRPr="4986D35A">
              <w:rPr>
                <w:i w:val="1"/>
                <w:iCs w:val="1"/>
                <w:strike w:val="1"/>
                <w:rPrChange w:author="Syed Ahmed" w:date="2026-09-16T13:17:54.076Z" w16du:dateUtc="2026-09-16T13:17:54.076Z" w:id="1228924050">
                  <w:rPr>
                    <w:i w:val="1"/>
                    <w:iCs w:val="1"/>
                  </w:rPr>
                </w:rPrChange>
              </w:rPr>
              <w:t xml:space="preserve"> to the plan of record (BASELINE v2.1). Approved styling untouched. Full </w:t>
            </w:r>
            <w:r w:rsidRPr="4986D35A">
              <w:rPr>
                <w:i w:val="1"/>
                <w:iCs w:val="1"/>
                <w:strike w:val="1"/>
                <w:rPrChange w:author="Syed Ahmed" w:date="2026-09-16T13:17:54.076Z" w16du:dateUtc="2026-09-16T13:17:54.076Z" w:id="1035390015">
                  <w:rPr>
                    <w:i w:val="1"/>
                    <w:iCs w:val="1"/>
                  </w:rPr>
                </w:rPrChange>
              </w:rPr>
              <w:t>evidence</w:t>
            </w:r>
            <w:r w:rsidRPr="4986D35A">
              <w:rPr>
                <w:i w:val="1"/>
                <w:iCs w:val="1"/>
                <w:strike w:val="1"/>
                <w:rPrChange w:author="Syed Ahmed" w:date="2026-09-16T13:17:54.076Z" w16du:dateUtc="2026-09-16T13:17:54.076Z" w:id="855483399">
                  <w:rPr>
                    <w:i w:val="1"/>
                    <w:iCs w:val="1"/>
                  </w:rPr>
                </w:rPrChange>
              </w:rPr>
              <w:t xml:space="preserve"> remediation follows in wave order.</w:t>
            </w:r>
          </w:p>
        </w:tc>
      </w:tr>
      <w:tr w:rsidR="001F702A" w:rsidTr="4986D35A" w14:paraId="796FA24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42" w14:textId="77777777">
            <w:pPr>
              <w:pStyle w:val="Compact"/>
              <w:rPr>
                <w:i w:val="1"/>
                <w:iCs w:val="1"/>
                <w:strike w:val="1"/>
                <w:rPrChange w:author="Syed Ahmed" w:date="2026-09-16T13:17:54.078Z" w:id="1564983505"/>
              </w:rPr>
            </w:pPr>
            <w:r w:rsidRPr="4986D35A">
              <w:rPr>
                <w:i w:val="1"/>
                <w:iCs w:val="1"/>
                <w:strike w:val="1"/>
                <w:rPrChange w:author="Syed Ahmed" w:date="2026-09-16T13:17:54.077Z" w16du:dateUtc="2026-09-16T13:17:54.077Z" w:id="311120748">
                  <w:rPr>
                    <w:i w:val="1"/>
                    <w:iCs w:val="1"/>
                  </w:rPr>
                </w:rPrChange>
              </w:rPr>
              <w:t>0.4</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43" w14:textId="77777777">
            <w:pPr>
              <w:pStyle w:val="Compact"/>
              <w:rPr>
                <w:i w:val="1"/>
                <w:iCs w:val="1"/>
                <w:strike w:val="1"/>
                <w:rPrChange w:author="Syed Ahmed" w:date="2026-09-16T13:17:54.078Z" w:id="537330274"/>
              </w:rPr>
            </w:pPr>
            <w:r w:rsidRPr="4986D35A">
              <w:rPr>
                <w:i w:val="1"/>
                <w:iCs w:val="1"/>
                <w:strike w:val="1"/>
                <w:rPrChange w:author="Syed Ahmed" w:date="2026-09-16T13:17:54.078Z" w16du:dateUtc="2026-09-16T13:17:54.078Z" w:id="1960943827">
                  <w:rPr>
                    <w:i w:val="1"/>
                    <w:iCs w:val="1"/>
                  </w:rPr>
                </w:rPrChange>
              </w:rPr>
              <w:t>26-Aug-2026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44" w14:textId="77777777">
            <w:pPr>
              <w:pStyle w:val="Compact"/>
              <w:rPr>
                <w:i w:val="1"/>
                <w:iCs w:val="1"/>
                <w:strike w:val="1"/>
                <w:rPrChange w:author="Syed Ahmed" w:date="2026-09-16T13:17:54.079Z" w:id="358453610"/>
              </w:rPr>
            </w:pPr>
            <w:r w:rsidRPr="4986D35A">
              <w:rPr>
                <w:i w:val="1"/>
                <w:iCs w:val="1"/>
                <w:strike w:val="1"/>
                <w:rPrChange w:author="Syed Ahmed" w:date="2026-09-16T13:17:54.079Z" w16du:dateUtc="2026-09-16T13:17:54.079Z" w:id="1082081800">
                  <w:rPr>
                    <w:i w:val="1"/>
                    <w:iCs w:val="1"/>
                  </w:rPr>
                </w:rPrChange>
              </w:rPr>
              <w:t>George Galindo, CitiusTech</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45" w14:textId="77777777">
            <w:pPr>
              <w:pStyle w:val="Compact"/>
              <w:rPr>
                <w:i w:val="1"/>
                <w:iCs w:val="1"/>
                <w:strike w:val="1"/>
                <w:rPrChange w:author="Syed Ahmed" w:date="2026-09-16T13:17:54.08Z" w:id="1357101225"/>
              </w:rPr>
            </w:pPr>
            <w:r w:rsidRPr="4986D35A">
              <w:rPr>
                <w:i w:val="1"/>
                <w:iCs w:val="1"/>
                <w:strike w:val="1"/>
                <w:rPrChange w:author="Syed Ahmed" w:date="2026-09-16T13:17:54.08Z" w16du:dateUtc="2026-09-16T13:17:54.08Z" w:id="1864570002">
                  <w:rPr>
                    <w:i w:val="1"/>
                    <w:iCs w:val="1"/>
                  </w:rPr>
                </w:rPrChange>
              </w:rPr>
              <w:t xml:space="preserve">Evidence </w:t>
            </w:r>
            <w:r w:rsidRPr="4986D35A">
              <w:rPr>
                <w:i w:val="1"/>
                <w:iCs w:val="1"/>
                <w:strike w:val="1"/>
                <w:rPrChange w:author="Syed Ahmed" w:date="2026-09-16T13:17:54.08Z" w16du:dateUtc="2026-09-16T13:17:54.08Z" w:id="917812289">
                  <w:rPr>
                    <w:i w:val="1"/>
                    <w:iCs w:val="1"/>
                  </w:rPr>
                </w:rPrChange>
              </w:rPr>
              <w:t>fill</w:t>
            </w:r>
            <w:r w:rsidRPr="4986D35A">
              <w:rPr>
                <w:i w:val="1"/>
                <w:iCs w:val="1"/>
                <w:strike w:val="1"/>
                <w:rPrChange w:author="Syed Ahmed" w:date="2026-09-16T13:17:54.08Z" w16du:dateUtc="2026-09-16T13:17:54.08Z" w:id="1456877440">
                  <w:rPr>
                    <w:i w:val="1"/>
                    <w:iCs w:val="1"/>
                  </w:rPr>
                </w:rPrChange>
              </w:rPr>
              <w:t xml:space="preserve"> from source exhaustion (ruling 26 Aug): audit findings applied, </w:t>
            </w:r>
            <w:r w:rsidRPr="4986D35A">
              <w:rPr>
                <w:i w:val="1"/>
                <w:iCs w:val="1"/>
                <w:strike w:val="1"/>
                <w:rPrChange w:author="Syed Ahmed" w:date="2026-09-16T13:17:54.08Z" w16du:dateUtc="2026-09-16T13:17:54.08Z" w:id="1248726338">
                  <w:rPr>
                    <w:i w:val="1"/>
                    <w:iCs w:val="1"/>
                  </w:rPr>
                </w:rPrChange>
              </w:rPr>
              <w:t>evidenced</w:t>
            </w:r>
            <w:r w:rsidRPr="4986D35A">
              <w:rPr>
                <w:i w:val="1"/>
                <w:iCs w:val="1"/>
                <w:strike w:val="1"/>
                <w:rPrChange w:author="Syed Ahmed" w:date="2026-09-16T13:17:54.08Z" w16du:dateUtc="2026-09-16T13:17:54.08Z" w:id="746176168">
                  <w:rPr>
                    <w:i w:val="1"/>
                    <w:iCs w:val="1"/>
                  </w:rPr>
                </w:rPrChange>
              </w:rPr>
              <w:t xml:space="preserve"> values written in with citations, remaining gaps re-scoped to the information request register; conflicts recorded for ruling, not resolved.</w:t>
            </w:r>
          </w:p>
        </w:tc>
      </w:tr>
    </w:tbl>
    <w:p w:rsidR="001F702A" w:rsidP="4986D35A" w:rsidRDefault="00000000" w14:paraId="796FA247" w14:textId="77777777">
      <w:pPr>
        <w:pStyle w:val="BodyText"/>
        <w:rPr>
          <w:b w:val="1"/>
          <w:bCs w:val="1"/>
          <w:strike w:val="1"/>
          <w:sz w:val="15"/>
          <w:szCs w:val="15"/>
          <w:rPrChange w:author="Syed Ahmed" w:date="2026-09-16T13:17:54.081Z" w:id="1768469332"/>
        </w:rPr>
      </w:pPr>
      <w:r w:rsidRPr="4986D35A">
        <w:rPr>
          <w:b w:val="1"/>
          <w:bCs w:val="1"/>
          <w:strike w:val="1"/>
          <w:sz w:val="15"/>
          <w:szCs w:val="15"/>
          <w:rPrChange w:author="Syed Ahmed" w:date="2026-09-16T13:17:54.081Z" w16du:dateUtc="2026-09-16T13:17:54.081Z" w:id="1758396988">
            <w:rPr>
              <w:b w:val="1"/>
              <w:bCs w:val="1"/>
              <w:sz w:val="15"/>
              <w:szCs w:val="15"/>
            </w:rPr>
          </w:rPrChange>
        </w:rPr>
        <w:t>Table 1.1 — Version History</w:t>
      </w:r>
    </w:p>
    <w:p w:rsidR="001F702A" w:rsidP="4986D35A" w:rsidRDefault="001F702A" w14:paraId="796FA248" w14:textId="77777777">
      <w:pPr>
        <w:pStyle w:val="Compact"/>
        <w:rPr>
          <w:strike w:val="1"/>
          <w:rPrChange w:author="Syed Ahmed" w:date="2026-09-16T13:17:54.082Z" w:id="2090322172"/>
        </w:rPr>
      </w:pPr>
    </w:p>
    <w:p w:rsidR="001F702A" w:rsidRDefault="00000000" w14:paraId="796FA249" w14:textId="77777777">
      <w:pPr>
        <w:pStyle w:val="Heading2"/>
      </w:pPr>
      <w:bookmarkStart w:name="approvers" w:id="2"/>
      <w:bookmarkEnd w:id="1"/>
      <w:r>
        <w:t>1.2 Approvers</w:t>
      </w:r>
    </w:p>
    <w:p w:rsidR="001F702A" w:rsidRDefault="001F702A" w14:paraId="796FA24A" w14:textId="77777777">
      <w:pPr>
        <w:pStyle w:val="Compact"/>
      </w:pPr>
    </w:p>
    <w:tbl>
      <w:tblPr>
        <w:tblStyle w:val="Table"/>
        <w:tblW w:w="0" w:type="auto"/>
        <w:tblLook w:val="0020" w:firstRow="1" w:lastRow="0" w:firstColumn="0" w:lastColumn="0" w:noHBand="0" w:noVBand="0"/>
      </w:tblPr>
      <w:tblGrid>
        <w:gridCol w:w="3205"/>
        <w:gridCol w:w="3134"/>
        <w:gridCol w:w="1048"/>
      </w:tblGrid>
      <w:tr w:rsidR="001F702A" w:rsidTr="001F702A" w14:paraId="796FA24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24B" w14:textId="77777777">
            <w:pPr>
              <w:pStyle w:val="Compact"/>
            </w:pPr>
            <w:r>
              <w:rPr>
                <w:b/>
                <w:bCs/>
              </w:rPr>
              <w:t>Name</w:t>
            </w:r>
          </w:p>
        </w:tc>
        <w:tc>
          <w:tcPr>
            <w:tcW w:w="0" w:type="auto"/>
          </w:tcPr>
          <w:p w:rsidR="001F702A" w:rsidRDefault="00000000" w14:paraId="796FA24C" w14:textId="77777777">
            <w:pPr>
              <w:pStyle w:val="Compact"/>
            </w:pPr>
            <w:r>
              <w:rPr>
                <w:b/>
                <w:bCs/>
              </w:rPr>
              <w:t>Role</w:t>
            </w:r>
          </w:p>
        </w:tc>
        <w:tc>
          <w:tcPr>
            <w:tcW w:w="0" w:type="auto"/>
          </w:tcPr>
          <w:p w:rsidR="001F702A" w:rsidRDefault="00000000" w14:paraId="796FA24D" w14:textId="77777777">
            <w:pPr>
              <w:pStyle w:val="Compact"/>
            </w:pPr>
            <w:r>
              <w:rPr>
                <w:b/>
                <w:bCs/>
              </w:rPr>
              <w:t>Approval Date</w:t>
            </w:r>
          </w:p>
        </w:tc>
      </w:tr>
      <w:tr w:rsidR="001F702A" w14:paraId="796FA252" w14:textId="77777777">
        <w:tc>
          <w:tcPr>
            <w:tcW w:w="0" w:type="auto"/>
          </w:tcPr>
          <w:p w:rsidR="001F702A" w:rsidRDefault="00000000" w14:paraId="796FA24F" w14:textId="77777777">
            <w:pPr>
              <w:pStyle w:val="Compact"/>
            </w:pPr>
            <w:r>
              <w:t>To be provided by GEHA</w:t>
            </w:r>
          </w:p>
        </w:tc>
        <w:tc>
          <w:tcPr>
            <w:tcW w:w="0" w:type="auto"/>
          </w:tcPr>
          <w:p w:rsidR="001F702A" w:rsidRDefault="00000000" w14:paraId="796FA250" w14:textId="77777777">
            <w:pPr>
              <w:pStyle w:val="Compact"/>
            </w:pPr>
            <w:r>
              <w:t>Application Owner</w:t>
            </w:r>
          </w:p>
        </w:tc>
        <w:tc>
          <w:tcPr>
            <w:tcW w:w="0" w:type="auto"/>
          </w:tcPr>
          <w:p w:rsidR="001F702A" w:rsidRDefault="001F702A" w14:paraId="796FA251" w14:textId="77777777">
            <w:pPr>
              <w:pStyle w:val="Compact"/>
            </w:pPr>
          </w:p>
        </w:tc>
      </w:tr>
      <w:tr w:rsidR="001F702A" w14:paraId="796FA256" w14:textId="77777777">
        <w:tc>
          <w:tcPr>
            <w:tcW w:w="0" w:type="auto"/>
          </w:tcPr>
          <w:p w:rsidR="001F702A" w:rsidRDefault="00000000" w14:paraId="796FA253" w14:textId="77777777">
            <w:pPr>
              <w:pStyle w:val="Compact"/>
            </w:pPr>
            <w:r>
              <w:rPr>
                <w:i/>
              </w:rPr>
              <w:t>Dale Gibson (Owners tab row 38, BASELINE v2.1)</w:t>
            </w:r>
          </w:p>
        </w:tc>
        <w:tc>
          <w:tcPr>
            <w:tcW w:w="0" w:type="auto"/>
          </w:tcPr>
          <w:p w:rsidR="001F702A" w:rsidRDefault="00000000" w14:paraId="796FA254" w14:textId="77777777">
            <w:pPr>
              <w:pStyle w:val="Compact"/>
            </w:pPr>
            <w:r>
              <w:t>Application Administrator</w:t>
            </w:r>
          </w:p>
        </w:tc>
        <w:tc>
          <w:tcPr>
            <w:tcW w:w="0" w:type="auto"/>
          </w:tcPr>
          <w:p w:rsidR="001F702A" w:rsidRDefault="001F702A" w14:paraId="796FA255" w14:textId="77777777">
            <w:pPr>
              <w:pStyle w:val="Compact"/>
            </w:pPr>
          </w:p>
        </w:tc>
      </w:tr>
      <w:tr w:rsidR="001F702A" w14:paraId="796FA25A" w14:textId="77777777">
        <w:tc>
          <w:tcPr>
            <w:tcW w:w="0" w:type="auto"/>
          </w:tcPr>
          <w:p w:rsidR="001F702A" w:rsidRDefault="00000000" w14:paraId="796FA257" w14:textId="77777777">
            <w:pPr>
              <w:pStyle w:val="Compact"/>
            </w:pPr>
            <w:r>
              <w:t>To be provided by GEHA</w:t>
            </w:r>
          </w:p>
        </w:tc>
        <w:tc>
          <w:tcPr>
            <w:tcW w:w="0" w:type="auto"/>
          </w:tcPr>
          <w:p w:rsidR="001F702A" w:rsidRDefault="00000000" w14:paraId="796FA258" w14:textId="77777777">
            <w:pPr>
              <w:pStyle w:val="Compact"/>
            </w:pPr>
            <w:r>
              <w:t>Security Lead</w:t>
            </w:r>
          </w:p>
        </w:tc>
        <w:tc>
          <w:tcPr>
            <w:tcW w:w="0" w:type="auto"/>
          </w:tcPr>
          <w:p w:rsidR="001F702A" w:rsidRDefault="001F702A" w14:paraId="796FA259" w14:textId="77777777">
            <w:pPr>
              <w:pStyle w:val="Compact"/>
            </w:pPr>
          </w:p>
        </w:tc>
      </w:tr>
      <w:tr w:rsidR="001F702A" w14:paraId="796FA25E" w14:textId="77777777">
        <w:tc>
          <w:tcPr>
            <w:tcW w:w="0" w:type="auto"/>
          </w:tcPr>
          <w:p w:rsidR="001F702A" w:rsidRDefault="00000000" w14:paraId="796FA25B" w14:textId="77777777">
            <w:pPr>
              <w:pStyle w:val="Compact"/>
            </w:pPr>
            <w:r>
              <w:t>George Galindo</w:t>
            </w:r>
          </w:p>
        </w:tc>
        <w:tc>
          <w:tcPr>
            <w:tcW w:w="0" w:type="auto"/>
          </w:tcPr>
          <w:p w:rsidR="001F702A" w:rsidRDefault="00000000" w14:paraId="796FA25C" w14:textId="77777777">
            <w:pPr>
              <w:pStyle w:val="Compact"/>
            </w:pPr>
            <w:r>
              <w:t>Cloud Architect — Citius Healthcare Consulting</w:t>
            </w:r>
          </w:p>
        </w:tc>
        <w:tc>
          <w:tcPr>
            <w:tcW w:w="0" w:type="auto"/>
          </w:tcPr>
          <w:p w:rsidR="001F702A" w:rsidRDefault="001F702A" w14:paraId="796FA25D" w14:textId="77777777">
            <w:pPr>
              <w:pStyle w:val="Compact"/>
            </w:pPr>
          </w:p>
        </w:tc>
      </w:tr>
      <w:tr w:rsidR="001F702A" w14:paraId="796FA262" w14:textId="77777777">
        <w:tc>
          <w:tcPr>
            <w:tcW w:w="0" w:type="auto"/>
          </w:tcPr>
          <w:p w:rsidR="001F702A" w:rsidRDefault="00000000" w14:paraId="796FA25F" w14:textId="77777777">
            <w:pPr>
              <w:pStyle w:val="Compact"/>
            </w:pPr>
            <w:r>
              <w:t>To be provided by GEHA</w:t>
            </w:r>
          </w:p>
        </w:tc>
        <w:tc>
          <w:tcPr>
            <w:tcW w:w="0" w:type="auto"/>
          </w:tcPr>
          <w:p w:rsidR="001F702A" w:rsidRDefault="00000000" w14:paraId="796FA260" w14:textId="77777777">
            <w:pPr>
              <w:pStyle w:val="Compact"/>
            </w:pPr>
            <w:r>
              <w:t>Migration &amp; Platform Lead (CHC)</w:t>
            </w:r>
          </w:p>
        </w:tc>
        <w:tc>
          <w:tcPr>
            <w:tcW w:w="0" w:type="auto"/>
          </w:tcPr>
          <w:p w:rsidR="001F702A" w:rsidRDefault="001F702A" w14:paraId="796FA261" w14:textId="77777777">
            <w:pPr>
              <w:pStyle w:val="Compact"/>
            </w:pPr>
          </w:p>
        </w:tc>
      </w:tr>
    </w:tbl>
    <w:p w:rsidR="001F702A" w:rsidRDefault="00000000" w14:paraId="796FA263" w14:textId="77777777">
      <w:pPr>
        <w:pStyle w:val="FirstParagraph"/>
      </w:pPr>
      <w:r>
        <w:rPr>
          <w:b/>
          <w:bCs/>
          <w:sz w:val="15"/>
          <w:szCs w:val="15"/>
        </w:rPr>
        <w:t>Table 1.2 — Approvers</w:t>
      </w:r>
    </w:p>
    <w:p w:rsidR="001F702A" w:rsidRDefault="001F702A" w14:paraId="796FA264" w14:textId="77777777">
      <w:pPr>
        <w:pStyle w:val="Compact"/>
      </w:pPr>
    </w:p>
    <w:p w:rsidR="001F702A" w:rsidP="4986D35A" w:rsidRDefault="00000000" w14:paraId="796FA265" w14:textId="77777777">
      <w:pPr>
        <w:pStyle w:val="Heading2"/>
        <w:rPr>
          <w:strike w:val="1"/>
          <w:rPrChange w:author="Syed Ahmed" w:date="2026-09-16T15:09:54.811Z" w:id="1431628131"/>
        </w:rPr>
      </w:pPr>
      <w:bookmarkStart w:name="evidence-standard" w:id="3"/>
      <w:bookmarkEnd w:id="2"/>
      <w:r w:rsidRPr="4986D35A">
        <w:rPr>
          <w:strike w:val="1"/>
          <w:rPrChange w:author="Syed Ahmed" w:date="2026-09-16T15:09:54.809Z" w16du:dateUtc="2026-09-16T15:09:54.809Z" w:id="524156200"/>
        </w:rPr>
        <w:t>1.3 Evidence Standard</w:t>
      </w:r>
    </w:p>
    <w:p w:rsidR="001F702A" w:rsidP="4986D35A" w:rsidRDefault="00000000" w14:paraId="796FA266" w14:textId="3AC4B774">
      <w:pPr>
        <w:pStyle w:val="FirstParagraph"/>
        <w:rPr>
          <w:strike w:val="1"/>
          <w:rPrChange w:author="Syed Ahmed" w:date="2026-09-16T15:09:54.815Z" w:id="1752429265"/>
        </w:rPr>
      </w:pPr>
      <w:r w:rsidRPr="4986D35A">
        <w:rPr>
          <w:strike w:val="1"/>
          <w:rPrChange w:author="Syed Ahmed" w:date="2026-09-16T15:09:54.812Z" w16du:dateUtc="2026-09-16T15:09:54.812Z" w:id="1347951675"/>
        </w:rPr>
        <w:t xml:space="preserve">Every factual entry in this playbook carries three things: a label declaring whether it is </w:t>
      </w:r>
      <w:r w:rsidRPr="4986D35A">
        <w:rPr>
          <w:strike w:val="1"/>
          <w:rPrChange w:author="Syed Ahmed" w:date="2026-09-16T15:09:54.812Z" w16du:dateUtc="2026-09-16T15:09:54.812Z" w:id="183792535"/>
        </w:rPr>
        <w:t>evidenced</w:t>
      </w:r>
      <w:r w:rsidRPr="4986D35A">
        <w:rPr>
          <w:strike w:val="1"/>
          <w:rPrChange w:author="Syed Ahmed" w:date="2026-09-16T15:09:54.812Z" w16du:dateUtc="2026-09-16T15:09:54.812Z" w:id="1869408284"/>
        </w:rPr>
        <w:t xml:space="preserve">, </w:t>
      </w:r>
      <w:r w:rsidRPr="4986D35A">
        <w:rPr>
          <w:strike w:val="1"/>
          <w:rPrChange w:author="Syed Ahmed" w:date="2026-09-16T15:09:54.812Z" w16du:dateUtc="2026-09-16T15:09:54.812Z" w:id="754218620"/>
        </w:rPr>
        <w:t>inferred</w:t>
      </w:r>
      <w:r w:rsidRPr="4986D35A">
        <w:rPr>
          <w:strike w:val="1"/>
          <w:rPrChange w:author="Syed Ahmed" w:date="2026-09-16T15:09:54.812Z" w16du:dateUtc="2026-09-16T15:09:54.812Z" w:id="150793882"/>
        </w:rPr>
        <w:t xml:space="preserve"> or assumed, a named source, and the date on which the value was true. This discipline exists because migration failures are rarely caused by missing information; they are caused by information that was true once and quietly stopped being true. An inference is recorded together with the test that would confirm it, and an assumption is recorded together with the person who must confirm it and the date by which they must do so. Where something was looked for and not found, that absence is written down as a </w:t>
      </w:r>
      <w:r w:rsidRPr="4986D35A">
        <w:rPr>
          <w:strike w:val="1"/>
          <w:rPrChange w:author="Syed Ahmed" w:date="2026-09-16T15:09:54.813Z" w16du:dateUtc="2026-09-16T15:09:54.813Z" w:id="944728534"/>
        </w:rPr>
        <w:t>finding in its own right, because</w:t>
      </w:r>
      <w:r w:rsidRPr="4986D35A">
        <w:rPr>
          <w:strike w:val="1"/>
          <w:rPrChange w:author="Syed Ahmed" w:date="2026-09-16T15:09:54.813Z" w16du:dateUtc="2026-09-16T15:09:54.813Z" w:id="204027048"/>
        </w:rPr>
        <w:t xml:space="preserve"> an empty field and a confirmed absence carry </w:t>
      </w:r>
      <w:r w:rsidRPr="4986D35A">
        <w:rPr>
          <w:strike w:val="1"/>
          <w:rPrChange w:author="Syed Ahmed" w:date="2026-09-16T15:09:54.813Z" w16du:dateUtc="2026-09-16T15:09:54.813Z" w:id="789951996"/>
        </w:rPr>
        <w:t>very different</w:t>
      </w:r>
      <w:r w:rsidRPr="4986D35A">
        <w:rPr>
          <w:strike w:val="1"/>
          <w:rPrChange w:author="Syed Ahmed" w:date="2026-09-16T15:09:54.814Z" w16du:dateUtc="2026-09-16T15:09:54.814Z" w:id="249685238"/>
        </w:rPr>
        <w:t xml:space="preserve"> weight a</w:t>
      </w:r>
      <w:r w:rsidRPr="4986D35A" w:rsidR="280B646F">
        <w:rPr>
          <w:strike w:val="1"/>
          <w:rPrChange w:author="Syed Ahmed" w:date="2026-09-16T15:09:54.814Z" w16du:dateUtc="2026-09-16T15:09:54.814Z" w:id="1530221869"/>
        </w:rPr>
        <w:t xml:space="preserve">t </w:t>
      </w:r>
      <w:r w:rsidRPr="4986D35A" w:rsidR="280B646F">
        <w:rPr>
          <w:strike w:val="1"/>
          <w:rPrChange w:author="Syed Ahmed" w:date="2026-09-16T15:09:54.814Z" w16du:dateUtc="2026-09-16T15:09:54.814Z" w:id="1827754407"/>
        </w:rPr>
        <w:t xml:space="preserve">cutover </w:t>
      </w:r>
      <w:r w:rsidRPr="4986D35A">
        <w:rPr>
          <w:strike w:val="1"/>
          <w:rPrChange w:author="Syed Ahmed" w:date="2026-09-16T15:09:54.814Z" w16du:dateUtc="2026-09-16T15:09:54.814Z" w:id="1429518439"/>
        </w:rPr>
        <w:t>.</w:t>
      </w:r>
    </w:p>
    <w:p w:rsidR="001F702A" w:rsidRDefault="001F702A" w14:paraId="796FA267" w14:textId="77777777">
      <w:pPr>
        <w:pStyle w:val="Compact"/>
      </w:pPr>
    </w:p>
    <w:tbl>
      <w:tblPr>
        <w:tblStyle w:val="Table"/>
        <w:tblW w:w="5000" w:type="pct"/>
        <w:tblLook w:val="0020" w:firstRow="1" w:lastRow="0" w:firstColumn="0" w:lastColumn="0" w:noHBand="0" w:noVBand="0"/>
      </w:tblPr>
      <w:tblGrid>
        <w:gridCol w:w="1343"/>
        <w:gridCol w:w="8133"/>
      </w:tblGrid>
      <w:tr w:rsidR="001F702A" w:rsidTr="4986D35A" w14:paraId="796FA26A"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68" w14:textId="77777777">
            <w:pPr>
              <w:pStyle w:val="Compact"/>
              <w:rPr>
                <w:b w:val="1"/>
                <w:bCs w:val="1"/>
                <w:strike w:val="1"/>
                <w:highlight w:val="green"/>
                <w:rPrChange w:author="Syed Ahmed" w:date="2026-09-16T13:18:03.808Z" w:id="831222855">
                  <w:rPr>
                    <w:b w:val="1"/>
                    <w:bCs w:val="1"/>
                    <w:highlight w:val="green"/>
                  </w:rPr>
                </w:rPrChange>
              </w:rPr>
            </w:pPr>
            <w:r w:rsidRPr="4986D35A">
              <w:rPr>
                <w:b w:val="1"/>
                <w:bCs w:val="1"/>
                <w:strike w:val="1"/>
                <w:highlight w:val="green"/>
                <w:rPrChange w:author="Syed Ahmed" w:date="2026-09-16T13:18:03.808Z" w16du:dateUtc="2026-09-16T13:18:03.808Z" w:id="898943346">
                  <w:rPr>
                    <w:b w:val="1"/>
                    <w:bCs w:val="1"/>
                    <w:highlight w:val="green"/>
                  </w:rPr>
                </w:rPrChange>
              </w:rPr>
              <w:t>Convention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69" w14:textId="77777777">
            <w:pPr>
              <w:pStyle w:val="Compact"/>
              <w:rPr>
                <w:b w:val="1"/>
                <w:bCs w:val="1"/>
                <w:strike w:val="1"/>
                <w:highlight w:val="green"/>
                <w:rPrChange w:author="Syed Ahmed" w:date="2026-09-16T13:18:03.809Z" w:id="2136866577">
                  <w:rPr>
                    <w:b w:val="1"/>
                    <w:bCs w:val="1"/>
                    <w:highlight w:val="green"/>
                  </w:rPr>
                </w:rPrChange>
              </w:rPr>
            </w:pPr>
            <w:r w:rsidRPr="4986D35A">
              <w:rPr>
                <w:b w:val="1"/>
                <w:bCs w:val="1"/>
                <w:strike w:val="1"/>
                <w:highlight w:val="green"/>
                <w:rPrChange w:author="Syed Ahmed" w:date="2026-09-16T13:18:03.808Z" w16du:dateUtc="2026-09-16T13:18:03.808Z" w:id="410220501">
                  <w:rPr>
                    <w:b w:val="1"/>
                    <w:bCs w:val="1"/>
                    <w:highlight w:val="green"/>
                  </w:rPr>
                </w:rPrChange>
              </w:rPr>
              <w:t>Applies to every factual field in this document</w:t>
            </w:r>
          </w:p>
        </w:tc>
      </w:tr>
      <w:tr w:rsidR="001F702A" w:rsidTr="4986D35A" w14:paraId="796FA26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6B" w14:textId="77777777">
            <w:pPr>
              <w:pStyle w:val="Compact"/>
              <w:rPr>
                <w:b w:val="1"/>
                <w:bCs w:val="1"/>
                <w:strike w:val="1"/>
                <w:highlight w:val="green"/>
                <w:rPrChange w:author="Syed Ahmed" w:date="2026-09-16T13:18:03.809Z" w:id="797276082">
                  <w:rPr>
                    <w:b w:val="1"/>
                    <w:bCs w:val="1"/>
                    <w:highlight w:val="green"/>
                  </w:rPr>
                </w:rPrChange>
              </w:rPr>
            </w:pPr>
            <w:r w:rsidRPr="4986D35A">
              <w:rPr>
                <w:b w:val="1"/>
                <w:bCs w:val="1"/>
                <w:strike w:val="1"/>
                <w:highlight w:val="green"/>
                <w:rPrChange w:author="Syed Ahmed" w:date="2026-09-16T13:18:03.809Z" w16du:dateUtc="2026-09-16T13:18:03.809Z" w:id="29772782">
                  <w:rPr>
                    <w:b w:val="1"/>
                    <w:bCs w:val="1"/>
                    <w:highlight w:val="green"/>
                  </w:rPr>
                </w:rPrChange>
              </w:rPr>
              <w:t>Label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6C" w14:textId="77777777">
            <w:pPr>
              <w:pStyle w:val="Compact"/>
              <w:rPr>
                <w:i w:val="1"/>
                <w:iCs w:val="1"/>
                <w:strike w:val="1"/>
                <w:highlight w:val="green"/>
                <w:rPrChange w:author="Syed Ahmed" w:date="2026-09-16T13:18:03.81Z" w:id="499970536">
                  <w:rPr>
                    <w:i w:val="1"/>
                    <w:iCs w:val="1"/>
                    <w:highlight w:val="green"/>
                  </w:rPr>
                </w:rPrChange>
              </w:rPr>
            </w:pPr>
            <w:r w:rsidRPr="4986D35A">
              <w:rPr>
                <w:i w:val="1"/>
                <w:iCs w:val="1"/>
                <w:strike w:val="1"/>
                <w:highlight w:val="green"/>
                <w:rPrChange w:author="Syed Ahmed" w:date="2026-09-16T13:18:03.809Z" w16du:dateUtc="2026-09-16T13:18:03.809Z" w:id="1250013370">
                  <w:rPr>
                    <w:i w:val="1"/>
                    <w:iCs w:val="1"/>
                    <w:highlight w:val="green"/>
                  </w:rPr>
                </w:rPrChange>
              </w:rPr>
              <w:t xml:space="preserve">Mark each value Evidenced, Inferred or Assumed. For Inferred, </w:t>
            </w:r>
            <w:r w:rsidRPr="4986D35A">
              <w:rPr>
                <w:i w:val="1"/>
                <w:iCs w:val="1"/>
                <w:strike w:val="1"/>
                <w:highlight w:val="green"/>
                <w:rPrChange w:author="Syed Ahmed" w:date="2026-09-16T13:18:03.809Z" w16du:dateUtc="2026-09-16T13:18:03.809Z" w:id="1497338175">
                  <w:rPr>
                    <w:i w:val="1"/>
                    <w:iCs w:val="1"/>
                    <w:highlight w:val="green"/>
                  </w:rPr>
                </w:rPrChange>
              </w:rPr>
              <w:t>state</w:t>
            </w:r>
            <w:r w:rsidRPr="4986D35A">
              <w:rPr>
                <w:i w:val="1"/>
                <w:iCs w:val="1"/>
                <w:strike w:val="1"/>
                <w:highlight w:val="green"/>
                <w:rPrChange w:author="Syed Ahmed" w:date="2026-09-16T13:18:03.809Z" w16du:dateUtc="2026-09-16T13:18:03.809Z" w:id="1825743850">
                  <w:rPr>
                    <w:i w:val="1"/>
                    <w:iCs w:val="1"/>
                    <w:highlight w:val="green"/>
                  </w:rPr>
                </w:rPrChange>
              </w:rPr>
              <w:t xml:space="preserve"> the test that would confirm it. For Assumed, state who must confirm and by when — then it becomes an open item in §10.4.</w:t>
            </w:r>
          </w:p>
        </w:tc>
      </w:tr>
      <w:tr w:rsidR="001F702A" w:rsidTr="4986D35A" w14:paraId="796FA27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6E" w14:textId="77777777">
            <w:pPr>
              <w:pStyle w:val="Compact"/>
              <w:rPr>
                <w:b w:val="1"/>
                <w:bCs w:val="1"/>
                <w:strike w:val="1"/>
                <w:highlight w:val="green"/>
                <w:rPrChange w:author="Syed Ahmed" w:date="2026-09-16T13:18:03.81Z" w:id="1546859222">
                  <w:rPr>
                    <w:b w:val="1"/>
                    <w:bCs w:val="1"/>
                    <w:highlight w:val="green"/>
                  </w:rPr>
                </w:rPrChange>
              </w:rPr>
            </w:pPr>
            <w:r w:rsidRPr="4986D35A">
              <w:rPr>
                <w:b w:val="1"/>
                <w:bCs w:val="1"/>
                <w:strike w:val="1"/>
                <w:highlight w:val="green"/>
                <w:rPrChange w:author="Syed Ahmed" w:date="2026-09-16T13:18:03.81Z" w16du:dateUtc="2026-09-16T13:18:03.81Z" w:id="139817081">
                  <w:rPr>
                    <w:b w:val="1"/>
                    <w:bCs w:val="1"/>
                    <w:highlight w:val="green"/>
                  </w:rPr>
                </w:rPrChange>
              </w:rPr>
              <w:t>Source and As-Of Date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6F" w14:textId="77777777">
            <w:pPr>
              <w:pStyle w:val="Compact"/>
              <w:rPr>
                <w:i w:val="1"/>
                <w:iCs w:val="1"/>
                <w:strike w:val="1"/>
                <w:highlight w:val="green"/>
                <w:rPrChange w:author="Syed Ahmed" w:date="2026-09-16T13:18:03.811Z" w:id="566831864">
                  <w:rPr>
                    <w:i w:val="1"/>
                    <w:iCs w:val="1"/>
                    <w:highlight w:val="green"/>
                  </w:rPr>
                </w:rPrChange>
              </w:rPr>
            </w:pPr>
            <w:r w:rsidRPr="4986D35A">
              <w:rPr>
                <w:i w:val="1"/>
                <w:iCs w:val="1"/>
                <w:strike w:val="1"/>
                <w:highlight w:val="green"/>
                <w:rPrChange w:author="Syed Ahmed" w:date="2026-09-16T13:18:03.811Z" w16du:dateUtc="2026-09-16T13:18:03.811Z" w:id="1005916828">
                  <w:rPr>
                    <w:i w:val="1"/>
                    <w:iCs w:val="1"/>
                    <w:highlight w:val="green"/>
                  </w:rPr>
                </w:rPrChange>
              </w:rPr>
              <w:t>Name the source system, file or person, and the date the value was true. A value with no as-of date cannot be relied on at cutover.</w:t>
            </w:r>
          </w:p>
        </w:tc>
      </w:tr>
      <w:tr w:rsidR="001F702A" w:rsidTr="4986D35A" w14:paraId="796FA27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71" w14:textId="77777777">
            <w:pPr>
              <w:pStyle w:val="Compact"/>
              <w:rPr>
                <w:b w:val="1"/>
                <w:bCs w:val="1"/>
                <w:strike w:val="1"/>
                <w:highlight w:val="green"/>
                <w:rPrChange w:author="Syed Ahmed" w:date="2026-09-16T13:18:03.811Z" w:id="1744829981">
                  <w:rPr>
                    <w:b w:val="1"/>
                    <w:bCs w:val="1"/>
                    <w:highlight w:val="green"/>
                  </w:rPr>
                </w:rPrChange>
              </w:rPr>
            </w:pPr>
            <w:r w:rsidRPr="4986D35A">
              <w:rPr>
                <w:b w:val="1"/>
                <w:bCs w:val="1"/>
                <w:strike w:val="1"/>
                <w:highlight w:val="green"/>
                <w:rPrChange w:author="Syed Ahmed" w:date="2026-09-16T13:18:03.811Z" w16du:dateUtc="2026-09-16T13:18:03.811Z" w:id="1534149962">
                  <w:rPr>
                    <w:b w:val="1"/>
                    <w:bCs w:val="1"/>
                    <w:highlight w:val="green"/>
                  </w:rPr>
                </w:rPrChange>
              </w:rPr>
              <w:t>Absences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72" w14:textId="77777777">
            <w:pPr>
              <w:pStyle w:val="Compact"/>
              <w:rPr>
                <w:i w:val="1"/>
                <w:iCs w:val="1"/>
                <w:strike w:val="1"/>
                <w:highlight w:val="green"/>
                <w:rPrChange w:author="Syed Ahmed" w:date="2026-09-16T13:18:03.812Z" w:id="1030760839">
                  <w:rPr>
                    <w:i w:val="1"/>
                    <w:iCs w:val="1"/>
                    <w:highlight w:val="green"/>
                  </w:rPr>
                </w:rPrChange>
              </w:rPr>
            </w:pPr>
            <w:r w:rsidRPr="4986D35A">
              <w:rPr>
                <w:i w:val="1"/>
                <w:iCs w:val="1"/>
                <w:strike w:val="1"/>
                <w:highlight w:val="green"/>
                <w:rPrChange w:author="Syed Ahmed" w:date="2026-09-16T13:18:03.812Z" w16du:dateUtc="2026-09-16T13:18:03.812Z" w:id="2039858896">
                  <w:rPr>
                    <w:i w:val="1"/>
                    <w:iCs w:val="1"/>
                    <w:highlight w:val="green"/>
                  </w:rPr>
                </w:rPrChange>
              </w:rPr>
              <w:t>Record what was looked for and not found. An empty field and a confirmed absence are different findings.</w:t>
            </w:r>
          </w:p>
        </w:tc>
      </w:tr>
    </w:tbl>
    <w:p w:rsidR="001F702A" w:rsidRDefault="00000000" w14:paraId="796FA274" w14:textId="77777777">
      <w:pPr>
        <w:pStyle w:val="BodyText"/>
      </w:pPr>
      <w:r>
        <w:rPr>
          <w:b/>
          <w:bCs/>
          <w:sz w:val="15"/>
          <w:szCs w:val="15"/>
        </w:rPr>
        <w:t>Table 1.3 — Evidence Standard</w:t>
      </w:r>
    </w:p>
    <w:p w:rsidR="001F702A" w:rsidP="4986D35A" w:rsidRDefault="00000000" w14:paraId="796FA275" w14:textId="77777777">
      <w:pPr>
        <w:pStyle w:val="Heading2"/>
        <w:rPr>
          <w:strike w:val="1"/>
          <w:rPrChange w:author="Syed Ahmed" w:date="2026-09-16T13:18:17.2Z" w:id="1333176963"/>
        </w:rPr>
      </w:pPr>
      <w:r w:rsidRPr="4986D35A">
        <w:rPr>
          <w:strike w:val="1"/>
          <w:rPrChange w:author="Syed Ahmed" w:date="2026-09-16T13:18:17.2Z" w16du:dateUtc="2026-09-16T13:18:17.2Z" w:id="1104058173"/>
        </w:rPr>
        <w:t>1.4 Reading Conventions</w:t>
      </w:r>
    </w:p>
    <w:p w:rsidR="001F702A" w:rsidP="4986D35A" w:rsidRDefault="00000000" w14:paraId="796FA276" w14:textId="77777777">
      <w:pPr>
        <w:pStyle w:val="FirstParagraph"/>
        <w:rPr>
          <w:strike w:val="1"/>
          <w:rPrChange w:author="Syed Ahmed" w:date="2026-09-16T13:18:17.201Z" w:id="1387214886"/>
        </w:rPr>
      </w:pPr>
      <w:r w:rsidRPr="4986D35A">
        <w:rPr>
          <w:strike w:val="1"/>
          <w:rPrChange w:author="Syed Ahmed" w:date="2026-09-16T13:18:17.2Z" w16du:dateUtc="2026-09-16T13:18:17.2Z" w:id="1405795598"/>
        </w:rPr>
        <w:t xml:space="preserve">Description: The template distinguishes four categories of text — names, descriptions, instructions, and example data — each with a distinct appearance and purpose. Section headings and bold row labels serve as names; descriptions </w:t>
      </w:r>
      <w:r w:rsidRPr="4986D35A">
        <w:rPr>
          <w:strike w:val="1"/>
          <w:rPrChange w:author="Syed Ahmed" w:date="2026-09-16T13:18:17.2Z" w16du:dateUtc="2026-09-16T13:18:17.2Z" w:id="550205174"/>
        </w:rPr>
        <w:t>state</w:t>
      </w:r>
      <w:r w:rsidRPr="4986D35A">
        <w:rPr>
          <w:strike w:val="1"/>
          <w:rPrChange w:author="Syed Ahmed" w:date="2026-09-16T13:18:17.2Z" w16du:dateUtc="2026-09-16T13:18:17.2Z" w:id="283015095"/>
        </w:rPr>
        <w:t xml:space="preserve"> what an element is; instructions </w:t>
      </w:r>
      <w:r w:rsidRPr="4986D35A">
        <w:rPr>
          <w:strike w:val="1"/>
          <w:rPrChange w:author="Syed Ahmed" w:date="2026-09-16T13:18:17.2Z" w16du:dateUtc="2026-09-16T13:18:17.2Z" w:id="34135380"/>
        </w:rPr>
        <w:t>state</w:t>
      </w:r>
      <w:r w:rsidRPr="4986D35A">
        <w:rPr>
          <w:strike w:val="1"/>
          <w:rPrChange w:author="Syed Ahmed" w:date="2026-09-16T13:18:17.2Z" w16du:dateUtc="2026-09-16T13:18:17.2Z" w:id="1153719898"/>
        </w:rPr>
        <w:t xml:space="preserve"> what to do; example data illustrates the expected form of an answer.</w:t>
      </w:r>
    </w:p>
    <w:p w:rsidR="001F702A" w:rsidP="4986D35A" w:rsidRDefault="00000000" w14:paraId="796FA277" w14:textId="77777777">
      <w:pPr>
        <w:pStyle w:val="BodyText"/>
        <w:rPr>
          <w:i w:val="1"/>
          <w:iCs w:val="1"/>
          <w:strike w:val="1"/>
          <w:rPrChange w:author="Syed Ahmed" w:date="2026-09-16T13:18:17.201Z" w:id="1633486784"/>
        </w:rPr>
      </w:pPr>
      <w:r w:rsidRPr="4986D35A">
        <w:rPr>
          <w:i w:val="1"/>
          <w:iCs w:val="1"/>
          <w:strike w:val="1"/>
          <w:rPrChange w:author="Syed Ahmed" w:date="2026-09-16T13:18:17.201Z" w16du:dateUtc="2026-09-16T13:18:17.201Z" w:id="529765562">
            <w:rPr>
              <w:i w:val="1"/>
              <w:iCs w:val="1"/>
            </w:rPr>
          </w:rPrChange>
        </w:rPr>
        <w:t xml:space="preserve">Instructions: </w:t>
      </w:r>
      <w:r w:rsidRPr="4986D35A">
        <w:rPr>
          <w:i w:val="1"/>
          <w:iCs w:val="1"/>
          <w:strike w:val="1"/>
          <w:rPrChange w:author="Syed Ahmed" w:date="2026-09-16T13:18:17.201Z" w16du:dateUtc="2026-09-16T13:18:17.201Z" w:id="2145100456">
            <w:rPr>
              <w:i w:val="1"/>
              <w:iCs w:val="1"/>
            </w:rPr>
          </w:rPrChange>
        </w:rPr>
        <w:t>Delete</w:t>
      </w:r>
      <w:r w:rsidRPr="4986D35A">
        <w:rPr>
          <w:i w:val="1"/>
          <w:iCs w:val="1"/>
          <w:strike w:val="1"/>
          <w:rPrChange w:author="Syed Ahmed" w:date="2026-09-16T13:18:17.201Z" w16du:dateUtc="2026-09-16T13:18:17.201Z" w:id="810511845">
            <w:rPr>
              <w:i w:val="1"/>
              <w:iCs w:val="1"/>
            </w:rPr>
          </w:rPrChange>
        </w:rPr>
        <w:t xml:space="preserve"> instruction text as each field is answered; a completed playbook </w:t>
      </w:r>
      <w:r w:rsidRPr="4986D35A">
        <w:rPr>
          <w:i w:val="1"/>
          <w:iCs w:val="1"/>
          <w:strike w:val="1"/>
          <w:rPrChange w:author="Syed Ahmed" w:date="2026-09-16T13:18:17.201Z" w16du:dateUtc="2026-09-16T13:18:17.201Z" w:id="912049833">
            <w:rPr>
              <w:i w:val="1"/>
              <w:iCs w:val="1"/>
            </w:rPr>
          </w:rPrChange>
        </w:rPr>
        <w:t>contains</w:t>
      </w:r>
      <w:r w:rsidRPr="4986D35A">
        <w:rPr>
          <w:i w:val="1"/>
          <w:iCs w:val="1"/>
          <w:strike w:val="1"/>
          <w:rPrChange w:author="Syed Ahmed" w:date="2026-09-16T13:18:17.201Z" w16du:dateUtc="2026-09-16T13:18:17.201Z" w:id="1804951348">
            <w:rPr>
              <w:i w:val="1"/>
              <w:iCs w:val="1"/>
            </w:rPr>
          </w:rPrChange>
        </w:rPr>
        <w:t xml:space="preserve"> names, descriptions, and content only. Every table carries a numbered caption in the form Table &lt;section&gt;&lt;letter&gt; — &lt;name&gt; (for example, Table 3.2 — Ownership &amp; Stakeholders); cite tables by this caption in narrative text.</w:t>
      </w:r>
    </w:p>
    <w:p w:rsidR="001F702A" w:rsidP="4986D35A" w:rsidRDefault="001F702A" w14:paraId="796FA278" w14:textId="77777777">
      <w:pPr>
        <w:pStyle w:val="Compact"/>
        <w:rPr>
          <w:strike w:val="1"/>
          <w:rPrChange w:author="Syed Ahmed" w:date="2026-09-16T13:18:17.202Z" w:id="1714174445"/>
        </w:rPr>
      </w:pPr>
    </w:p>
    <w:tbl>
      <w:tblPr>
        <w:tblStyle w:val="Table"/>
        <w:tblW w:w="5000" w:type="pct"/>
        <w:tblLook w:val="0020" w:firstRow="1" w:lastRow="0" w:firstColumn="0" w:lastColumn="0" w:noHBand="0" w:noVBand="0"/>
      </w:tblPr>
      <w:tblGrid>
        <w:gridCol w:w="1778"/>
        <w:gridCol w:w="4823"/>
        <w:gridCol w:w="2875"/>
      </w:tblGrid>
      <w:tr w:rsidR="001F702A" w:rsidTr="4986D35A" w14:paraId="796FA27C"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79" w14:textId="77777777">
            <w:pPr>
              <w:pStyle w:val="Compact"/>
              <w:rPr>
                <w:b w:val="1"/>
                <w:bCs w:val="1"/>
                <w:strike w:val="1"/>
                <w:highlight w:val="green"/>
                <w:rPrChange w:author="Syed Ahmed" w:date="2026-09-16T13:18:17.202Z" w:id="1992906248">
                  <w:rPr>
                    <w:b w:val="1"/>
                    <w:bCs w:val="1"/>
                    <w:highlight w:val="green"/>
                  </w:rPr>
                </w:rPrChange>
              </w:rPr>
            </w:pPr>
            <w:r w:rsidRPr="4986D35A">
              <w:rPr>
                <w:b w:val="1"/>
                <w:bCs w:val="1"/>
                <w:strike w:val="1"/>
                <w:highlight w:val="green"/>
                <w:rPrChange w:author="Syed Ahmed" w:date="2026-09-16T13:18:17.202Z" w16du:dateUtc="2026-09-16T13:18:17.202Z" w:id="1077205016">
                  <w:rPr>
                    <w:b w:val="1"/>
                    <w:bCs w:val="1"/>
                    <w:highlight w:val="green"/>
                  </w:rPr>
                </w:rPrChange>
              </w:rPr>
              <w:t>Text You See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7A" w14:textId="77777777">
            <w:pPr>
              <w:pStyle w:val="Compact"/>
              <w:rPr>
                <w:b w:val="1"/>
                <w:bCs w:val="1"/>
                <w:strike w:val="1"/>
                <w:highlight w:val="green"/>
                <w:rPrChange w:author="Syed Ahmed" w:date="2026-09-16T13:18:17.202Z" w:id="1525615149">
                  <w:rPr>
                    <w:b w:val="1"/>
                    <w:bCs w:val="1"/>
                    <w:highlight w:val="green"/>
                  </w:rPr>
                </w:rPrChange>
              </w:rPr>
            </w:pPr>
            <w:r w:rsidRPr="4986D35A">
              <w:rPr>
                <w:b w:val="1"/>
                <w:bCs w:val="1"/>
                <w:strike w:val="1"/>
                <w:highlight w:val="green"/>
                <w:rPrChange w:author="Syed Ahmed" w:date="2026-09-16T13:18:17.202Z" w16du:dateUtc="2026-09-16T13:18:17.202Z" w:id="1979767174">
                  <w:rPr>
                    <w:b w:val="1"/>
                    <w:bCs w:val="1"/>
                    <w:highlight w:val="green"/>
                  </w:rPr>
                </w:rPrChange>
              </w:rPr>
              <w:t>What It Is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7B" w14:textId="77777777">
            <w:pPr>
              <w:pStyle w:val="Compact"/>
              <w:rPr>
                <w:b w:val="1"/>
                <w:bCs w:val="1"/>
                <w:strike w:val="1"/>
                <w:highlight w:val="green"/>
                <w:rPrChange w:author="Syed Ahmed" w:date="2026-09-16T13:18:17.203Z" w:id="967533843">
                  <w:rPr>
                    <w:b w:val="1"/>
                    <w:bCs w:val="1"/>
                    <w:highlight w:val="green"/>
                  </w:rPr>
                </w:rPrChange>
              </w:rPr>
            </w:pPr>
            <w:r w:rsidRPr="4986D35A">
              <w:rPr>
                <w:b w:val="1"/>
                <w:bCs w:val="1"/>
                <w:strike w:val="1"/>
                <w:highlight w:val="green"/>
                <w:rPrChange w:author="Syed Ahmed" w:date="2026-09-16T13:18:17.203Z" w16du:dateUtc="2026-09-16T13:18:17.203Z" w:id="1342541980">
                  <w:rPr>
                    <w:b w:val="1"/>
                    <w:bCs w:val="1"/>
                    <w:highlight w:val="green"/>
                  </w:rPr>
                </w:rPrChange>
              </w:rPr>
              <w:t xml:space="preserve">What To Do </w:t>
            </w:r>
            <w:r w:rsidRPr="4986D35A">
              <w:rPr>
                <w:b w:val="1"/>
                <w:bCs w:val="1"/>
                <w:strike w:val="1"/>
                <w:highlight w:val="green"/>
                <w:rPrChange w:author="Syed Ahmed" w:date="2026-09-16T13:18:17.203Z" w16du:dateUtc="2026-09-16T13:18:17.203Z" w:id="1901602057">
                  <w:rPr>
                    <w:b w:val="1"/>
                    <w:bCs w:val="1"/>
                    <w:highlight w:val="green"/>
                  </w:rPr>
                </w:rPrChange>
              </w:rPr>
              <w:t>With</w:t>
            </w:r>
            <w:r w:rsidRPr="4986D35A">
              <w:rPr>
                <w:b w:val="1"/>
                <w:bCs w:val="1"/>
                <w:strike w:val="1"/>
                <w:highlight w:val="green"/>
                <w:rPrChange w:author="Syed Ahmed" w:date="2026-09-16T13:18:17.203Z" w16du:dateUtc="2026-09-16T13:18:17.203Z" w:id="924729672">
                  <w:rPr>
                    <w:b w:val="1"/>
                    <w:bCs w:val="1"/>
                    <w:highlight w:val="green"/>
                  </w:rPr>
                </w:rPrChange>
              </w:rPr>
              <w:t xml:space="preserve"> It</w:t>
            </w:r>
          </w:p>
        </w:tc>
      </w:tr>
      <w:tr w:rsidR="001F702A" w:rsidTr="4986D35A" w14:paraId="796FA28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7D" w14:textId="77777777">
            <w:pPr>
              <w:pStyle w:val="Compact"/>
              <w:rPr>
                <w:strike w:val="1"/>
                <w:highlight w:val="green"/>
                <w:rPrChange w:author="Syed Ahmed" w:date="2026-09-16T13:18:17.204Z" w:id="1861609821">
                  <w:rPr>
                    <w:highlight w:val="green"/>
                  </w:rPr>
                </w:rPrChange>
              </w:rPr>
            </w:pPr>
            <w:r w:rsidRPr="4986D35A">
              <w:rPr>
                <w:strike w:val="1"/>
                <w:highlight w:val="green"/>
                <w:rPrChange w:author="Syed Ahmed" w:date="2026-09-16T13:18:17.204Z" w16du:dateUtc="2026-09-16T13:18:17.204Z" w:id="2100993470">
                  <w:rPr>
                    <w:highlight w:val="green"/>
                  </w:rPr>
                </w:rPrChange>
              </w:rPr>
              <w:t>Plain black text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7E" w14:textId="77777777">
            <w:pPr>
              <w:pStyle w:val="Compact"/>
              <w:rPr>
                <w:strike w:val="1"/>
                <w:highlight w:val="green"/>
                <w:rPrChange w:author="Syed Ahmed" w:date="2026-09-16T13:18:17.205Z" w:id="675203553">
                  <w:rPr>
                    <w:highlight w:val="green"/>
                  </w:rPr>
                </w:rPrChange>
              </w:rPr>
            </w:pPr>
            <w:r w:rsidRPr="4986D35A">
              <w:rPr>
                <w:b w:val="1"/>
                <w:bCs w:val="1"/>
                <w:strike w:val="1"/>
                <w:highlight w:val="green"/>
                <w:rPrChange w:author="Syed Ahmed" w:date="2026-09-16T13:18:17.204Z" w16du:dateUtc="2026-09-16T13:18:17.204Z" w:id="1880657737">
                  <w:rPr>
                    <w:b w:val="1"/>
                    <w:bCs w:val="1"/>
                    <w:highlight w:val="green"/>
                  </w:rPr>
                </w:rPrChange>
              </w:rPr>
              <w:t>Content</w:t>
            </w:r>
            <w:r w:rsidRPr="4986D35A">
              <w:rPr>
                <w:strike w:val="1"/>
                <w:highlight w:val="green"/>
                <w:rPrChange w:author="Syed Ahmed" w:date="2026-09-16T13:18:17.205Z" w16du:dateUtc="2026-09-16T13:18:17.205Z" w:id="811099676">
                  <w:rPr>
                    <w:highlight w:val="green"/>
                  </w:rPr>
                </w:rPrChange>
              </w:rPr>
              <w:t xml:space="preserve"> — headings, fixed labels, and the answers the author has entered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7F" w14:textId="77777777">
            <w:pPr>
              <w:pStyle w:val="Compact"/>
              <w:rPr>
                <w:strike w:val="1"/>
                <w:highlight w:val="green"/>
                <w:rPrChange w:author="Syed Ahmed" w:date="2026-09-16T13:18:17.206Z" w:id="1472526499">
                  <w:rPr>
                    <w:highlight w:val="green"/>
                  </w:rPr>
                </w:rPrChange>
              </w:rPr>
            </w:pPr>
            <w:r w:rsidRPr="4986D35A">
              <w:rPr>
                <w:strike w:val="1"/>
                <w:highlight w:val="green"/>
                <w:rPrChange w:author="Syed Ahmed" w:date="2026-09-16T13:18:17.206Z" w16du:dateUtc="2026-09-16T13:18:17.206Z" w:id="564423353">
                  <w:rPr>
                    <w:highlight w:val="green"/>
                  </w:rPr>
                </w:rPrChange>
              </w:rPr>
              <w:t xml:space="preserve">The finished document. Never </w:t>
            </w:r>
            <w:r w:rsidRPr="4986D35A">
              <w:rPr>
                <w:strike w:val="1"/>
                <w:highlight w:val="green"/>
                <w:rPrChange w:author="Syed Ahmed" w:date="2026-09-16T13:18:17.206Z" w16du:dateUtc="2026-09-16T13:18:17.206Z" w:id="1079781152">
                  <w:rPr>
                    <w:highlight w:val="green"/>
                  </w:rPr>
                </w:rPrChange>
              </w:rPr>
              <w:t>delete</w:t>
            </w:r>
            <w:r w:rsidRPr="4986D35A">
              <w:rPr>
                <w:strike w:val="1"/>
                <w:highlight w:val="green"/>
                <w:rPrChange w:author="Syed Ahmed" w:date="2026-09-16T13:18:17.206Z" w16du:dateUtc="2026-09-16T13:18:17.206Z" w:id="1773050450">
                  <w:rPr>
                    <w:highlight w:val="green"/>
                  </w:rPr>
                </w:rPrChange>
              </w:rPr>
              <w:t xml:space="preserve"> labels; replace instruction text with answers in plain text</w:t>
            </w:r>
          </w:p>
        </w:tc>
      </w:tr>
      <w:tr w:rsidR="001F702A" w:rsidTr="4986D35A" w14:paraId="796FA28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81" w14:textId="77777777">
            <w:pPr>
              <w:pStyle w:val="Compact"/>
              <w:rPr>
                <w:strike w:val="1"/>
                <w:highlight w:val="green"/>
                <w:rPrChange w:author="Syed Ahmed" w:date="2026-09-16T13:18:17.206Z" w:id="492711253">
                  <w:rPr>
                    <w:highlight w:val="green"/>
                  </w:rPr>
                </w:rPrChange>
              </w:rPr>
            </w:pPr>
            <w:r w:rsidRPr="4986D35A">
              <w:rPr>
                <w:strike w:val="1"/>
                <w:highlight w:val="green"/>
                <w:rPrChange w:author="Syed Ahmed" w:date="2026-09-16T13:18:17.206Z" w16du:dateUtc="2026-09-16T13:18:17.206Z" w:id="441705325">
                  <w:rPr>
                    <w:highlight w:val="green"/>
                  </w:rPr>
                </w:rPrChange>
              </w:rPr>
              <w:t>Dark slate text labeled Description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82" w14:textId="77777777">
            <w:pPr>
              <w:pStyle w:val="Compact"/>
              <w:rPr>
                <w:strike w:val="1"/>
                <w:highlight w:val="green"/>
                <w:rPrChange w:author="Syed Ahmed" w:date="2026-09-16T13:18:17.207Z" w:id="260801434">
                  <w:rPr>
                    <w:highlight w:val="green"/>
                  </w:rPr>
                </w:rPrChange>
              </w:rPr>
            </w:pPr>
            <w:r w:rsidRPr="4986D35A">
              <w:rPr>
                <w:b w:val="1"/>
                <w:bCs w:val="1"/>
                <w:strike w:val="1"/>
                <w:highlight w:val="green"/>
                <w:rPrChange w:author="Syed Ahmed" w:date="2026-09-16T13:18:17.207Z" w16du:dateUtc="2026-09-16T13:18:17.207Z" w:id="652017356">
                  <w:rPr>
                    <w:b w:val="1"/>
                    <w:bCs w:val="1"/>
                    <w:highlight w:val="green"/>
                  </w:rPr>
                </w:rPrChange>
              </w:rPr>
              <w:t>Description</w:t>
            </w:r>
            <w:r w:rsidRPr="4986D35A">
              <w:rPr>
                <w:strike w:val="1"/>
                <w:highlight w:val="green"/>
                <w:rPrChange w:author="Syed Ahmed" w:date="2026-09-16T13:18:17.207Z" w16du:dateUtc="2026-09-16T13:18:17.207Z" w:id="1126097905">
                  <w:rPr>
                    <w:highlight w:val="green"/>
                  </w:rPr>
                </w:rPrChange>
              </w:rPr>
              <w:t xml:space="preserve"> — what the section or table is and why it exists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83" w14:textId="77777777">
            <w:pPr>
              <w:pStyle w:val="Compact"/>
              <w:rPr>
                <w:strike w:val="1"/>
                <w:highlight w:val="green"/>
                <w:rPrChange w:author="Syed Ahmed" w:date="2026-09-16T13:18:17.207Z" w:id="750286617">
                  <w:rPr>
                    <w:highlight w:val="green"/>
                  </w:rPr>
                </w:rPrChange>
              </w:rPr>
            </w:pPr>
            <w:r w:rsidRPr="4986D35A">
              <w:rPr>
                <w:strike w:val="1"/>
                <w:highlight w:val="green"/>
                <w:rPrChange w:author="Syed Ahmed" w:date="2026-09-16T13:18:17.207Z" w16du:dateUtc="2026-09-16T13:18:17.207Z" w:id="1808463607">
                  <w:rPr>
                    <w:highlight w:val="green"/>
                  </w:rPr>
                </w:rPrChange>
              </w:rPr>
              <w:t>Leave it in place; it survives into the finished playbook</w:t>
            </w:r>
          </w:p>
        </w:tc>
      </w:tr>
      <w:tr w:rsidR="001F702A" w:rsidTr="4986D35A" w14:paraId="796FA28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85" w14:textId="77777777">
            <w:pPr>
              <w:pStyle w:val="Compact"/>
              <w:rPr>
                <w:i w:val="1"/>
                <w:iCs w:val="1"/>
                <w:strike w:val="1"/>
                <w:highlight w:val="green"/>
                <w:rPrChange w:author="Syed Ahmed" w:date="2026-09-16T13:18:17.207Z" w:id="675546074">
                  <w:rPr>
                    <w:i w:val="1"/>
                    <w:iCs w:val="1"/>
                    <w:highlight w:val="green"/>
                  </w:rPr>
                </w:rPrChange>
              </w:rPr>
            </w:pPr>
            <w:r w:rsidRPr="4986D35A">
              <w:rPr>
                <w:i w:val="1"/>
                <w:iCs w:val="1"/>
                <w:strike w:val="1"/>
                <w:highlight w:val="green"/>
                <w:rPrChange w:author="Syed Ahmed" w:date="2026-09-16T13:18:17.207Z" w16du:dateUtc="2026-09-16T13:18:17.207Z" w:id="1684071470">
                  <w:rPr>
                    <w:i w:val="1"/>
                    <w:iCs w:val="1"/>
                    <w:highlight w:val="green"/>
                  </w:rPr>
                </w:rPrChange>
              </w:rPr>
              <w:t>Gray italic text in [brackets] or labeled Instructions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86" w14:textId="77777777">
            <w:pPr>
              <w:pStyle w:val="Compact"/>
              <w:rPr>
                <w:strike w:val="1"/>
                <w:highlight w:val="green"/>
                <w:rPrChange w:author="Syed Ahmed" w:date="2026-09-16T13:18:17.208Z" w:id="676378871">
                  <w:rPr>
                    <w:highlight w:val="green"/>
                  </w:rPr>
                </w:rPrChange>
              </w:rPr>
            </w:pPr>
            <w:r w:rsidRPr="4986D35A">
              <w:rPr>
                <w:b w:val="1"/>
                <w:bCs w:val="1"/>
                <w:strike w:val="1"/>
                <w:highlight w:val="green"/>
                <w:rPrChange w:author="Syed Ahmed" w:date="2026-09-16T13:18:17.208Z" w16du:dateUtc="2026-09-16T13:18:17.208Z" w:id="1467494014">
                  <w:rPr>
                    <w:b w:val="1"/>
                    <w:bCs w:val="1"/>
                    <w:highlight w:val="green"/>
                  </w:rPr>
                </w:rPrChange>
              </w:rPr>
              <w:t>Instructions</w:t>
            </w:r>
            <w:r w:rsidRPr="4986D35A">
              <w:rPr>
                <w:strike w:val="1"/>
                <w:highlight w:val="green"/>
                <w:rPrChange w:author="Syed Ahmed" w:date="2026-09-16T13:18:17.208Z" w16du:dateUtc="2026-09-16T13:18:17.208Z" w:id="1799249324">
                  <w:rPr>
                    <w:highlight w:val="green"/>
                  </w:rPr>
                </w:rPrChange>
              </w:rPr>
              <w:t xml:space="preserve"> — what the field </w:t>
            </w:r>
            <w:r w:rsidRPr="4986D35A">
              <w:rPr>
                <w:strike w:val="1"/>
                <w:highlight w:val="green"/>
                <w:rPrChange w:author="Syed Ahmed" w:date="2026-09-16T13:18:17.208Z" w16du:dateUtc="2026-09-16T13:18:17.208Z" w:id="532889091">
                  <w:rPr>
                    <w:highlight w:val="green"/>
                  </w:rPr>
                </w:rPrChange>
              </w:rPr>
              <w:t>requires</w:t>
            </w:r>
            <w:r w:rsidRPr="4986D35A">
              <w:rPr>
                <w:strike w:val="1"/>
                <w:highlight w:val="green"/>
                <w:rPrChange w:author="Syed Ahmed" w:date="2026-09-16T13:18:17.208Z" w16du:dateUtc="2026-09-16T13:18:17.208Z" w:id="299512425">
                  <w:rPr>
                    <w:highlight w:val="green"/>
                  </w:rPr>
                </w:rPrChange>
              </w:rPr>
              <w:t xml:space="preserve"> and the standard it must meet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87" w14:textId="77777777">
            <w:pPr>
              <w:pStyle w:val="Compact"/>
              <w:rPr>
                <w:strike w:val="1"/>
                <w:highlight w:val="green"/>
                <w:rPrChange w:author="Syed Ahmed" w:date="2026-09-16T13:18:17.208Z" w:id="1681594932">
                  <w:rPr>
                    <w:highlight w:val="green"/>
                  </w:rPr>
                </w:rPrChange>
              </w:rPr>
            </w:pPr>
            <w:r w:rsidRPr="4986D35A">
              <w:rPr>
                <w:strike w:val="1"/>
                <w:highlight w:val="green"/>
                <w:rPrChange w:author="Syed Ahmed" w:date="2026-09-16T13:18:17.208Z" w16du:dateUtc="2026-09-16T13:18:17.208Z" w:id="424261676">
                  <w:rPr>
                    <w:highlight w:val="green"/>
                  </w:rPr>
                </w:rPrChange>
              </w:rPr>
              <w:t>Read it, answer it</w:t>
            </w:r>
            <w:r w:rsidRPr="4986D35A">
              <w:rPr>
                <w:strike w:val="1"/>
                <w:highlight w:val="green"/>
                <w:rPrChange w:author="Syed Ahmed" w:date="2026-09-16T13:18:17.208Z" w16du:dateUtc="2026-09-16T13:18:17.208Z" w:id="318149547">
                  <w:rPr>
                    <w:highlight w:val="green"/>
                  </w:rPr>
                </w:rPrChange>
              </w:rPr>
              <w:t>, delete</w:t>
            </w:r>
            <w:r w:rsidRPr="4986D35A">
              <w:rPr>
                <w:strike w:val="1"/>
                <w:highlight w:val="green"/>
                <w:rPrChange w:author="Syed Ahmed" w:date="2026-09-16T13:18:17.208Z" w16du:dateUtc="2026-09-16T13:18:17.208Z" w:id="1722930147">
                  <w:rPr>
                    <w:highlight w:val="green"/>
                  </w:rPr>
                </w:rPrChange>
              </w:rPr>
              <w:t xml:space="preserve"> it. Unreplaced instruction text means the field was never completed</w:t>
            </w:r>
          </w:p>
        </w:tc>
      </w:tr>
      <w:tr w:rsidR="001F702A" w:rsidTr="4986D35A" w14:paraId="796FA28C" w14:textId="77777777">
        <w:trPr>
          <w:trHeight w:val="300"/>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89" w14:textId="77777777">
            <w:pPr>
              <w:pStyle w:val="Compact"/>
              <w:rPr>
                <w:i w:val="1"/>
                <w:iCs w:val="1"/>
                <w:strike w:val="1"/>
                <w:highlight w:val="green"/>
                <w:rPrChange w:author="Syed Ahmed" w:date="2026-09-16T13:18:17.209Z" w:id="2130018169">
                  <w:rPr>
                    <w:i w:val="1"/>
                    <w:iCs w:val="1"/>
                    <w:highlight w:val="green"/>
                  </w:rPr>
                </w:rPrChange>
              </w:rPr>
            </w:pPr>
            <w:r w:rsidRPr="4986D35A">
              <w:rPr>
                <w:i w:val="1"/>
                <w:iCs w:val="1"/>
                <w:strike w:val="1"/>
                <w:highlight w:val="green"/>
                <w:rPrChange w:author="Syed Ahmed" w:date="2026-09-16T13:18:17.208Z" w16du:dateUtc="2026-09-16T13:18:17.208Z" w:id="166452236">
                  <w:rPr>
                    <w:i w:val="1"/>
                    <w:iCs w:val="1"/>
                    <w:highlight w:val="green"/>
                  </w:rPr>
                </w:rPrChange>
              </w:rPr>
              <w:t>Blue-gray italic text following “e.g.,”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8A" w14:textId="77777777">
            <w:pPr>
              <w:pStyle w:val="Compact"/>
              <w:rPr>
                <w:strike w:val="1"/>
                <w:highlight w:val="green"/>
                <w:rPrChange w:author="Syed Ahmed" w:date="2026-09-16T13:18:17.209Z" w:id="1690413506">
                  <w:rPr>
                    <w:highlight w:val="green"/>
                  </w:rPr>
                </w:rPrChange>
              </w:rPr>
            </w:pPr>
            <w:r w:rsidRPr="4986D35A">
              <w:rPr>
                <w:b w:val="1"/>
                <w:bCs w:val="1"/>
                <w:strike w:val="1"/>
                <w:highlight w:val="green"/>
                <w:rPrChange w:author="Syed Ahmed" w:date="2026-09-16T13:18:17.209Z" w16du:dateUtc="2026-09-16T13:18:17.209Z" w:id="2132926795">
                  <w:rPr>
                    <w:b w:val="1"/>
                    <w:bCs w:val="1"/>
                    <w:highlight w:val="green"/>
                  </w:rPr>
                </w:rPrChange>
              </w:rPr>
              <w:t>Example data</w:t>
            </w:r>
            <w:r w:rsidRPr="4986D35A">
              <w:rPr>
                <w:strike w:val="1"/>
                <w:highlight w:val="green"/>
                <w:rPrChange w:author="Syed Ahmed" w:date="2026-09-16T13:18:17.209Z" w16du:dateUtc="2026-09-16T13:18:17.209Z" w:id="1381673482">
                  <w:rPr>
                    <w:highlight w:val="green"/>
                  </w:rPr>
                </w:rPrChange>
              </w:rPr>
              <w:t xml:space="preserve"> — an illustration of the expected form, never a suggested answer. Also appears as slash-separated value lists and format patterns such as [MM/DD/YY] or [HH:MM]</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8B" w14:textId="77777777">
            <w:pPr>
              <w:pStyle w:val="Compact"/>
              <w:rPr>
                <w:strike w:val="1"/>
                <w:highlight w:val="green"/>
                <w:rPrChange w:author="Syed Ahmed" w:date="2026-09-16T13:18:17.21Z" w:id="2104142566">
                  <w:rPr>
                    <w:highlight w:val="green"/>
                  </w:rPr>
                </w:rPrChange>
              </w:rPr>
            </w:pPr>
            <w:r w:rsidRPr="4986D35A">
              <w:rPr>
                <w:strike w:val="1"/>
                <w:highlight w:val="green"/>
                <w:rPrChange w:author="Syed Ahmed" w:date="2026-09-16T13:18:17.209Z" w16du:dateUtc="2026-09-16T13:18:17.209Z" w:id="1687047716">
                  <w:rPr>
                    <w:highlight w:val="green"/>
                  </w:rPr>
                </w:rPrChange>
              </w:rPr>
              <w:t xml:space="preserve">Do not copy examples as answers. If an example happens to be true, </w:t>
            </w:r>
            <w:r w:rsidRPr="4986D35A">
              <w:rPr>
                <w:strike w:val="1"/>
                <w:highlight w:val="green"/>
                <w:rPrChange w:author="Syed Ahmed" w:date="2026-09-16T13:18:17.209Z" w16du:dateUtc="2026-09-16T13:18:17.209Z" w:id="1651380337">
                  <w:rPr>
                    <w:highlight w:val="green"/>
                  </w:rPr>
                </w:rPrChange>
              </w:rPr>
              <w:t>evidence</w:t>
            </w:r>
            <w:r w:rsidRPr="4986D35A">
              <w:rPr>
                <w:strike w:val="1"/>
                <w:highlight w:val="green"/>
                <w:rPrChange w:author="Syed Ahmed" w:date="2026-09-16T13:18:17.209Z" w16du:dateUtc="2026-09-16T13:18:17.209Z" w:id="1875491512">
                  <w:rPr>
                    <w:highlight w:val="green"/>
                  </w:rPr>
                </w:rPrChange>
              </w:rPr>
              <w:t xml:space="preserve"> it as if it were not</w:t>
            </w:r>
          </w:p>
        </w:tc>
      </w:tr>
      <w:tr w:rsidR="001F702A" w:rsidTr="4986D35A" w14:paraId="796FA29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8D" w14:textId="77777777">
            <w:pPr>
              <w:pStyle w:val="Compact"/>
              <w:rPr>
                <w:strike w:val="1"/>
                <w:highlight w:val="green"/>
                <w:rPrChange w:author="Syed Ahmed" w:date="2026-09-16T13:18:17.21Z" w:id="1766885011">
                  <w:rPr>
                    <w:highlight w:val="green"/>
                  </w:rPr>
                </w:rPrChange>
              </w:rPr>
            </w:pPr>
            <w:r w:rsidRPr="4986D35A">
              <w:rPr>
                <w:strike w:val="1"/>
                <w:highlight w:val="green"/>
                <w:rPrChange w:author="Syed Ahmed" w:date="2026-09-16T13:18:17.21Z" w16du:dateUtc="2026-09-16T13:18:17.21Z" w:id="238001287">
                  <w:rPr>
                    <w:highlight w:val="green"/>
                  </w:rPr>
                </w:rPrChange>
              </w:rPr>
              <w:t>☐ Checkbox options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8E" w14:textId="77777777">
            <w:pPr>
              <w:pStyle w:val="Compact"/>
              <w:rPr>
                <w:strike w:val="1"/>
                <w:highlight w:val="green"/>
                <w:rPrChange w:author="Syed Ahmed" w:date="2026-09-16T13:18:17.211Z" w:id="1379189961">
                  <w:rPr>
                    <w:highlight w:val="green"/>
                  </w:rPr>
                </w:rPrChange>
              </w:rPr>
            </w:pPr>
            <w:r w:rsidRPr="4986D35A">
              <w:rPr>
                <w:b w:val="1"/>
                <w:bCs w:val="1"/>
                <w:strike w:val="1"/>
                <w:highlight w:val="green"/>
                <w:rPrChange w:author="Syed Ahmed" w:date="2026-09-16T13:18:17.211Z" w16du:dateUtc="2026-09-16T13:18:17.211Z" w:id="1406233658">
                  <w:rPr>
                    <w:b w:val="1"/>
                    <w:bCs w:val="1"/>
                    <w:highlight w:val="green"/>
                  </w:rPr>
                </w:rPrChange>
              </w:rPr>
              <w:t>Closed choices</w:t>
            </w:r>
            <w:r w:rsidRPr="4986D35A">
              <w:rPr>
                <w:strike w:val="1"/>
                <w:highlight w:val="green"/>
                <w:rPrChange w:author="Syed Ahmed" w:date="2026-09-16T13:18:17.211Z" w16du:dateUtc="2026-09-16T13:18:17.211Z" w:id="627414688">
                  <w:rPr>
                    <w:highlight w:val="green"/>
                  </w:rPr>
                </w:rPrChange>
              </w:rPr>
              <w:t xml:space="preserve"> — the complete set of valid answers for that field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8F" w14:textId="77777777">
            <w:pPr>
              <w:pStyle w:val="Compact"/>
              <w:rPr>
                <w:strike w:val="1"/>
                <w:highlight w:val="green"/>
                <w:rPrChange w:author="Syed Ahmed" w:date="2026-09-16T13:18:17.212Z" w:id="2137854489">
                  <w:rPr>
                    <w:highlight w:val="green"/>
                  </w:rPr>
                </w:rPrChange>
              </w:rPr>
            </w:pPr>
            <w:r w:rsidRPr="4986D35A">
              <w:rPr>
                <w:strike w:val="1"/>
                <w:highlight w:val="green"/>
                <w:rPrChange w:author="Syed Ahmed" w:date="2026-09-16T13:18:17.212Z" w16du:dateUtc="2026-09-16T13:18:17.212Z" w:id="731913031">
                  <w:rPr>
                    <w:highlight w:val="green"/>
                  </w:rPr>
                </w:rPrChange>
              </w:rPr>
              <w:t>Tick exactly one unless the instructions say otherwise; a qualifier after the dash still requires text</w:t>
            </w:r>
          </w:p>
        </w:tc>
      </w:tr>
    </w:tbl>
    <w:p w:rsidR="001F702A" w:rsidRDefault="00000000" w14:paraId="796FA291" w14:textId="77777777">
      <w:pPr>
        <w:pStyle w:val="BodyText"/>
      </w:pPr>
      <w:r>
        <w:rPr>
          <w:b/>
          <w:bCs/>
          <w:sz w:val="15"/>
          <w:szCs w:val="15"/>
        </w:rPr>
        <w:t>Table 1.4 — Reading Conventions</w:t>
      </w:r>
    </w:p>
    <w:p w:rsidR="001F702A" w:rsidRDefault="001F702A" w14:paraId="796FA292" w14:textId="77777777">
      <w:pPr>
        <w:pStyle w:val="Compact"/>
      </w:pPr>
    </w:p>
    <w:p w:rsidR="001F702A" w:rsidP="4986D35A" w:rsidRDefault="00000000" w14:paraId="796FA293" w14:textId="77777777">
      <w:pPr>
        <w:pStyle w:val="Heading2"/>
        <w:rPr>
          <w:strike w:val="1"/>
          <w:highlight w:val="green"/>
          <w:rPrChange w:author="Syed Ahmed" w:date="2026-09-16T13:18:31.38Z" w:id="1249342968">
            <w:rPr>
              <w:highlight w:val="green"/>
            </w:rPr>
          </w:rPrChange>
        </w:rPr>
      </w:pPr>
      <w:r w:rsidRPr="4986D35A">
        <w:rPr>
          <w:strike w:val="1"/>
          <w:highlight w:val="green"/>
          <w:rPrChange w:author="Syed Ahmed" w:date="2026-09-16T13:18:31.379Z" w16du:dateUtc="2026-09-16T13:18:31.379Z" w:id="1353857983">
            <w:rPr>
              <w:highlight w:val="green"/>
            </w:rPr>
          </w:rPrChange>
        </w:rPr>
        <w:t>1.5 Completion Standard</w:t>
      </w:r>
    </w:p>
    <w:p w:rsidR="001F702A" w:rsidP="4986D35A" w:rsidRDefault="00000000" w14:paraId="796FA294" w14:textId="77777777">
      <w:pPr>
        <w:pStyle w:val="FirstParagraph"/>
        <w:rPr>
          <w:strike w:val="1"/>
          <w:highlight w:val="green"/>
          <w:rPrChange w:author="Syed Ahmed" w:date="2026-09-16T13:18:31.38Z" w:id="686991728">
            <w:rPr>
              <w:highlight w:val="green"/>
            </w:rPr>
          </w:rPrChange>
        </w:rPr>
      </w:pPr>
      <w:r w:rsidRPr="4986D35A">
        <w:rPr>
          <w:strike w:val="1"/>
          <w:highlight w:val="green"/>
          <w:rPrChange w:author="Syed Ahmed" w:date="2026-09-16T13:18:31.38Z" w16du:dateUtc="2026-09-16T13:18:31.38Z" w:id="1193612560">
            <w:rPr>
              <w:highlight w:val="green"/>
            </w:rPr>
          </w:rPrChange>
        </w:rPr>
        <w:t>Description: Completion of this playbook is a defined condition rather than a judgment call, and the criteria that must be satisfied before the document is considered complete and baselined are set out below. It applies uniformly across the playbook library so that completeness means the same thing in every application.</w:t>
      </w:r>
    </w:p>
    <w:p w:rsidR="001F702A" w:rsidP="4986D35A" w:rsidRDefault="001F702A" w14:paraId="796FA295" w14:textId="77777777">
      <w:pPr>
        <w:pStyle w:val="Compact"/>
        <w:rPr>
          <w:strike w:val="1"/>
          <w:highlight w:val="green"/>
          <w:rPrChange w:author="Syed Ahmed" w:date="2026-09-16T13:18:31.38Z" w:id="1450091858">
            <w:rPr>
              <w:highlight w:val="green"/>
            </w:rPr>
          </w:rPrChange>
        </w:rPr>
      </w:pPr>
    </w:p>
    <w:tbl>
      <w:tblPr>
        <w:tblStyle w:val="Table"/>
        <w:tblW w:w="5000" w:type="pct"/>
        <w:tblLook w:val="0020" w:firstRow="1" w:lastRow="0" w:firstColumn="0" w:lastColumn="0" w:noHBand="0" w:noVBand="0"/>
      </w:tblPr>
      <w:tblGrid>
        <w:gridCol w:w="1392"/>
        <w:gridCol w:w="8084"/>
      </w:tblGrid>
      <w:tr w:rsidR="001F702A" w:rsidTr="4986D35A" w14:paraId="796FA298"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96" w14:textId="77777777">
            <w:pPr>
              <w:pStyle w:val="Compact"/>
              <w:rPr>
                <w:b w:val="1"/>
                <w:bCs w:val="1"/>
                <w:strike w:val="1"/>
                <w:highlight w:val="green"/>
                <w:rPrChange w:author="Syed Ahmed" w:date="2026-09-16T13:18:31.381Z" w:id="60479100">
                  <w:rPr>
                    <w:b w:val="1"/>
                    <w:bCs w:val="1"/>
                    <w:highlight w:val="green"/>
                  </w:rPr>
                </w:rPrChange>
              </w:rPr>
            </w:pPr>
            <w:r w:rsidRPr="4986D35A">
              <w:rPr>
                <w:b w:val="1"/>
                <w:bCs w:val="1"/>
                <w:strike w:val="1"/>
                <w:highlight w:val="green"/>
                <w:rPrChange w:author="Syed Ahmed" w:date="2026-09-16T13:18:31.381Z" w16du:dateUtc="2026-09-16T13:18:31.381Z" w:id="1535142200">
                  <w:rPr>
                    <w:b w:val="1"/>
                    <w:bCs w:val="1"/>
                    <w:highlight w:val="green"/>
                  </w:rPr>
                </w:rPrChange>
              </w:rPr>
              <w:t>Completion Tier Applied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97" w14:textId="77777777">
            <w:pPr>
              <w:pStyle w:val="Compact"/>
              <w:rPr>
                <w:i w:val="1"/>
                <w:iCs w:val="1"/>
                <w:strike w:val="1"/>
                <w:highlight w:val="green"/>
                <w:rPrChange w:author="Syed Ahmed" w:date="2026-09-16T13:18:31.383Z" w:id="1740492950">
                  <w:rPr>
                    <w:i w:val="1"/>
                    <w:iCs w:val="1"/>
                    <w:highlight w:val="green"/>
                  </w:rPr>
                </w:rPrChange>
              </w:rPr>
            </w:pPr>
            <w:r w:rsidRPr="4986D35A">
              <w:rPr>
                <w:strike w:val="1"/>
                <w:highlight w:val="green"/>
                <w:rPrChange w:author="Syed Ahmed" w:date="2026-09-16T13:18:31.381Z" w16du:dateUtc="2026-09-16T13:18:31.381Z" w:id="1068028751">
                  <w:rPr>
                    <w:highlight w:val="green"/>
                  </w:rPr>
                </w:rPrChange>
              </w:rPr>
              <w:t xml:space="preserve">☐ </w:t>
            </w:r>
            <w:r w:rsidRPr="4986D35A">
              <w:rPr>
                <w:i w:val="1"/>
                <w:iCs w:val="1"/>
                <w:strike w:val="1"/>
                <w:highlight w:val="green"/>
                <w:rPrChange w:author="Syed Ahmed" w:date="2026-09-16T13:18:31.381Z" w16du:dateUtc="2026-09-16T13:18:31.381Z" w:id="2097205246">
                  <w:rPr>
                    <w:i w:val="1"/>
                    <w:iCs w:val="1"/>
                    <w:highlight w:val="green"/>
                  </w:rPr>
                </w:rPrChange>
              </w:rPr>
              <w:t>Full</w:t>
            </w:r>
            <w:r w:rsidRPr="4986D35A">
              <w:rPr>
                <w:strike w:val="1"/>
                <w:highlight w:val="green"/>
                <w:rPrChange w:author="Syed Ahmed" w:date="2026-09-16T13:18:31.382Z" w16du:dateUtc="2026-09-16T13:18:31.382Z" w:id="632931812">
                  <w:rPr>
                    <w:highlight w:val="green"/>
                  </w:rPr>
                </w:rPrChange>
              </w:rPr>
              <w:t xml:space="preserve"> ☐ </w:t>
            </w:r>
            <w:r w:rsidRPr="4986D35A">
              <w:rPr>
                <w:i w:val="1"/>
                <w:iCs w:val="1"/>
                <w:strike w:val="1"/>
                <w:highlight w:val="green"/>
                <w:rPrChange w:author="Syed Ahmed" w:date="2026-09-16T13:18:31.382Z" w16du:dateUtc="2026-09-16T13:18:31.382Z" w:id="1157133086">
                  <w:rPr>
                    <w:i w:val="1"/>
                    <w:iCs w:val="1"/>
                    <w:highlight w:val="green"/>
                  </w:rPr>
                </w:rPrChange>
              </w:rPr>
              <w:t>Reduced</w:t>
            </w:r>
            <w:r w:rsidRPr="4986D35A">
              <w:rPr>
                <w:strike w:val="1"/>
                <w:highlight w:val="green"/>
                <w:rPrChange w:author="Syed Ahmed" w:date="2026-09-16T13:18:31.382Z" w16du:dateUtc="2026-09-16T13:18:31.382Z" w:id="2085844230">
                  <w:rPr>
                    <w:highlight w:val="green"/>
                  </w:rPr>
                </w:rPrChange>
              </w:rPr>
              <w:t xml:space="preserve"> — </w:t>
            </w:r>
            <w:r w:rsidRPr="4986D35A">
              <w:rPr>
                <w:i w:val="1"/>
                <w:iCs w:val="1"/>
                <w:strike w:val="1"/>
                <w:highlight w:val="green"/>
                <w:rPrChange w:author="Syed Ahmed" w:date="2026-09-16T13:18:31.382Z" w16du:dateUtc="2026-09-16T13:18:31.382Z" w:id="595800930">
                  <w:rPr>
                    <w:i w:val="1"/>
                    <w:iCs w:val="1"/>
                    <w:highlight w:val="green"/>
                  </w:rPr>
                </w:rPrChange>
              </w:rPr>
              <w:t>[Full is mandatory for Tier 1, high-complexity, and regulated applications. Reduced is available for low-complexity applications on the approval recorded below]</w:t>
            </w:r>
          </w:p>
        </w:tc>
      </w:tr>
      <w:tr w:rsidR="001F702A" w:rsidTr="4986D35A" w14:paraId="796FA29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99" w14:textId="77777777">
            <w:pPr>
              <w:pStyle w:val="Compact"/>
              <w:rPr>
                <w:b w:val="1"/>
                <w:bCs w:val="1"/>
                <w:strike w:val="1"/>
                <w:highlight w:val="green"/>
                <w:rPrChange w:author="Syed Ahmed" w:date="2026-09-16T13:18:31.383Z" w:id="2109108386">
                  <w:rPr>
                    <w:b w:val="1"/>
                    <w:bCs w:val="1"/>
                    <w:highlight w:val="green"/>
                  </w:rPr>
                </w:rPrChange>
              </w:rPr>
            </w:pPr>
            <w:r w:rsidRPr="4986D35A">
              <w:rPr>
                <w:b w:val="1"/>
                <w:bCs w:val="1"/>
                <w:strike w:val="1"/>
                <w:highlight w:val="green"/>
                <w:rPrChange w:author="Syed Ahmed" w:date="2026-09-16T13:18:31.383Z" w16du:dateUtc="2026-09-16T13:18:31.383Z" w:id="31327015">
                  <w:rPr>
                    <w:b w:val="1"/>
                    <w:bCs w:val="1"/>
                    <w:highlight w:val="green"/>
                  </w:rPr>
                </w:rPrChange>
              </w:rPr>
              <w:t>Reduced Tier Approved By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9A" w14:textId="77777777">
            <w:pPr>
              <w:pStyle w:val="Compact"/>
              <w:rPr>
                <w:i w:val="1"/>
                <w:iCs w:val="1"/>
                <w:strike w:val="1"/>
                <w:highlight w:val="green"/>
                <w:rPrChange w:author="Syed Ahmed" w:date="2026-09-16T13:18:31.385Z" w:id="1564810336">
                  <w:rPr>
                    <w:i w:val="1"/>
                    <w:iCs w:val="1"/>
                    <w:highlight w:val="green"/>
                  </w:rPr>
                </w:rPrChange>
              </w:rPr>
            </w:pPr>
            <w:r w:rsidRPr="4986D35A">
              <w:rPr>
                <w:i w:val="1"/>
                <w:iCs w:val="1"/>
                <w:strike w:val="1"/>
                <w:highlight w:val="green"/>
                <w:rPrChange w:author="Syed Ahmed" w:date="2026-09-16T13:18:31.384Z" w16du:dateUtc="2026-09-16T13:18:31.384Z" w:id="454971889">
                  <w:rPr>
                    <w:i w:val="1"/>
                    <w:iCs w:val="1"/>
                    <w:highlight w:val="green"/>
                  </w:rPr>
                </w:rPrChange>
              </w:rPr>
              <w:t>[Name and date. Reduced applies only where the application is single-tier or single-server, has no clustering, no partner-facing integration, and no functionality gap requiring a decision. If any of those conditions fails, Full applies]</w:t>
            </w:r>
          </w:p>
        </w:tc>
      </w:tr>
    </w:tbl>
    <w:p w:rsidR="001F702A" w:rsidP="4986D35A" w:rsidRDefault="00000000" w14:paraId="796FA29C" w14:textId="77777777">
      <w:pPr>
        <w:pStyle w:val="BodyText"/>
        <w:rPr>
          <w:b w:val="1"/>
          <w:bCs w:val="1"/>
          <w:strike w:val="1"/>
          <w:sz w:val="15"/>
          <w:szCs w:val="15"/>
          <w:highlight w:val="green"/>
          <w:rPrChange w:author="Syed Ahmed" w:date="2026-09-16T13:18:31.386Z" w:id="1304404508">
            <w:rPr>
              <w:b w:val="1"/>
              <w:bCs w:val="1"/>
              <w:sz w:val="15"/>
              <w:szCs w:val="15"/>
              <w:highlight w:val="green"/>
            </w:rPr>
          </w:rPrChange>
        </w:rPr>
      </w:pPr>
      <w:r w:rsidRPr="4986D35A">
        <w:rPr>
          <w:b w:val="1"/>
          <w:bCs w:val="1"/>
          <w:strike w:val="1"/>
          <w:sz w:val="15"/>
          <w:szCs w:val="15"/>
          <w:highlight w:val="green"/>
          <w:rPrChange w:author="Syed Ahmed" w:date="2026-09-16T13:18:31.385Z" w16du:dateUtc="2026-09-16T13:18:31.385Z" w:id="39695761">
            <w:rPr>
              <w:b w:val="1"/>
              <w:bCs w:val="1"/>
              <w:sz w:val="15"/>
              <w:szCs w:val="15"/>
              <w:highlight w:val="green"/>
            </w:rPr>
          </w:rPrChange>
        </w:rPr>
        <w:t>Table 1.5a — Completion Stand</w:t>
      </w:r>
      <w:r w:rsidRPr="4986D35A">
        <w:rPr>
          <w:b w:val="1"/>
          <w:bCs w:val="1"/>
          <w:strike w:val="1"/>
          <w:sz w:val="15"/>
          <w:szCs w:val="15"/>
          <w:highlight w:val="green"/>
          <w:rPrChange w:author="Syed Ahmed" w:date="2026-09-16T13:18:31.385Z" w16du:dateUtc="2026-09-16T13:18:31.385Z" w:id="1658030654">
            <w:rPr>
              <w:b w:val="1"/>
              <w:bCs w:val="1"/>
              <w:sz w:val="15"/>
              <w:szCs w:val="15"/>
              <w:highlight w:val="green"/>
            </w:rPr>
          </w:rPrChange>
        </w:rPr>
        <w:t>ard</w:t>
      </w:r>
    </w:p>
    <w:p w:rsidR="001F702A" w:rsidP="4986D35A" w:rsidRDefault="001F702A" w14:paraId="796FA29D" w14:textId="77777777">
      <w:pPr>
        <w:pStyle w:val="Compact"/>
        <w:rPr>
          <w:strike w:val="1"/>
          <w:highlight w:val="green"/>
          <w:rPrChange w:author="Syed Ahmed" w:date="2026-09-16T13:18:31.386Z" w:id="64855594">
            <w:rPr>
              <w:highlight w:val="green"/>
            </w:rPr>
          </w:rPrChange>
        </w:rPr>
      </w:pPr>
    </w:p>
    <w:tbl>
      <w:tblPr>
        <w:tblStyle w:val="Table"/>
        <w:tblW w:w="5000" w:type="pct"/>
        <w:tblLook w:val="0020" w:firstRow="1" w:lastRow="0" w:firstColumn="0" w:lastColumn="0" w:noHBand="0" w:noVBand="0"/>
      </w:tblPr>
      <w:tblGrid>
        <w:gridCol w:w="3965"/>
        <w:gridCol w:w="690"/>
        <w:gridCol w:w="4821"/>
      </w:tblGrid>
      <w:tr w:rsidR="001F702A" w:rsidTr="4986D35A" w14:paraId="796FA2A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9E" w14:textId="77777777">
            <w:pPr>
              <w:pStyle w:val="Compact"/>
              <w:rPr>
                <w:b w:val="1"/>
                <w:bCs w:val="1"/>
                <w:strike w:val="1"/>
                <w:highlight w:val="green"/>
                <w:rPrChange w:author="Syed Ahmed" w:date="2026-09-16T13:18:31.386Z" w:id="1603942470">
                  <w:rPr>
                    <w:b w:val="1"/>
                    <w:bCs w:val="1"/>
                    <w:highlight w:val="green"/>
                  </w:rPr>
                </w:rPrChange>
              </w:rPr>
            </w:pPr>
            <w:r w:rsidRPr="4986D35A">
              <w:rPr>
                <w:b w:val="1"/>
                <w:bCs w:val="1"/>
                <w:strike w:val="1"/>
                <w:highlight w:val="green"/>
                <w:rPrChange w:author="Syed Ahmed" w:date="2026-09-16T13:18:31.386Z" w16du:dateUtc="2026-09-16T13:18:31.386Z" w:id="527932003">
                  <w:rPr>
                    <w:b w:val="1"/>
                    <w:bCs w:val="1"/>
                    <w:highlight w:val="green"/>
                  </w:rPr>
                </w:rPrChange>
              </w:rPr>
              <w:t>Section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9F" w14:textId="77777777">
            <w:pPr>
              <w:pStyle w:val="Compact"/>
              <w:rPr>
                <w:b w:val="1"/>
                <w:bCs w:val="1"/>
                <w:strike w:val="1"/>
                <w:highlight w:val="green"/>
                <w:rPrChange w:author="Syed Ahmed" w:date="2026-09-16T13:18:31.386Z" w:id="405641153">
                  <w:rPr>
                    <w:b w:val="1"/>
                    <w:bCs w:val="1"/>
                    <w:highlight w:val="green"/>
                  </w:rPr>
                </w:rPrChange>
              </w:rPr>
            </w:pPr>
            <w:r w:rsidRPr="4986D35A">
              <w:rPr>
                <w:b w:val="1"/>
                <w:bCs w:val="1"/>
                <w:strike w:val="1"/>
                <w:highlight w:val="green"/>
                <w:rPrChange w:author="Syed Ahmed" w:date="2026-09-16T13:18:31.386Z" w16du:dateUtc="2026-09-16T13:18:31.386Z" w:id="370696289">
                  <w:rPr>
                    <w:b w:val="1"/>
                    <w:bCs w:val="1"/>
                    <w:highlight w:val="green"/>
                  </w:rPr>
                </w:rPrChange>
              </w:rPr>
              <w:t>Full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A0" w14:textId="77777777">
            <w:pPr>
              <w:pStyle w:val="Compact"/>
              <w:rPr>
                <w:b w:val="1"/>
                <w:bCs w:val="1"/>
                <w:strike w:val="1"/>
                <w:highlight w:val="green"/>
                <w:rPrChange w:author="Syed Ahmed" w:date="2026-09-16T13:18:31.387Z" w:id="20832173">
                  <w:rPr>
                    <w:b w:val="1"/>
                    <w:bCs w:val="1"/>
                    <w:highlight w:val="green"/>
                  </w:rPr>
                </w:rPrChange>
              </w:rPr>
            </w:pPr>
            <w:r w:rsidRPr="4986D35A">
              <w:rPr>
                <w:b w:val="1"/>
                <w:bCs w:val="1"/>
                <w:strike w:val="1"/>
                <w:highlight w:val="green"/>
                <w:rPrChange w:author="Syed Ahmed" w:date="2026-09-16T13:18:31.387Z" w16du:dateUtc="2026-09-16T13:18:31.387Z" w:id="211302768">
                  <w:rPr>
                    <w:b w:val="1"/>
                    <w:bCs w:val="1"/>
                    <w:highlight w:val="green"/>
                  </w:rPr>
                </w:rPrChange>
              </w:rPr>
              <w:t>Reduced</w:t>
            </w:r>
          </w:p>
        </w:tc>
      </w:tr>
      <w:tr w:rsidR="001F702A" w:rsidTr="4986D35A" w14:paraId="796FA2A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A2" w14:textId="77777777">
            <w:pPr>
              <w:pStyle w:val="Compact"/>
              <w:rPr>
                <w:i w:val="1"/>
                <w:iCs w:val="1"/>
                <w:strike w:val="1"/>
                <w:highlight w:val="green"/>
                <w:rPrChange w:author="Syed Ahmed" w:date="2026-09-16T13:18:31.387Z" w:id="1215322781">
                  <w:rPr>
                    <w:i w:val="1"/>
                    <w:iCs w:val="1"/>
                    <w:highlight w:val="green"/>
                  </w:rPr>
                </w:rPrChange>
              </w:rPr>
            </w:pPr>
            <w:r w:rsidRPr="4986D35A">
              <w:rPr>
                <w:i w:val="1"/>
                <w:iCs w:val="1"/>
                <w:strike w:val="1"/>
                <w:highlight w:val="green"/>
                <w:rPrChange w:author="Syed Ahmed" w:date="2026-09-16T13:18:31.387Z" w16du:dateUtc="2026-09-16T13:18:31.387Z" w:id="1616710109">
                  <w:rPr>
                    <w:i w:val="1"/>
                    <w:iCs w:val="1"/>
                    <w:highlight w:val="green"/>
                  </w:rPr>
                </w:rPrChange>
              </w:rPr>
              <w:t>§1 Document Control; §2 Executive Summary; §3.1–§3.3</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A3" w14:textId="77777777">
            <w:pPr>
              <w:pStyle w:val="Compact"/>
              <w:rPr>
                <w:i w:val="1"/>
                <w:iCs w:val="1"/>
                <w:strike w:val="1"/>
                <w:highlight w:val="green"/>
                <w:rPrChange w:author="Syed Ahmed" w:date="2026-09-16T13:18:31.387Z" w:id="515550307">
                  <w:rPr>
                    <w:i w:val="1"/>
                    <w:iCs w:val="1"/>
                    <w:highlight w:val="green"/>
                  </w:rPr>
                </w:rPrChange>
              </w:rPr>
            </w:pPr>
            <w:r w:rsidRPr="4986D35A">
              <w:rPr>
                <w:i w:val="1"/>
                <w:iCs w:val="1"/>
                <w:strike w:val="1"/>
                <w:highlight w:val="green"/>
                <w:rPrChange w:author="Syed Ahmed" w:date="2026-09-16T13:18:31.387Z" w16du:dateUtc="2026-09-16T13:18:31.387Z" w:id="280045875">
                  <w:rPr>
                    <w:i w:val="1"/>
                    <w:iCs w:val="1"/>
                    <w:highlight w:val="green"/>
                  </w:rPr>
                </w:rPrChange>
              </w:rPr>
              <w:t>Required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A4" w14:textId="77777777">
            <w:pPr>
              <w:pStyle w:val="Compact"/>
              <w:rPr>
                <w:i w:val="1"/>
                <w:iCs w:val="1"/>
                <w:strike w:val="1"/>
                <w:highlight w:val="green"/>
                <w:rPrChange w:author="Syed Ahmed" w:date="2026-09-16T13:18:31.388Z" w:id="2047056377">
                  <w:rPr>
                    <w:i w:val="1"/>
                    <w:iCs w:val="1"/>
                    <w:highlight w:val="green"/>
                  </w:rPr>
                </w:rPrChange>
              </w:rPr>
            </w:pPr>
            <w:r w:rsidRPr="4986D35A">
              <w:rPr>
                <w:i w:val="1"/>
                <w:iCs w:val="1"/>
                <w:strike w:val="1"/>
                <w:highlight w:val="green"/>
                <w:rPrChange w:author="Syed Ahmed" w:date="2026-09-16T13:18:31.387Z" w16du:dateUtc="2026-09-16T13:18:31.387Z" w:id="1423532300">
                  <w:rPr>
                    <w:i w:val="1"/>
                    <w:iCs w:val="1"/>
                    <w:highlight w:val="green"/>
                  </w:rPr>
                </w:rPrChange>
              </w:rPr>
              <w:t>Required</w:t>
            </w:r>
          </w:p>
        </w:tc>
      </w:tr>
      <w:tr w:rsidR="001F702A" w:rsidTr="4986D35A" w14:paraId="796FA2A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A6" w14:textId="77777777">
            <w:pPr>
              <w:pStyle w:val="Compact"/>
              <w:rPr>
                <w:i w:val="1"/>
                <w:iCs w:val="1"/>
                <w:strike w:val="1"/>
                <w:highlight w:val="green"/>
                <w:rPrChange w:author="Syed Ahmed" w:date="2026-09-16T13:18:31.388Z" w:id="1020534951">
                  <w:rPr>
                    <w:i w:val="1"/>
                    <w:iCs w:val="1"/>
                    <w:highlight w:val="green"/>
                  </w:rPr>
                </w:rPrChange>
              </w:rPr>
            </w:pPr>
            <w:r w:rsidRPr="4986D35A">
              <w:rPr>
                <w:i w:val="1"/>
                <w:iCs w:val="1"/>
                <w:strike w:val="1"/>
                <w:highlight w:val="green"/>
                <w:rPrChange w:author="Syed Ahmed" w:date="2026-09-16T13:18:31.388Z" w16du:dateUtc="2026-09-16T13:18:31.388Z" w:id="1645971708">
                  <w:rPr>
                    <w:i w:val="1"/>
                    <w:iCs w:val="1"/>
                    <w:highlight w:val="green"/>
                  </w:rPr>
                </w:rPrChange>
              </w:rPr>
              <w:t>§3.4 Performance Baseline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A7" w14:textId="77777777">
            <w:pPr>
              <w:pStyle w:val="Compact"/>
              <w:rPr>
                <w:i w:val="1"/>
                <w:iCs w:val="1"/>
                <w:strike w:val="1"/>
                <w:highlight w:val="green"/>
                <w:rPrChange w:author="Syed Ahmed" w:date="2026-09-16T13:18:31.389Z" w:id="825732629">
                  <w:rPr>
                    <w:i w:val="1"/>
                    <w:iCs w:val="1"/>
                    <w:highlight w:val="green"/>
                  </w:rPr>
                </w:rPrChange>
              </w:rPr>
            </w:pPr>
            <w:r w:rsidRPr="4986D35A">
              <w:rPr>
                <w:i w:val="1"/>
                <w:iCs w:val="1"/>
                <w:strike w:val="1"/>
                <w:highlight w:val="green"/>
                <w:rPrChange w:author="Syed Ahmed" w:date="2026-09-16T13:18:31.388Z" w16du:dateUtc="2026-09-16T13:18:31.388Z" w:id="1678344785">
                  <w:rPr>
                    <w:i w:val="1"/>
                    <w:iCs w:val="1"/>
                    <w:highlight w:val="green"/>
                  </w:rPr>
                </w:rPrChange>
              </w:rPr>
              <w:t>Required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A8" w14:textId="77777777">
            <w:pPr>
              <w:pStyle w:val="Compact"/>
              <w:rPr>
                <w:i w:val="1"/>
                <w:iCs w:val="1"/>
                <w:strike w:val="1"/>
                <w:highlight w:val="green"/>
                <w:rPrChange w:author="Syed Ahmed" w:date="2026-09-16T13:18:31.389Z" w:id="1617799020">
                  <w:rPr>
                    <w:i w:val="1"/>
                    <w:iCs w:val="1"/>
                    <w:highlight w:val="green"/>
                  </w:rPr>
                </w:rPrChange>
              </w:rPr>
            </w:pPr>
            <w:r w:rsidRPr="4986D35A">
              <w:rPr>
                <w:i w:val="1"/>
                <w:iCs w:val="1"/>
                <w:strike w:val="1"/>
                <w:highlight w:val="green"/>
                <w:rPrChange w:author="Syed Ahmed" w:date="2026-09-16T13:18:31.389Z" w16du:dateUtc="2026-09-16T13:18:31.389Z" w:id="929734350">
                  <w:rPr>
                    <w:i w:val="1"/>
                    <w:iCs w:val="1"/>
                    <w:highlight w:val="green"/>
                  </w:rPr>
                </w:rPrChange>
              </w:rPr>
              <w:t>Batch durations and peak concurrency only</w:t>
            </w:r>
          </w:p>
        </w:tc>
      </w:tr>
      <w:tr w:rsidR="001F702A" w:rsidTr="4986D35A" w14:paraId="796FA2A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AA" w14:textId="77777777">
            <w:pPr>
              <w:pStyle w:val="Compact"/>
              <w:rPr>
                <w:i w:val="1"/>
                <w:iCs w:val="1"/>
                <w:strike w:val="1"/>
                <w:highlight w:val="green"/>
                <w:rPrChange w:author="Syed Ahmed" w:date="2026-09-16T13:18:31.389Z" w:id="78723990">
                  <w:rPr>
                    <w:i w:val="1"/>
                    <w:iCs w:val="1"/>
                    <w:highlight w:val="green"/>
                  </w:rPr>
                </w:rPrChange>
              </w:rPr>
            </w:pPr>
            <w:r w:rsidRPr="4986D35A">
              <w:rPr>
                <w:i w:val="1"/>
                <w:iCs w:val="1"/>
                <w:strike w:val="1"/>
                <w:highlight w:val="green"/>
                <w:rPrChange w:author="Syed Ahmed" w:date="2026-09-16T13:18:31.389Z" w16du:dateUtc="2026-09-16T13:18:31.389Z" w:id="1018517184">
                  <w:rPr>
                    <w:i w:val="1"/>
                    <w:iCs w:val="1"/>
                    <w:highlight w:val="green"/>
                  </w:rPr>
                </w:rPrChange>
              </w:rPr>
              <w:t>§4 Current State, including all registers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AB" w14:textId="77777777">
            <w:pPr>
              <w:pStyle w:val="Compact"/>
              <w:rPr>
                <w:i w:val="1"/>
                <w:iCs w:val="1"/>
                <w:strike w:val="1"/>
                <w:highlight w:val="green"/>
                <w:rPrChange w:author="Syed Ahmed" w:date="2026-09-16T13:18:31.39Z" w:id="1944299859">
                  <w:rPr>
                    <w:i w:val="1"/>
                    <w:iCs w:val="1"/>
                    <w:highlight w:val="green"/>
                  </w:rPr>
                </w:rPrChange>
              </w:rPr>
            </w:pPr>
            <w:r w:rsidRPr="4986D35A">
              <w:rPr>
                <w:i w:val="1"/>
                <w:iCs w:val="1"/>
                <w:strike w:val="1"/>
                <w:highlight w:val="green"/>
                <w:rPrChange w:author="Syed Ahmed" w:date="2026-09-16T13:18:31.389Z" w16du:dateUtc="2026-09-16T13:18:31.389Z" w:id="1225404425">
                  <w:rPr>
                    <w:i w:val="1"/>
                    <w:iCs w:val="1"/>
                    <w:highlight w:val="green"/>
                  </w:rPr>
                </w:rPrChange>
              </w:rPr>
              <w:t>Required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AC" w14:textId="77777777">
            <w:pPr>
              <w:pStyle w:val="Compact"/>
              <w:rPr>
                <w:i w:val="1"/>
                <w:iCs w:val="1"/>
                <w:strike w:val="1"/>
                <w:highlight w:val="green"/>
                <w:rPrChange w:author="Syed Ahmed" w:date="2026-09-16T13:18:31.39Z" w:id="988636936">
                  <w:rPr>
                    <w:i w:val="1"/>
                    <w:iCs w:val="1"/>
                    <w:highlight w:val="green"/>
                  </w:rPr>
                </w:rPrChange>
              </w:rPr>
            </w:pPr>
            <w:r w:rsidRPr="4986D35A">
              <w:rPr>
                <w:i w:val="1"/>
                <w:iCs w:val="1"/>
                <w:strike w:val="1"/>
                <w:highlight w:val="green"/>
                <w:rPrChange w:author="Syed Ahmed" w:date="2026-09-16T13:18:31.39Z" w16du:dateUtc="2026-09-16T13:18:31.39Z" w:id="2084308063">
                  <w:rPr>
                    <w:i w:val="1"/>
                    <w:iCs w:val="1"/>
                    <w:highlight w:val="green"/>
                  </w:rPr>
                </w:rPrChange>
              </w:rPr>
              <w:t>Required — this is the datacenter exit evidence and is not reducible</w:t>
            </w:r>
          </w:p>
        </w:tc>
      </w:tr>
      <w:tr w:rsidR="001F702A" w:rsidTr="4986D35A" w14:paraId="796FA2B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AE" w14:textId="77777777">
            <w:pPr>
              <w:pStyle w:val="Compact"/>
              <w:rPr>
                <w:i w:val="1"/>
                <w:iCs w:val="1"/>
                <w:strike w:val="1"/>
                <w:highlight w:val="green"/>
                <w:rPrChange w:author="Syed Ahmed" w:date="2026-09-16T13:18:31.39Z" w:id="1731629418">
                  <w:rPr>
                    <w:i w:val="1"/>
                    <w:iCs w:val="1"/>
                    <w:highlight w:val="green"/>
                  </w:rPr>
                </w:rPrChange>
              </w:rPr>
            </w:pPr>
            <w:r w:rsidRPr="4986D35A">
              <w:rPr>
                <w:i w:val="1"/>
                <w:iCs w:val="1"/>
                <w:strike w:val="1"/>
                <w:highlight w:val="green"/>
                <w:rPrChange w:author="Syed Ahmed" w:date="2026-09-16T13:18:31.39Z" w16du:dateUtc="2026-09-16T13:18:31.39Z" w:id="1957742129">
                  <w:rPr>
                    <w:i w:val="1"/>
                    <w:iCs w:val="1"/>
                    <w:highlight w:val="green"/>
                  </w:rPr>
                </w:rPrChange>
              </w:rPr>
              <w:t>§4.0 / §5.0 Diagram Records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AF" w14:textId="77777777">
            <w:pPr>
              <w:pStyle w:val="Compact"/>
              <w:rPr>
                <w:i w:val="1"/>
                <w:iCs w:val="1"/>
                <w:strike w:val="1"/>
                <w:highlight w:val="green"/>
                <w:rPrChange w:author="Syed Ahmed" w:date="2026-09-16T13:18:31.391Z" w:id="1295531674">
                  <w:rPr>
                    <w:i w:val="1"/>
                    <w:iCs w:val="1"/>
                    <w:highlight w:val="green"/>
                  </w:rPr>
                </w:rPrChange>
              </w:rPr>
            </w:pPr>
            <w:r w:rsidRPr="4986D35A">
              <w:rPr>
                <w:i w:val="1"/>
                <w:iCs w:val="1"/>
                <w:strike w:val="1"/>
                <w:highlight w:val="green"/>
                <w:rPrChange w:author="Syed Ahmed" w:date="2026-09-16T13:18:31.39Z" w16du:dateUtc="2026-09-16T13:18:31.39Z" w:id="506575088">
                  <w:rPr>
                    <w:i w:val="1"/>
                    <w:iCs w:val="1"/>
                    <w:highlight w:val="green"/>
                  </w:rPr>
                </w:rPrChange>
              </w:rPr>
              <w:t>Required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B0" w14:textId="77777777">
            <w:pPr>
              <w:pStyle w:val="Compact"/>
              <w:rPr>
                <w:i w:val="1"/>
                <w:iCs w:val="1"/>
                <w:strike w:val="1"/>
                <w:highlight w:val="green"/>
                <w:rPrChange w:author="Syed Ahmed" w:date="2026-09-16T13:18:31.391Z" w:id="594399406">
                  <w:rPr>
                    <w:i w:val="1"/>
                    <w:iCs w:val="1"/>
                    <w:highlight w:val="green"/>
                  </w:rPr>
                </w:rPrChange>
              </w:rPr>
            </w:pPr>
            <w:r w:rsidRPr="4986D35A">
              <w:rPr>
                <w:i w:val="1"/>
                <w:iCs w:val="1"/>
                <w:strike w:val="1"/>
                <w:highlight w:val="green"/>
                <w:rPrChange w:author="Syed Ahmed" w:date="2026-09-16T13:18:31.391Z" w16du:dateUtc="2026-09-16T13:18:31.391Z" w:id="248832419">
                  <w:rPr>
                    <w:i w:val="1"/>
                    <w:iCs w:val="1"/>
                    <w:highlight w:val="green"/>
                  </w:rPr>
                </w:rPrChange>
              </w:rPr>
              <w:t>Diagram attached; record rows optional</w:t>
            </w:r>
          </w:p>
        </w:tc>
      </w:tr>
      <w:tr w:rsidR="001F702A" w:rsidTr="4986D35A" w14:paraId="796FA2B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B2" w14:textId="77777777">
            <w:pPr>
              <w:pStyle w:val="Compact"/>
              <w:rPr>
                <w:i w:val="1"/>
                <w:iCs w:val="1"/>
                <w:strike w:val="1"/>
                <w:highlight w:val="green"/>
                <w:rPrChange w:author="Syed Ahmed" w:date="2026-09-16T13:18:31.391Z" w:id="1233868127">
                  <w:rPr>
                    <w:i w:val="1"/>
                    <w:iCs w:val="1"/>
                    <w:highlight w:val="green"/>
                  </w:rPr>
                </w:rPrChange>
              </w:rPr>
            </w:pPr>
            <w:r w:rsidRPr="4986D35A">
              <w:rPr>
                <w:i w:val="1"/>
                <w:iCs w:val="1"/>
                <w:strike w:val="1"/>
                <w:highlight w:val="green"/>
                <w:rPrChange w:author="Syed Ahmed" w:date="2026-09-16T13:18:31.391Z" w16du:dateUtc="2026-09-16T13:18:31.391Z" w:id="2077446088">
                  <w:rPr>
                    <w:i w:val="1"/>
                    <w:iCs w:val="1"/>
                    <w:highlight w:val="green"/>
                  </w:rPr>
                </w:rPrChange>
              </w:rPr>
              <w:t>§5 Target State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B3" w14:textId="77777777">
            <w:pPr>
              <w:pStyle w:val="Compact"/>
              <w:rPr>
                <w:i w:val="1"/>
                <w:iCs w:val="1"/>
                <w:strike w:val="1"/>
                <w:highlight w:val="green"/>
                <w:rPrChange w:author="Syed Ahmed" w:date="2026-09-16T13:18:31.392Z" w:id="879702404">
                  <w:rPr>
                    <w:i w:val="1"/>
                    <w:iCs w:val="1"/>
                    <w:highlight w:val="green"/>
                  </w:rPr>
                </w:rPrChange>
              </w:rPr>
            </w:pPr>
            <w:r w:rsidRPr="4986D35A">
              <w:rPr>
                <w:i w:val="1"/>
                <w:iCs w:val="1"/>
                <w:strike w:val="1"/>
                <w:highlight w:val="green"/>
                <w:rPrChange w:author="Syed Ahmed" w:date="2026-09-16T13:18:31.392Z" w16du:dateUtc="2026-09-16T13:18:31.392Z" w:id="660498481">
                  <w:rPr>
                    <w:i w:val="1"/>
                    <w:iCs w:val="1"/>
                    <w:highlight w:val="green"/>
                  </w:rPr>
                </w:rPrChange>
              </w:rPr>
              <w:t>Required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B4" w14:textId="77777777">
            <w:pPr>
              <w:pStyle w:val="Compact"/>
              <w:rPr>
                <w:i w:val="1"/>
                <w:iCs w:val="1"/>
                <w:strike w:val="1"/>
                <w:highlight w:val="green"/>
                <w:rPrChange w:author="Syed Ahmed" w:date="2026-09-16T13:18:31.392Z" w:id="693825492">
                  <w:rPr>
                    <w:i w:val="1"/>
                    <w:iCs w:val="1"/>
                    <w:highlight w:val="green"/>
                  </w:rPr>
                </w:rPrChange>
              </w:rPr>
            </w:pPr>
            <w:r w:rsidRPr="4986D35A">
              <w:rPr>
                <w:i w:val="1"/>
                <w:iCs w:val="1"/>
                <w:strike w:val="1"/>
                <w:highlight w:val="green"/>
                <w:rPrChange w:author="Syed Ahmed" w:date="2026-09-16T13:18:31.392Z" w16du:dateUtc="2026-09-16T13:18:31.392Z" w:id="1642818858">
                  <w:rPr>
                    <w:i w:val="1"/>
                    <w:iCs w:val="1"/>
                    <w:highlight w:val="green"/>
                  </w:rPr>
                </w:rPrChange>
              </w:rPr>
              <w:t xml:space="preserve">Decisions that differ from the landing zone standard only; conformance </w:t>
            </w:r>
            <w:r w:rsidRPr="4986D35A">
              <w:rPr>
                <w:i w:val="1"/>
                <w:iCs w:val="1"/>
                <w:strike w:val="1"/>
                <w:highlight w:val="green"/>
                <w:rPrChange w:author="Syed Ahmed" w:date="2026-09-16T13:18:31.392Z" w16du:dateUtc="2026-09-16T13:18:31.392Z" w:id="680389245">
                  <w:rPr>
                    <w:i w:val="1"/>
                    <w:iCs w:val="1"/>
                    <w:highlight w:val="green"/>
                  </w:rPr>
                </w:rPrChange>
              </w:rPr>
              <w:t>stated</w:t>
            </w:r>
            <w:r w:rsidRPr="4986D35A">
              <w:rPr>
                <w:i w:val="1"/>
                <w:iCs w:val="1"/>
                <w:strike w:val="1"/>
                <w:highlight w:val="green"/>
                <w:rPrChange w:author="Syed Ahmed" w:date="2026-09-16T13:18:31.392Z" w16du:dateUtc="2026-09-16T13:18:31.392Z" w:id="1152473946">
                  <w:rPr>
                    <w:i w:val="1"/>
                    <w:iCs w:val="1"/>
                    <w:highlight w:val="green"/>
                  </w:rPr>
                </w:rPrChange>
              </w:rPr>
              <w:t xml:space="preserve"> once for the </w:t>
            </w:r>
            <w:r w:rsidRPr="4986D35A">
              <w:rPr>
                <w:i w:val="1"/>
                <w:iCs w:val="1"/>
                <w:strike w:val="1"/>
                <w:highlight w:val="green"/>
                <w:rPrChange w:author="Syed Ahmed" w:date="2026-09-16T13:18:31.392Z" w16du:dateUtc="2026-09-16T13:18:31.392Z" w:id="1962091165">
                  <w:rPr>
                    <w:i w:val="1"/>
                    <w:iCs w:val="1"/>
                    <w:highlight w:val="green"/>
                  </w:rPr>
                </w:rPrChange>
              </w:rPr>
              <w:t>remainder</w:t>
            </w:r>
          </w:p>
        </w:tc>
      </w:tr>
      <w:tr w:rsidR="001F702A" w:rsidTr="4986D35A" w14:paraId="796FA2B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B6" w14:textId="77777777">
            <w:pPr>
              <w:pStyle w:val="Compact"/>
              <w:rPr>
                <w:i w:val="1"/>
                <w:iCs w:val="1"/>
                <w:strike w:val="1"/>
                <w:highlight w:val="green"/>
                <w:rPrChange w:author="Syed Ahmed" w:date="2026-09-16T13:18:31.393Z" w:id="1266458253">
                  <w:rPr>
                    <w:i w:val="1"/>
                    <w:iCs w:val="1"/>
                    <w:highlight w:val="green"/>
                  </w:rPr>
                </w:rPrChange>
              </w:rPr>
            </w:pPr>
            <w:r w:rsidRPr="4986D35A">
              <w:rPr>
                <w:i w:val="1"/>
                <w:iCs w:val="1"/>
                <w:strike w:val="1"/>
                <w:highlight w:val="green"/>
                <w:rPrChange w:author="Syed Ahmed" w:date="2026-09-16T13:18:31.392Z" w16du:dateUtc="2026-09-16T13:18:31.392Z" w:id="1795320909">
                  <w:rPr>
                    <w:i w:val="1"/>
                    <w:iCs w:val="1"/>
                    <w:highlight w:val="green"/>
                  </w:rPr>
                </w:rPrChange>
              </w:rPr>
              <w:t>§5.14 Well-Architected Review Record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B7" w14:textId="77777777">
            <w:pPr>
              <w:pStyle w:val="Compact"/>
              <w:rPr>
                <w:i w:val="1"/>
                <w:iCs w:val="1"/>
                <w:strike w:val="1"/>
                <w:highlight w:val="green"/>
                <w:rPrChange w:author="Syed Ahmed" w:date="2026-09-16T13:18:31.393Z" w:id="697546210">
                  <w:rPr>
                    <w:i w:val="1"/>
                    <w:iCs w:val="1"/>
                    <w:highlight w:val="green"/>
                  </w:rPr>
                </w:rPrChange>
              </w:rPr>
            </w:pPr>
            <w:r w:rsidRPr="4986D35A">
              <w:rPr>
                <w:i w:val="1"/>
                <w:iCs w:val="1"/>
                <w:strike w:val="1"/>
                <w:highlight w:val="green"/>
                <w:rPrChange w:author="Syed Ahmed" w:date="2026-09-16T13:18:31.393Z" w16du:dateUtc="2026-09-16T13:18:31.393Z" w:id="1592638207">
                  <w:rPr>
                    <w:i w:val="1"/>
                    <w:iCs w:val="1"/>
                    <w:highlight w:val="green"/>
                  </w:rPr>
                </w:rPrChange>
              </w:rPr>
              <w:t>Required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B8" w14:textId="77777777">
            <w:pPr>
              <w:pStyle w:val="Compact"/>
              <w:rPr>
                <w:i w:val="1"/>
                <w:iCs w:val="1"/>
                <w:strike w:val="1"/>
                <w:highlight w:val="green"/>
                <w:rPrChange w:author="Syed Ahmed" w:date="2026-09-16T13:18:31.393Z" w:id="1226694108">
                  <w:rPr>
                    <w:i w:val="1"/>
                    <w:iCs w:val="1"/>
                    <w:highlight w:val="green"/>
                  </w:rPr>
                </w:rPrChange>
              </w:rPr>
            </w:pPr>
            <w:r w:rsidRPr="4986D35A">
              <w:rPr>
                <w:i w:val="1"/>
                <w:iCs w:val="1"/>
                <w:strike w:val="1"/>
                <w:highlight w:val="green"/>
                <w:rPrChange w:author="Syed Ahmed" w:date="2026-09-16T13:18:31.393Z" w16du:dateUtc="2026-09-16T13:18:31.393Z" w:id="1740323172">
                  <w:rPr>
                    <w:i w:val="1"/>
                    <w:iCs w:val="1"/>
                    <w:highlight w:val="green"/>
                  </w:rPr>
                </w:rPrChange>
              </w:rPr>
              <w:t>Omitted</w:t>
            </w:r>
          </w:p>
        </w:tc>
      </w:tr>
      <w:tr w:rsidR="001F702A" w:rsidTr="4986D35A" w14:paraId="796FA2B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BA" w14:textId="77777777">
            <w:pPr>
              <w:pStyle w:val="Compact"/>
              <w:rPr>
                <w:i w:val="1"/>
                <w:iCs w:val="1"/>
                <w:strike w:val="1"/>
                <w:highlight w:val="green"/>
                <w:rPrChange w:author="Syed Ahmed" w:date="2026-09-16T13:18:31.394Z" w:id="1364085906">
                  <w:rPr>
                    <w:i w:val="1"/>
                    <w:iCs w:val="1"/>
                    <w:highlight w:val="green"/>
                  </w:rPr>
                </w:rPrChange>
              </w:rPr>
            </w:pPr>
            <w:r w:rsidRPr="4986D35A">
              <w:rPr>
                <w:i w:val="1"/>
                <w:iCs w:val="1"/>
                <w:strike w:val="1"/>
                <w:highlight w:val="green"/>
                <w:rPrChange w:author="Syed Ahmed" w:date="2026-09-16T13:18:31.394Z" w16du:dateUtc="2026-09-16T13:18:31.394Z" w:id="789985776">
                  <w:rPr>
                    <w:i w:val="1"/>
                    <w:iCs w:val="1"/>
                    <w:highlight w:val="green"/>
                  </w:rPr>
                </w:rPrChange>
              </w:rPr>
              <w:t>§6.1 Move Groups &amp; Sequencing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BB" w14:textId="77777777">
            <w:pPr>
              <w:pStyle w:val="Compact"/>
              <w:rPr>
                <w:i w:val="1"/>
                <w:iCs w:val="1"/>
                <w:strike w:val="1"/>
                <w:highlight w:val="green"/>
                <w:rPrChange w:author="Syed Ahmed" w:date="2026-09-16T13:18:31.394Z" w:id="1575271209">
                  <w:rPr>
                    <w:i w:val="1"/>
                    <w:iCs w:val="1"/>
                    <w:highlight w:val="green"/>
                  </w:rPr>
                </w:rPrChange>
              </w:rPr>
            </w:pPr>
            <w:r w:rsidRPr="4986D35A">
              <w:rPr>
                <w:i w:val="1"/>
                <w:iCs w:val="1"/>
                <w:strike w:val="1"/>
                <w:highlight w:val="green"/>
                <w:rPrChange w:author="Syed Ahmed" w:date="2026-09-16T13:18:31.394Z" w16du:dateUtc="2026-09-16T13:18:31.394Z" w:id="393253533">
                  <w:rPr>
                    <w:i w:val="1"/>
                    <w:iCs w:val="1"/>
                    <w:highlight w:val="green"/>
                  </w:rPr>
                </w:rPrChange>
              </w:rPr>
              <w:t>Required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BC" w14:textId="77777777">
            <w:pPr>
              <w:pStyle w:val="Compact"/>
              <w:rPr>
                <w:i w:val="1"/>
                <w:iCs w:val="1"/>
                <w:strike w:val="1"/>
                <w:highlight w:val="green"/>
                <w:rPrChange w:author="Syed Ahmed" w:date="2026-09-16T13:18:31.394Z" w:id="1144326074">
                  <w:rPr>
                    <w:i w:val="1"/>
                    <w:iCs w:val="1"/>
                    <w:highlight w:val="green"/>
                  </w:rPr>
                </w:rPrChange>
              </w:rPr>
            </w:pPr>
            <w:r w:rsidRPr="4986D35A">
              <w:rPr>
                <w:i w:val="1"/>
                <w:iCs w:val="1"/>
                <w:strike w:val="1"/>
                <w:highlight w:val="green"/>
                <w:rPrChange w:author="Syed Ahmed" w:date="2026-09-16T13:18:31.394Z" w16du:dateUtc="2026-09-16T13:18:31.394Z" w:id="954381163">
                  <w:rPr>
                    <w:i w:val="1"/>
                    <w:iCs w:val="1"/>
                    <w:highlight w:val="green"/>
                  </w:rPr>
                </w:rPrChange>
              </w:rPr>
              <w:t>Omitted where a single move group applies</w:t>
            </w:r>
          </w:p>
        </w:tc>
      </w:tr>
      <w:tr w:rsidR="001F702A" w:rsidTr="4986D35A" w14:paraId="796FA2C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BE" w14:textId="77777777">
            <w:pPr>
              <w:pStyle w:val="Compact"/>
              <w:rPr>
                <w:i w:val="1"/>
                <w:iCs w:val="1"/>
                <w:strike w:val="1"/>
                <w:highlight w:val="green"/>
                <w:rPrChange w:author="Syed Ahmed" w:date="2026-09-16T13:18:31.395Z" w:id="1233695544">
                  <w:rPr>
                    <w:i w:val="1"/>
                    <w:iCs w:val="1"/>
                    <w:highlight w:val="green"/>
                  </w:rPr>
                </w:rPrChange>
              </w:rPr>
            </w:pPr>
            <w:r w:rsidRPr="4986D35A">
              <w:rPr>
                <w:i w:val="1"/>
                <w:iCs w:val="1"/>
                <w:strike w:val="1"/>
                <w:highlight w:val="green"/>
                <w:rPrChange w:author="Syed Ahmed" w:date="2026-09-16T13:18:31.395Z" w16du:dateUtc="2026-09-16T13:18:31.395Z" w:id="615283907">
                  <w:rPr>
                    <w:i w:val="1"/>
                    <w:iCs w:val="1"/>
                    <w:highlight w:val="green"/>
                  </w:rPr>
                </w:rPrChange>
              </w:rPr>
              <w:t>§6.2–§6.8 Preparation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BF" w14:textId="77777777">
            <w:pPr>
              <w:pStyle w:val="Compact"/>
              <w:rPr>
                <w:i w:val="1"/>
                <w:iCs w:val="1"/>
                <w:strike w:val="1"/>
                <w:highlight w:val="green"/>
                <w:rPrChange w:author="Syed Ahmed" w:date="2026-09-16T13:18:31.395Z" w:id="1694490583">
                  <w:rPr>
                    <w:i w:val="1"/>
                    <w:iCs w:val="1"/>
                    <w:highlight w:val="green"/>
                  </w:rPr>
                </w:rPrChange>
              </w:rPr>
            </w:pPr>
            <w:r w:rsidRPr="4986D35A">
              <w:rPr>
                <w:i w:val="1"/>
                <w:iCs w:val="1"/>
                <w:strike w:val="1"/>
                <w:highlight w:val="green"/>
                <w:rPrChange w:author="Syed Ahmed" w:date="2026-09-16T13:18:31.395Z" w16du:dateUtc="2026-09-16T13:18:31.395Z" w:id="634767744">
                  <w:rPr>
                    <w:i w:val="1"/>
                    <w:iCs w:val="1"/>
                    <w:highlight w:val="green"/>
                  </w:rPr>
                </w:rPrChange>
              </w:rPr>
              <w:t>Required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C0" w14:textId="77777777">
            <w:pPr>
              <w:pStyle w:val="Compact"/>
              <w:rPr>
                <w:i w:val="1"/>
                <w:iCs w:val="1"/>
                <w:strike w:val="1"/>
                <w:highlight w:val="green"/>
                <w:rPrChange w:author="Syed Ahmed" w:date="2026-09-16T13:18:31.396Z" w:id="462799042">
                  <w:rPr>
                    <w:i w:val="1"/>
                    <w:iCs w:val="1"/>
                    <w:highlight w:val="green"/>
                  </w:rPr>
                </w:rPrChange>
              </w:rPr>
            </w:pPr>
            <w:r w:rsidRPr="4986D35A">
              <w:rPr>
                <w:i w:val="1"/>
                <w:iCs w:val="1"/>
                <w:strike w:val="1"/>
                <w:highlight w:val="green"/>
                <w:rPrChange w:author="Syed Ahmed" w:date="2026-09-16T13:18:31.395Z" w16du:dateUtc="2026-09-16T13:18:31.395Z" w:id="269436553">
                  <w:rPr>
                    <w:i w:val="1"/>
                    <w:iCs w:val="1"/>
                    <w:highlight w:val="green"/>
                  </w:rPr>
                </w:rPrChange>
              </w:rPr>
              <w:t>Required</w:t>
            </w:r>
          </w:p>
        </w:tc>
      </w:tr>
      <w:tr w:rsidR="001F702A" w:rsidTr="4986D35A" w14:paraId="796FA2C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C2" w14:textId="77777777">
            <w:pPr>
              <w:pStyle w:val="Compact"/>
              <w:rPr>
                <w:i w:val="1"/>
                <w:iCs w:val="1"/>
                <w:strike w:val="1"/>
                <w:highlight w:val="green"/>
                <w:rPrChange w:author="Syed Ahmed" w:date="2026-09-16T13:18:31.396Z" w:id="1637850319">
                  <w:rPr>
                    <w:i w:val="1"/>
                    <w:iCs w:val="1"/>
                    <w:highlight w:val="green"/>
                  </w:rPr>
                </w:rPrChange>
              </w:rPr>
            </w:pPr>
            <w:r w:rsidRPr="4986D35A">
              <w:rPr>
                <w:i w:val="1"/>
                <w:iCs w:val="1"/>
                <w:strike w:val="1"/>
                <w:highlight w:val="green"/>
                <w:rPrChange w:author="Syed Ahmed" w:date="2026-09-16T13:18:31.396Z" w16du:dateUtc="2026-09-16T13:18:31.396Z" w:id="422496655">
                  <w:rPr>
                    <w:i w:val="1"/>
                    <w:iCs w:val="1"/>
                    <w:highlight w:val="green"/>
                  </w:rPr>
                </w:rPrChange>
              </w:rPr>
              <w:t>§7 Cutover Runbook</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C3" w14:textId="77777777">
            <w:pPr>
              <w:pStyle w:val="Compact"/>
              <w:rPr>
                <w:i w:val="1"/>
                <w:iCs w:val="1"/>
                <w:strike w:val="1"/>
                <w:highlight w:val="green"/>
                <w:rPrChange w:author="Syed Ahmed" w:date="2026-09-16T13:18:31.396Z" w:id="1978025882">
                  <w:rPr>
                    <w:i w:val="1"/>
                    <w:iCs w:val="1"/>
                    <w:highlight w:val="green"/>
                  </w:rPr>
                </w:rPrChange>
              </w:rPr>
            </w:pPr>
            <w:r w:rsidRPr="4986D35A">
              <w:rPr>
                <w:i w:val="1"/>
                <w:iCs w:val="1"/>
                <w:strike w:val="1"/>
                <w:highlight w:val="green"/>
                <w:rPrChange w:author="Syed Ahmed" w:date="2026-09-16T13:18:31.396Z" w16du:dateUtc="2026-09-16T13:18:31.396Z" w:id="143688853">
                  <w:rPr>
                    <w:i w:val="1"/>
                    <w:iCs w:val="1"/>
                    <w:highlight w:val="green"/>
                  </w:rPr>
                </w:rPrChange>
              </w:rPr>
              <w:t>Required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C4" w14:textId="77777777">
            <w:pPr>
              <w:pStyle w:val="Compact"/>
              <w:rPr>
                <w:i w:val="1"/>
                <w:iCs w:val="1"/>
                <w:strike w:val="1"/>
                <w:highlight w:val="green"/>
                <w:rPrChange w:author="Syed Ahmed" w:date="2026-09-16T13:18:31.397Z" w:id="590649558">
                  <w:rPr>
                    <w:i w:val="1"/>
                    <w:iCs w:val="1"/>
                    <w:highlight w:val="green"/>
                  </w:rPr>
                </w:rPrChange>
              </w:rPr>
            </w:pPr>
            <w:r w:rsidRPr="4986D35A">
              <w:rPr>
                <w:i w:val="1"/>
                <w:iCs w:val="1"/>
                <w:strike w:val="1"/>
                <w:highlight w:val="green"/>
                <w:rPrChange w:author="Syed Ahmed" w:date="2026-09-16T13:18:31.397Z" w16du:dateUtc="2026-09-16T13:18:31.397Z" w:id="604202779">
                  <w:rPr>
                    <w:i w:val="1"/>
                    <w:iCs w:val="1"/>
                    <w:highlight w:val="green"/>
                  </w:rPr>
                </w:rPrChange>
              </w:rPr>
              <w:t>Required — not reducible</w:t>
            </w:r>
          </w:p>
        </w:tc>
      </w:tr>
      <w:tr w:rsidR="001F702A" w:rsidTr="4986D35A" w14:paraId="796FA2C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C6" w14:textId="77777777">
            <w:pPr>
              <w:pStyle w:val="Compact"/>
              <w:rPr>
                <w:i w:val="1"/>
                <w:iCs w:val="1"/>
                <w:strike w:val="1"/>
                <w:highlight w:val="green"/>
                <w:rPrChange w:author="Syed Ahmed" w:date="2026-09-16T13:18:31.397Z" w:id="771459358">
                  <w:rPr>
                    <w:i w:val="1"/>
                    <w:iCs w:val="1"/>
                    <w:highlight w:val="green"/>
                  </w:rPr>
                </w:rPrChange>
              </w:rPr>
            </w:pPr>
            <w:r w:rsidRPr="4986D35A">
              <w:rPr>
                <w:i w:val="1"/>
                <w:iCs w:val="1"/>
                <w:strike w:val="1"/>
                <w:highlight w:val="green"/>
                <w:rPrChange w:author="Syed Ahmed" w:date="2026-09-16T13:18:31.397Z" w16du:dateUtc="2026-09-16T13:18:31.397Z" w:id="955947884">
                  <w:rPr>
                    <w:i w:val="1"/>
                    <w:iCs w:val="1"/>
                    <w:highlight w:val="green"/>
                  </w:rPr>
                </w:rPrChange>
              </w:rPr>
              <w:t xml:space="preserve">§8 </w:t>
            </w:r>
            <w:r w:rsidRPr="4986D35A">
              <w:rPr>
                <w:i w:val="1"/>
                <w:iCs w:val="1"/>
                <w:strike w:val="1"/>
                <w:highlight w:val="green"/>
                <w:rPrChange w:author="Syed Ahmed" w:date="2026-09-16T13:18:31.397Z" w16du:dateUtc="2026-09-16T13:18:31.397Z" w:id="1908149438">
                  <w:rPr>
                    <w:i w:val="1"/>
                    <w:iCs w:val="1"/>
                    <w:highlight w:val="green"/>
                  </w:rPr>
                </w:rPrChange>
              </w:rPr>
              <w:t>Post-Cutover</w:t>
            </w:r>
            <w:r w:rsidRPr="4986D35A">
              <w:rPr>
                <w:i w:val="1"/>
                <w:iCs w:val="1"/>
                <w:strike w:val="1"/>
                <w:highlight w:val="green"/>
                <w:rPrChange w:author="Syed Ahmed" w:date="2026-09-16T13:18:31.397Z" w16du:dateUtc="2026-09-16T13:18:31.397Z" w:id="313147741">
                  <w:rPr>
                    <w:i w:val="1"/>
                    <w:iCs w:val="1"/>
                    <w:highlight w:val="green"/>
                  </w:rPr>
                </w:rPrChange>
              </w:rPr>
              <w:t>; §10 Risks and Open Items; §11 Timeline and Effort; §12 Sign-Off</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C7" w14:textId="77777777">
            <w:pPr>
              <w:pStyle w:val="Compact"/>
              <w:rPr>
                <w:i w:val="1"/>
                <w:iCs w:val="1"/>
                <w:strike w:val="1"/>
                <w:highlight w:val="green"/>
                <w:rPrChange w:author="Syed Ahmed" w:date="2026-09-16T13:18:31.398Z" w:id="1523810562">
                  <w:rPr>
                    <w:i w:val="1"/>
                    <w:iCs w:val="1"/>
                    <w:highlight w:val="green"/>
                  </w:rPr>
                </w:rPrChange>
              </w:rPr>
            </w:pPr>
            <w:r w:rsidRPr="4986D35A">
              <w:rPr>
                <w:i w:val="1"/>
                <w:iCs w:val="1"/>
                <w:strike w:val="1"/>
                <w:highlight w:val="green"/>
                <w:rPrChange w:author="Syed Ahmed" w:date="2026-09-16T13:18:31.397Z" w16du:dateUtc="2026-09-16T13:18:31.397Z" w:id="739372222">
                  <w:rPr>
                    <w:i w:val="1"/>
                    <w:iCs w:val="1"/>
                    <w:highlight w:val="green"/>
                  </w:rPr>
                </w:rPrChange>
              </w:rPr>
              <w:t>Required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C8" w14:textId="77777777">
            <w:pPr>
              <w:pStyle w:val="Compact"/>
              <w:rPr>
                <w:i w:val="1"/>
                <w:iCs w:val="1"/>
                <w:strike w:val="1"/>
                <w:highlight w:val="green"/>
                <w:rPrChange w:author="Syed Ahmed" w:date="2026-09-16T13:18:31.398Z" w:id="1558086348">
                  <w:rPr>
                    <w:i w:val="1"/>
                    <w:iCs w:val="1"/>
                    <w:highlight w:val="green"/>
                  </w:rPr>
                </w:rPrChange>
              </w:rPr>
            </w:pPr>
            <w:r w:rsidRPr="4986D35A">
              <w:rPr>
                <w:i w:val="1"/>
                <w:iCs w:val="1"/>
                <w:strike w:val="1"/>
                <w:highlight w:val="green"/>
                <w:rPrChange w:author="Syed Ahmed" w:date="2026-09-16T13:18:31.398Z" w16du:dateUtc="2026-09-16T13:18:31.398Z" w:id="2083941674">
                  <w:rPr>
                    <w:i w:val="1"/>
                    <w:iCs w:val="1"/>
                    <w:highlight w:val="green"/>
                  </w:rPr>
                </w:rPrChange>
              </w:rPr>
              <w:t>Required</w:t>
            </w:r>
          </w:p>
        </w:tc>
      </w:tr>
      <w:tr w:rsidR="001F702A" w:rsidTr="4986D35A" w14:paraId="796FA2C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CA" w14:textId="77777777">
            <w:pPr>
              <w:pStyle w:val="Compact"/>
              <w:rPr>
                <w:i w:val="1"/>
                <w:iCs w:val="1"/>
                <w:strike w:val="1"/>
                <w:highlight w:val="green"/>
                <w:rPrChange w:author="Syed Ahmed" w:date="2026-09-16T13:18:31.398Z" w:id="1456772233">
                  <w:rPr>
                    <w:i w:val="1"/>
                    <w:iCs w:val="1"/>
                    <w:highlight w:val="green"/>
                  </w:rPr>
                </w:rPrChange>
              </w:rPr>
            </w:pPr>
            <w:r w:rsidRPr="4986D35A">
              <w:rPr>
                <w:i w:val="1"/>
                <w:iCs w:val="1"/>
                <w:strike w:val="1"/>
                <w:highlight w:val="green"/>
                <w:rPrChange w:author="Syed Ahmed" w:date="2026-09-16T13:18:31.398Z" w16du:dateUtc="2026-09-16T13:18:31.398Z" w:id="344505030">
                  <w:rPr>
                    <w:i w:val="1"/>
                    <w:iCs w:val="1"/>
                    <w:highlight w:val="green"/>
                  </w:rPr>
                </w:rPrChange>
              </w:rPr>
              <w:t>§9 Roles &amp; Responsibilities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CB" w14:textId="77777777">
            <w:pPr>
              <w:pStyle w:val="Compact"/>
              <w:rPr>
                <w:i w:val="1"/>
                <w:iCs w:val="1"/>
                <w:strike w:val="1"/>
                <w:highlight w:val="green"/>
                <w:rPrChange w:author="Syed Ahmed" w:date="2026-09-16T13:18:31.399Z" w:id="960756561">
                  <w:rPr>
                    <w:i w:val="1"/>
                    <w:iCs w:val="1"/>
                    <w:highlight w:val="green"/>
                  </w:rPr>
                </w:rPrChange>
              </w:rPr>
            </w:pPr>
            <w:r w:rsidRPr="4986D35A">
              <w:rPr>
                <w:i w:val="1"/>
                <w:iCs w:val="1"/>
                <w:strike w:val="1"/>
                <w:highlight w:val="green"/>
                <w:rPrChange w:author="Syed Ahmed" w:date="2026-09-16T13:18:31.398Z" w16du:dateUtc="2026-09-16T13:18:31.398Z" w:id="266575936">
                  <w:rPr>
                    <w:i w:val="1"/>
                    <w:iCs w:val="1"/>
                    <w:highlight w:val="green"/>
                  </w:rPr>
                </w:rPrChange>
              </w:rPr>
              <w:t>Required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CC" w14:textId="77777777">
            <w:pPr>
              <w:pStyle w:val="Compact"/>
              <w:rPr>
                <w:i w:val="1"/>
                <w:iCs w:val="1"/>
                <w:strike w:val="1"/>
                <w:highlight w:val="green"/>
                <w:rPrChange w:author="Syed Ahmed" w:date="2026-09-16T13:18:31.399Z" w:id="850892708">
                  <w:rPr>
                    <w:i w:val="1"/>
                    <w:iCs w:val="1"/>
                    <w:highlight w:val="green"/>
                  </w:rPr>
                </w:rPrChange>
              </w:rPr>
            </w:pPr>
            <w:r w:rsidRPr="4986D35A">
              <w:rPr>
                <w:i w:val="1"/>
                <w:iCs w:val="1"/>
                <w:strike w:val="1"/>
                <w:highlight w:val="green"/>
                <w:rPrChange w:author="Syed Ahmed" w:date="2026-09-16T13:18:31.399Z" w16du:dateUtc="2026-09-16T13:18:31.399Z" w:id="291418396">
                  <w:rPr>
                    <w:i w:val="1"/>
                    <w:iCs w:val="1"/>
                    <w:highlight w:val="green"/>
                  </w:rPr>
                </w:rPrChange>
              </w:rPr>
              <w:t>Omitted; §3.2 ownership governs</w:t>
            </w:r>
          </w:p>
        </w:tc>
      </w:tr>
    </w:tbl>
    <w:p w:rsidR="001F702A" w:rsidP="4986D35A" w:rsidRDefault="00000000" w14:paraId="796FA2CE" w14:textId="77777777">
      <w:pPr>
        <w:pStyle w:val="BodyText"/>
        <w:rPr>
          <w:b w:val="1"/>
          <w:bCs w:val="1"/>
          <w:strike w:val="1"/>
          <w:sz w:val="15"/>
          <w:szCs w:val="15"/>
          <w:highlight w:val="green"/>
          <w:rPrChange w:author="Syed Ahmed" w:date="2026-09-16T13:18:31.399Z" w:id="1387139399">
            <w:rPr>
              <w:b w:val="1"/>
              <w:bCs w:val="1"/>
              <w:sz w:val="15"/>
              <w:szCs w:val="15"/>
              <w:highlight w:val="green"/>
            </w:rPr>
          </w:rPrChange>
        </w:rPr>
      </w:pPr>
      <w:r w:rsidRPr="4986D35A">
        <w:rPr>
          <w:b w:val="1"/>
          <w:bCs w:val="1"/>
          <w:strike w:val="1"/>
          <w:sz w:val="15"/>
          <w:szCs w:val="15"/>
          <w:highlight w:val="green"/>
          <w:rPrChange w:author="Syed Ahmed" w:date="2026-09-16T13:18:31.399Z" w16du:dateUtc="2026-09-16T13:18:31.399Z" w:id="50434447">
            <w:rPr>
              <w:b w:val="1"/>
              <w:bCs w:val="1"/>
              <w:sz w:val="15"/>
              <w:szCs w:val="15"/>
              <w:highlight w:val="green"/>
            </w:rPr>
          </w:rPrChange>
        </w:rPr>
        <w:t>Table 1.5b — Completion Standard</w:t>
      </w:r>
    </w:p>
    <w:p w:rsidR="001F702A" w:rsidP="4986D35A" w:rsidRDefault="001F702A" w14:paraId="796FA2CF" w14:textId="77777777">
      <w:pPr>
        <w:pStyle w:val="Compact"/>
        <w:rPr>
          <w:strike w:val="1"/>
          <w:highlight w:val="green"/>
          <w:rPrChange w:author="Syed Ahmed" w:date="2026-09-16T13:18:31.4Z" w:id="948861230">
            <w:rPr>
              <w:highlight w:val="green"/>
            </w:rPr>
          </w:rPrChange>
        </w:rPr>
      </w:pPr>
    </w:p>
    <w:tbl>
      <w:tblPr>
        <w:tblStyle w:val="Table"/>
        <w:tblW w:w="5000" w:type="pct"/>
        <w:tblLook w:val="0020" w:firstRow="1" w:lastRow="0" w:firstColumn="0" w:lastColumn="0" w:noHBand="0" w:noVBand="0"/>
      </w:tblPr>
      <w:tblGrid>
        <w:gridCol w:w="8196"/>
        <w:gridCol w:w="1280"/>
      </w:tblGrid>
      <w:tr w:rsidR="001F702A" w:rsidTr="4986D35A" w14:paraId="796FA2D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D0" w14:textId="77777777">
            <w:pPr>
              <w:pStyle w:val="Compact"/>
              <w:rPr>
                <w:b w:val="1"/>
                <w:bCs w:val="1"/>
                <w:strike w:val="1"/>
                <w:highlight w:val="green"/>
                <w:rPrChange w:author="Syed Ahmed" w:date="2026-09-16T13:18:31.4Z" w:id="1947359111">
                  <w:rPr>
                    <w:b w:val="1"/>
                    <w:bCs w:val="1"/>
                    <w:highlight w:val="green"/>
                  </w:rPr>
                </w:rPrChange>
              </w:rPr>
            </w:pPr>
            <w:r w:rsidRPr="4986D35A">
              <w:rPr>
                <w:b w:val="1"/>
                <w:bCs w:val="1"/>
                <w:strike w:val="1"/>
                <w:highlight w:val="green"/>
                <w:rPrChange w:author="Syed Ahmed" w:date="2026-09-16T13:18:31.4Z" w16du:dateUtc="2026-09-16T13:18:31.4Z" w:id="1504000694">
                  <w:rPr>
                    <w:b w:val="1"/>
                    <w:bCs w:val="1"/>
                    <w:highlight w:val="green"/>
                  </w:rPr>
                </w:rPrChange>
              </w:rPr>
              <w:t>Condition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D1" w14:textId="77777777">
            <w:pPr>
              <w:pStyle w:val="Compact"/>
              <w:rPr>
                <w:b w:val="1"/>
                <w:bCs w:val="1"/>
                <w:strike w:val="1"/>
                <w:highlight w:val="green"/>
                <w:rPrChange w:author="Syed Ahmed" w:date="2026-09-16T13:18:31.401Z" w:id="765695527">
                  <w:rPr>
                    <w:b w:val="1"/>
                    <w:bCs w:val="1"/>
                    <w:highlight w:val="green"/>
                  </w:rPr>
                </w:rPrChange>
              </w:rPr>
            </w:pPr>
            <w:r w:rsidRPr="4986D35A">
              <w:rPr>
                <w:b w:val="1"/>
                <w:bCs w:val="1"/>
                <w:strike w:val="1"/>
                <w:highlight w:val="green"/>
                <w:rPrChange w:author="Syed Ahmed" w:date="2026-09-16T13:18:31.401Z" w16du:dateUtc="2026-09-16T13:18:31.401Z" w:id="398815323">
                  <w:rPr>
                    <w:b w:val="1"/>
                    <w:bCs w:val="1"/>
                    <w:highlight w:val="green"/>
                  </w:rPr>
                </w:rPrChange>
              </w:rPr>
              <w:t>Met</w:t>
            </w:r>
          </w:p>
        </w:tc>
      </w:tr>
      <w:tr w:rsidR="001F702A" w:rsidTr="4986D35A" w14:paraId="796FA2D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D3" w14:textId="77777777">
            <w:pPr>
              <w:pStyle w:val="Compact"/>
              <w:rPr>
                <w:i w:val="1"/>
                <w:iCs w:val="1"/>
                <w:strike w:val="1"/>
                <w:highlight w:val="green"/>
                <w:rPrChange w:author="Syed Ahmed" w:date="2026-09-16T13:18:31.402Z" w:id="1854015078">
                  <w:rPr>
                    <w:i w:val="1"/>
                    <w:iCs w:val="1"/>
                    <w:highlight w:val="green"/>
                  </w:rPr>
                </w:rPrChange>
              </w:rPr>
            </w:pPr>
            <w:r w:rsidRPr="4986D35A">
              <w:rPr>
                <w:i w:val="1"/>
                <w:iCs w:val="1"/>
                <w:strike w:val="1"/>
                <w:highlight w:val="green"/>
                <w:rPrChange w:author="Syed Ahmed" w:date="2026-09-16T13:18:31.401Z" w16du:dateUtc="2026-09-16T13:18:31.401Z" w:id="1888711192">
                  <w:rPr>
                    <w:i w:val="1"/>
                    <w:iCs w:val="1"/>
                    <w:highlight w:val="green"/>
                  </w:rPr>
                </w:rPrChange>
              </w:rPr>
              <w:t xml:space="preserve">Every instruction block answered and </w:t>
            </w:r>
            <w:r w:rsidRPr="4986D35A">
              <w:rPr>
                <w:i w:val="1"/>
                <w:iCs w:val="1"/>
                <w:strike w:val="1"/>
                <w:highlight w:val="green"/>
                <w:rPrChange w:author="Syed Ahmed" w:date="2026-09-16T13:18:31.401Z" w16du:dateUtc="2026-09-16T13:18:31.401Z" w:id="1641735007">
                  <w:rPr>
                    <w:i w:val="1"/>
                    <w:iCs w:val="1"/>
                    <w:highlight w:val="green"/>
                  </w:rPr>
                </w:rPrChange>
              </w:rPr>
              <w:t>deleted</w:t>
            </w:r>
            <w:r w:rsidRPr="4986D35A">
              <w:rPr>
                <w:i w:val="1"/>
                <w:iCs w:val="1"/>
                <w:strike w:val="1"/>
                <w:highlight w:val="green"/>
                <w:rPrChange w:author="Syed Ahmed" w:date="2026-09-16T13:18:31.401Z" w16du:dateUtc="2026-09-16T13:18:31.401Z" w:id="1474798845">
                  <w:rPr>
                    <w:i w:val="1"/>
                    <w:iCs w:val="1"/>
                    <w:highlight w:val="green"/>
                  </w:rPr>
                </w:rPrChange>
              </w:rPr>
              <w:t xml:space="preserve">; no bracketed placeholder text </w:t>
            </w:r>
            <w:r w:rsidRPr="4986D35A">
              <w:rPr>
                <w:i w:val="1"/>
                <w:iCs w:val="1"/>
                <w:strike w:val="1"/>
                <w:highlight w:val="green"/>
                <w:rPrChange w:author="Syed Ahmed" w:date="2026-09-16T13:18:31.401Z" w16du:dateUtc="2026-09-16T13:18:31.401Z" w:id="289491015">
                  <w:rPr>
                    <w:i w:val="1"/>
                    <w:iCs w:val="1"/>
                    <w:highlight w:val="green"/>
                  </w:rPr>
                </w:rPrChange>
              </w:rPr>
              <w:t>remains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D4" w14:textId="77777777">
            <w:pPr>
              <w:pStyle w:val="Compact"/>
              <w:rPr>
                <w:i w:val="1"/>
                <w:iCs w:val="1"/>
                <w:strike w:val="1"/>
                <w:highlight w:val="green"/>
                <w:rPrChange w:author="Syed Ahmed" w:date="2026-09-16T13:18:31.402Z" w:id="1135015019">
                  <w:rPr>
                    <w:i w:val="1"/>
                    <w:iCs w:val="1"/>
                    <w:highlight w:val="green"/>
                  </w:rPr>
                </w:rPrChange>
              </w:rPr>
            </w:pPr>
            <w:r w:rsidRPr="4986D35A">
              <w:rPr>
                <w:strike w:val="1"/>
                <w:highlight w:val="green"/>
                <w:rPrChange w:author="Syed Ahmed" w:date="2026-09-16T13:18:31.402Z" w16du:dateUtc="2026-09-16T13:18:31.402Z" w:id="360329834">
                  <w:rPr>
                    <w:highlight w:val="green"/>
                  </w:rPr>
                </w:rPrChange>
              </w:rPr>
              <w:t xml:space="preserve">☐ </w:t>
            </w:r>
            <w:r w:rsidRPr="4986D35A">
              <w:rPr>
                <w:i w:val="1"/>
                <w:iCs w:val="1"/>
                <w:strike w:val="1"/>
                <w:highlight w:val="green"/>
                <w:rPrChange w:author="Syed Ahmed" w:date="2026-09-16T13:18:31.402Z" w16du:dateUtc="2026-09-16T13:18:31.402Z" w:id="46254643">
                  <w:rPr>
                    <w:i w:val="1"/>
                    <w:iCs w:val="1"/>
                    <w:highlight w:val="green"/>
                  </w:rPr>
                </w:rPrChange>
              </w:rPr>
              <w:t>Yes</w:t>
            </w:r>
            <w:r w:rsidRPr="4986D35A">
              <w:rPr>
                <w:strike w:val="1"/>
                <w:highlight w:val="green"/>
                <w:rPrChange w:author="Syed Ahmed" w:date="2026-09-16T13:18:31.402Z" w16du:dateUtc="2026-09-16T13:18:31.402Z" w:id="1025384630">
                  <w:rPr>
                    <w:highlight w:val="green"/>
                  </w:rPr>
                </w:rPrChange>
              </w:rPr>
              <w:t xml:space="preserve"> ☐ </w:t>
            </w:r>
            <w:r w:rsidRPr="4986D35A">
              <w:rPr>
                <w:i w:val="1"/>
                <w:iCs w:val="1"/>
                <w:strike w:val="1"/>
                <w:highlight w:val="green"/>
                <w:rPrChange w:author="Syed Ahmed" w:date="2026-09-16T13:18:31.402Z" w16du:dateUtc="2026-09-16T13:18:31.402Z" w:id="404877203">
                  <w:rPr>
                    <w:i w:val="1"/>
                    <w:iCs w:val="1"/>
                    <w:highlight w:val="green"/>
                  </w:rPr>
                </w:rPrChange>
              </w:rPr>
              <w:t>No</w:t>
            </w:r>
          </w:p>
        </w:tc>
      </w:tr>
      <w:tr w:rsidR="001F702A" w:rsidTr="4986D35A" w14:paraId="796FA2D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D6" w14:textId="77777777">
            <w:pPr>
              <w:pStyle w:val="Compact"/>
              <w:rPr>
                <w:i w:val="1"/>
                <w:iCs w:val="1"/>
                <w:strike w:val="1"/>
                <w:highlight w:val="green"/>
                <w:rPrChange w:author="Syed Ahmed" w:date="2026-09-16T13:18:31.403Z" w:id="1355451272">
                  <w:rPr>
                    <w:i w:val="1"/>
                    <w:iCs w:val="1"/>
                    <w:highlight w:val="green"/>
                  </w:rPr>
                </w:rPrChange>
              </w:rPr>
            </w:pPr>
            <w:r w:rsidRPr="4986D35A">
              <w:rPr>
                <w:i w:val="1"/>
                <w:iCs w:val="1"/>
                <w:strike w:val="1"/>
                <w:highlight w:val="green"/>
                <w:rPrChange w:author="Syed Ahmed" w:date="2026-09-16T13:18:31.402Z" w16du:dateUtc="2026-09-16T13:18:31.402Z" w:id="1170901032">
                  <w:rPr>
                    <w:i w:val="1"/>
                    <w:iCs w:val="1"/>
                    <w:highlight w:val="green"/>
                  </w:rPr>
                </w:rPrChange>
              </w:rPr>
              <w:t>Every role in §3.2 resolved to a named individual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D7" w14:textId="77777777">
            <w:pPr>
              <w:pStyle w:val="Compact"/>
              <w:rPr>
                <w:i w:val="1"/>
                <w:iCs w:val="1"/>
                <w:strike w:val="1"/>
                <w:highlight w:val="green"/>
                <w:rPrChange w:author="Syed Ahmed" w:date="2026-09-16T13:18:31.404Z" w:id="2034238578">
                  <w:rPr>
                    <w:i w:val="1"/>
                    <w:iCs w:val="1"/>
                    <w:highlight w:val="green"/>
                  </w:rPr>
                </w:rPrChange>
              </w:rPr>
            </w:pPr>
            <w:r w:rsidRPr="4986D35A">
              <w:rPr>
                <w:strike w:val="1"/>
                <w:highlight w:val="green"/>
                <w:rPrChange w:author="Syed Ahmed" w:date="2026-09-16T13:18:31.403Z" w16du:dateUtc="2026-09-16T13:18:31.403Z" w:id="867787946">
                  <w:rPr>
                    <w:highlight w:val="green"/>
                  </w:rPr>
                </w:rPrChange>
              </w:rPr>
              <w:t xml:space="preserve">☐ </w:t>
            </w:r>
            <w:r w:rsidRPr="4986D35A">
              <w:rPr>
                <w:i w:val="1"/>
                <w:iCs w:val="1"/>
                <w:strike w:val="1"/>
                <w:highlight w:val="green"/>
                <w:rPrChange w:author="Syed Ahmed" w:date="2026-09-16T13:18:31.403Z" w16du:dateUtc="2026-09-16T13:18:31.403Z" w:id="1033820405">
                  <w:rPr>
                    <w:i w:val="1"/>
                    <w:iCs w:val="1"/>
                    <w:highlight w:val="green"/>
                  </w:rPr>
                </w:rPrChange>
              </w:rPr>
              <w:t>Yes</w:t>
            </w:r>
            <w:r w:rsidRPr="4986D35A">
              <w:rPr>
                <w:strike w:val="1"/>
                <w:highlight w:val="green"/>
                <w:rPrChange w:author="Syed Ahmed" w:date="2026-09-16T13:18:31.403Z" w16du:dateUtc="2026-09-16T13:18:31.403Z" w:id="1283459279">
                  <w:rPr>
                    <w:highlight w:val="green"/>
                  </w:rPr>
                </w:rPrChange>
              </w:rPr>
              <w:t xml:space="preserve"> ☐ </w:t>
            </w:r>
            <w:r w:rsidRPr="4986D35A">
              <w:rPr>
                <w:i w:val="1"/>
                <w:iCs w:val="1"/>
                <w:strike w:val="1"/>
                <w:highlight w:val="green"/>
                <w:rPrChange w:author="Syed Ahmed" w:date="2026-09-16T13:18:31.404Z" w16du:dateUtc="2026-09-16T13:18:31.404Z" w:id="98937982">
                  <w:rPr>
                    <w:i w:val="1"/>
                    <w:iCs w:val="1"/>
                    <w:highlight w:val="green"/>
                  </w:rPr>
                </w:rPrChange>
              </w:rPr>
              <w:t>No</w:t>
            </w:r>
          </w:p>
        </w:tc>
      </w:tr>
      <w:tr w:rsidR="001F702A" w:rsidTr="4986D35A" w14:paraId="796FA2D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D9" w14:textId="77777777">
            <w:pPr>
              <w:pStyle w:val="Compact"/>
              <w:rPr>
                <w:i w:val="1"/>
                <w:iCs w:val="1"/>
                <w:strike w:val="1"/>
                <w:highlight w:val="green"/>
                <w:rPrChange w:author="Syed Ahmed" w:date="2026-09-16T13:18:31.404Z" w:id="199711399">
                  <w:rPr>
                    <w:i w:val="1"/>
                    <w:iCs w:val="1"/>
                    <w:highlight w:val="green"/>
                  </w:rPr>
                </w:rPrChange>
              </w:rPr>
            </w:pPr>
            <w:r w:rsidRPr="4986D35A">
              <w:rPr>
                <w:i w:val="1"/>
                <w:iCs w:val="1"/>
                <w:strike w:val="1"/>
                <w:highlight w:val="green"/>
                <w:rPrChange w:author="Syed Ahmed" w:date="2026-09-16T13:18:31.404Z" w16du:dateUtc="2026-09-16T13:18:31.404Z" w:id="1363589485">
                  <w:rPr>
                    <w:i w:val="1"/>
                    <w:iCs w:val="1"/>
                    <w:highlight w:val="green"/>
                  </w:rPr>
                </w:rPrChange>
              </w:rPr>
              <w:t>Every factual field carries a label, source, and as-of date per §1.3</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DA" w14:textId="77777777">
            <w:pPr>
              <w:pStyle w:val="Compact"/>
              <w:rPr>
                <w:i w:val="1"/>
                <w:iCs w:val="1"/>
                <w:strike w:val="1"/>
                <w:highlight w:val="green"/>
                <w:rPrChange w:author="Syed Ahmed" w:date="2026-09-16T13:18:31.405Z" w:id="197468532">
                  <w:rPr>
                    <w:i w:val="1"/>
                    <w:iCs w:val="1"/>
                    <w:highlight w:val="green"/>
                  </w:rPr>
                </w:rPrChange>
              </w:rPr>
            </w:pPr>
            <w:r w:rsidRPr="4986D35A">
              <w:rPr>
                <w:strike w:val="1"/>
                <w:highlight w:val="green"/>
                <w:rPrChange w:author="Syed Ahmed" w:date="2026-09-16T13:18:31.404Z" w16du:dateUtc="2026-09-16T13:18:31.404Z" w:id="1678015637">
                  <w:rPr>
                    <w:highlight w:val="green"/>
                  </w:rPr>
                </w:rPrChange>
              </w:rPr>
              <w:t xml:space="preserve">☐ </w:t>
            </w:r>
            <w:r w:rsidRPr="4986D35A">
              <w:rPr>
                <w:i w:val="1"/>
                <w:iCs w:val="1"/>
                <w:strike w:val="1"/>
                <w:highlight w:val="green"/>
                <w:rPrChange w:author="Syed Ahmed" w:date="2026-09-16T13:18:31.404Z" w16du:dateUtc="2026-09-16T13:18:31.404Z" w:id="1379405633">
                  <w:rPr>
                    <w:i w:val="1"/>
                    <w:iCs w:val="1"/>
                    <w:highlight w:val="green"/>
                  </w:rPr>
                </w:rPrChange>
              </w:rPr>
              <w:t>Yes</w:t>
            </w:r>
            <w:r w:rsidRPr="4986D35A">
              <w:rPr>
                <w:strike w:val="1"/>
                <w:highlight w:val="green"/>
                <w:rPrChange w:author="Syed Ahmed" w:date="2026-09-16T13:18:31.405Z" w16du:dateUtc="2026-09-16T13:18:31.405Z" w:id="285538221">
                  <w:rPr>
                    <w:highlight w:val="green"/>
                  </w:rPr>
                </w:rPrChange>
              </w:rPr>
              <w:t xml:space="preserve"> ☐ </w:t>
            </w:r>
            <w:r w:rsidRPr="4986D35A">
              <w:rPr>
                <w:i w:val="1"/>
                <w:iCs w:val="1"/>
                <w:strike w:val="1"/>
                <w:highlight w:val="green"/>
                <w:rPrChange w:author="Syed Ahmed" w:date="2026-09-16T13:18:31.405Z" w16du:dateUtc="2026-09-16T13:18:31.405Z" w:id="1058896653">
                  <w:rPr>
                    <w:i w:val="1"/>
                    <w:iCs w:val="1"/>
                    <w:highlight w:val="green"/>
                  </w:rPr>
                </w:rPrChange>
              </w:rPr>
              <w:t>No</w:t>
            </w:r>
          </w:p>
        </w:tc>
      </w:tr>
      <w:tr w:rsidR="001F702A" w:rsidTr="4986D35A" w14:paraId="796FA2D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DC" w14:textId="77777777">
            <w:pPr>
              <w:pStyle w:val="Compact"/>
              <w:rPr>
                <w:i w:val="1"/>
                <w:iCs w:val="1"/>
                <w:strike w:val="1"/>
                <w:highlight w:val="green"/>
                <w:rPrChange w:author="Syed Ahmed" w:date="2026-09-16T13:18:31.406Z" w:id="476385430">
                  <w:rPr>
                    <w:i w:val="1"/>
                    <w:iCs w:val="1"/>
                    <w:highlight w:val="green"/>
                  </w:rPr>
                </w:rPrChange>
              </w:rPr>
            </w:pPr>
            <w:r w:rsidRPr="4986D35A">
              <w:rPr>
                <w:i w:val="1"/>
                <w:iCs w:val="1"/>
                <w:strike w:val="1"/>
                <w:highlight w:val="green"/>
                <w:rPrChange w:author="Syed Ahmed" w:date="2026-09-16T13:18:31.406Z" w16du:dateUtc="2026-09-16T13:18:31.406Z" w:id="1673443041">
                  <w:rPr>
                    <w:i w:val="1"/>
                    <w:iCs w:val="1"/>
                    <w:highlight w:val="green"/>
                  </w:rPr>
                </w:rPrChange>
              </w:rPr>
              <w:t>Every register entry carries a disposition; no entry left blank</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DD" w14:textId="77777777">
            <w:pPr>
              <w:pStyle w:val="Compact"/>
              <w:rPr>
                <w:i w:val="1"/>
                <w:iCs w:val="1"/>
                <w:strike w:val="1"/>
                <w:highlight w:val="green"/>
                <w:rPrChange w:author="Syed Ahmed" w:date="2026-09-16T13:18:31.407Z" w:id="1996307977">
                  <w:rPr>
                    <w:i w:val="1"/>
                    <w:iCs w:val="1"/>
                    <w:highlight w:val="green"/>
                  </w:rPr>
                </w:rPrChange>
              </w:rPr>
            </w:pPr>
            <w:r w:rsidRPr="4986D35A">
              <w:rPr>
                <w:strike w:val="1"/>
                <w:highlight w:val="green"/>
                <w:rPrChange w:author="Syed Ahmed" w:date="2026-09-16T13:18:31.406Z" w16du:dateUtc="2026-09-16T13:18:31.406Z" w:id="778715086">
                  <w:rPr>
                    <w:highlight w:val="green"/>
                  </w:rPr>
                </w:rPrChange>
              </w:rPr>
              <w:t xml:space="preserve">☐ </w:t>
            </w:r>
            <w:r w:rsidRPr="4986D35A">
              <w:rPr>
                <w:i w:val="1"/>
                <w:iCs w:val="1"/>
                <w:strike w:val="1"/>
                <w:highlight w:val="green"/>
                <w:rPrChange w:author="Syed Ahmed" w:date="2026-09-16T13:18:31.406Z" w16du:dateUtc="2026-09-16T13:18:31.406Z" w:id="141798747">
                  <w:rPr>
                    <w:i w:val="1"/>
                    <w:iCs w:val="1"/>
                    <w:highlight w:val="green"/>
                  </w:rPr>
                </w:rPrChange>
              </w:rPr>
              <w:t>Yes</w:t>
            </w:r>
            <w:r w:rsidRPr="4986D35A">
              <w:rPr>
                <w:strike w:val="1"/>
                <w:highlight w:val="green"/>
                <w:rPrChange w:author="Syed Ahmed" w:date="2026-09-16T13:18:31.406Z" w16du:dateUtc="2026-09-16T13:18:31.406Z" w:id="1905419233">
                  <w:rPr>
                    <w:highlight w:val="green"/>
                  </w:rPr>
                </w:rPrChange>
              </w:rPr>
              <w:t xml:space="preserve"> ☐ </w:t>
            </w:r>
            <w:r w:rsidRPr="4986D35A">
              <w:rPr>
                <w:i w:val="1"/>
                <w:iCs w:val="1"/>
                <w:strike w:val="1"/>
                <w:highlight w:val="green"/>
                <w:rPrChange w:author="Syed Ahmed" w:date="2026-09-16T13:18:31.407Z" w16du:dateUtc="2026-09-16T13:18:31.407Z" w:id="368952873">
                  <w:rPr>
                    <w:i w:val="1"/>
                    <w:iCs w:val="1"/>
                    <w:highlight w:val="green"/>
                  </w:rPr>
                </w:rPrChange>
              </w:rPr>
              <w:t>No</w:t>
            </w:r>
          </w:p>
        </w:tc>
      </w:tr>
      <w:tr w:rsidR="001F702A" w:rsidTr="4986D35A" w14:paraId="796FA2E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DF" w14:textId="77777777">
            <w:pPr>
              <w:pStyle w:val="Compact"/>
              <w:rPr>
                <w:i w:val="1"/>
                <w:iCs w:val="1"/>
                <w:strike w:val="1"/>
                <w:highlight w:val="green"/>
                <w:rPrChange w:author="Syed Ahmed" w:date="2026-09-16T13:18:31.407Z" w:id="514205888">
                  <w:rPr>
                    <w:i w:val="1"/>
                    <w:iCs w:val="1"/>
                    <w:highlight w:val="green"/>
                  </w:rPr>
                </w:rPrChange>
              </w:rPr>
            </w:pPr>
            <w:r w:rsidRPr="4986D35A">
              <w:rPr>
                <w:i w:val="1"/>
                <w:iCs w:val="1"/>
                <w:strike w:val="1"/>
                <w:highlight w:val="green"/>
                <w:rPrChange w:author="Syed Ahmed" w:date="2026-09-16T13:18:31.407Z" w16du:dateUtc="2026-09-16T13:18:31.407Z" w:id="1139810096">
                  <w:rPr>
                    <w:i w:val="1"/>
                    <w:iCs w:val="1"/>
                    <w:highlight w:val="green"/>
                  </w:rPr>
                </w:rPrChange>
              </w:rPr>
              <w:t>Confirmed absences recorded as such rather than left empty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E0" w14:textId="77777777">
            <w:pPr>
              <w:pStyle w:val="Compact"/>
              <w:rPr>
                <w:i w:val="1"/>
                <w:iCs w:val="1"/>
                <w:strike w:val="1"/>
                <w:highlight w:val="green"/>
                <w:rPrChange w:author="Syed Ahmed" w:date="2026-09-16T13:18:31.408Z" w:id="1344341815">
                  <w:rPr>
                    <w:i w:val="1"/>
                    <w:iCs w:val="1"/>
                    <w:highlight w:val="green"/>
                  </w:rPr>
                </w:rPrChange>
              </w:rPr>
            </w:pPr>
            <w:r w:rsidRPr="4986D35A">
              <w:rPr>
                <w:strike w:val="1"/>
                <w:highlight w:val="green"/>
                <w:rPrChange w:author="Syed Ahmed" w:date="2026-09-16T13:18:31.407Z" w16du:dateUtc="2026-09-16T13:18:31.407Z" w:id="172342691">
                  <w:rPr>
                    <w:highlight w:val="green"/>
                  </w:rPr>
                </w:rPrChange>
              </w:rPr>
              <w:t xml:space="preserve">☐ </w:t>
            </w:r>
            <w:r w:rsidRPr="4986D35A">
              <w:rPr>
                <w:i w:val="1"/>
                <w:iCs w:val="1"/>
                <w:strike w:val="1"/>
                <w:highlight w:val="green"/>
                <w:rPrChange w:author="Syed Ahmed" w:date="2026-09-16T13:18:31.408Z" w16du:dateUtc="2026-09-16T13:18:31.408Z" w:id="1712291047">
                  <w:rPr>
                    <w:i w:val="1"/>
                    <w:iCs w:val="1"/>
                    <w:highlight w:val="green"/>
                  </w:rPr>
                </w:rPrChange>
              </w:rPr>
              <w:t>Yes</w:t>
            </w:r>
            <w:r w:rsidRPr="4986D35A">
              <w:rPr>
                <w:strike w:val="1"/>
                <w:highlight w:val="green"/>
                <w:rPrChange w:author="Syed Ahmed" w:date="2026-09-16T13:18:31.408Z" w16du:dateUtc="2026-09-16T13:18:31.408Z" w:id="1073178258">
                  <w:rPr>
                    <w:highlight w:val="green"/>
                  </w:rPr>
                </w:rPrChange>
              </w:rPr>
              <w:t xml:space="preserve"> ☐ </w:t>
            </w:r>
            <w:r w:rsidRPr="4986D35A">
              <w:rPr>
                <w:i w:val="1"/>
                <w:iCs w:val="1"/>
                <w:strike w:val="1"/>
                <w:highlight w:val="green"/>
                <w:rPrChange w:author="Syed Ahmed" w:date="2026-09-16T13:18:31.408Z" w16du:dateUtc="2026-09-16T13:18:31.408Z" w:id="1779866059">
                  <w:rPr>
                    <w:i w:val="1"/>
                    <w:iCs w:val="1"/>
                    <w:highlight w:val="green"/>
                  </w:rPr>
                </w:rPrChange>
              </w:rPr>
              <w:t>No</w:t>
            </w:r>
          </w:p>
        </w:tc>
      </w:tr>
      <w:tr w:rsidR="001F702A" w:rsidTr="4986D35A" w14:paraId="796FA2E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E2" w14:textId="77777777">
            <w:pPr>
              <w:pStyle w:val="Compact"/>
              <w:rPr>
                <w:i w:val="1"/>
                <w:iCs w:val="1"/>
                <w:strike w:val="1"/>
                <w:highlight w:val="green"/>
                <w:rPrChange w:author="Syed Ahmed" w:date="2026-09-16T13:18:31.409Z" w:id="1084432594">
                  <w:rPr>
                    <w:i w:val="1"/>
                    <w:iCs w:val="1"/>
                    <w:highlight w:val="green"/>
                  </w:rPr>
                </w:rPrChange>
              </w:rPr>
            </w:pPr>
            <w:r w:rsidRPr="4986D35A">
              <w:rPr>
                <w:i w:val="1"/>
                <w:iCs w:val="1"/>
                <w:strike w:val="1"/>
                <w:highlight w:val="green"/>
                <w:rPrChange w:author="Syed Ahmed" w:date="2026-09-16T13:18:31.408Z" w16du:dateUtc="2026-09-16T13:18:31.408Z" w:id="1567361210">
                  <w:rPr>
                    <w:i w:val="1"/>
                    <w:iCs w:val="1"/>
                    <w:highlight w:val="green"/>
                  </w:rPr>
                </w:rPrChange>
              </w:rPr>
              <w:t>Every open question recorded in §10.4 with an owner and a due date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E3" w14:textId="77777777">
            <w:pPr>
              <w:pStyle w:val="Compact"/>
              <w:rPr>
                <w:i w:val="1"/>
                <w:iCs w:val="1"/>
                <w:strike w:val="1"/>
                <w:highlight w:val="green"/>
                <w:rPrChange w:author="Syed Ahmed" w:date="2026-09-16T13:18:31.409Z" w:id="26059197">
                  <w:rPr>
                    <w:i w:val="1"/>
                    <w:iCs w:val="1"/>
                    <w:highlight w:val="green"/>
                  </w:rPr>
                </w:rPrChange>
              </w:rPr>
            </w:pPr>
            <w:r w:rsidRPr="4986D35A">
              <w:rPr>
                <w:strike w:val="1"/>
                <w:highlight w:val="green"/>
                <w:rPrChange w:author="Syed Ahmed" w:date="2026-09-16T13:18:31.409Z" w16du:dateUtc="2026-09-16T13:18:31.409Z" w:id="1721562570">
                  <w:rPr>
                    <w:highlight w:val="green"/>
                  </w:rPr>
                </w:rPrChange>
              </w:rPr>
              <w:t xml:space="preserve">☐ </w:t>
            </w:r>
            <w:r w:rsidRPr="4986D35A">
              <w:rPr>
                <w:i w:val="1"/>
                <w:iCs w:val="1"/>
                <w:strike w:val="1"/>
                <w:highlight w:val="green"/>
                <w:rPrChange w:author="Syed Ahmed" w:date="2026-09-16T13:18:31.409Z" w16du:dateUtc="2026-09-16T13:18:31.409Z" w:id="1301930010">
                  <w:rPr>
                    <w:i w:val="1"/>
                    <w:iCs w:val="1"/>
                    <w:highlight w:val="green"/>
                  </w:rPr>
                </w:rPrChange>
              </w:rPr>
              <w:t>Yes</w:t>
            </w:r>
            <w:r w:rsidRPr="4986D35A">
              <w:rPr>
                <w:strike w:val="1"/>
                <w:highlight w:val="green"/>
                <w:rPrChange w:author="Syed Ahmed" w:date="2026-09-16T13:18:31.409Z" w16du:dateUtc="2026-09-16T13:18:31.409Z" w:id="1519564507">
                  <w:rPr>
                    <w:highlight w:val="green"/>
                  </w:rPr>
                </w:rPrChange>
              </w:rPr>
              <w:t xml:space="preserve"> ☐ </w:t>
            </w:r>
            <w:r w:rsidRPr="4986D35A">
              <w:rPr>
                <w:i w:val="1"/>
                <w:iCs w:val="1"/>
                <w:strike w:val="1"/>
                <w:highlight w:val="green"/>
                <w:rPrChange w:author="Syed Ahmed" w:date="2026-09-16T13:18:31.409Z" w16du:dateUtc="2026-09-16T13:18:31.409Z" w:id="457470968">
                  <w:rPr>
                    <w:i w:val="1"/>
                    <w:iCs w:val="1"/>
                    <w:highlight w:val="green"/>
                  </w:rPr>
                </w:rPrChange>
              </w:rPr>
              <w:t>No</w:t>
            </w:r>
          </w:p>
        </w:tc>
      </w:tr>
      <w:tr w:rsidR="001F702A" w:rsidTr="4986D35A" w14:paraId="796FA2E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E5" w14:textId="77777777">
            <w:pPr>
              <w:pStyle w:val="Compact"/>
              <w:rPr>
                <w:i w:val="1"/>
                <w:iCs w:val="1"/>
                <w:strike w:val="1"/>
                <w:highlight w:val="green"/>
                <w:rPrChange w:author="Syed Ahmed" w:date="2026-09-16T13:18:31.41Z" w:id="1222380710">
                  <w:rPr>
                    <w:i w:val="1"/>
                    <w:iCs w:val="1"/>
                    <w:highlight w:val="green"/>
                  </w:rPr>
                </w:rPrChange>
              </w:rPr>
            </w:pPr>
            <w:r w:rsidRPr="4986D35A">
              <w:rPr>
                <w:i w:val="1"/>
                <w:iCs w:val="1"/>
                <w:strike w:val="1"/>
                <w:highlight w:val="green"/>
                <w:rPrChange w:author="Syed Ahmed" w:date="2026-09-16T13:18:31.41Z" w16du:dateUtc="2026-09-16T13:18:31.41Z" w:id="497035202">
                  <w:rPr>
                    <w:i w:val="1"/>
                    <w:iCs w:val="1"/>
                    <w:highlight w:val="green"/>
                  </w:rPr>
                </w:rPrChange>
              </w:rPr>
              <w:t>Every attachment listed in §1.6 and stored at the location recorded there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E6" w14:textId="77777777">
            <w:pPr>
              <w:pStyle w:val="Compact"/>
              <w:rPr>
                <w:i w:val="1"/>
                <w:iCs w:val="1"/>
                <w:strike w:val="1"/>
                <w:highlight w:val="green"/>
                <w:rPrChange w:author="Syed Ahmed" w:date="2026-09-16T13:18:31.411Z" w:id="25905617">
                  <w:rPr>
                    <w:i w:val="1"/>
                    <w:iCs w:val="1"/>
                    <w:highlight w:val="green"/>
                  </w:rPr>
                </w:rPrChange>
              </w:rPr>
            </w:pPr>
            <w:r w:rsidRPr="4986D35A">
              <w:rPr>
                <w:strike w:val="1"/>
                <w:highlight w:val="green"/>
                <w:rPrChange w:author="Syed Ahmed" w:date="2026-09-16T13:18:31.41Z" w16du:dateUtc="2026-09-16T13:18:31.41Z" w:id="819251417">
                  <w:rPr>
                    <w:highlight w:val="green"/>
                  </w:rPr>
                </w:rPrChange>
              </w:rPr>
              <w:t xml:space="preserve">☐ </w:t>
            </w:r>
            <w:r w:rsidRPr="4986D35A">
              <w:rPr>
                <w:i w:val="1"/>
                <w:iCs w:val="1"/>
                <w:strike w:val="1"/>
                <w:highlight w:val="green"/>
                <w:rPrChange w:author="Syed Ahmed" w:date="2026-09-16T13:18:31.41Z" w16du:dateUtc="2026-09-16T13:18:31.41Z" w:id="1733191693">
                  <w:rPr>
                    <w:i w:val="1"/>
                    <w:iCs w:val="1"/>
                    <w:highlight w:val="green"/>
                  </w:rPr>
                </w:rPrChange>
              </w:rPr>
              <w:t>Yes</w:t>
            </w:r>
            <w:r w:rsidRPr="4986D35A">
              <w:rPr>
                <w:strike w:val="1"/>
                <w:highlight w:val="green"/>
                <w:rPrChange w:author="Syed Ahmed" w:date="2026-09-16T13:18:31.41Z" w16du:dateUtc="2026-09-16T13:18:31.41Z" w:id="633131243">
                  <w:rPr>
                    <w:highlight w:val="green"/>
                  </w:rPr>
                </w:rPrChange>
              </w:rPr>
              <w:t xml:space="preserve"> ☐ </w:t>
            </w:r>
            <w:r w:rsidRPr="4986D35A">
              <w:rPr>
                <w:i w:val="1"/>
                <w:iCs w:val="1"/>
                <w:strike w:val="1"/>
                <w:highlight w:val="green"/>
                <w:rPrChange w:author="Syed Ahmed" w:date="2026-09-16T13:18:31.41Z" w16du:dateUtc="2026-09-16T13:18:31.41Z" w:id="1409248618">
                  <w:rPr>
                    <w:i w:val="1"/>
                    <w:iCs w:val="1"/>
                    <w:highlight w:val="green"/>
                  </w:rPr>
                </w:rPrChange>
              </w:rPr>
              <w:t>No</w:t>
            </w:r>
          </w:p>
        </w:tc>
      </w:tr>
      <w:tr w:rsidR="001F702A" w:rsidTr="4986D35A" w14:paraId="796FA2E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E8" w14:textId="77777777">
            <w:pPr>
              <w:pStyle w:val="Compact"/>
              <w:rPr>
                <w:i w:val="1"/>
                <w:iCs w:val="1"/>
                <w:strike w:val="1"/>
                <w:highlight w:val="green"/>
                <w:rPrChange w:author="Syed Ahmed" w:date="2026-09-16T13:18:31.411Z" w:id="649697507">
                  <w:rPr>
                    <w:i w:val="1"/>
                    <w:iCs w:val="1"/>
                    <w:highlight w:val="green"/>
                  </w:rPr>
                </w:rPrChange>
              </w:rPr>
            </w:pPr>
            <w:r w:rsidRPr="4986D35A">
              <w:rPr>
                <w:i w:val="1"/>
                <w:iCs w:val="1"/>
                <w:strike w:val="1"/>
                <w:highlight w:val="green"/>
                <w:rPrChange w:author="Syed Ahmed" w:date="2026-09-16T13:18:31.411Z" w16du:dateUtc="2026-09-16T13:18:31.411Z" w:id="1536153768">
                  <w:rPr>
                    <w:i w:val="1"/>
                    <w:iCs w:val="1"/>
                    <w:highlight w:val="green"/>
                  </w:rPr>
                </w:rPrChange>
              </w:rPr>
              <w:t>Approvers in §1.2 have signed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E9" w14:textId="77777777">
            <w:pPr>
              <w:pStyle w:val="Compact"/>
              <w:rPr>
                <w:i w:val="1"/>
                <w:iCs w:val="1"/>
                <w:strike w:val="1"/>
                <w:highlight w:val="green"/>
                <w:rPrChange w:author="Syed Ahmed" w:date="2026-09-16T13:18:31.412Z" w:id="1942469515">
                  <w:rPr>
                    <w:i w:val="1"/>
                    <w:iCs w:val="1"/>
                    <w:highlight w:val="green"/>
                  </w:rPr>
                </w:rPrChange>
              </w:rPr>
            </w:pPr>
            <w:r w:rsidRPr="4986D35A">
              <w:rPr>
                <w:strike w:val="1"/>
                <w:highlight w:val="green"/>
                <w:rPrChange w:author="Syed Ahmed" w:date="2026-09-16T13:18:31.411Z" w16du:dateUtc="2026-09-16T13:18:31.411Z" w:id="1507049330">
                  <w:rPr>
                    <w:highlight w:val="green"/>
                  </w:rPr>
                </w:rPrChange>
              </w:rPr>
              <w:t xml:space="preserve">☐ </w:t>
            </w:r>
            <w:r w:rsidRPr="4986D35A">
              <w:rPr>
                <w:i w:val="1"/>
                <w:iCs w:val="1"/>
                <w:strike w:val="1"/>
                <w:highlight w:val="green"/>
                <w:rPrChange w:author="Syed Ahmed" w:date="2026-09-16T13:18:31.412Z" w16du:dateUtc="2026-09-16T13:18:31.412Z" w:id="1983940254">
                  <w:rPr>
                    <w:i w:val="1"/>
                    <w:iCs w:val="1"/>
                    <w:highlight w:val="green"/>
                  </w:rPr>
                </w:rPrChange>
              </w:rPr>
              <w:t>Yes</w:t>
            </w:r>
            <w:r w:rsidRPr="4986D35A">
              <w:rPr>
                <w:strike w:val="1"/>
                <w:highlight w:val="green"/>
                <w:rPrChange w:author="Syed Ahmed" w:date="2026-09-16T13:18:31.412Z" w16du:dateUtc="2026-09-16T13:18:31.412Z" w:id="684964850">
                  <w:rPr>
                    <w:highlight w:val="green"/>
                  </w:rPr>
                </w:rPrChange>
              </w:rPr>
              <w:t xml:space="preserve"> ☐ </w:t>
            </w:r>
            <w:r w:rsidRPr="4986D35A">
              <w:rPr>
                <w:i w:val="1"/>
                <w:iCs w:val="1"/>
                <w:strike w:val="1"/>
                <w:highlight w:val="green"/>
                <w:rPrChange w:author="Syed Ahmed" w:date="2026-09-16T13:18:31.412Z" w16du:dateUtc="2026-09-16T13:18:31.412Z" w:id="1037193327">
                  <w:rPr>
                    <w:i w:val="1"/>
                    <w:iCs w:val="1"/>
                    <w:highlight w:val="green"/>
                  </w:rPr>
                </w:rPrChange>
              </w:rPr>
              <w:t>No</w:t>
            </w:r>
          </w:p>
        </w:tc>
      </w:tr>
    </w:tbl>
    <w:p w:rsidR="001F702A" w:rsidP="4986D35A" w:rsidRDefault="00000000" w14:paraId="796FA2EB" w14:textId="77777777">
      <w:pPr>
        <w:pStyle w:val="BodyText"/>
        <w:rPr>
          <w:b w:val="1"/>
          <w:bCs w:val="1"/>
          <w:strike w:val="1"/>
          <w:sz w:val="15"/>
          <w:szCs w:val="15"/>
          <w:highlight w:val="green"/>
          <w:rPrChange w:author="Syed Ahmed" w:date="2026-09-16T13:18:31.413Z" w:id="1063728054">
            <w:rPr>
              <w:b w:val="1"/>
              <w:bCs w:val="1"/>
              <w:sz w:val="15"/>
              <w:szCs w:val="15"/>
              <w:highlight w:val="green"/>
            </w:rPr>
          </w:rPrChange>
        </w:rPr>
      </w:pPr>
      <w:r w:rsidRPr="4986D35A">
        <w:rPr>
          <w:b w:val="1"/>
          <w:bCs w:val="1"/>
          <w:strike w:val="1"/>
          <w:sz w:val="15"/>
          <w:szCs w:val="15"/>
          <w:highlight w:val="green"/>
          <w:rPrChange w:author="Syed Ahmed" w:date="2026-09-16T13:18:31.413Z" w16du:dateUtc="2026-09-16T13:18:31.413Z" w:id="359539403">
            <w:rPr>
              <w:b w:val="1"/>
              <w:bCs w:val="1"/>
              <w:sz w:val="15"/>
              <w:szCs w:val="15"/>
              <w:highlight w:val="green"/>
            </w:rPr>
          </w:rPrChange>
        </w:rPr>
        <w:t>Table 1.5c — Completion Standard</w:t>
      </w:r>
    </w:p>
    <w:p w:rsidR="001F702A" w:rsidP="4986D35A" w:rsidRDefault="001F702A" w14:paraId="796FA2EC" w14:textId="77777777">
      <w:pPr>
        <w:pStyle w:val="Compact"/>
        <w:rPr>
          <w:strike w:val="1"/>
          <w:highlight w:val="green"/>
          <w:rPrChange w:author="Syed Ahmed" w:date="2026-09-16T13:18:31.413Z" w:id="297332186">
            <w:rPr>
              <w:highlight w:val="green"/>
            </w:rPr>
          </w:rPrChange>
        </w:rPr>
      </w:pPr>
    </w:p>
    <w:tbl>
      <w:tblPr>
        <w:tblStyle w:val="Table"/>
        <w:tblW w:w="5000" w:type="pct"/>
        <w:tblLook w:val="0020" w:firstRow="1" w:lastRow="0" w:firstColumn="0" w:lastColumn="0" w:noHBand="0" w:noVBand="0"/>
      </w:tblPr>
      <w:tblGrid>
        <w:gridCol w:w="1125"/>
        <w:gridCol w:w="8351"/>
      </w:tblGrid>
      <w:tr w:rsidR="001F702A" w:rsidTr="4986D35A" w14:paraId="796FA2E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ED" w14:textId="77777777">
            <w:pPr>
              <w:pStyle w:val="Compact"/>
              <w:rPr>
                <w:b w:val="1"/>
                <w:bCs w:val="1"/>
                <w:strike w:val="1"/>
                <w:highlight w:val="green"/>
                <w:rPrChange w:author="Syed Ahmed" w:date="2026-09-16T13:18:31.414Z" w:id="1286871890">
                  <w:rPr>
                    <w:b w:val="1"/>
                    <w:bCs w:val="1"/>
                    <w:highlight w:val="green"/>
                  </w:rPr>
                </w:rPrChange>
              </w:rPr>
            </w:pPr>
            <w:r w:rsidRPr="4986D35A">
              <w:rPr>
                <w:b w:val="1"/>
                <w:bCs w:val="1"/>
                <w:strike w:val="1"/>
                <w:highlight w:val="green"/>
                <w:rPrChange w:author="Syed Ahmed" w:date="2026-09-16T13:18:31.413Z" w16du:dateUtc="2026-09-16T13:18:31.413Z" w:id="279258780">
                  <w:rPr>
                    <w:b w:val="1"/>
                    <w:bCs w:val="1"/>
                    <w:highlight w:val="green"/>
                  </w:rPr>
                </w:rPrChange>
              </w:rPr>
              <w:t>Baselined By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EE" w14:textId="77777777">
            <w:pPr>
              <w:pStyle w:val="Compact"/>
              <w:rPr>
                <w:i w:val="1"/>
                <w:iCs w:val="1"/>
                <w:strike w:val="1"/>
                <w:highlight w:val="green"/>
                <w:rPrChange w:author="Syed Ahmed" w:date="2026-09-16T13:18:31.414Z" w:id="160396160">
                  <w:rPr>
                    <w:i w:val="1"/>
                    <w:iCs w:val="1"/>
                    <w:highlight w:val="green"/>
                  </w:rPr>
                </w:rPrChange>
              </w:rPr>
            </w:pPr>
            <w:r w:rsidRPr="4986D35A">
              <w:rPr>
                <w:i w:val="1"/>
                <w:iCs w:val="1"/>
                <w:strike w:val="1"/>
                <w:highlight w:val="green"/>
                <w:rPrChange w:author="Syed Ahmed" w:date="2026-09-16T13:18:31.414Z" w16du:dateUtc="2026-09-16T13:18:31.414Z" w:id="1799282103">
                  <w:rPr>
                    <w:i w:val="1"/>
                    <w:iCs w:val="1"/>
                    <w:highlight w:val="green"/>
                  </w:rPr>
                </w:rPrChange>
              </w:rPr>
              <w:t xml:space="preserve">[Name and date. A baselined playbook is version-controlled in §1.1; </w:t>
            </w:r>
            <w:r w:rsidRPr="4986D35A">
              <w:rPr>
                <w:i w:val="1"/>
                <w:iCs w:val="1"/>
                <w:strike w:val="1"/>
                <w:highlight w:val="green"/>
                <w:rPrChange w:author="Syed Ahmed" w:date="2026-09-16T13:18:31.414Z" w16du:dateUtc="2026-09-16T13:18:31.414Z" w:id="1330766327">
                  <w:rPr>
                    <w:i w:val="1"/>
                    <w:iCs w:val="1"/>
                    <w:highlight w:val="green"/>
                  </w:rPr>
                </w:rPrChange>
              </w:rPr>
              <w:t>subsequent</w:t>
            </w:r>
            <w:r w:rsidRPr="4986D35A">
              <w:rPr>
                <w:i w:val="1"/>
                <w:iCs w:val="1"/>
                <w:strike w:val="1"/>
                <w:highlight w:val="green"/>
                <w:rPrChange w:author="Syed Ahmed" w:date="2026-09-16T13:18:31.414Z" w16du:dateUtc="2026-09-16T13:18:31.414Z" w:id="1653009724">
                  <w:rPr>
                    <w:i w:val="1"/>
                    <w:iCs w:val="1"/>
                    <w:highlight w:val="green"/>
                  </w:rPr>
                </w:rPrChange>
              </w:rPr>
              <w:t xml:space="preserve"> changes increment the version]</w:t>
            </w:r>
          </w:p>
        </w:tc>
      </w:tr>
    </w:tbl>
    <w:p w:rsidR="001F702A" w:rsidP="4986D35A" w:rsidRDefault="00000000" w14:paraId="796FA2F0" w14:textId="77777777">
      <w:pPr>
        <w:pStyle w:val="BodyText"/>
        <w:rPr>
          <w:b w:val="1"/>
          <w:bCs w:val="1"/>
          <w:strike w:val="1"/>
          <w:sz w:val="15"/>
          <w:szCs w:val="15"/>
          <w:highlight w:val="green"/>
          <w:rPrChange w:author="Syed Ahmed" w:date="2026-09-16T13:18:31.415Z" w:id="1716841">
            <w:rPr>
              <w:b w:val="1"/>
              <w:bCs w:val="1"/>
              <w:sz w:val="15"/>
              <w:szCs w:val="15"/>
              <w:highlight w:val="green"/>
            </w:rPr>
          </w:rPrChange>
        </w:rPr>
      </w:pPr>
      <w:r w:rsidRPr="4986D35A">
        <w:rPr>
          <w:b w:val="1"/>
          <w:bCs w:val="1"/>
          <w:strike w:val="1"/>
          <w:sz w:val="15"/>
          <w:szCs w:val="15"/>
          <w:highlight w:val="green"/>
          <w:rPrChange w:author="Syed Ahmed" w:date="2026-09-16T13:18:31.415Z" w16du:dateUtc="2026-09-16T13:18:31.415Z" w:id="388759533">
            <w:rPr>
              <w:b w:val="1"/>
              <w:bCs w:val="1"/>
              <w:sz w:val="15"/>
              <w:szCs w:val="15"/>
              <w:highlight w:val="green"/>
            </w:rPr>
          </w:rPrChange>
        </w:rPr>
        <w:t>Table 1.5d — Completion Standard</w:t>
      </w:r>
    </w:p>
    <w:p w:rsidR="001F702A" w:rsidRDefault="001F702A" w14:paraId="796FA2F1" w14:textId="77777777">
      <w:pPr>
        <w:pStyle w:val="Compact"/>
      </w:pPr>
    </w:p>
    <w:p w:rsidR="001F702A" w:rsidRDefault="001F702A" w14:paraId="796FA2F2" w14:textId="77777777"/>
    <w:p w:rsidR="001F702A" w:rsidRDefault="001F702A" w14:paraId="796FA2F3" w14:textId="77777777">
      <w:pPr>
        <w:pStyle w:val="Compact"/>
      </w:pPr>
    </w:p>
    <w:bookmarkEnd w:id="3"/>
    <w:p w:rsidR="001F702A" w:rsidRDefault="001F702A" w14:paraId="796FA2F4" w14:textId="77777777">
      <w:pPr>
        <w:sectPr w:rsidR="001F702A">
          <w:headerReference w:type="default" r:id="rId10"/>
          <w:footerReference w:type="default" r:id="rId11"/>
          <w:headerReference w:type="first" r:id="rId12"/>
          <w:footerReference w:type="first" r:id="rId13"/>
          <w:pgSz w:w="12240" w:h="15840" w:orient="portrait"/>
          <w:pgMar w:top="1440" w:right="1440" w:bottom="1440" w:left="1440" w:header="720" w:footer="620" w:gutter="0"/>
          <w:cols w:space="720"/>
          <w:titlePg/>
        </w:sectPr>
      </w:pPr>
    </w:p>
    <w:p w:rsidR="001F702A" w:rsidP="4986D35A" w:rsidRDefault="00000000" w14:paraId="796FA2F5" w14:textId="77777777">
      <w:pPr>
        <w:pStyle w:val="Heading2"/>
        <w:rPr>
          <w:strike w:val="1"/>
          <w:rPrChange w:author="Syed Ahmed" w:date="2026-09-16T13:18:43.089Z" w:id="2110091520"/>
        </w:rPr>
      </w:pPr>
      <w:r w:rsidRPr="4986D35A">
        <w:rPr>
          <w:strike w:val="1"/>
          <w:rPrChange w:author="Syed Ahmed" w:date="2026-09-16T13:18:43.088Z" w16du:dateUtc="2026-09-16T13:18:43.088Z" w:id="228319686"/>
        </w:rPr>
        <w:t>1.6 Attachment Register</w:t>
      </w:r>
    </w:p>
    <w:p w:rsidR="001F702A" w:rsidP="4986D35A" w:rsidRDefault="00000000" w14:paraId="796FA2F6" w14:textId="77777777">
      <w:pPr>
        <w:pStyle w:val="FirstParagraph"/>
        <w:rPr>
          <w:strike w:val="1"/>
          <w:rPrChange w:author="Syed Ahmed" w:date="2026-09-16T13:18:43.089Z" w:id="415649055"/>
        </w:rPr>
      </w:pPr>
      <w:r w:rsidRPr="4986D35A">
        <w:rPr>
          <w:strike w:val="1"/>
          <w:rPrChange w:author="Syed Ahmed" w:date="2026-09-16T13:18:43.089Z" w16du:dateUtc="2026-09-16T13:18:43.089Z" w:id="1556411711"/>
        </w:rPr>
        <w:t xml:space="preserve">Some material this migration depends on is too large, too </w:t>
      </w:r>
      <w:r w:rsidRPr="4986D35A">
        <w:rPr>
          <w:strike w:val="1"/>
          <w:rPrChange w:author="Syed Ahmed" w:date="2026-09-16T13:18:43.089Z" w16du:dateUtc="2026-09-16T13:18:43.089Z" w:id="314255445"/>
        </w:rPr>
        <w:t>technical</w:t>
      </w:r>
      <w:r w:rsidRPr="4986D35A">
        <w:rPr>
          <w:strike w:val="1"/>
          <w:rPrChange w:author="Syed Ahmed" w:date="2026-09-16T13:18:43.089Z" w16du:dateUtc="2026-09-16T13:18:43.089Z" w:id="193193504"/>
        </w:rPr>
        <w:t xml:space="preserve"> or too </w:t>
      </w:r>
      <w:r w:rsidRPr="4986D35A">
        <w:rPr>
          <w:strike w:val="1"/>
          <w:rPrChange w:author="Syed Ahmed" w:date="2026-09-16T13:18:43.089Z" w16du:dateUtc="2026-09-16T13:18:43.089Z" w:id="1405788026"/>
        </w:rPr>
        <w:t>frequently</w:t>
      </w:r>
      <w:r w:rsidRPr="4986D35A">
        <w:rPr>
          <w:strike w:val="1"/>
          <w:rPrChange w:author="Syed Ahmed" w:date="2026-09-16T13:18:43.089Z" w16du:dateUtc="2026-09-16T13:18:43.089Z" w:id="1800602290"/>
        </w:rPr>
        <w:t xml:space="preserve"> updated to sit inside the playbook itself — configuration exports, discovery output, </w:t>
      </w:r>
      <w:r w:rsidRPr="4986D35A">
        <w:rPr>
          <w:strike w:val="1"/>
          <w:rPrChange w:author="Syed Ahmed" w:date="2026-09-16T13:18:43.089Z" w16du:dateUtc="2026-09-16T13:18:43.089Z" w:id="990144021"/>
        </w:rPr>
        <w:t>mappings</w:t>
      </w:r>
      <w:r w:rsidRPr="4986D35A">
        <w:rPr>
          <w:strike w:val="1"/>
          <w:rPrChange w:author="Syed Ahmed" w:date="2026-09-16T13:18:43.089Z" w16du:dateUtc="2026-09-16T13:18:43.089Z" w:id="1908714343"/>
        </w:rPr>
        <w:t xml:space="preserve"> and architecture diagrams among them. Each such artifact is registered here with its location, its </w:t>
      </w:r>
      <w:r w:rsidRPr="4986D35A">
        <w:rPr>
          <w:strike w:val="1"/>
          <w:rPrChange w:author="Syed Ahmed" w:date="2026-09-16T13:18:43.089Z" w16du:dateUtc="2026-09-16T13:18:43.089Z" w:id="508719817"/>
        </w:rPr>
        <w:t>owner</w:t>
      </w:r>
      <w:r w:rsidRPr="4986D35A">
        <w:rPr>
          <w:strike w:val="1"/>
          <w:rPrChange w:author="Syed Ahmed" w:date="2026-09-16T13:18:43.089Z" w16du:dateUtc="2026-09-16T13:18:43.089Z" w:id="1993986412"/>
        </w:rPr>
        <w:t xml:space="preserve"> and the date it was produced, so that anyone can retrieve the underlying evidence without asking the author. A document referenced in the body but missing from this register is effectively unfindable by anyone other than the person who created it. Registering an attachment also fixes its version, which matters when the same export is refreshed several times across the life of the program.</w:t>
      </w:r>
    </w:p>
    <w:p w:rsidR="001F702A" w:rsidP="4986D35A" w:rsidRDefault="001F702A" w14:paraId="796FA2F7" w14:textId="77777777">
      <w:pPr>
        <w:pStyle w:val="Compact"/>
        <w:rPr>
          <w:strike w:val="1"/>
          <w:rPrChange w:author="Syed Ahmed" w:date="2026-09-16T13:18:43.09Z" w:id="111477621"/>
        </w:rPr>
      </w:pPr>
    </w:p>
    <w:tbl>
      <w:tblPr>
        <w:tblStyle w:val="Table"/>
        <w:tblW w:w="12960" w:type="pct"/>
        <w:tblLook w:val="0020" w:firstRow="1" w:lastRow="0" w:firstColumn="0" w:lastColumn="0" w:noHBand="0" w:noVBand="0"/>
      </w:tblPr>
      <w:tblGrid>
        <w:gridCol w:w="12532"/>
        <w:gridCol w:w="8235"/>
        <w:gridCol w:w="6130"/>
        <w:gridCol w:w="2731"/>
        <w:gridCol w:w="2110"/>
      </w:tblGrid>
      <w:tr w:rsidR="001F702A" w:rsidTr="4986D35A" w14:paraId="796FA2FD"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F8" w14:textId="77777777">
            <w:pPr>
              <w:pStyle w:val="Compact"/>
              <w:rPr>
                <w:b w:val="1"/>
                <w:bCs w:val="1"/>
                <w:strike w:val="1"/>
                <w:highlight w:val="green"/>
                <w:rPrChange w:author="Syed Ahmed" w:date="2026-09-16T13:18:43.09Z" w:id="194090600">
                  <w:rPr>
                    <w:b w:val="1"/>
                    <w:bCs w:val="1"/>
                    <w:highlight w:val="green"/>
                  </w:rPr>
                </w:rPrChange>
              </w:rPr>
            </w:pPr>
            <w:r w:rsidRPr="4986D35A">
              <w:rPr>
                <w:b w:val="1"/>
                <w:bCs w:val="1"/>
                <w:strike w:val="1"/>
                <w:highlight w:val="green"/>
                <w:rPrChange w:author="Syed Ahmed" w:date="2026-09-16T13:18:43.09Z" w16du:dateUtc="2026-09-16T13:18:43.09Z" w:id="250479525">
                  <w:rPr>
                    <w:b w:val="1"/>
                    <w:bCs w:val="1"/>
                    <w:highlight w:val="green"/>
                  </w:rPr>
                </w:rPrChange>
              </w:rPr>
              <w:t>Attachment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F9" w14:textId="77777777">
            <w:pPr>
              <w:pStyle w:val="Compact"/>
              <w:rPr>
                <w:b w:val="1"/>
                <w:bCs w:val="1"/>
                <w:strike w:val="1"/>
                <w:highlight w:val="green"/>
                <w:rPrChange w:author="Syed Ahmed" w:date="2026-09-16T13:18:43.091Z" w:id="2014599824">
                  <w:rPr>
                    <w:b w:val="1"/>
                    <w:bCs w:val="1"/>
                    <w:highlight w:val="green"/>
                  </w:rPr>
                </w:rPrChange>
              </w:rPr>
            </w:pPr>
            <w:r w:rsidRPr="4986D35A">
              <w:rPr>
                <w:b w:val="1"/>
                <w:bCs w:val="1"/>
                <w:strike w:val="1"/>
                <w:highlight w:val="green"/>
                <w:rPrChange w:author="Syed Ahmed" w:date="2026-09-16T13:18:43.091Z" w16du:dateUtc="2026-09-16T13:18:43.091Z" w:id="1947303989">
                  <w:rPr>
                    <w:b w:val="1"/>
                    <w:bCs w:val="1"/>
                    <w:highlight w:val="green"/>
                  </w:rPr>
                </w:rPrChange>
              </w:rPr>
              <w:t>Referenced By</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FA" w14:textId="77777777">
            <w:pPr>
              <w:pStyle w:val="Compact"/>
              <w:rPr>
                <w:b w:val="1"/>
                <w:bCs w:val="1"/>
                <w:strike w:val="1"/>
                <w:highlight w:val="green"/>
                <w:rPrChange w:author="Syed Ahmed" w:date="2026-09-16T13:18:43.091Z" w:id="1973726345">
                  <w:rPr>
                    <w:b w:val="1"/>
                    <w:bCs w:val="1"/>
                    <w:highlight w:val="green"/>
                  </w:rPr>
                </w:rPrChange>
              </w:rPr>
            </w:pPr>
            <w:r w:rsidRPr="4986D35A">
              <w:rPr>
                <w:b w:val="1"/>
                <w:bCs w:val="1"/>
                <w:strike w:val="1"/>
                <w:highlight w:val="green"/>
                <w:rPrChange w:author="Syed Ahmed" w:date="2026-09-16T13:18:43.091Z" w16du:dateUtc="2026-09-16T13:18:43.091Z" w:id="845599199">
                  <w:rPr>
                    <w:b w:val="1"/>
                    <w:bCs w:val="1"/>
                    <w:highlight w:val="green"/>
                  </w:rPr>
                </w:rPrChange>
              </w:rPr>
              <w:t>Location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FB" w14:textId="77777777">
            <w:pPr>
              <w:pStyle w:val="Compact"/>
              <w:rPr>
                <w:b w:val="1"/>
                <w:bCs w:val="1"/>
                <w:strike w:val="1"/>
                <w:highlight w:val="green"/>
                <w:rPrChange w:author="Syed Ahmed" w:date="2026-09-16T13:18:43.092Z" w:id="274739064">
                  <w:rPr>
                    <w:b w:val="1"/>
                    <w:bCs w:val="1"/>
                    <w:highlight w:val="green"/>
                  </w:rPr>
                </w:rPrChange>
              </w:rPr>
            </w:pPr>
            <w:r w:rsidRPr="4986D35A">
              <w:rPr>
                <w:b w:val="1"/>
                <w:bCs w:val="1"/>
                <w:strike w:val="1"/>
                <w:highlight w:val="green"/>
                <w:rPrChange w:author="Syed Ahmed" w:date="2026-09-16T13:18:43.091Z" w16du:dateUtc="2026-09-16T13:18:43.091Z" w:id="1158534049">
                  <w:rPr>
                    <w:b w:val="1"/>
                    <w:bCs w:val="1"/>
                    <w:highlight w:val="green"/>
                  </w:rPr>
                </w:rPrChange>
              </w:rPr>
              <w:t>Owner</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FC" w14:textId="77777777">
            <w:pPr>
              <w:pStyle w:val="Compact"/>
              <w:rPr>
                <w:b w:val="1"/>
                <w:bCs w:val="1"/>
                <w:strike w:val="1"/>
                <w:highlight w:val="green"/>
                <w:rPrChange w:author="Syed Ahmed" w:date="2026-09-16T13:18:43.092Z" w:id="711714879">
                  <w:rPr>
                    <w:b w:val="1"/>
                    <w:bCs w:val="1"/>
                    <w:highlight w:val="green"/>
                  </w:rPr>
                </w:rPrChange>
              </w:rPr>
            </w:pPr>
            <w:r w:rsidRPr="4986D35A">
              <w:rPr>
                <w:b w:val="1"/>
                <w:bCs w:val="1"/>
                <w:strike w:val="1"/>
                <w:highlight w:val="green"/>
                <w:rPrChange w:author="Syed Ahmed" w:date="2026-09-16T13:18:43.092Z" w16du:dateUtc="2026-09-16T13:18:43.092Z" w:id="456617616">
                  <w:rPr>
                    <w:b w:val="1"/>
                    <w:bCs w:val="1"/>
                    <w:highlight w:val="green"/>
                  </w:rPr>
                </w:rPrChange>
              </w:rPr>
              <w:t>As Of</w:t>
            </w:r>
          </w:p>
        </w:tc>
      </w:tr>
      <w:tr w:rsidR="001F702A" w:rsidTr="4986D35A" w14:paraId="796FA30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2FE" w14:textId="77777777">
            <w:pPr>
              <w:pStyle w:val="Compact"/>
              <w:rPr>
                <w:i w:val="1"/>
                <w:iCs w:val="1"/>
                <w:strike w:val="1"/>
                <w:highlight w:val="green"/>
                <w:rPrChange w:author="Syed Ahmed" w:date="2026-09-16T13:18:43.093Z" w:id="97413735">
                  <w:rPr>
                    <w:i w:val="1"/>
                    <w:iCs w:val="1"/>
                    <w:highlight w:val="green"/>
                  </w:rPr>
                </w:rPrChange>
              </w:rPr>
            </w:pPr>
            <w:r w:rsidRPr="4986D35A">
              <w:rPr>
                <w:i w:val="1"/>
                <w:iCs w:val="1"/>
                <w:strike w:val="1"/>
                <w:highlight w:val="green"/>
                <w:rPrChange w:author="Syed Ahmed" w:date="2026-09-16T13:18:43.093Z" w16du:dateUtc="2026-09-16T13:18:43.093Z" w:id="1774712408">
                  <w:rPr>
                    <w:i w:val="1"/>
                    <w:iCs w:val="1"/>
                    <w:highlight w:val="green"/>
                  </w:rPr>
                </w:rPrChange>
              </w:rPr>
              <w:t xml:space="preserve">Wave Plan Tracker (rev-3) — App </w:t>
            </w:r>
            <w:r w:rsidRPr="4986D35A">
              <w:rPr>
                <w:i w:val="1"/>
                <w:iCs w:val="1"/>
                <w:strike w:val="1"/>
                <w:highlight w:val="green"/>
                <w:rPrChange w:author="Syed Ahmed" w:date="2026-09-16T13:18:43.093Z" w16du:dateUtc="2026-09-16T13:18:43.093Z" w:id="2065104083">
                  <w:rPr>
                    <w:i w:val="1"/>
                    <w:iCs w:val="1"/>
                    <w:highlight w:val="green"/>
                  </w:rPr>
                </w:rPrChange>
              </w:rPr>
              <w:t>Disp</w:t>
            </w:r>
            <w:r w:rsidRPr="4986D35A">
              <w:rPr>
                <w:i w:val="1"/>
                <w:iCs w:val="1"/>
                <w:strike w:val="1"/>
                <w:highlight w:val="green"/>
                <w:rPrChange w:author="Syed Ahmed" w:date="2026-09-16T13:18:43.093Z" w16du:dateUtc="2026-09-16T13:18:43.093Z" w:id="1902615180">
                  <w:rPr>
                    <w:i w:val="1"/>
                    <w:iCs w:val="1"/>
                    <w:highlight w:val="green"/>
                  </w:rPr>
                </w:rPrChange>
              </w:rPr>
              <w:t>, Contract Cliffs, Wave Schedule, Owners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2FF" w14:textId="77777777">
            <w:pPr>
              <w:pStyle w:val="Compact"/>
              <w:rPr>
                <w:i w:val="1"/>
                <w:iCs w:val="1"/>
                <w:strike w:val="1"/>
                <w:highlight w:val="green"/>
                <w:rPrChange w:author="Syed Ahmed" w:date="2026-09-16T13:18:43.094Z" w:id="1720558532">
                  <w:rPr>
                    <w:i w:val="1"/>
                    <w:iCs w:val="1"/>
                    <w:highlight w:val="green"/>
                  </w:rPr>
                </w:rPrChange>
              </w:rPr>
            </w:pPr>
            <w:r w:rsidRPr="4986D35A">
              <w:rPr>
                <w:i w:val="1"/>
                <w:iCs w:val="1"/>
                <w:strike w:val="1"/>
                <w:highlight w:val="green"/>
                <w:rPrChange w:author="Syed Ahmed" w:date="2026-09-16T13:18:43.093Z" w16du:dateUtc="2026-09-16T13:18:43.093Z" w:id="1999324490">
                  <w:rPr>
                    <w:i w:val="1"/>
                    <w:iCs w:val="1"/>
                    <w:highlight w:val="green"/>
                  </w:rPr>
                </w:rPrChange>
              </w:rPr>
              <w:t>§1.0, §3.2, §3.3, §11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00" w14:textId="77777777">
            <w:pPr>
              <w:pStyle w:val="Compact"/>
              <w:rPr>
                <w:i w:val="1"/>
                <w:iCs w:val="1"/>
                <w:strike w:val="1"/>
                <w:highlight w:val="green"/>
                <w:rPrChange w:author="Syed Ahmed" w:date="2026-09-16T13:18:43.094Z" w:id="27672191">
                  <w:rPr>
                    <w:i w:val="1"/>
                    <w:iCs w:val="1"/>
                    <w:highlight w:val="green"/>
                  </w:rPr>
                </w:rPrChange>
              </w:rPr>
            </w:pPr>
            <w:r w:rsidRPr="4986D35A">
              <w:rPr>
                <w:i w:val="1"/>
                <w:iCs w:val="1"/>
                <w:strike w:val="1"/>
                <w:highlight w:val="green"/>
                <w:rPrChange w:author="Syed Ahmed" w:date="2026-09-16T13:18:43.094Z" w16du:dateUtc="2026-09-16T13:18:43.094Z" w:id="1441610011">
                  <w:rPr>
                    <w:i w:val="1"/>
                    <w:iCs w:val="1"/>
                    <w:highlight w:val="green"/>
                  </w:rPr>
                </w:rPrChange>
              </w:rPr>
              <w:t>Evidence corpus (hash-sealed, CHK-051)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01" w14:textId="77777777">
            <w:pPr>
              <w:pStyle w:val="Compact"/>
              <w:rPr>
                <w:i w:val="1"/>
                <w:iCs w:val="1"/>
                <w:strike w:val="1"/>
                <w:highlight w:val="green"/>
                <w:rPrChange w:author="Syed Ahmed" w:date="2026-09-16T13:18:43.094Z" w:id="437153697">
                  <w:rPr>
                    <w:i w:val="1"/>
                    <w:iCs w:val="1"/>
                    <w:highlight w:val="green"/>
                  </w:rPr>
                </w:rPrChange>
              </w:rPr>
            </w:pPr>
            <w:r w:rsidRPr="4986D35A">
              <w:rPr>
                <w:i w:val="1"/>
                <w:iCs w:val="1"/>
                <w:strike w:val="1"/>
                <w:highlight w:val="green"/>
                <w:rPrChange w:author="Syed Ahmed" w:date="2026-09-16T13:18:43.094Z" w16du:dateUtc="2026-09-16T13:18:43.094Z" w:id="2124493703">
                  <w:rPr>
                    <w:i w:val="1"/>
                    <w:iCs w:val="1"/>
                    <w:highlight w:val="green"/>
                  </w:rPr>
                </w:rPrChange>
              </w:rPr>
              <w:t>George Galindo</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02" w14:textId="77777777">
            <w:pPr>
              <w:pStyle w:val="Compact"/>
              <w:rPr>
                <w:i w:val="1"/>
                <w:iCs w:val="1"/>
                <w:strike w:val="1"/>
                <w:highlight w:val="green"/>
                <w:rPrChange w:author="Syed Ahmed" w:date="2026-09-16T13:18:43.095Z" w:id="2001230493">
                  <w:rPr>
                    <w:i w:val="1"/>
                    <w:iCs w:val="1"/>
                    <w:highlight w:val="green"/>
                  </w:rPr>
                </w:rPrChange>
              </w:rPr>
            </w:pPr>
            <w:r w:rsidRPr="4986D35A">
              <w:rPr>
                <w:i w:val="1"/>
                <w:iCs w:val="1"/>
                <w:strike w:val="1"/>
                <w:highlight w:val="green"/>
                <w:rPrChange w:author="Syed Ahmed" w:date="2026-09-16T13:18:43.094Z" w16du:dateUtc="2026-09-16T13:18:43.095Z" w:id="991959921">
                  <w:rPr>
                    <w:i w:val="1"/>
                    <w:iCs w:val="1"/>
                    <w:highlight w:val="green"/>
                  </w:rPr>
                </w:rPrChange>
              </w:rPr>
              <w:t>07-Aug-2026</w:t>
            </w:r>
          </w:p>
        </w:tc>
      </w:tr>
      <w:tr w:rsidR="001F702A" w:rsidTr="4986D35A" w14:paraId="796FA30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04" w14:textId="77777777">
            <w:pPr>
              <w:pStyle w:val="Compact"/>
              <w:rPr>
                <w:i w:val="1"/>
                <w:iCs w:val="1"/>
                <w:strike w:val="1"/>
                <w:highlight w:val="green"/>
                <w:rPrChange w:author="Syed Ahmed" w:date="2026-09-16T13:18:43.095Z" w:id="933099544">
                  <w:rPr>
                    <w:i w:val="1"/>
                    <w:iCs w:val="1"/>
                    <w:highlight w:val="green"/>
                  </w:rPr>
                </w:rPrChange>
              </w:rPr>
            </w:pPr>
            <w:r w:rsidRPr="4986D35A">
              <w:rPr>
                <w:i w:val="1"/>
                <w:iCs w:val="1"/>
                <w:strike w:val="1"/>
                <w:highlight w:val="green"/>
                <w:rPrChange w:author="Syed Ahmed" w:date="2026-09-16T13:18:43.095Z" w16du:dateUtc="2026-09-16T13:18:43.095Z" w:id="1373928774">
                  <w:rPr>
                    <w:i w:val="1"/>
                    <w:iCs w:val="1"/>
                    <w:highlight w:val="green"/>
                  </w:rPr>
                </w:rPrChange>
              </w:rPr>
              <w:t>Application Interface Details (IFD) full pass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05" w14:textId="77777777">
            <w:pPr>
              <w:pStyle w:val="Compact"/>
              <w:rPr>
                <w:i w:val="1"/>
                <w:iCs w:val="1"/>
                <w:strike w:val="1"/>
                <w:highlight w:val="green"/>
                <w:rPrChange w:author="Syed Ahmed" w:date="2026-09-16T13:18:43.095Z" w:id="1333825051">
                  <w:rPr>
                    <w:i w:val="1"/>
                    <w:iCs w:val="1"/>
                    <w:highlight w:val="green"/>
                  </w:rPr>
                </w:rPrChange>
              </w:rPr>
            </w:pPr>
            <w:r w:rsidRPr="4986D35A">
              <w:rPr>
                <w:i w:val="1"/>
                <w:iCs w:val="1"/>
                <w:strike w:val="1"/>
                <w:highlight w:val="green"/>
                <w:rPrChange w:author="Syed Ahmed" w:date="2026-09-16T13:18:43.095Z" w16du:dateUtc="2026-09-16T13:18:43.095Z" w:id="1841766094">
                  <w:rPr>
                    <w:i w:val="1"/>
                    <w:iCs w:val="1"/>
                    <w:highlight w:val="green"/>
                  </w:rPr>
                </w:rPrChange>
              </w:rPr>
              <w:t>§4.7, §4.10</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06" w14:textId="77777777">
            <w:pPr>
              <w:pStyle w:val="Compact"/>
              <w:rPr>
                <w:i w:val="1"/>
                <w:iCs w:val="1"/>
                <w:strike w:val="1"/>
                <w:highlight w:val="green"/>
                <w:rPrChange w:author="Syed Ahmed" w:date="2026-09-16T13:18:43.096Z" w:id="1567164400">
                  <w:rPr>
                    <w:i w:val="1"/>
                    <w:iCs w:val="1"/>
                    <w:highlight w:val="green"/>
                  </w:rPr>
                </w:rPrChange>
              </w:rPr>
            </w:pPr>
            <w:r w:rsidRPr="4986D35A">
              <w:rPr>
                <w:i w:val="1"/>
                <w:iCs w:val="1"/>
                <w:strike w:val="1"/>
                <w:highlight w:val="green"/>
                <w:rPrChange w:author="Syed Ahmed" w:date="2026-09-16T13:18:43.095Z" w16du:dateUtc="2026-09-16T13:18:43.095Z" w:id="64061260">
                  <w:rPr>
                    <w:i w:val="1"/>
                    <w:iCs w:val="1"/>
                    <w:highlight w:val="green"/>
                  </w:rPr>
                </w:rPrChange>
              </w:rPr>
              <w:t>Evidence corpus (CHK-051)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07" w14:textId="77777777">
            <w:pPr>
              <w:pStyle w:val="Compact"/>
              <w:rPr>
                <w:i w:val="1"/>
                <w:iCs w:val="1"/>
                <w:strike w:val="1"/>
                <w:highlight w:val="green"/>
                <w:rPrChange w:author="Syed Ahmed" w:date="2026-09-16T13:18:43.097Z" w:id="1252394514">
                  <w:rPr>
                    <w:i w:val="1"/>
                    <w:iCs w:val="1"/>
                    <w:highlight w:val="green"/>
                  </w:rPr>
                </w:rPrChange>
              </w:rPr>
            </w:pPr>
            <w:r w:rsidRPr="4986D35A">
              <w:rPr>
                <w:i w:val="1"/>
                <w:iCs w:val="1"/>
                <w:strike w:val="1"/>
                <w:highlight w:val="green"/>
                <w:rPrChange w:author="Syed Ahmed" w:date="2026-09-16T13:18:43.096Z" w16du:dateUtc="2026-09-16T13:18:43.096Z" w:id="800585282">
                  <w:rPr>
                    <w:i w:val="1"/>
                    <w:iCs w:val="1"/>
                    <w:highlight w:val="green"/>
                  </w:rPr>
                </w:rPrChange>
              </w:rPr>
              <w:t>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08" w14:textId="77777777">
            <w:pPr>
              <w:pStyle w:val="Compact"/>
              <w:rPr>
                <w:i w:val="1"/>
                <w:iCs w:val="1"/>
                <w:strike w:val="1"/>
                <w:highlight w:val="green"/>
                <w:rPrChange w:author="Syed Ahmed" w:date="2026-09-16T13:18:43.097Z" w:id="1281820358">
                  <w:rPr>
                    <w:i w:val="1"/>
                    <w:iCs w:val="1"/>
                    <w:highlight w:val="green"/>
                  </w:rPr>
                </w:rPrChange>
              </w:rPr>
            </w:pPr>
            <w:r w:rsidRPr="4986D35A">
              <w:rPr>
                <w:i w:val="1"/>
                <w:iCs w:val="1"/>
                <w:strike w:val="1"/>
                <w:highlight w:val="green"/>
                <w:rPrChange w:author="Syed Ahmed" w:date="2026-09-16T13:18:43.097Z" w16du:dateUtc="2026-09-16T13:18:43.097Z" w:id="1851810421">
                  <w:rPr>
                    <w:i w:val="1"/>
                    <w:iCs w:val="1"/>
                    <w:highlight w:val="green"/>
                  </w:rPr>
                </w:rPrChange>
              </w:rPr>
              <w:t>12/24/25</w:t>
            </w:r>
          </w:p>
        </w:tc>
      </w:tr>
      <w:tr w:rsidR="001F702A" w:rsidTr="4986D35A" w14:paraId="796FA30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0A" w14:textId="77777777">
            <w:pPr>
              <w:pStyle w:val="Compact"/>
              <w:rPr>
                <w:i w:val="1"/>
                <w:iCs w:val="1"/>
                <w:strike w:val="1"/>
                <w:highlight w:val="green"/>
                <w:rPrChange w:author="Syed Ahmed" w:date="2026-09-16T13:18:43.098Z" w:id="1319888778">
                  <w:rPr>
                    <w:i w:val="1"/>
                    <w:iCs w:val="1"/>
                    <w:highlight w:val="green"/>
                  </w:rPr>
                </w:rPrChange>
              </w:rPr>
            </w:pPr>
            <w:r w:rsidRPr="4986D35A">
              <w:rPr>
                <w:i w:val="1"/>
                <w:iCs w:val="1"/>
                <w:strike w:val="1"/>
                <w:highlight w:val="green"/>
                <w:rPrChange w:author="Syed Ahmed" w:date="2026-09-16T13:18:43.098Z" w16du:dateUtc="2026-09-16T13:18:43.098Z" w:id="1946948627">
                  <w:rPr>
                    <w:i w:val="1"/>
                    <w:iCs w:val="1"/>
                    <w:highlight w:val="green"/>
                  </w:rPr>
                </w:rPrChange>
              </w:rPr>
              <w:t>Matilda Discovery Assessment Summary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0B" w14:textId="77777777">
            <w:pPr>
              <w:pStyle w:val="Compact"/>
              <w:rPr>
                <w:i w:val="1"/>
                <w:iCs w:val="1"/>
                <w:strike w:val="1"/>
                <w:highlight w:val="green"/>
                <w:rPrChange w:author="Syed Ahmed" w:date="2026-09-16T13:18:43.099Z" w:id="1743455320">
                  <w:rPr>
                    <w:i w:val="1"/>
                    <w:iCs w:val="1"/>
                    <w:highlight w:val="green"/>
                  </w:rPr>
                </w:rPrChange>
              </w:rPr>
            </w:pPr>
            <w:r w:rsidRPr="4986D35A">
              <w:rPr>
                <w:i w:val="1"/>
                <w:iCs w:val="1"/>
                <w:strike w:val="1"/>
                <w:highlight w:val="green"/>
                <w:rPrChange w:author="Syed Ahmed" w:date="2026-09-16T13:18:43.098Z" w16du:dateUtc="2026-09-16T13:18:43.098Z" w:id="881824864">
                  <w:rPr>
                    <w:i w:val="1"/>
                    <w:iCs w:val="1"/>
                    <w:highlight w:val="green"/>
                  </w:rPr>
                </w:rPrChange>
              </w:rPr>
              <w:t>§4.1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0C" w14:textId="77777777">
            <w:pPr>
              <w:pStyle w:val="Compact"/>
              <w:rPr>
                <w:i w:val="1"/>
                <w:iCs w:val="1"/>
                <w:strike w:val="1"/>
                <w:highlight w:val="green"/>
                <w:rPrChange w:author="Syed Ahmed" w:date="2026-09-16T13:18:43.099Z" w:id="1505524735">
                  <w:rPr>
                    <w:i w:val="1"/>
                    <w:iCs w:val="1"/>
                    <w:highlight w:val="green"/>
                  </w:rPr>
                </w:rPrChange>
              </w:rPr>
            </w:pPr>
            <w:r w:rsidRPr="4986D35A">
              <w:rPr>
                <w:i w:val="1"/>
                <w:iCs w:val="1"/>
                <w:strike w:val="1"/>
                <w:highlight w:val="green"/>
                <w:rPrChange w:author="Syed Ahmed" w:date="2026-09-16T13:18:43.099Z" w16du:dateUtc="2026-09-16T13:18:43.099Z" w:id="1257909461">
                  <w:rPr>
                    <w:i w:val="1"/>
                    <w:iCs w:val="1"/>
                    <w:highlight w:val="green"/>
                  </w:rPr>
                </w:rPrChange>
              </w:rPr>
              <w:t>Evidence corpus (CHK-051)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0D" w14:textId="77777777">
            <w:pPr>
              <w:pStyle w:val="Compact"/>
              <w:rPr>
                <w:i w:val="1"/>
                <w:iCs w:val="1"/>
                <w:strike w:val="1"/>
                <w:highlight w:val="green"/>
                <w:rPrChange w:author="Syed Ahmed" w:date="2026-09-16T13:18:43.1Z" w:id="898250296">
                  <w:rPr>
                    <w:i w:val="1"/>
                    <w:iCs w:val="1"/>
                    <w:highlight w:val="green"/>
                  </w:rPr>
                </w:rPrChange>
              </w:rPr>
            </w:pPr>
            <w:r w:rsidRPr="4986D35A">
              <w:rPr>
                <w:i w:val="1"/>
                <w:iCs w:val="1"/>
                <w:strike w:val="1"/>
                <w:highlight w:val="green"/>
                <w:rPrChange w:author="Syed Ahmed" w:date="2026-09-16T13:18:43.099Z" w16du:dateUtc="2026-09-16T13:18:43.099Z" w:id="483152622">
                  <w:rPr>
                    <w:i w:val="1"/>
                    <w:iCs w:val="1"/>
                    <w:highlight w:val="green"/>
                  </w:rPr>
                </w:rPrChange>
              </w:rPr>
              <w:t>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0E" w14:textId="77777777">
            <w:pPr>
              <w:pStyle w:val="Compact"/>
              <w:rPr>
                <w:i w:val="1"/>
                <w:iCs w:val="1"/>
                <w:strike w:val="1"/>
                <w:highlight w:val="green"/>
                <w:rPrChange w:author="Syed Ahmed" w:date="2026-09-16T13:18:43.101Z" w:id="446920127">
                  <w:rPr>
                    <w:i w:val="1"/>
                    <w:iCs w:val="1"/>
                    <w:highlight w:val="green"/>
                  </w:rPr>
                </w:rPrChange>
              </w:rPr>
            </w:pPr>
            <w:r w:rsidRPr="4986D35A">
              <w:rPr>
                <w:i w:val="1"/>
                <w:iCs w:val="1"/>
                <w:strike w:val="1"/>
                <w:highlight w:val="green"/>
                <w:rPrChange w:author="Syed Ahmed" w:date="2026-09-16T13:18:43.1Z" w16du:dateUtc="2026-09-16T13:18:43.1Z" w:id="1727462541">
                  <w:rPr>
                    <w:i w:val="1"/>
                    <w:iCs w:val="1"/>
                    <w:highlight w:val="green"/>
                  </w:rPr>
                </w:rPrChange>
              </w:rPr>
              <w:t>08-Aug-2026</w:t>
            </w:r>
          </w:p>
        </w:tc>
      </w:tr>
      <w:tr w:rsidR="001F702A" w:rsidTr="4986D35A" w14:paraId="796FA31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10" w14:textId="77777777">
            <w:pPr>
              <w:pStyle w:val="Compact"/>
              <w:rPr>
                <w:i w:val="1"/>
                <w:iCs w:val="1"/>
                <w:strike w:val="1"/>
                <w:highlight w:val="green"/>
                <w:rPrChange w:author="Syed Ahmed" w:date="2026-09-16T13:18:43.101Z" w:id="17460876">
                  <w:rPr>
                    <w:i w:val="1"/>
                    <w:iCs w:val="1"/>
                    <w:highlight w:val="green"/>
                  </w:rPr>
                </w:rPrChange>
              </w:rPr>
            </w:pPr>
            <w:r w:rsidRPr="4986D35A">
              <w:rPr>
                <w:i w:val="1"/>
                <w:iCs w:val="1"/>
                <w:strike w:val="1"/>
                <w:highlight w:val="green"/>
                <w:rPrChange w:author="Syed Ahmed" w:date="2026-09-16T13:18:43.101Z" w16du:dateUtc="2026-09-16T13:18:43.101Z" w:id="2031775343">
                  <w:rPr>
                    <w:i w:val="1"/>
                    <w:iCs w:val="1"/>
                    <w:highlight w:val="green"/>
                  </w:rPr>
                </w:rPrChange>
              </w:rPr>
              <w:t>Server_VM_Inventory</w:t>
            </w:r>
            <w:r w:rsidRPr="4986D35A">
              <w:rPr>
                <w:i w:val="1"/>
                <w:iCs w:val="1"/>
                <w:strike w:val="1"/>
                <w:highlight w:val="green"/>
                <w:rPrChange w:author="Syed Ahmed" w:date="2026-09-16T13:18:43.101Z" w16du:dateUtc="2026-09-16T13:18:43.101Z" w:id="951874633">
                  <w:rPr>
                    <w:i w:val="1"/>
                    <w:iCs w:val="1"/>
                    <w:highlight w:val="green"/>
                  </w:rPr>
                </w:rPrChange>
              </w:rPr>
              <w:t xml:space="preserve"> (vCenter export)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11" w14:textId="77777777">
            <w:pPr>
              <w:pStyle w:val="Compact"/>
              <w:rPr>
                <w:i w:val="1"/>
                <w:iCs w:val="1"/>
                <w:strike w:val="1"/>
                <w:highlight w:val="green"/>
                <w:rPrChange w:author="Syed Ahmed" w:date="2026-09-16T13:18:43.102Z" w:id="1934561656">
                  <w:rPr>
                    <w:i w:val="1"/>
                    <w:iCs w:val="1"/>
                    <w:highlight w:val="green"/>
                  </w:rPr>
                </w:rPrChange>
              </w:rPr>
            </w:pPr>
            <w:r w:rsidRPr="4986D35A">
              <w:rPr>
                <w:i w:val="1"/>
                <w:iCs w:val="1"/>
                <w:strike w:val="1"/>
                <w:highlight w:val="green"/>
                <w:rPrChange w:author="Syed Ahmed" w:date="2026-09-16T13:18:43.101Z" w16du:dateUtc="2026-09-16T13:18:43.101Z" w:id="271809468">
                  <w:rPr>
                    <w:i w:val="1"/>
                    <w:iCs w:val="1"/>
                    <w:highlight w:val="green"/>
                  </w:rPr>
                </w:rPrChange>
              </w:rPr>
              <w:t>§4.1.1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12" w14:textId="77777777">
            <w:pPr>
              <w:pStyle w:val="Compact"/>
              <w:rPr>
                <w:i w:val="1"/>
                <w:iCs w:val="1"/>
                <w:strike w:val="1"/>
                <w:highlight w:val="green"/>
                <w:rPrChange w:author="Syed Ahmed" w:date="2026-09-16T13:18:43.102Z" w:id="1232364083">
                  <w:rPr>
                    <w:i w:val="1"/>
                    <w:iCs w:val="1"/>
                    <w:highlight w:val="green"/>
                  </w:rPr>
                </w:rPrChange>
              </w:rPr>
            </w:pPr>
            <w:r w:rsidRPr="4986D35A">
              <w:rPr>
                <w:i w:val="1"/>
                <w:iCs w:val="1"/>
                <w:strike w:val="1"/>
                <w:highlight w:val="green"/>
                <w:rPrChange w:author="Syed Ahmed" w:date="2026-09-16T13:18:43.102Z" w16du:dateUtc="2026-09-16T13:18:43.102Z" w:id="1556266137">
                  <w:rPr>
                    <w:i w:val="1"/>
                    <w:iCs w:val="1"/>
                    <w:highlight w:val="green"/>
                  </w:rPr>
                </w:rPrChange>
              </w:rPr>
              <w:t>Evidence corpus (CHK-051)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13" w14:textId="77777777">
            <w:pPr>
              <w:pStyle w:val="Compact"/>
              <w:rPr>
                <w:i w:val="1"/>
                <w:iCs w:val="1"/>
                <w:strike w:val="1"/>
                <w:highlight w:val="green"/>
                <w:rPrChange w:author="Syed Ahmed" w:date="2026-09-16T13:18:43.102Z" w:id="1417974081">
                  <w:rPr>
                    <w:i w:val="1"/>
                    <w:iCs w:val="1"/>
                    <w:highlight w:val="green"/>
                  </w:rPr>
                </w:rPrChange>
              </w:rPr>
            </w:pPr>
            <w:r w:rsidRPr="4986D35A">
              <w:rPr>
                <w:i w:val="1"/>
                <w:iCs w:val="1"/>
                <w:strike w:val="1"/>
                <w:highlight w:val="green"/>
                <w:rPrChange w:author="Syed Ahmed" w:date="2026-09-16T13:18:43.102Z" w16du:dateUtc="2026-09-16T13:18:43.102Z" w:id="879817976">
                  <w:rPr>
                    <w:i w:val="1"/>
                    <w:iCs w:val="1"/>
                    <w:highlight w:val="green"/>
                  </w:rPr>
                </w:rPrChange>
              </w:rPr>
              <w:t>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14" w14:textId="77777777">
            <w:pPr>
              <w:pStyle w:val="Compact"/>
              <w:rPr>
                <w:i w:val="1"/>
                <w:iCs w:val="1"/>
                <w:strike w:val="1"/>
                <w:highlight w:val="green"/>
                <w:rPrChange w:author="Syed Ahmed" w:date="2026-09-16T13:18:43.102Z" w:id="442972894">
                  <w:rPr>
                    <w:i w:val="1"/>
                    <w:iCs w:val="1"/>
                    <w:highlight w:val="green"/>
                  </w:rPr>
                </w:rPrChange>
              </w:rPr>
            </w:pPr>
            <w:r w:rsidRPr="4986D35A">
              <w:rPr>
                <w:i w:val="1"/>
                <w:iCs w:val="1"/>
                <w:strike w:val="1"/>
                <w:highlight w:val="green"/>
                <w:rPrChange w:author="Syed Ahmed" w:date="2026-09-16T13:18:43.102Z" w16du:dateUtc="2026-09-16T13:18:43.102Z" w:id="937467220">
                  <w:rPr>
                    <w:i w:val="1"/>
                    <w:iCs w:val="1"/>
                    <w:highlight w:val="green"/>
                  </w:rPr>
                </w:rPrChange>
              </w:rPr>
              <w:t>—</w:t>
            </w:r>
          </w:p>
        </w:tc>
      </w:tr>
      <w:tr w:rsidR="001F702A" w:rsidTr="4986D35A" w14:paraId="796FA31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16" w14:textId="77777777">
            <w:pPr>
              <w:pStyle w:val="Compact"/>
              <w:rPr>
                <w:i w:val="1"/>
                <w:iCs w:val="1"/>
                <w:strike w:val="1"/>
                <w:highlight w:val="green"/>
                <w:rPrChange w:author="Syed Ahmed" w:date="2026-09-16T13:18:43.103Z" w:id="874247128">
                  <w:rPr>
                    <w:i w:val="1"/>
                    <w:iCs w:val="1"/>
                    <w:highlight w:val="green"/>
                  </w:rPr>
                </w:rPrChange>
              </w:rPr>
            </w:pPr>
            <w:r w:rsidRPr="4986D35A">
              <w:rPr>
                <w:i w:val="1"/>
                <w:iCs w:val="1"/>
                <w:strike w:val="1"/>
                <w:highlight w:val="green"/>
                <w:rPrChange w:author="Syed Ahmed" w:date="2026-09-16T13:18:43.103Z" w16du:dateUtc="2026-09-16T13:18:43.103Z" w:id="1661190516">
                  <w:rPr>
                    <w:i w:val="1"/>
                    <w:iCs w:val="1"/>
                    <w:highlight w:val="green"/>
                  </w:rPr>
                </w:rPrChange>
              </w:rPr>
              <w:t>SOW ZCON-18111 (signed 30-Jul-2026) — Exhibit C</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17" w14:textId="77777777">
            <w:pPr>
              <w:pStyle w:val="Compact"/>
              <w:rPr>
                <w:i w:val="1"/>
                <w:iCs w:val="1"/>
                <w:strike w:val="1"/>
                <w:highlight w:val="green"/>
                <w:rPrChange w:author="Syed Ahmed" w:date="2026-09-16T13:18:43.103Z" w:id="60362051">
                  <w:rPr>
                    <w:i w:val="1"/>
                    <w:iCs w:val="1"/>
                    <w:highlight w:val="green"/>
                  </w:rPr>
                </w:rPrChange>
              </w:rPr>
            </w:pPr>
            <w:r w:rsidRPr="4986D35A">
              <w:rPr>
                <w:i w:val="1"/>
                <w:iCs w:val="1"/>
                <w:strike w:val="1"/>
                <w:highlight w:val="green"/>
                <w:rPrChange w:author="Syed Ahmed" w:date="2026-09-16T13:18:43.103Z" w16du:dateUtc="2026-09-16T13:18:43.103Z" w:id="644803402">
                  <w:rPr>
                    <w:i w:val="1"/>
                    <w:iCs w:val="1"/>
                    <w:highlight w:val="green"/>
                  </w:rPr>
                </w:rPrChange>
              </w:rPr>
              <w:t>§1.0 wave placement, §10.3</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18" w14:textId="77777777">
            <w:pPr>
              <w:pStyle w:val="Compact"/>
              <w:rPr>
                <w:i w:val="1"/>
                <w:iCs w:val="1"/>
                <w:strike w:val="1"/>
                <w:highlight w:val="green"/>
                <w:rPrChange w:author="Syed Ahmed" w:date="2026-09-16T13:18:43.103Z" w:id="1099081408">
                  <w:rPr>
                    <w:i w:val="1"/>
                    <w:iCs w:val="1"/>
                    <w:highlight w:val="green"/>
                  </w:rPr>
                </w:rPrChange>
              </w:rPr>
            </w:pPr>
            <w:r w:rsidRPr="4986D35A">
              <w:rPr>
                <w:i w:val="1"/>
                <w:iCs w:val="1"/>
                <w:strike w:val="1"/>
                <w:highlight w:val="green"/>
                <w:rPrChange w:author="Syed Ahmed" w:date="2026-09-16T13:18:43.103Z" w16du:dateUtc="2026-09-16T13:18:43.103Z" w:id="1532429499">
                  <w:rPr>
                    <w:i w:val="1"/>
                    <w:iCs w:val="1"/>
                    <w:highlight w:val="green"/>
                  </w:rPr>
                </w:rPrChange>
              </w:rPr>
              <w:t>Evidence corpus (CHK-051)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19" w14:textId="77777777">
            <w:pPr>
              <w:pStyle w:val="Compact"/>
              <w:rPr>
                <w:i w:val="1"/>
                <w:iCs w:val="1"/>
                <w:strike w:val="1"/>
                <w:highlight w:val="green"/>
                <w:rPrChange w:author="Syed Ahmed" w:date="2026-09-16T13:18:43.104Z" w:id="901953005">
                  <w:rPr>
                    <w:i w:val="1"/>
                    <w:iCs w:val="1"/>
                    <w:highlight w:val="green"/>
                  </w:rPr>
                </w:rPrChange>
              </w:rPr>
            </w:pPr>
            <w:r w:rsidRPr="4986D35A">
              <w:rPr>
                <w:i w:val="1"/>
                <w:iCs w:val="1"/>
                <w:strike w:val="1"/>
                <w:highlight w:val="green"/>
                <w:rPrChange w:author="Syed Ahmed" w:date="2026-09-16T13:18:43.104Z" w16du:dateUtc="2026-09-16T13:18:43.104Z" w:id="1782540860">
                  <w:rPr>
                    <w:i w:val="1"/>
                    <w:iCs w:val="1"/>
                    <w:highlight w:val="green"/>
                  </w:rPr>
                </w:rPrChange>
              </w:rPr>
              <w:t>CitiusTech/GEHA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1A" w14:textId="77777777">
            <w:pPr>
              <w:pStyle w:val="Compact"/>
              <w:rPr>
                <w:i w:val="1"/>
                <w:iCs w:val="1"/>
                <w:strike w:val="1"/>
                <w:highlight w:val="green"/>
                <w:rPrChange w:author="Syed Ahmed" w:date="2026-09-16T13:18:43.104Z" w:id="1725013203">
                  <w:rPr>
                    <w:i w:val="1"/>
                    <w:iCs w:val="1"/>
                    <w:highlight w:val="green"/>
                  </w:rPr>
                </w:rPrChange>
              </w:rPr>
            </w:pPr>
            <w:r w:rsidRPr="4986D35A">
              <w:rPr>
                <w:i w:val="1"/>
                <w:iCs w:val="1"/>
                <w:strike w:val="1"/>
                <w:highlight w:val="green"/>
                <w:rPrChange w:author="Syed Ahmed" w:date="2026-09-16T13:18:43.104Z" w16du:dateUtc="2026-09-16T13:18:43.104Z" w:id="1318534531">
                  <w:rPr>
                    <w:i w:val="1"/>
                    <w:iCs w:val="1"/>
                    <w:highlight w:val="green"/>
                  </w:rPr>
                </w:rPrChange>
              </w:rPr>
              <w:t>30-Jul-2026</w:t>
            </w:r>
          </w:p>
        </w:tc>
      </w:tr>
      <w:tr w:rsidR="001F702A" w:rsidTr="4986D35A" w14:paraId="796FA32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1C" w14:textId="77777777">
            <w:pPr>
              <w:pStyle w:val="Compact"/>
              <w:rPr>
                <w:i w:val="1"/>
                <w:iCs w:val="1"/>
                <w:strike w:val="1"/>
                <w:highlight w:val="green"/>
                <w:rPrChange w:author="Syed Ahmed" w:date="2026-09-16T13:18:43.104Z" w:id="1878857467">
                  <w:rPr>
                    <w:i w:val="1"/>
                    <w:iCs w:val="1"/>
                    <w:highlight w:val="green"/>
                  </w:rPr>
                </w:rPrChange>
              </w:rPr>
            </w:pPr>
            <w:r w:rsidRPr="4986D35A">
              <w:rPr>
                <w:i w:val="1"/>
                <w:iCs w:val="1"/>
                <w:strike w:val="1"/>
                <w:highlight w:val="green"/>
                <w:rPrChange w:author="Syed Ahmed" w:date="2026-09-16T13:18:43.104Z" w16du:dateUtc="2026-09-16T13:18:43.104Z" w:id="2009246560">
                  <w:rPr>
                    <w:i w:val="1"/>
                    <w:iCs w:val="1"/>
                    <w:highlight w:val="green"/>
                  </w:rPr>
                </w:rPrChange>
              </w:rPr>
              <w:t>Decision &amp;amp; Evidence Register (Appendix A ref. REG-</w:t>
            </w:r>
            <w:r w:rsidRPr="4986D35A">
              <w:rPr>
                <w:i w:val="1"/>
                <w:iCs w:val="1"/>
                <w:strike w:val="1"/>
                <w:highlight w:val="green"/>
                <w:rPrChange w:author="Syed Ahmed" w:date="2026-09-16T13:18:43.104Z" w16du:dateUtc="2026-09-16T13:18:43.104Z" w:id="1260734204">
                  <w:rPr>
                    <w:i w:val="1"/>
                    <w:iCs w:val="1"/>
                    <w:highlight w:val="green"/>
                  </w:rPr>
                </w:rPrChange>
              </w:rPr>
              <w:t>001..</w:t>
            </w:r>
            <w:r w:rsidRPr="4986D35A">
              <w:rPr>
                <w:i w:val="1"/>
                <w:iCs w:val="1"/>
                <w:strike w:val="1"/>
                <w:highlight w:val="green"/>
                <w:rPrChange w:author="Syed Ahmed" w:date="2026-09-16T13:18:43.104Z" w16du:dateUtc="2026-09-16T13:18:43.104Z" w:id="1436802491">
                  <w:rPr>
                    <w:i w:val="1"/>
                    <w:iCs w:val="1"/>
                    <w:highlight w:val="green"/>
                  </w:rPr>
                </w:rPrChange>
              </w:rPr>
              <w:t>Appendix A ref. REG-030)</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1D" w14:textId="77777777">
            <w:pPr>
              <w:pStyle w:val="Compact"/>
              <w:rPr>
                <w:i w:val="1"/>
                <w:iCs w:val="1"/>
                <w:strike w:val="1"/>
                <w:highlight w:val="green"/>
                <w:rPrChange w:author="Syed Ahmed" w:date="2026-09-16T13:18:43.105Z" w:id="1596095717">
                  <w:rPr>
                    <w:i w:val="1"/>
                    <w:iCs w:val="1"/>
                    <w:highlight w:val="green"/>
                  </w:rPr>
                </w:rPrChange>
              </w:rPr>
            </w:pPr>
            <w:r w:rsidRPr="4986D35A">
              <w:rPr>
                <w:i w:val="1"/>
                <w:iCs w:val="1"/>
                <w:strike w:val="1"/>
                <w:highlight w:val="green"/>
                <w:rPrChange w:author="Syed Ahmed" w:date="2026-09-16T13:18:43.105Z" w16du:dateUtc="2026-09-16T13:18:43.105Z" w:id="1308547135">
                  <w:rPr>
                    <w:i w:val="1"/>
                    <w:iCs w:val="1"/>
                    <w:highlight w:val="green"/>
                  </w:rPr>
                </w:rPrChange>
              </w:rPr>
              <w:t>throughout — decisions are cited by REG id, not restated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1E" w14:textId="77777777">
            <w:pPr>
              <w:pStyle w:val="Compact"/>
              <w:rPr>
                <w:i w:val="1"/>
                <w:iCs w:val="1"/>
                <w:strike w:val="1"/>
                <w:highlight w:val="green"/>
                <w:rPrChange w:author="Syed Ahmed" w:date="2026-09-16T13:18:43.105Z" w:id="1360681564">
                  <w:rPr>
                    <w:i w:val="1"/>
                    <w:iCs w:val="1"/>
                    <w:highlight w:val="green"/>
                  </w:rPr>
                </w:rPrChange>
              </w:rPr>
            </w:pPr>
            <w:r w:rsidRPr="4986D35A">
              <w:rPr>
                <w:i w:val="1"/>
                <w:iCs w:val="1"/>
                <w:strike w:val="1"/>
                <w:highlight w:val="green"/>
                <w:rPrChange w:author="Syed Ahmed" w:date="2026-09-16T13:18:43.105Z" w16du:dateUtc="2026-09-16T13:18:43.105Z" w:id="669269352">
                  <w:rPr>
                    <w:i w:val="1"/>
                    <w:iCs w:val="1"/>
                    <w:highlight w:val="green"/>
                  </w:rPr>
                </w:rPrChange>
              </w:rPr>
              <w:t>Evidence corpus (CHK-051)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1F" w14:textId="77777777">
            <w:pPr>
              <w:pStyle w:val="Compact"/>
              <w:rPr>
                <w:i w:val="1"/>
                <w:iCs w:val="1"/>
                <w:strike w:val="1"/>
                <w:highlight w:val="green"/>
                <w:rPrChange w:author="Syed Ahmed" w:date="2026-09-16T13:18:43.105Z" w:id="1443684220">
                  <w:rPr>
                    <w:i w:val="1"/>
                    <w:iCs w:val="1"/>
                    <w:highlight w:val="green"/>
                  </w:rPr>
                </w:rPrChange>
              </w:rPr>
            </w:pPr>
            <w:r w:rsidRPr="4986D35A">
              <w:rPr>
                <w:i w:val="1"/>
                <w:iCs w:val="1"/>
                <w:strike w:val="1"/>
                <w:highlight w:val="green"/>
                <w:rPrChange w:author="Syed Ahmed" w:date="2026-09-16T13:18:43.105Z" w16du:dateUtc="2026-09-16T13:18:43.105Z" w:id="124404888">
                  <w:rPr>
                    <w:i w:val="1"/>
                    <w:iCs w:val="1"/>
                    <w:highlight w:val="green"/>
                  </w:rPr>
                </w:rPrChange>
              </w:rPr>
              <w:t>George Galindo</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20" w14:textId="77777777">
            <w:pPr>
              <w:pStyle w:val="Compact"/>
              <w:rPr>
                <w:i w:val="1"/>
                <w:iCs w:val="1"/>
                <w:strike w:val="1"/>
                <w:highlight w:val="green"/>
                <w:rPrChange w:author="Syed Ahmed" w:date="2026-09-16T13:18:43.106Z" w:id="1422563548">
                  <w:rPr>
                    <w:i w:val="1"/>
                    <w:iCs w:val="1"/>
                    <w:highlight w:val="green"/>
                  </w:rPr>
                </w:rPrChange>
              </w:rPr>
            </w:pPr>
            <w:r w:rsidRPr="4986D35A">
              <w:rPr>
                <w:i w:val="1"/>
                <w:iCs w:val="1"/>
                <w:strike w:val="1"/>
                <w:highlight w:val="green"/>
                <w:rPrChange w:author="Syed Ahmed" w:date="2026-09-16T13:18:43.106Z" w16du:dateUtc="2026-09-16T13:18:43.106Z" w:id="1099273688">
                  <w:rPr>
                    <w:i w:val="1"/>
                    <w:iCs w:val="1"/>
                    <w:highlight w:val="green"/>
                  </w:rPr>
                </w:rPrChange>
              </w:rPr>
              <w:t>13-Aug-2026</w:t>
            </w:r>
          </w:p>
        </w:tc>
      </w:tr>
    </w:tbl>
    <w:p w:rsidR="001F702A" w:rsidP="4986D35A" w:rsidRDefault="00000000" w14:paraId="796FA322" w14:textId="77777777">
      <w:pPr>
        <w:pStyle w:val="BodyText"/>
        <w:rPr>
          <w:b w:val="1"/>
          <w:bCs w:val="1"/>
          <w:strike w:val="1"/>
          <w:sz w:val="15"/>
          <w:szCs w:val="15"/>
          <w:highlight w:val="green"/>
          <w:rPrChange w:author="Syed Ahmed" w:date="2026-09-16T13:18:43.106Z" w:id="1072925350">
            <w:rPr>
              <w:b w:val="1"/>
              <w:bCs w:val="1"/>
              <w:sz w:val="15"/>
              <w:szCs w:val="15"/>
              <w:highlight w:val="green"/>
            </w:rPr>
          </w:rPrChange>
        </w:rPr>
      </w:pPr>
      <w:r w:rsidRPr="4986D35A">
        <w:rPr>
          <w:b w:val="1"/>
          <w:bCs w:val="1"/>
          <w:strike w:val="1"/>
          <w:sz w:val="15"/>
          <w:szCs w:val="15"/>
          <w:highlight w:val="green"/>
          <w:rPrChange w:author="Syed Ahmed" w:date="2026-09-16T13:18:43.106Z" w16du:dateUtc="2026-09-16T13:18:43.106Z" w:id="645870550">
            <w:rPr>
              <w:b w:val="1"/>
              <w:bCs w:val="1"/>
              <w:sz w:val="15"/>
              <w:szCs w:val="15"/>
              <w:highlight w:val="green"/>
            </w:rPr>
          </w:rPrChange>
        </w:rPr>
        <w:t>Table 1.6 — Attachment Register</w:t>
      </w:r>
      <w:commentRangeStart w:id="919808338"/>
      <w:commentRangeEnd w:id="919808338"/>
      <w:r>
        <w:rPr>
          <w:rStyle w:val="CommentReference"/>
        </w:rPr>
        <w:commentReference w:id="919808338"/>
      </w:r>
    </w:p>
    <w:p w:rsidR="001F702A" w:rsidRDefault="00000000" w14:paraId="796FA323" w14:textId="77777777">
      <w:r>
        <w:br w:type="page"/>
      </w:r>
    </w:p>
    <w:p w:rsidR="001F702A" w:rsidRDefault="001F702A" w14:paraId="796FA324" w14:textId="77777777">
      <w:pPr>
        <w:sectPr w:rsidR="001F702A">
          <w:headerReference w:type="default" r:id="rId14"/>
          <w:footerReference w:type="default" r:id="rId15"/>
          <w:pgSz w:w="15840" w:h="12240" w:orient="landscape"/>
          <w:pgMar w:top="1440" w:right="1440" w:bottom="1440" w:left="1440" w:header="720" w:footer="620" w:gutter="0"/>
          <w:cols w:space="720"/>
        </w:sectPr>
      </w:pPr>
    </w:p>
    <w:p w:rsidR="001F702A" w:rsidRDefault="00000000" w14:paraId="796FA325" w14:textId="77777777">
      <w:pPr>
        <w:pStyle w:val="Heading1"/>
        <w:pageBreakBefore/>
      </w:pPr>
      <w:bookmarkStart w:name="executive-summary" w:id="4"/>
      <w:bookmarkEnd w:id="0"/>
      <w:r>
        <w:t>2. Executive Summary</w:t>
      </w:r>
    </w:p>
    <w:p w:rsidR="001F702A" w:rsidRDefault="00000000" w14:paraId="796FA326" w14:textId="77777777">
      <w:pPr>
        <w:pStyle w:val="FirstParagraph"/>
      </w:pPr>
      <w:r>
        <w:rPr>
          <w:i/>
          <w:iCs/>
        </w:rPr>
        <w:t>Utility moves out of the GEHA datacenter under the rehost disposition. Development sandboxes, PoCs, and utility environments can be migrated to Azure with a simple lift-and-shift approach. Cutover is planned for Thursday 03/18/27 in Wave 3 (BASELINE v2.1, plan of record 26 Aug 2026); no contract cliff is recorded against this application. Users see one planned outage at cutover; the window is agreed at the readiness review. Datacenter decommissioning, facility exit and hardware disposal are excluded from the current statement of work. The main threat to the date is late delivery of the information listed in Appendix B, tracked weekly with GEHA.</w:t>
      </w:r>
    </w:p>
    <w:p w:rsidR="001F702A" w:rsidRDefault="00000000" w14:paraId="796FA327" w14:textId="77777777">
      <w:pPr>
        <w:pStyle w:val="BodyText"/>
        <w:rPr>
          <w:ins w:author="Syed Ahmed" w:date="2026-09-16T14:56:00.82Z" w16du:dateUtc="2026-09-16T14:56:00.82Z" w:id="1277867469"/>
        </w:rPr>
      </w:pPr>
      <w:r w:rsidRPr="4986D35A">
        <w:rPr>
          <w:i w:val="1"/>
          <w:iCs w:val="1"/>
        </w:rPr>
        <w:t>Scope is limited to Utility. The committed dates are those recorded in section 11, and every open item is tracked in Appendix B with the date it is needed.</w:t>
      </w:r>
    </w:p>
    <w:p w:rsidR="4986D35A" w:rsidP="4986D35A" w:rsidRDefault="4986D35A" w14:paraId="4D07BF42" w14:textId="130E1D59">
      <w:pPr>
        <w:pStyle w:val="BodyText"/>
        <w:rPr>
          <w:ins w:author="Syed Ahmed" w:date="2026-09-16T14:56:01.31Z" w16du:dateUtc="2026-09-16T14:56:01.31Z" w:id="1230807954"/>
          <w:i w:val="1"/>
          <w:iCs w:val="1"/>
        </w:rPr>
      </w:pPr>
    </w:p>
    <w:p w:rsidR="0DA31093" w:rsidP="4986D35A" w:rsidRDefault="0DA31093" w14:paraId="1AAAC7AC" w14:textId="1F05A709">
      <w:pPr>
        <w:pStyle w:val="BodyText"/>
        <w:rPr>
          <w:i w:val="1"/>
          <w:iCs w:val="1"/>
        </w:rPr>
      </w:pPr>
      <w:ins w:author="Syed Ahmed" w:date="2026-09-16T14:56:13.431Z" w16du:dateUtc="2026-09-16T14:56:13.431Z" w:id="1876480719">
        <w:r w:rsidRPr="4986D35A" w:rsidR="0DA31093">
          <w:rPr>
            <w:i w:val="1"/>
            <w:iCs w:val="1"/>
          </w:rPr>
          <w:t xml:space="preserve">As </w:t>
        </w:r>
        <w:r w:rsidRPr="4986D35A" w:rsidR="0DA31093">
          <w:rPr>
            <w:i w:val="1"/>
            <w:iCs w:val="1"/>
          </w:rPr>
          <w:t>stated</w:t>
        </w:r>
        <w:r w:rsidRPr="4986D35A" w:rsidR="0DA31093">
          <w:rPr>
            <w:i w:val="1"/>
            <w:iCs w:val="1"/>
          </w:rPr>
          <w:t xml:space="preserve"> Utility application is one wave 1</w:t>
        </w:r>
      </w:ins>
      <w:ins w:author="Syed Ahmed" w:date="2026-09-16T14:57:59.73Z" w16du:dateUtc="2026-09-16T14:57:59.73Z" w:id="13506715">
        <w:r w:rsidRPr="4986D35A" w:rsidR="0E1103D3">
          <w:rPr>
            <w:i w:val="1"/>
            <w:iCs w:val="1"/>
          </w:rPr>
          <w:t xml:space="preserve"> – The migration scope includes eight active utility servers across the DEV, Test, and PROD environments</w:t>
        </w:r>
      </w:ins>
      <w:ins w:author="Syed Ahmed" w:date="2026-09-16T14:58:59.865Z" w16du:dateUtc="2026-09-16T14:58:59.865Z" w:id="470394941">
        <w:r w:rsidRPr="4986D35A" w:rsidR="0E1103D3">
          <w:rPr>
            <w:i w:val="1"/>
            <w:iCs w:val="1"/>
          </w:rPr>
          <w:t xml:space="preserve">. These servers </w:t>
        </w:r>
        <w:r w:rsidRPr="4986D35A" w:rsidR="0E1103D3">
          <w:rPr>
            <w:i w:val="1"/>
            <w:iCs w:val="1"/>
          </w:rPr>
          <w:t>operate</w:t>
        </w:r>
        <w:r w:rsidRPr="4986D35A" w:rsidR="0E1103D3">
          <w:rPr>
            <w:i w:val="1"/>
            <w:iCs w:val="1"/>
          </w:rPr>
          <w:t xml:space="preserve"> primarily as shared jump bo</w:t>
        </w:r>
        <w:r w:rsidRPr="4986D35A" w:rsidR="425A03D1">
          <w:rPr>
            <w:i w:val="1"/>
            <w:iCs w:val="1"/>
          </w:rPr>
          <w:t xml:space="preserve">xes used by support teams to install administrative tools, perform support activities, and run </w:t>
        </w:r>
        <w:r w:rsidRPr="4986D35A" w:rsidR="425A03D1">
          <w:rPr>
            <w:i w:val="1"/>
            <w:iCs w:val="1"/>
          </w:rPr>
          <w:t>sceduled</w:t>
        </w:r>
        <w:r w:rsidRPr="4986D35A" w:rsidR="425A03D1">
          <w:rPr>
            <w:i w:val="1"/>
            <w:iCs w:val="1"/>
          </w:rPr>
          <w:t xml:space="preserve"> jobs. The a</w:t>
        </w:r>
      </w:ins>
      <w:ins w:author="Syed Ahmed" w:date="2026-09-16T14:59:58.25Z" w16du:dateUtc="2026-09-16T14:59:58.25Z" w:id="456282805">
        <w:r w:rsidRPr="4986D35A" w:rsidR="425A03D1">
          <w:rPr>
            <w:i w:val="1"/>
            <w:iCs w:val="1"/>
          </w:rPr>
          <w:t xml:space="preserve">zure target will use windows server 2025 gen 2 </w:t>
        </w:r>
        <w:r w:rsidRPr="4986D35A" w:rsidR="719C778B">
          <w:rPr>
            <w:i w:val="1"/>
            <w:iCs w:val="1"/>
          </w:rPr>
          <w:t xml:space="preserve">virtual machines, UEFI boot, standard azure </w:t>
        </w:r>
        <w:r w:rsidRPr="4986D35A" w:rsidR="719C778B">
          <w:rPr>
            <w:i w:val="1"/>
            <w:iCs w:val="1"/>
          </w:rPr>
          <w:t>encrpytion</w:t>
        </w:r>
        <w:r w:rsidRPr="4986D35A" w:rsidR="719C778B">
          <w:rPr>
            <w:i w:val="1"/>
            <w:iCs w:val="1"/>
          </w:rPr>
          <w:t xml:space="preserve"> and storage, and azure hybrid benefit where eligible. The environment does not require static IP addresses</w:t>
        </w:r>
      </w:ins>
      <w:ins w:author="Syed Ahmed" w:date="2026-09-16T15:00:59.897Z" w16du:dateUtc="2026-09-16T15:00:59.897Z" w:id="849722029">
        <w:r w:rsidRPr="4986D35A" w:rsidR="719C778B">
          <w:rPr>
            <w:i w:val="1"/>
            <w:iCs w:val="1"/>
          </w:rPr>
          <w:t>, load balancing, or utility specific ne</w:t>
        </w:r>
        <w:r w:rsidRPr="4986D35A" w:rsidR="33B972DC">
          <w:rPr>
            <w:i w:val="1"/>
            <w:iCs w:val="1"/>
          </w:rPr>
          <w:t xml:space="preserve">twork tunnels. The principal open items are team-specific software inventory, service and application accounts, certificates scheduled jobs, network access </w:t>
        </w:r>
        <w:r w:rsidRPr="4986D35A" w:rsidR="33B972DC">
          <w:rPr>
            <w:i w:val="1"/>
            <w:iCs w:val="1"/>
          </w:rPr>
          <w:t>requi</w:t>
        </w:r>
      </w:ins>
      <w:ins w:author="Syed Ahmed" w:date="2026-09-16T15:01:19.395Z" w16du:dateUtc="2026-09-16T15:01:19.395Z" w:id="44287167">
        <w:r w:rsidRPr="4986D35A" w:rsidR="33B972DC">
          <w:rPr>
            <w:i w:val="1"/>
            <w:iCs w:val="1"/>
          </w:rPr>
          <w:t>rments</w:t>
        </w:r>
        <w:r w:rsidRPr="4986D35A" w:rsidR="33B972DC">
          <w:rPr>
            <w:i w:val="1"/>
            <w:iCs w:val="1"/>
          </w:rPr>
          <w:t>, and the final disposition of the powered off legacy server LXEN</w:t>
        </w:r>
        <w:r w:rsidRPr="4986D35A" w:rsidR="19E843F0">
          <w:rPr>
            <w:i w:val="1"/>
            <w:iCs w:val="1"/>
          </w:rPr>
          <w:t xml:space="preserve">TUTl01. </w:t>
        </w:r>
      </w:ins>
    </w:p>
    <w:p w:rsidR="001F702A" w:rsidRDefault="00000000" w14:paraId="796FA328" w14:textId="77777777">
      <w:r>
        <w:br w:type="page"/>
      </w:r>
    </w:p>
    <w:p w:rsidR="001F702A" w:rsidP="4986D35A" w:rsidRDefault="00000000" w14:paraId="796FA329" w14:textId="77777777">
      <w:pPr>
        <w:pStyle w:val="Heading1"/>
        <w:pageBreakBefore w:val="1"/>
        <w:rPr>
          <w:strike w:val="1"/>
          <w:rPrChange w:author="Syed Ahmed" w:date="2026-09-16T13:19:10.013Z" w:id="1431030372"/>
        </w:rPr>
      </w:pPr>
      <w:bookmarkStart w:name="application-overview" w:id="5"/>
      <w:bookmarkEnd w:id="4"/>
      <w:r w:rsidRPr="4986D35A">
        <w:rPr>
          <w:strike w:val="1"/>
          <w:rPrChange w:author="Syed Ahmed" w:date="2026-09-16T13:19:10.013Z" w16du:dateUtc="2026-09-16T13:19:10.013Z" w:id="12993353"/>
        </w:rPr>
        <w:t>3. Application Overview</w:t>
      </w:r>
    </w:p>
    <w:p w:rsidR="001F702A" w:rsidP="4986D35A" w:rsidRDefault="00000000" w14:paraId="796FA32A" w14:textId="77777777">
      <w:pPr>
        <w:pStyle w:val="Heading2"/>
        <w:rPr>
          <w:strike w:val="1"/>
          <w:rPrChange w:author="Syed Ahmed" w:date="2026-09-16T13:19:10.014Z" w:id="1014396865"/>
        </w:rPr>
      </w:pPr>
      <w:bookmarkStart w:name="business-purpose" w:id="6"/>
      <w:r w:rsidRPr="4986D35A">
        <w:rPr>
          <w:strike w:val="1"/>
          <w:rPrChange w:author="Syed Ahmed" w:date="2026-09-16T13:19:10.014Z" w16du:dateUtc="2026-09-16T13:19:10.014Z" w:id="1637392160"/>
        </w:rPr>
        <w:t>3.1 Business Purpose</w:t>
      </w:r>
    </w:p>
    <w:p w:rsidR="001F702A" w:rsidRDefault="00000000" w14:paraId="796FA32B" w14:textId="77777777">
      <w:pPr>
        <w:pStyle w:val="FirstParagraph"/>
      </w:pPr>
      <w:r w:rsidRPr="4986D35A">
        <w:rPr>
          <w:i w:val="1"/>
          <w:iCs w:val="1"/>
          <w:strike w:val="1"/>
          <w:rPrChange w:author="Syed Ahmed" w:date="2026-09-16T13:19:10.015Z" w16du:dateUtc="2026-09-16T13:19:10.015Z" w:id="1085926746">
            <w:rPr>
              <w:i w:val="1"/>
              <w:iCs w:val="1"/>
            </w:rPr>
          </w:rPrChange>
        </w:rPr>
        <w:t xml:space="preserve">No business-context narrative for Utility was found (read: Wave Plan Tracker rev-3 Wave Schedule and App </w:t>
      </w:r>
      <w:r w:rsidRPr="4986D35A">
        <w:rPr>
          <w:i w:val="1"/>
          <w:iCs w:val="1"/>
          <w:strike w:val="1"/>
          <w:rPrChange w:author="Syed Ahmed" w:date="2026-09-16T13:19:10.015Z" w16du:dateUtc="2026-09-16T13:19:10.015Z" w:id="501468798">
            <w:rPr>
              <w:i w:val="1"/>
              <w:iCs w:val="1"/>
            </w:rPr>
          </w:rPrChange>
        </w:rPr>
        <w:t>Disp</w:t>
      </w:r>
      <w:r w:rsidRPr="4986D35A">
        <w:rPr>
          <w:i w:val="1"/>
          <w:iCs w:val="1"/>
          <w:strike w:val="1"/>
          <w:rPrChange w:author="Syed Ahmed" w:date="2026-09-16T13:19:10.015Z" w16du:dateUtc="2026-09-16T13:19:10.015Z" w:id="957470075">
            <w:rPr>
              <w:i w:val="1"/>
              <w:iCs w:val="1"/>
            </w:rPr>
          </w:rPrChange>
        </w:rPr>
        <w:t xml:space="preserve"> tabs, BIA Applic</w:t>
      </w:r>
      <w:r w:rsidRPr="4986D35A">
        <w:rPr>
          <w:i w:val="1"/>
          <w:iCs w:val="1"/>
        </w:rPr>
        <w:t>ation BIA 338 rows, GEHA discovery sessions 1-3)</w:t>
      </w:r>
      <w:r w:rsidRPr="4986D35A">
        <w:rPr>
          <w:i w:val="1"/>
          <w:iCs w:val="1"/>
        </w:rPr>
        <w:t xml:space="preserve">.  </w:t>
      </w:r>
      <w:r w:rsidRPr="4986D35A">
        <w:rPr>
          <w:i w:val="1"/>
          <w:iCs w:val="1"/>
        </w:rPr>
        <w:t xml:space="preserve"> (Source: Wave Plan Tracker (rev-3), as-of 07-Aug-2026)</w:t>
      </w:r>
    </w:p>
    <w:p w:rsidR="001F702A" w:rsidRDefault="00000000" w14:paraId="796FA32C" w14:textId="77777777">
      <w:pPr>
        <w:pStyle w:val="Heading2"/>
      </w:pPr>
      <w:bookmarkStart w:name="ownership-stakeholders" w:id="7"/>
      <w:bookmarkEnd w:id="6"/>
      <w:r>
        <w:t>3.2 Ownership &amp; Stakeholders</w:t>
      </w:r>
    </w:p>
    <w:p w:rsidR="001F702A" w:rsidRDefault="00000000" w14:paraId="796FA32D" w14:textId="77777777">
      <w:pPr>
        <w:pStyle w:val="FirstParagraph"/>
      </w:pPr>
      <w:r>
        <w:t>Migration work stalls more often on unresolved ownership than on technical difficulty, so every role bearing on this application is resolved to a named individual here rather than to a team or a distribution list. The register covers business ownership, technical ownership, security, database and production control, network and DNS, batch scheduling, and the single person empowered to abort a cutover in progress. Where a recorded owner has left the organization, the vacancy is carried forward as an open item rather than quietly inherited by whoever is nearest. Each entry is confirmed with the individual concerned before the go/no-go gate, because a name that has never been verified is not an owner.</w:t>
      </w:r>
    </w:p>
    <w:p w:rsidR="001F702A" w:rsidRDefault="001F702A" w14:paraId="796FA32E" w14:textId="77777777">
      <w:pPr>
        <w:pStyle w:val="Compact"/>
      </w:pPr>
    </w:p>
    <w:tbl>
      <w:tblPr>
        <w:tblStyle w:val="Table"/>
        <w:tblW w:w="5000" w:type="pct"/>
        <w:tblLook w:val="0020" w:firstRow="1" w:lastRow="0" w:firstColumn="0" w:lastColumn="0" w:noHBand="0" w:noVBand="0"/>
      </w:tblPr>
      <w:tblGrid>
        <w:gridCol w:w="1326"/>
        <w:gridCol w:w="3853"/>
        <w:gridCol w:w="3429"/>
        <w:gridCol w:w="868"/>
      </w:tblGrid>
      <w:tr w:rsidR="001F702A" w:rsidTr="674338E2" w14:paraId="796FA33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2F" w14:textId="77777777">
            <w:pPr>
              <w:pStyle w:val="Compact"/>
            </w:pPr>
            <w:commentRangeStart w:id="1417130587"/>
            <w:r w:rsidRPr="674338E2">
              <w:rPr>
                <w:b w:val="1"/>
                <w:bCs w:val="1"/>
              </w:rPr>
              <w:t>Role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30" w14:textId="77777777">
            <w:pPr>
              <w:pStyle w:val="Compact"/>
            </w:pPr>
            <w:r>
              <w:rPr>
                <w:b/>
                <w:bCs/>
              </w:rPr>
              <w:t>Name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31" w14:textId="77777777">
            <w:pPr>
              <w:pStyle w:val="Compact"/>
            </w:pPr>
            <w:r>
              <w:rPr>
                <w:b/>
                <w:bCs/>
              </w:rPr>
              <w:t>Contact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32" w14:textId="77777777">
            <w:pPr>
              <w:pStyle w:val="Compact"/>
            </w:pPr>
            <w:r>
              <w:rPr>
                <w:b/>
                <w:bCs/>
              </w:rPr>
              <w:t>Confirmed</w:t>
            </w:r>
          </w:p>
        </w:tc>
      </w:tr>
      <w:tr w:rsidR="001F702A" w:rsidTr="674338E2" w14:paraId="796FA33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34" w14:textId="77777777">
            <w:pPr>
              <w:pStyle w:val="Compact"/>
            </w:pPr>
            <w:r>
              <w:rPr>
                <w:i/>
                <w:iCs/>
              </w:rPr>
              <w:t>Business / Application Owner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35" w14:textId="77777777">
            <w:pPr>
              <w:pStyle w:val="Compact"/>
            </w:pPr>
            <w:r>
              <w:rPr>
                <w:i/>
                <w:iCs/>
              </w:rPr>
              <w:t>Not yet provided — role not resolved to a named individual (§10.4).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36" w14:textId="77777777">
            <w:pPr>
              <w:pStyle w:val="Compact"/>
            </w:pPr>
            <w:r>
              <w:rPr>
                <w:i/>
                <w:iCs/>
              </w:rPr>
              <w:t>Not yet provided — contact not on file.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37" w14:textId="77777777">
            <w:pPr>
              <w:pStyle w:val="Compact"/>
            </w:pPr>
            <w:r>
              <w:rPr>
                <w:i/>
                <w:iCs/>
              </w:rPr>
              <w:t>Not confirmed</w:t>
            </w:r>
          </w:p>
        </w:tc>
      </w:tr>
      <w:tr w:rsidR="001F702A" w:rsidTr="674338E2" w14:paraId="796FA33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39" w14:textId="77777777">
            <w:pPr>
              <w:pStyle w:val="Compact"/>
            </w:pPr>
            <w:r>
              <w:rPr>
                <w:i/>
                <w:iCs/>
              </w:rPr>
              <w:t>Technical Owner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3A" w14:textId="77777777">
            <w:pPr>
              <w:pStyle w:val="Compact"/>
            </w:pPr>
            <w:r>
              <w:rPr>
                <w:i/>
                <w:iCs/>
              </w:rPr>
              <w:t>Not yet provided — role not resolved to a named individual (§10.4).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3B" w14:textId="77777777">
            <w:pPr>
              <w:pStyle w:val="Compact"/>
            </w:pPr>
            <w:r>
              <w:rPr>
                <w:i/>
                <w:iCs/>
              </w:rPr>
              <w:t>Not yet provided — contact not on file.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3C" w14:textId="77777777">
            <w:pPr>
              <w:pStyle w:val="Compact"/>
            </w:pPr>
            <w:r>
              <w:rPr>
                <w:i/>
                <w:iCs/>
              </w:rPr>
              <w:t>Not confirmed</w:t>
            </w:r>
          </w:p>
        </w:tc>
      </w:tr>
      <w:tr w:rsidR="001F702A" w:rsidTr="674338E2" w14:paraId="796FA34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3E" w14:textId="77777777">
            <w:pPr>
              <w:pStyle w:val="Compact"/>
            </w:pPr>
            <w:r>
              <w:rPr>
                <w:i/>
                <w:iCs/>
              </w:rPr>
              <w:t>Security Contact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3F" w14:textId="77777777">
            <w:pPr>
              <w:pStyle w:val="Compact"/>
            </w:pPr>
            <w:r>
              <w:rPr>
                <w:i/>
                <w:iCs/>
              </w:rPr>
              <w:t>Not yet provided — role not resolved to a named individual (§10.4).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40" w14:textId="77777777">
            <w:pPr>
              <w:pStyle w:val="Compact"/>
            </w:pPr>
            <w:r>
              <w:rPr>
                <w:i/>
                <w:iCs/>
              </w:rPr>
              <w:t>Not yet provided — contact not on file.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41" w14:textId="77777777">
            <w:pPr>
              <w:pStyle w:val="Compact"/>
            </w:pPr>
            <w:r>
              <w:rPr>
                <w:i/>
                <w:iCs/>
              </w:rPr>
              <w:t>Not confirmed</w:t>
            </w:r>
          </w:p>
        </w:tc>
      </w:tr>
      <w:tr w:rsidR="001F702A" w:rsidTr="674338E2" w14:paraId="796FA34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43" w14:textId="77777777">
            <w:pPr>
              <w:pStyle w:val="Compact"/>
            </w:pPr>
            <w:r>
              <w:rPr>
                <w:i/>
                <w:iCs/>
              </w:rPr>
              <w:t>DBA / Production Control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44" w14:textId="77777777">
            <w:pPr>
              <w:pStyle w:val="Compact"/>
            </w:pPr>
            <w:r>
              <w:rPr>
                <w:i/>
                <w:iCs/>
              </w:rPr>
              <w:t>Not yet provided — role not resolved to a named individual (§10.4).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45" w14:textId="77777777">
            <w:pPr>
              <w:pStyle w:val="Compact"/>
            </w:pPr>
            <w:r>
              <w:rPr>
                <w:i/>
                <w:iCs/>
              </w:rPr>
              <w:t>Not yet provided — contact not on file.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46" w14:textId="77777777">
            <w:pPr>
              <w:pStyle w:val="Compact"/>
            </w:pPr>
            <w:r>
              <w:rPr>
                <w:i/>
                <w:iCs/>
              </w:rPr>
              <w:t>Not confirmed</w:t>
            </w:r>
          </w:p>
        </w:tc>
      </w:tr>
      <w:tr w:rsidR="001F702A" w:rsidTr="674338E2" w14:paraId="796FA34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48" w14:textId="77777777">
            <w:pPr>
              <w:pStyle w:val="Compact"/>
            </w:pPr>
            <w:r>
              <w:rPr>
                <w:i/>
                <w:iCs/>
              </w:rPr>
              <w:t>Network / DNS / Firewall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49" w14:textId="77777777">
            <w:pPr>
              <w:pStyle w:val="Compact"/>
            </w:pPr>
            <w:r>
              <w:rPr>
                <w:i/>
                <w:iCs/>
              </w:rPr>
              <w:t>Not yet provided — role not resolved to a named individual (§10.4).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4A" w14:textId="77777777">
            <w:pPr>
              <w:pStyle w:val="Compact"/>
            </w:pPr>
            <w:r>
              <w:rPr>
                <w:i/>
                <w:iCs/>
              </w:rPr>
              <w:t>Not yet provided — contact not on file.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4B" w14:textId="77777777">
            <w:pPr>
              <w:pStyle w:val="Compact"/>
            </w:pPr>
            <w:r>
              <w:rPr>
                <w:i/>
                <w:iCs/>
              </w:rPr>
              <w:t>Not confirmed</w:t>
            </w:r>
          </w:p>
        </w:tc>
      </w:tr>
      <w:tr w:rsidR="001F702A" w:rsidTr="674338E2" w14:paraId="796FA35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4D" w14:textId="77777777">
            <w:pPr>
              <w:pStyle w:val="Compact"/>
            </w:pPr>
            <w:r>
              <w:rPr>
                <w:i/>
                <w:iCs/>
              </w:rPr>
              <w:t>Scheduling / Batch Automation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4E" w14:textId="77777777">
            <w:pPr>
              <w:pStyle w:val="Compact"/>
            </w:pPr>
            <w:r>
              <w:rPr>
                <w:i/>
                <w:iCs/>
              </w:rPr>
              <w:t>Not yet provided — role not resolved to a named individual (§10.4).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4F" w14:textId="77777777">
            <w:pPr>
              <w:pStyle w:val="Compact"/>
            </w:pPr>
            <w:r>
              <w:rPr>
                <w:i/>
                <w:iCs/>
              </w:rPr>
              <w:t>Not yet provided — contact not on file.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50" w14:textId="77777777">
            <w:pPr>
              <w:pStyle w:val="Compact"/>
            </w:pPr>
            <w:r>
              <w:rPr>
                <w:i/>
                <w:iCs/>
              </w:rPr>
              <w:t>Not confirmed</w:t>
            </w:r>
          </w:p>
        </w:tc>
      </w:tr>
      <w:tr w:rsidR="001F702A" w:rsidTr="674338E2" w14:paraId="796FA35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52" w14:textId="77777777">
            <w:pPr>
              <w:pStyle w:val="Compact"/>
            </w:pPr>
            <w:r>
              <w:rPr>
                <w:i/>
                <w:iCs/>
              </w:rPr>
              <w:t>Rollback Authority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53" w14:textId="77777777">
            <w:pPr>
              <w:pStyle w:val="Compact"/>
            </w:pPr>
            <w:r>
              <w:rPr>
                <w:i/>
                <w:iCs/>
              </w:rPr>
              <w:t>Not yet provided — role not resolved to a named individual (§10.4).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54" w14:textId="77777777">
            <w:pPr>
              <w:pStyle w:val="Compact"/>
            </w:pPr>
            <w:r>
              <w:rPr>
                <w:i/>
                <w:iCs/>
              </w:rPr>
              <w:t>Not yet provided — contact not on file.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55" w14:textId="77777777">
            <w:pPr>
              <w:pStyle w:val="Compact"/>
            </w:pPr>
            <w:r>
              <w:rPr>
                <w:i/>
                <w:iCs/>
              </w:rPr>
              <w:t>Not confirmed</w:t>
            </w:r>
          </w:p>
        </w:tc>
      </w:tr>
      <w:tr w:rsidR="001F702A" w:rsidTr="674338E2" w14:paraId="796FA35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57" w14:textId="77777777">
            <w:pPr>
              <w:pStyle w:val="Compact"/>
            </w:pPr>
            <w:r>
              <w:rPr>
                <w:i/>
                <w:iCs/>
              </w:rPr>
              <w:t>On-call / Support (Admin / Support Manager)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58" w14:textId="77777777">
            <w:pPr>
              <w:pStyle w:val="Compact"/>
            </w:pPr>
            <w:r>
              <w:rPr>
                <w:i/>
                <w:iCs/>
              </w:rPr>
              <w:t>Dale Gibson  (Source: Wave Plan Tracker (rev-3) GEHA Application Owners tab, as-of 07-Aug-2026)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59" w14:textId="77777777">
            <w:pPr>
              <w:pStyle w:val="Compact"/>
            </w:pPr>
            <w:r>
              <w:rPr>
                <w:i/>
                <w:iCs/>
              </w:rPr>
              <w:t>Not yet provided — contact not on file.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5A" w14:textId="77777777">
            <w:pPr>
              <w:pStyle w:val="Compact"/>
            </w:pPr>
            <w:r>
              <w:rPr>
                <w:i/>
                <w:iCs/>
              </w:rPr>
              <w:t>Not confirmed</w:t>
            </w:r>
          </w:p>
        </w:tc>
      </w:tr>
      <w:tr w:rsidR="001F702A" w:rsidTr="674338E2" w14:paraId="796FA36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5C" w14:textId="77777777">
            <w:pPr>
              <w:pStyle w:val="Compact"/>
            </w:pPr>
            <w:r>
              <w:rPr>
                <w:i/>
                <w:iCs/>
              </w:rPr>
              <w:t>Director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5D" w14:textId="77777777">
            <w:pPr>
              <w:pStyle w:val="Compact"/>
            </w:pPr>
            <w:r>
              <w:rPr>
                <w:i/>
                <w:iCs/>
              </w:rPr>
              <w:t>John Dean</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5E" w14:textId="77777777">
            <w:pPr>
              <w:pStyle w:val="Compact"/>
            </w:pPr>
            <w:r>
              <w:rPr>
                <w:i/>
                <w:iCs/>
              </w:rPr>
              <w:t>Not yet provided — contact not on file.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5F" w14:textId="77777777">
            <w:pPr>
              <w:pStyle w:val="Compact"/>
            </w:pPr>
            <w:r>
              <w:rPr>
                <w:i/>
                <w:iCs/>
              </w:rPr>
              <w:t>Not confirmed</w:t>
            </w:r>
          </w:p>
        </w:tc>
      </w:tr>
    </w:tbl>
    <w:p w:rsidR="001F702A" w:rsidRDefault="00000000" w14:paraId="796FA361" w14:textId="77777777">
      <w:pPr>
        <w:pStyle w:val="BodyText"/>
      </w:pPr>
      <w:r>
        <w:rPr>
          <w:b/>
          <w:bCs/>
          <w:sz w:val="15"/>
          <w:szCs w:val="15"/>
        </w:rPr>
        <w:t>Table 3.2 — Ownership &amp; Stakeholders</w:t>
      </w:r>
    </w:p>
    <w:p w:rsidR="001F702A" w:rsidRDefault="001F702A" w14:paraId="796FA362" w14:textId="77777777">
      <w:pPr>
        <w:pStyle w:val="Compact"/>
      </w:pPr>
    </w:p>
    <w:p w:rsidR="001F702A" w:rsidP="4986D35A" w:rsidRDefault="00000000" w14:paraId="796FA363" w14:textId="77777777">
      <w:pPr>
        <w:pStyle w:val="Heading2"/>
        <w:rPr>
          <w:strike w:val="1"/>
          <w:rPrChange w:author="Syed Ahmed" w:date="2026-09-16T13:19:32.786Z" w:id="2081777561"/>
        </w:rPr>
      </w:pPr>
      <w:bookmarkStart w:name="criticality-service-levels" w:id="8"/>
      <w:bookmarkEnd w:id="7"/>
      <w:r w:rsidRPr="4986D35A">
        <w:rPr>
          <w:strike w:val="1"/>
          <w:rPrChange w:author="Syed Ahmed" w:date="2026-09-16T13:19:32.786Z" w16du:dateUtc="2026-09-16T13:19:32.786Z" w:id="563395400"/>
        </w:rPr>
        <w:t>3.3 Criticality &amp; Service Levels</w:t>
      </w:r>
      <w:commentRangeEnd w:id="1417130587"/>
      <w:r>
        <w:rPr>
          <w:rStyle w:val="CommentReference"/>
        </w:rPr>
        <w:commentReference w:id="1417130587"/>
      </w:r>
    </w:p>
    <w:p w:rsidR="33CBDD96" w:rsidP="4986D35A" w:rsidRDefault="33CBDD96" w14:paraId="1A5AFAB3" w14:textId="3C0E532D">
      <w:pPr>
        <w:pStyle w:val="BodyText"/>
        <w:rPr>
          <w:strike w:val="1"/>
          <w:rPrChange w:author="Syed Ahmed" w:date="2026-09-16T13:19:32.787Z" w:id="308622249"/>
        </w:rPr>
      </w:pPr>
      <w:r w:rsidRPr="4986D35A" w:rsidR="33CBDD96">
        <w:rPr>
          <w:strike w:val="1"/>
          <w:rPrChange w:author="Syed Ahmed" w:date="2026-09-16T13:19:32.787Z" w16du:dateUtc="2026-09-16T13:19:32.787Z" w:id="1295642324"/>
        </w:rPr>
        <w:t xml:space="preserve">Not applicable </w:t>
      </w:r>
    </w:p>
    <w:p w:rsidR="001F702A" w:rsidP="4986D35A" w:rsidRDefault="00000000" w14:paraId="796FA364" w14:textId="77777777">
      <w:pPr>
        <w:pStyle w:val="FirstParagraph"/>
        <w:rPr>
          <w:strike w:val="1"/>
          <w:highlight w:val="green"/>
          <w:rPrChange w:author="Syed Ahmed" w:date="2026-09-16T13:19:32.787Z" w:id="1267936276">
            <w:rPr>
              <w:highlight w:val="green"/>
            </w:rPr>
          </w:rPrChange>
        </w:rPr>
      </w:pPr>
      <w:r w:rsidRPr="4986D35A">
        <w:rPr>
          <w:strike w:val="1"/>
          <w:highlight w:val="green"/>
          <w:rPrChange w:author="Syed Ahmed" w:date="2026-09-16T13:19:32.787Z" w16du:dateUtc="2026-09-16T13:19:32.787Z" w:id="9754768">
            <w:rPr>
              <w:highlight w:val="green"/>
            </w:rPr>
          </w:rPrChange>
        </w:rPr>
        <w:t xml:space="preserve">The service levels the business receives today are recorded here so that the target design can be measured against a documented reference rather than against recollection or aspiration. Current availability, recovery </w:t>
      </w:r>
      <w:r w:rsidRPr="4986D35A">
        <w:rPr>
          <w:strike w:val="1"/>
          <w:highlight w:val="green"/>
          <w:rPrChange w:author="Syed Ahmed" w:date="2026-09-16T13:19:32.787Z" w16du:dateUtc="2026-09-16T13:19:32.787Z" w:id="1811554802">
            <w:rPr>
              <w:highlight w:val="green"/>
            </w:rPr>
          </w:rPrChange>
        </w:rPr>
        <w:t>time</w:t>
      </w:r>
      <w:r w:rsidRPr="4986D35A">
        <w:rPr>
          <w:strike w:val="1"/>
          <w:highlight w:val="green"/>
          <w:rPrChange w:author="Syed Ahmed" w:date="2026-09-16T13:19:32.787Z" w16du:dateUtc="2026-09-16T13:19:32.787Z" w:id="85035282">
            <w:rPr>
              <w:highlight w:val="green"/>
            </w:rPr>
          </w:rPrChange>
        </w:rPr>
        <w:t xml:space="preserve"> and recovery point </w:t>
      </w:r>
      <w:r w:rsidRPr="4986D35A">
        <w:rPr>
          <w:strike w:val="1"/>
          <w:highlight w:val="green"/>
          <w:rPrChange w:author="Syed Ahmed" w:date="2026-09-16T13:19:32.787Z" w16du:dateUtc="2026-09-16T13:19:32.787Z" w:id="1710632005">
            <w:rPr>
              <w:highlight w:val="green"/>
            </w:rPr>
          </w:rPrChange>
        </w:rPr>
        <w:t>objectives</w:t>
      </w:r>
      <w:r w:rsidRPr="4986D35A">
        <w:rPr>
          <w:strike w:val="1"/>
          <w:highlight w:val="green"/>
          <w:rPrChange w:author="Syed Ahmed" w:date="2026-09-16T13:19:32.787Z" w16du:dateUtc="2026-09-16T13:19:32.787Z" w:id="347488774">
            <w:rPr>
              <w:highlight w:val="green"/>
            </w:rPr>
          </w:rPrChange>
        </w:rPr>
        <w:t xml:space="preserve"> are captured alongside the peak usage </w:t>
      </w:r>
      <w:r w:rsidRPr="4986D35A">
        <w:rPr>
          <w:strike w:val="1"/>
          <w:highlight w:val="green"/>
          <w:rPrChange w:author="Syed Ahmed" w:date="2026-09-16T13:19:32.787Z" w16du:dateUtc="2026-09-16T13:19:32.787Z" w:id="1270375096">
            <w:rPr>
              <w:highlight w:val="green"/>
            </w:rPr>
          </w:rPrChange>
        </w:rPr>
        <w:t>window</w:t>
      </w:r>
      <w:r w:rsidRPr="4986D35A">
        <w:rPr>
          <w:strike w:val="1"/>
          <w:highlight w:val="green"/>
          <w:rPrChange w:author="Syed Ahmed" w:date="2026-09-16T13:19:32.787Z" w16du:dateUtc="2026-09-16T13:19:32.787Z" w:id="1888193236">
            <w:rPr>
              <w:highlight w:val="green"/>
            </w:rPr>
          </w:rPrChange>
        </w:rPr>
        <w:t xml:space="preserve"> and the calendar dates a cutover must avoid. Where the target design would deliver less than the current state, that shortfall becomes a gap requiring the </w:t>
      </w:r>
      <w:r w:rsidRPr="4986D35A">
        <w:rPr>
          <w:strike w:val="1"/>
          <w:highlight w:val="green"/>
          <w:rPrChange w:author="Syed Ahmed" w:date="2026-09-16T13:19:32.787Z" w16du:dateUtc="2026-09-16T13:19:32.787Z" w:id="91255355">
            <w:rPr>
              <w:highlight w:val="green"/>
            </w:rPr>
          </w:rPrChange>
        </w:rPr>
        <w:t>application</w:t>
      </w:r>
      <w:r w:rsidRPr="4986D35A">
        <w:rPr>
          <w:strike w:val="1"/>
          <w:highlight w:val="green"/>
          <w:rPrChange w:author="Syed Ahmed" w:date="2026-09-16T13:19:32.787Z" w16du:dateUtc="2026-09-16T13:19:32.787Z" w:id="2097611748">
            <w:rPr>
              <w:highlight w:val="green"/>
            </w:rPr>
          </w:rPrChange>
        </w:rPr>
        <w:t xml:space="preserve"> owner's explicit written acceptance rather than a technical footnote. These figures also frame the business conversation about acceptable downtime, which is far easier to hold before a date is committed than after.</w:t>
      </w:r>
    </w:p>
    <w:p w:rsidR="001F702A" w:rsidP="4986D35A" w:rsidRDefault="001F702A" w14:paraId="796FA365" w14:textId="77777777">
      <w:pPr>
        <w:pStyle w:val="Compact"/>
        <w:rPr>
          <w:strike w:val="1"/>
          <w:rPrChange w:author="Syed Ahmed" w:date="2026-09-16T13:19:32.788Z" w:id="149347593"/>
        </w:rPr>
      </w:pPr>
    </w:p>
    <w:tbl>
      <w:tblPr>
        <w:tblStyle w:val="Table"/>
        <w:tblW w:w="5000" w:type="pct"/>
        <w:tblLook w:val="0020" w:firstRow="1" w:lastRow="0" w:firstColumn="0" w:lastColumn="0" w:noHBand="0" w:noVBand="0"/>
      </w:tblPr>
      <w:tblGrid>
        <w:gridCol w:w="1550"/>
        <w:gridCol w:w="7926"/>
      </w:tblGrid>
      <w:tr w:rsidR="001F702A" w:rsidTr="4986D35A" w14:paraId="796FA368"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66" w14:textId="77777777">
            <w:pPr>
              <w:pStyle w:val="Compact"/>
              <w:rPr>
                <w:b w:val="1"/>
                <w:bCs w:val="1"/>
                <w:strike w:val="1"/>
                <w:highlight w:val="green"/>
                <w:rPrChange w:author="Syed Ahmed" w:date="2026-09-16T13:19:32.788Z" w:id="126267357">
                  <w:rPr>
                    <w:b w:val="1"/>
                    <w:bCs w:val="1"/>
                    <w:highlight w:val="green"/>
                  </w:rPr>
                </w:rPrChange>
              </w:rPr>
            </w:pPr>
            <w:r w:rsidRPr="4986D35A">
              <w:rPr>
                <w:b w:val="1"/>
                <w:bCs w:val="1"/>
                <w:strike w:val="1"/>
                <w:highlight w:val="green"/>
                <w:rPrChange w:author="Syed Ahmed" w:date="2026-09-16T13:19:32.788Z" w16du:dateUtc="2026-09-16T13:19:32.788Z" w:id="295976697">
                  <w:rPr>
                    <w:b w:val="1"/>
                    <w:bCs w:val="1"/>
                    <w:highlight w:val="green"/>
                  </w:rPr>
                </w:rPrChange>
              </w:rPr>
              <w:t>Business Criticality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67" w14:textId="77777777">
            <w:pPr>
              <w:pStyle w:val="Compact"/>
              <w:rPr>
                <w:i w:val="1"/>
                <w:iCs w:val="1"/>
                <w:strike w:val="1"/>
                <w:highlight w:val="green"/>
                <w:rPrChange w:author="Syed Ahmed" w:date="2026-09-16T13:19:32.79Z" w:id="388993786">
                  <w:rPr>
                    <w:i w:val="1"/>
                    <w:iCs w:val="1"/>
                    <w:highlight w:val="green"/>
                  </w:rPr>
                </w:rPrChange>
              </w:rPr>
            </w:pPr>
            <w:r w:rsidRPr="4986D35A">
              <w:rPr>
                <w:strike w:val="1"/>
                <w:highlight w:val="green"/>
                <w:rPrChange w:author="Syed Ahmed" w:date="2026-09-16T13:19:32.788Z" w16du:dateUtc="2026-09-16T13:19:32.788Z" w:id="925123028">
                  <w:rPr>
                    <w:highlight w:val="green"/>
                  </w:rPr>
                </w:rPrChange>
              </w:rPr>
              <w:t>Not yet provided — requested from GEHA, required by 2026-09-30 (Appendix B, item 12</w:t>
            </w:r>
            <w:r w:rsidRPr="4986D35A">
              <w:rPr>
                <w:strike w:val="1"/>
                <w:highlight w:val="green"/>
                <w:rPrChange w:author="Syed Ahmed" w:date="2026-09-16T13:19:32.788Z" w16du:dateUtc="2026-09-16T13:19:32.788Z" w:id="1561644833">
                  <w:rPr>
                    <w:highlight w:val="green"/>
                  </w:rPr>
                </w:rPrChange>
              </w:rPr>
              <w:t>).</w:t>
            </w:r>
            <w:r w:rsidRPr="4986D35A">
              <w:rPr>
                <w:i w:val="1"/>
                <w:iCs w:val="1"/>
                <w:strike w:val="1"/>
                <w:highlight w:val="green"/>
                <w:rPrChange w:author="Syed Ahmed" w:date="2026-09-16T13:19:32.788Z" w16du:dateUtc="2026-09-16T13:19:32.788Z" w:id="279961561">
                  <w:rPr>
                    <w:i w:val="1"/>
                    <w:iCs w:val="1"/>
                    <w:highlight w:val="green"/>
                  </w:rPr>
                </w:rPrChange>
              </w:rPr>
              <w:t>Critical</w:t>
            </w:r>
            <w:r w:rsidRPr="4986D35A">
              <w:rPr>
                <w:strike w:val="1"/>
                <w:highlight w:val="green"/>
                <w:rPrChange w:author="Syed Ahmed" w:date="2026-09-16T13:19:32.789Z" w16du:dateUtc="2026-09-16T13:19:32.789Z" w:id="1911821180">
                  <w:rPr>
                    <w:highlight w:val="green"/>
                  </w:rPr>
                </w:rPrChange>
              </w:rPr>
              <w:t xml:space="preserve"> ☐ </w:t>
            </w:r>
            <w:r w:rsidRPr="4986D35A">
              <w:rPr>
                <w:i w:val="1"/>
                <w:iCs w:val="1"/>
                <w:strike w:val="1"/>
                <w:highlight w:val="green"/>
                <w:rPrChange w:author="Syed Ahmed" w:date="2026-09-16T13:19:32.789Z" w16du:dateUtc="2026-09-16T13:19:32.789Z" w:id="2089624654">
                  <w:rPr>
                    <w:i w:val="1"/>
                    <w:iCs w:val="1"/>
                    <w:highlight w:val="green"/>
                  </w:rPr>
                </w:rPrChange>
              </w:rPr>
              <w:t>High</w:t>
            </w:r>
            <w:r w:rsidRPr="4986D35A">
              <w:rPr>
                <w:strike w:val="1"/>
                <w:highlight w:val="green"/>
                <w:rPrChange w:author="Syed Ahmed" w:date="2026-09-16T13:19:32.789Z" w16du:dateUtc="2026-09-16T13:19:32.789Z" w:id="1957277720">
                  <w:rPr>
                    <w:highlight w:val="green"/>
                  </w:rPr>
                </w:rPrChange>
              </w:rPr>
              <w:t xml:space="preserve"> ☐ </w:t>
            </w:r>
            <w:r w:rsidRPr="4986D35A">
              <w:rPr>
                <w:i w:val="1"/>
                <w:iCs w:val="1"/>
                <w:strike w:val="1"/>
                <w:highlight w:val="green"/>
                <w:rPrChange w:author="Syed Ahmed" w:date="2026-09-16T13:19:32.789Z" w16du:dateUtc="2026-09-16T13:19:32.789Z" w:id="1350887006">
                  <w:rPr>
                    <w:i w:val="1"/>
                    <w:iCs w:val="1"/>
                    <w:highlight w:val="green"/>
                  </w:rPr>
                </w:rPrChange>
              </w:rPr>
              <w:t>Medium</w:t>
            </w:r>
            <w:r w:rsidRPr="4986D35A">
              <w:rPr>
                <w:strike w:val="1"/>
                <w:highlight w:val="green"/>
                <w:rPrChange w:author="Syed Ahmed" w:date="2026-09-16T13:19:32.79Z" w16du:dateUtc="2026-09-16T13:19:32.79Z" w:id="1895725439">
                  <w:rPr>
                    <w:highlight w:val="green"/>
                  </w:rPr>
                </w:rPrChange>
              </w:rPr>
              <w:t xml:space="preserve"> ☐ </w:t>
            </w:r>
            <w:r w:rsidRPr="4986D35A">
              <w:rPr>
                <w:i w:val="1"/>
                <w:iCs w:val="1"/>
                <w:strike w:val="1"/>
                <w:highlight w:val="green"/>
                <w:rPrChange w:author="Syed Ahmed" w:date="2026-09-16T13:19:32.79Z" w16du:dateUtc="2026-09-16T13:19:32.79Z" w:id="1515021103">
                  <w:rPr>
                    <w:i w:val="1"/>
                    <w:iCs w:val="1"/>
                    <w:highlight w:val="green"/>
                  </w:rPr>
                </w:rPrChange>
              </w:rPr>
              <w:t>Low</w:t>
            </w:r>
          </w:p>
        </w:tc>
      </w:tr>
      <w:tr w:rsidR="001F702A" w:rsidTr="4986D35A" w14:paraId="796FA36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69" w14:textId="77777777">
            <w:pPr>
              <w:pStyle w:val="Compact"/>
              <w:rPr>
                <w:b w:val="1"/>
                <w:bCs w:val="1"/>
                <w:strike w:val="1"/>
                <w:highlight w:val="green"/>
                <w:rPrChange w:author="Syed Ahmed" w:date="2026-09-16T13:19:32.791Z" w:id="1293506392">
                  <w:rPr>
                    <w:b w:val="1"/>
                    <w:bCs w:val="1"/>
                    <w:highlight w:val="green"/>
                  </w:rPr>
                </w:rPrChange>
              </w:rPr>
            </w:pPr>
            <w:r w:rsidRPr="4986D35A">
              <w:rPr>
                <w:b w:val="1"/>
                <w:bCs w:val="1"/>
                <w:strike w:val="1"/>
                <w:highlight w:val="green"/>
                <w:rPrChange w:author="Syed Ahmed" w:date="2026-09-16T13:19:32.79Z" w16du:dateUtc="2026-09-16T13:19:32.79Z" w:id="698052927">
                  <w:rPr>
                    <w:b w:val="1"/>
                    <w:bCs w:val="1"/>
                    <w:highlight w:val="green"/>
                  </w:rPr>
                </w:rPrChange>
              </w:rPr>
              <w:t>Current Availability SLA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6A" w14:textId="77777777">
            <w:pPr>
              <w:pStyle w:val="Compact"/>
              <w:rPr>
                <w:i w:val="1"/>
                <w:iCs w:val="1"/>
                <w:strike w:val="1"/>
                <w:highlight w:val="green"/>
                <w:rPrChange w:author="Syed Ahmed" w:date="2026-09-16T13:19:32.791Z" w:id="1024343549">
                  <w:rPr>
                    <w:i w:val="1"/>
                    <w:iCs w:val="1"/>
                    <w:highlight w:val="green"/>
                  </w:rPr>
                </w:rPrChange>
              </w:rPr>
            </w:pPr>
            <w:r w:rsidRPr="4986D35A">
              <w:rPr>
                <w:i w:val="1"/>
                <w:iCs w:val="1"/>
                <w:strike w:val="1"/>
                <w:highlight w:val="green"/>
                <w:rPrChange w:author="Syed Ahmed" w:date="2026-09-16T13:19:32.791Z" w16du:dateUtc="2026-09-16T13:19:32.791Z" w:id="813214929">
                  <w:rPr>
                    <w:i w:val="1"/>
                    <w:iCs w:val="1"/>
                    <w:highlight w:val="green"/>
                  </w:rPr>
                </w:rPrChange>
              </w:rPr>
              <w:t>Not yet provided — requested from GEHA, required by 2026-09-30 (Appendix B, item 12).</w:t>
            </w:r>
          </w:p>
        </w:tc>
      </w:tr>
      <w:tr w:rsidR="001F702A" w:rsidTr="4986D35A" w14:paraId="796FA36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6C" w14:textId="77777777">
            <w:pPr>
              <w:pStyle w:val="Compact"/>
              <w:rPr>
                <w:b w:val="1"/>
                <w:bCs w:val="1"/>
                <w:strike w:val="1"/>
                <w:highlight w:val="green"/>
                <w:rPrChange w:author="Syed Ahmed" w:date="2026-09-16T13:19:32.791Z" w:id="1944225554">
                  <w:rPr>
                    <w:b w:val="1"/>
                    <w:bCs w:val="1"/>
                    <w:highlight w:val="green"/>
                  </w:rPr>
                </w:rPrChange>
              </w:rPr>
            </w:pPr>
            <w:r w:rsidRPr="4986D35A">
              <w:rPr>
                <w:b w:val="1"/>
                <w:bCs w:val="1"/>
                <w:strike w:val="1"/>
                <w:highlight w:val="green"/>
                <w:rPrChange w:author="Syed Ahmed" w:date="2026-09-16T13:19:32.791Z" w16du:dateUtc="2026-09-16T13:19:32.791Z" w:id="308342985">
                  <w:rPr>
                    <w:b w:val="1"/>
                    <w:bCs w:val="1"/>
                    <w:highlight w:val="green"/>
                  </w:rPr>
                </w:rPrChange>
              </w:rPr>
              <w:t>RTO (Recovery Time Objective)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6D" w14:textId="77777777">
            <w:pPr>
              <w:pStyle w:val="Compact"/>
              <w:rPr>
                <w:i w:val="1"/>
                <w:iCs w:val="1"/>
                <w:strike w:val="1"/>
                <w:highlight w:val="green"/>
                <w:rPrChange w:author="Syed Ahmed" w:date="2026-09-16T13:19:32.792Z" w:id="2080853354">
                  <w:rPr>
                    <w:i w:val="1"/>
                    <w:iCs w:val="1"/>
                    <w:highlight w:val="green"/>
                  </w:rPr>
                </w:rPrChange>
              </w:rPr>
            </w:pPr>
            <w:r w:rsidRPr="4986D35A">
              <w:rPr>
                <w:i w:val="1"/>
                <w:iCs w:val="1"/>
                <w:strike w:val="1"/>
                <w:highlight w:val="green"/>
                <w:rPrChange w:author="Syed Ahmed" w:date="2026-09-16T13:19:32.792Z" w16du:dateUtc="2026-09-16T13:19:32.792Z" w:id="1812296016">
                  <w:rPr>
                    <w:i w:val="1"/>
                    <w:iCs w:val="1"/>
                    <w:highlight w:val="green"/>
                  </w:rPr>
                </w:rPrChange>
              </w:rPr>
              <w:t>Not yet provided — requested from GEHA, required by 2026-09-30 (Appendix B, item 12).</w:t>
            </w:r>
          </w:p>
        </w:tc>
      </w:tr>
      <w:tr w:rsidR="001F702A" w:rsidTr="4986D35A" w14:paraId="796FA37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6F" w14:textId="77777777">
            <w:pPr>
              <w:pStyle w:val="Compact"/>
              <w:rPr>
                <w:b w:val="1"/>
                <w:bCs w:val="1"/>
                <w:strike w:val="1"/>
                <w:highlight w:val="green"/>
                <w:rPrChange w:author="Syed Ahmed" w:date="2026-09-16T13:19:32.792Z" w:id="1002291032">
                  <w:rPr>
                    <w:b w:val="1"/>
                    <w:bCs w:val="1"/>
                    <w:highlight w:val="green"/>
                  </w:rPr>
                </w:rPrChange>
              </w:rPr>
            </w:pPr>
            <w:r w:rsidRPr="4986D35A">
              <w:rPr>
                <w:b w:val="1"/>
                <w:bCs w:val="1"/>
                <w:strike w:val="1"/>
                <w:highlight w:val="green"/>
                <w:rPrChange w:author="Syed Ahmed" w:date="2026-09-16T13:19:32.792Z" w16du:dateUtc="2026-09-16T13:19:32.792Z" w:id="591599445">
                  <w:rPr>
                    <w:b w:val="1"/>
                    <w:bCs w:val="1"/>
                    <w:highlight w:val="green"/>
                  </w:rPr>
                </w:rPrChange>
              </w:rPr>
              <w:t>RPO (Recovery Point Objective)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70" w14:textId="77777777">
            <w:pPr>
              <w:pStyle w:val="Compact"/>
              <w:rPr>
                <w:i w:val="1"/>
                <w:iCs w:val="1"/>
                <w:strike w:val="1"/>
                <w:highlight w:val="green"/>
                <w:rPrChange w:author="Syed Ahmed" w:date="2026-09-16T13:19:32.793Z" w:id="1571731233">
                  <w:rPr>
                    <w:i w:val="1"/>
                    <w:iCs w:val="1"/>
                    <w:highlight w:val="green"/>
                  </w:rPr>
                </w:rPrChange>
              </w:rPr>
            </w:pPr>
            <w:r w:rsidRPr="4986D35A">
              <w:rPr>
                <w:i w:val="1"/>
                <w:iCs w:val="1"/>
                <w:strike w:val="1"/>
                <w:highlight w:val="green"/>
                <w:rPrChange w:author="Syed Ahmed" w:date="2026-09-16T13:19:32.792Z" w16du:dateUtc="2026-09-16T13:19:32.792Z" w:id="1494696378">
                  <w:rPr>
                    <w:i w:val="1"/>
                    <w:iCs w:val="1"/>
                    <w:highlight w:val="green"/>
                  </w:rPr>
                </w:rPrChange>
              </w:rPr>
              <w:t>Not yet provided — requested from GEHA, required by 2026-09-30 (Appendix B, item 12).</w:t>
            </w:r>
          </w:p>
        </w:tc>
      </w:tr>
      <w:tr w:rsidR="001F702A" w:rsidTr="4986D35A" w14:paraId="796FA37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72" w14:textId="77777777">
            <w:pPr>
              <w:pStyle w:val="Compact"/>
              <w:rPr>
                <w:b w:val="1"/>
                <w:bCs w:val="1"/>
                <w:strike w:val="1"/>
                <w:highlight w:val="green"/>
                <w:rPrChange w:author="Syed Ahmed" w:date="2026-09-16T13:19:32.793Z" w:id="2008423126">
                  <w:rPr>
                    <w:b w:val="1"/>
                    <w:bCs w:val="1"/>
                    <w:highlight w:val="green"/>
                  </w:rPr>
                </w:rPrChange>
              </w:rPr>
            </w:pPr>
            <w:r w:rsidRPr="4986D35A">
              <w:rPr>
                <w:b w:val="1"/>
                <w:bCs w:val="1"/>
                <w:strike w:val="1"/>
                <w:highlight w:val="green"/>
                <w:rPrChange w:author="Syed Ahmed" w:date="2026-09-16T13:19:32.793Z" w16du:dateUtc="2026-09-16T13:19:32.793Z" w:id="1874302635">
                  <w:rPr>
                    <w:b w:val="1"/>
                    <w:bCs w:val="1"/>
                    <w:highlight w:val="green"/>
                  </w:rPr>
                </w:rPrChange>
              </w:rPr>
              <w:t>Peak Usage Window</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73" w14:textId="77777777">
            <w:pPr>
              <w:pStyle w:val="Compact"/>
              <w:rPr>
                <w:i w:val="1"/>
                <w:iCs w:val="1"/>
                <w:strike w:val="1"/>
                <w:highlight w:val="green"/>
                <w:rPrChange w:author="Syed Ahmed" w:date="2026-09-16T13:19:32.793Z" w:id="1035281260">
                  <w:rPr>
                    <w:i w:val="1"/>
                    <w:iCs w:val="1"/>
                    <w:highlight w:val="green"/>
                  </w:rPr>
                </w:rPrChange>
              </w:rPr>
            </w:pPr>
            <w:r w:rsidRPr="4986D35A">
              <w:rPr>
                <w:i w:val="1"/>
                <w:iCs w:val="1"/>
                <w:strike w:val="1"/>
                <w:highlight w:val="green"/>
                <w:rPrChange w:author="Syed Ahmed" w:date="2026-09-16T13:19:32.793Z" w16du:dateUtc="2026-09-16T13:19:32.793Z" w:id="700854311">
                  <w:rPr>
                    <w:i w:val="1"/>
                    <w:iCs w:val="1"/>
                    <w:highlight w:val="green"/>
                  </w:rPr>
                </w:rPrChange>
              </w:rPr>
              <w:t>Not yet provided — requested from GEHA, required by 2026-09-30 (Appendix B, item 12).</w:t>
            </w:r>
          </w:p>
        </w:tc>
      </w:tr>
      <w:tr w:rsidR="001F702A" w:rsidTr="4986D35A" w14:paraId="796FA37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75" w14:textId="77777777">
            <w:pPr>
              <w:pStyle w:val="Compact"/>
              <w:rPr>
                <w:b w:val="1"/>
                <w:bCs w:val="1"/>
                <w:strike w:val="1"/>
                <w:highlight w:val="green"/>
                <w:rPrChange w:author="Syed Ahmed" w:date="2026-09-16T13:19:32.794Z" w:id="811598643">
                  <w:rPr>
                    <w:b w:val="1"/>
                    <w:bCs w:val="1"/>
                    <w:highlight w:val="green"/>
                  </w:rPr>
                </w:rPrChange>
              </w:rPr>
            </w:pPr>
            <w:r w:rsidRPr="4986D35A">
              <w:rPr>
                <w:b w:val="1"/>
                <w:bCs w:val="1"/>
                <w:strike w:val="1"/>
                <w:highlight w:val="green"/>
                <w:rPrChange w:author="Syed Ahmed" w:date="2026-09-16T13:19:32.794Z" w16du:dateUtc="2026-09-16T13:19:32.794Z" w:id="1799641651">
                  <w:rPr>
                    <w:b w:val="1"/>
                    <w:bCs w:val="1"/>
                    <w:highlight w:val="green"/>
                  </w:rPr>
                </w:rPrChange>
              </w:rPr>
              <w:t>Business Calendar Constraints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76" w14:textId="77777777">
            <w:pPr>
              <w:pStyle w:val="Compact"/>
              <w:rPr>
                <w:i w:val="1"/>
                <w:iCs w:val="1"/>
                <w:strike w:val="1"/>
                <w:highlight w:val="green"/>
                <w:rPrChange w:author="Syed Ahmed" w:date="2026-09-16T13:19:32.794Z" w:id="586937381">
                  <w:rPr>
                    <w:i w:val="1"/>
                    <w:iCs w:val="1"/>
                    <w:highlight w:val="green"/>
                  </w:rPr>
                </w:rPrChange>
              </w:rPr>
            </w:pPr>
            <w:r w:rsidRPr="4986D35A">
              <w:rPr>
                <w:i w:val="1"/>
                <w:iCs w:val="1"/>
                <w:strike w:val="1"/>
                <w:highlight w:val="green"/>
                <w:rPrChange w:author="Syed Ahmed" w:date="2026-09-16T13:19:32.794Z" w16du:dateUtc="2026-09-16T13:19:32.794Z" w:id="353415628">
                  <w:rPr>
                    <w:i w:val="1"/>
                    <w:iCs w:val="1"/>
                    <w:highlight w:val="green"/>
                  </w:rPr>
                </w:rPrChange>
              </w:rPr>
              <w:t xml:space="preserve">Open </w:t>
            </w:r>
            <w:r w:rsidRPr="4986D35A">
              <w:rPr>
                <w:i w:val="1"/>
                <w:iCs w:val="1"/>
                <w:strike w:val="1"/>
                <w:highlight w:val="green"/>
                <w:rPrChange w:author="Syed Ahmed" w:date="2026-09-16T13:19:32.794Z" w16du:dateUtc="2026-09-16T13:19:32.794Z" w:id="665645995">
                  <w:rPr>
                    <w:i w:val="1"/>
                    <w:iCs w:val="1"/>
                    <w:highlight w:val="green"/>
                  </w:rPr>
                </w:rPrChange>
              </w:rPr>
              <w:t>enrolment</w:t>
            </w:r>
            <w:r w:rsidRPr="4986D35A">
              <w:rPr>
                <w:i w:val="1"/>
                <w:iCs w:val="1"/>
                <w:strike w:val="1"/>
                <w:highlight w:val="green"/>
                <w:rPrChange w:author="Syed Ahmed" w:date="2026-09-16T13:19:32.794Z" w16du:dateUtc="2026-09-16T13:19:32.794Z" w:id="423575242">
                  <w:rPr>
                    <w:i w:val="1"/>
                    <w:iCs w:val="1"/>
                    <w:highlight w:val="green"/>
                  </w:rPr>
                </w:rPrChange>
              </w:rPr>
              <w:t xml:space="preserve"> / </w:t>
            </w:r>
            <w:r w:rsidRPr="4986D35A">
              <w:rPr>
                <w:i w:val="1"/>
                <w:iCs w:val="1"/>
                <w:strike w:val="1"/>
                <w:highlight w:val="green"/>
                <w:rPrChange w:author="Syed Ahmed" w:date="2026-09-16T13:19:32.794Z" w16du:dateUtc="2026-09-16T13:19:32.794Z" w:id="709484771">
                  <w:rPr>
                    <w:i w:val="1"/>
                    <w:iCs w:val="1"/>
                    <w:highlight w:val="green"/>
                  </w:rPr>
                </w:rPrChange>
              </w:rPr>
              <w:t>open season</w:t>
            </w:r>
            <w:r w:rsidRPr="4986D35A">
              <w:rPr>
                <w:i w:val="1"/>
                <w:iCs w:val="1"/>
                <w:strike w:val="1"/>
                <w:highlight w:val="green"/>
                <w:rPrChange w:author="Syed Ahmed" w:date="2026-09-16T13:19:32.794Z" w16du:dateUtc="2026-09-16T13:19:32.794Z" w:id="1519851677">
                  <w:rPr>
                    <w:i w:val="1"/>
                    <w:iCs w:val="1"/>
                    <w:highlight w:val="green"/>
                  </w:rPr>
                </w:rPrChange>
              </w:rPr>
              <w:t xml:space="preserve"> — GEHA-wide constraint; confirm application-specific dates with the owner. Program blackouts: 1 Nov-14 Dec 2026 and 1 Nov-13 Dec 2027 (SOW: production cutovers barred; Christmas close 22 Dec-2 Jan).</w:t>
            </w:r>
          </w:p>
        </w:tc>
      </w:tr>
      <w:tr w:rsidR="001F702A" w:rsidTr="4986D35A" w14:paraId="796FA37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78" w14:textId="77777777">
            <w:pPr>
              <w:pStyle w:val="Compact"/>
              <w:rPr>
                <w:b w:val="1"/>
                <w:bCs w:val="1"/>
                <w:strike w:val="1"/>
                <w:highlight w:val="green"/>
                <w:rPrChange w:author="Syed Ahmed" w:date="2026-09-16T13:19:32.794Z" w:id="357347566">
                  <w:rPr>
                    <w:b w:val="1"/>
                    <w:bCs w:val="1"/>
                    <w:highlight w:val="green"/>
                  </w:rPr>
                </w:rPrChange>
              </w:rPr>
            </w:pPr>
            <w:r w:rsidRPr="4986D35A">
              <w:rPr>
                <w:b w:val="1"/>
                <w:bCs w:val="1"/>
                <w:strike w:val="1"/>
                <w:highlight w:val="green"/>
                <w:rPrChange w:author="Syed Ahmed" w:date="2026-09-16T13:19:32.794Z" w16du:dateUtc="2026-09-16T13:19:32.794Z" w:id="1241948763">
                  <w:rPr>
                    <w:b w:val="1"/>
                    <w:bCs w:val="1"/>
                    <w:highlight w:val="green"/>
                  </w:rPr>
                </w:rPrChange>
              </w:rPr>
              <w:t>Regulatory / Compliance Scope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79" w14:textId="77777777">
            <w:pPr>
              <w:pStyle w:val="Compact"/>
              <w:rPr>
                <w:i w:val="1"/>
                <w:iCs w:val="1"/>
                <w:strike w:val="1"/>
                <w:highlight w:val="green"/>
                <w:rPrChange w:author="Syed Ahmed" w:date="2026-09-16T13:19:32.795Z" w:id="234122383">
                  <w:rPr>
                    <w:i w:val="1"/>
                    <w:iCs w:val="1"/>
                    <w:highlight w:val="green"/>
                  </w:rPr>
                </w:rPrChange>
              </w:rPr>
            </w:pPr>
            <w:r w:rsidRPr="4986D35A">
              <w:rPr>
                <w:i w:val="1"/>
                <w:iCs w:val="1"/>
                <w:strike w:val="1"/>
                <w:highlight w:val="green"/>
                <w:rPrChange w:author="Syed Ahmed" w:date="2026-09-16T13:19:32.795Z" w16du:dateUtc="2026-09-16T13:19:32.795Z" w:id="597532514">
                  <w:rPr>
                    <w:i w:val="1"/>
                    <w:iCs w:val="1"/>
                    <w:highlight w:val="green"/>
                  </w:rPr>
                </w:rPrChange>
              </w:rPr>
              <w:t>Not yet provided — requested from GEHA, required by 2026-09-30 (Appendix B, item 12).</w:t>
            </w:r>
          </w:p>
        </w:tc>
      </w:tr>
    </w:tbl>
    <w:p w:rsidR="001F702A" w:rsidP="4986D35A" w:rsidRDefault="00000000" w14:paraId="796FA37B" w14:textId="77777777">
      <w:pPr>
        <w:pStyle w:val="BodyText"/>
        <w:rPr>
          <w:b w:val="1"/>
          <w:bCs w:val="1"/>
          <w:strike w:val="1"/>
          <w:sz w:val="15"/>
          <w:szCs w:val="15"/>
          <w:highlight w:val="green"/>
          <w:rPrChange w:author="Syed Ahmed" w:date="2026-09-16T13:19:32.795Z" w:id="464766879">
            <w:rPr>
              <w:b w:val="1"/>
              <w:bCs w:val="1"/>
              <w:sz w:val="15"/>
              <w:szCs w:val="15"/>
              <w:highlight w:val="green"/>
            </w:rPr>
          </w:rPrChange>
        </w:rPr>
      </w:pPr>
      <w:r w:rsidRPr="4986D35A">
        <w:rPr>
          <w:b w:val="1"/>
          <w:bCs w:val="1"/>
          <w:strike w:val="1"/>
          <w:sz w:val="15"/>
          <w:szCs w:val="15"/>
          <w:highlight w:val="green"/>
          <w:rPrChange w:author="Syed Ahmed" w:date="2026-09-16T13:19:32.795Z" w16du:dateUtc="2026-09-16T13:19:32.795Z" w:id="171386711">
            <w:rPr>
              <w:b w:val="1"/>
              <w:bCs w:val="1"/>
              <w:sz w:val="15"/>
              <w:szCs w:val="15"/>
              <w:highlight w:val="green"/>
            </w:rPr>
          </w:rPrChange>
        </w:rPr>
        <w:t>Table 3.3 — Criticality &amp; Service Levels</w:t>
      </w:r>
    </w:p>
    <w:p w:rsidR="001F702A" w:rsidRDefault="001F702A" w14:paraId="796FA37C" w14:textId="77777777">
      <w:pPr>
        <w:pStyle w:val="Compact"/>
      </w:pPr>
    </w:p>
    <w:p w:rsidR="001F702A" w:rsidP="4986D35A" w:rsidRDefault="00000000" w14:paraId="796FA37D" w14:textId="77777777">
      <w:pPr>
        <w:pStyle w:val="Heading2"/>
        <w:rPr>
          <w:strike w:val="1"/>
          <w:rPrChange w:author="Syed Ahmed" w:date="2026-09-16T13:19:45.712Z" w:id="1509992677"/>
        </w:rPr>
      </w:pPr>
      <w:bookmarkStart w:name="performance-baseline" w:id="9"/>
      <w:bookmarkEnd w:id="8"/>
      <w:r w:rsidRPr="4986D35A">
        <w:rPr>
          <w:strike w:val="1"/>
          <w:rPrChange w:author="Syed Ahmed" w:date="2026-09-16T13:19:45.711Z" w16du:dateUtc="2026-09-16T13:19:45.711Z" w:id="246416450"/>
        </w:rPr>
        <w:t>3.4 Performance Baseline</w:t>
      </w:r>
    </w:p>
    <w:p w:rsidR="001F702A" w:rsidP="4986D35A" w:rsidRDefault="00000000" w14:paraId="796FA37E" w14:textId="77777777">
      <w:pPr>
        <w:pStyle w:val="FirstParagraph"/>
        <w:rPr>
          <w:strike w:val="1"/>
          <w:rPrChange w:author="Syed Ahmed" w:date="2026-09-16T13:19:45.713Z" w:id="2093750687"/>
        </w:rPr>
      </w:pPr>
      <w:r w:rsidRPr="4986D35A">
        <w:rPr>
          <w:strike w:val="1"/>
          <w:rPrChange w:author="Syed Ahmed" w:date="2026-09-16T13:19:45.712Z" w16du:dateUtc="2026-09-16T13:19:45.712Z" w:id="2147163566"/>
        </w:rPr>
        <w:t xml:space="preserve">Performance complaints after go-live cannot be resolved against an undocumented baseline, so the application's present behavior is measured and recorded here before anything moves. Typical and worst-case response times for the most-used functions, elapsed times for significant batch jobs, </w:t>
      </w:r>
      <w:r w:rsidRPr="4986D35A">
        <w:rPr>
          <w:strike w:val="1"/>
          <w:rPrChange w:author="Syed Ahmed" w:date="2026-09-16T13:19:45.712Z" w16du:dateUtc="2026-09-16T13:19:45.712Z" w:id="676829760"/>
        </w:rPr>
        <w:t>observed</w:t>
      </w:r>
      <w:r w:rsidRPr="4986D35A">
        <w:rPr>
          <w:strike w:val="1"/>
          <w:rPrChange w:author="Syed Ahmed" w:date="2026-09-16T13:19:45.712Z" w16du:dateUtc="2026-09-16T13:19:45.712Z" w:id="1235010117"/>
        </w:rPr>
        <w:t xml:space="preserve"> peak </w:t>
      </w:r>
      <w:r w:rsidRPr="4986D35A">
        <w:rPr>
          <w:strike w:val="1"/>
          <w:rPrChange w:author="Syed Ahmed" w:date="2026-09-16T13:19:45.712Z" w16du:dateUtc="2026-09-16T13:19:45.712Z" w:id="565418201"/>
        </w:rPr>
        <w:t>concurrency</w:t>
      </w:r>
      <w:r w:rsidRPr="4986D35A">
        <w:rPr>
          <w:strike w:val="1"/>
          <w:rPrChange w:author="Syed Ahmed" w:date="2026-09-16T13:19:45.712Z" w16du:dateUtc="2026-09-16T13:19:45.712Z" w:id="621904048"/>
        </w:rPr>
        <w:t xml:space="preserve"> and transaction volumes are all captured with the conditions under which they were measured. The measurement date matters as much as the figure: a baseline older than the last </w:t>
      </w:r>
      <w:r w:rsidRPr="4986D35A">
        <w:rPr>
          <w:strike w:val="1"/>
          <w:rPrChange w:author="Syed Ahmed" w:date="2026-09-16T13:19:45.712Z" w16du:dateUtc="2026-09-16T13:19:45.712Z" w:id="956618826"/>
        </w:rPr>
        <w:t>significant change</w:t>
      </w:r>
      <w:r w:rsidRPr="4986D35A">
        <w:rPr>
          <w:strike w:val="1"/>
          <w:rPrChange w:author="Syed Ahmed" w:date="2026-09-16T13:19:45.712Z" w16du:dateUtc="2026-09-16T13:19:45.712Z" w:id="1987089847"/>
        </w:rPr>
        <w:t xml:space="preserve"> to the application is not a baseline. These numbers become the exit criteria for performance testing, converting a subjective judgment into a pass or fail.</w:t>
      </w:r>
    </w:p>
    <w:p w:rsidR="001F702A" w:rsidP="4986D35A" w:rsidRDefault="001F702A" w14:paraId="796FA37F" w14:textId="77777777">
      <w:pPr>
        <w:pStyle w:val="Compact"/>
        <w:rPr>
          <w:strike w:val="1"/>
          <w:rPrChange w:author="Syed Ahmed" w:date="2026-09-16T13:19:45.713Z" w:id="122873080"/>
        </w:rPr>
      </w:pPr>
    </w:p>
    <w:tbl>
      <w:tblPr>
        <w:tblStyle w:val="Table"/>
        <w:tblW w:w="5000" w:type="pct"/>
        <w:tblLook w:val="0020" w:firstRow="1" w:lastRow="0" w:firstColumn="0" w:lastColumn="0" w:noHBand="0" w:noVBand="0"/>
        <w:tblPrChange w:author="Syed Ahmed" w:date="2026-09-16T13:19:39.4Z" w16du:dateUtc="2026-09-16T13:19:39.4Z" w:id="905500575">
          <w:tblPr>
            <w:tblStyle w:val="Table"/>
            <w:tblW w:w="5000" w:type="pct"/>
            <w:tblLook w:val="0020" w:firstRow="1" w:lastRow="0" w:firstColumn="0" w:lastColumn="0" w:noHBand="0" w:noVBand="0"/>
          </w:tblPr>
        </w:tblPrChange>
      </w:tblPr>
      <w:tblGrid>
        <w:gridCol w:w="1652"/>
        <w:gridCol w:w="7824"/>
        <w:tblGridChange w:id="1036169633">
          <w:tblGrid>
            <w:gridCol w:w="1652"/>
            <w:gridCol w:w="7824"/>
          </w:tblGrid>
        </w:tblGridChange>
      </w:tblGrid>
      <w:tr w:rsidR="001F702A" w:rsidTr="4986D35A" w14:paraId="796FA38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80" w14:textId="77777777">
            <w:pPr>
              <w:pStyle w:val="Compact"/>
              <w:rPr>
                <w:b w:val="1"/>
                <w:bCs w:val="1"/>
                <w:strike w:val="1"/>
                <w:rPrChange w:author="Syed Ahmed" w:date="2026-09-16T13:19:45.713Z" w:id="510036658"/>
              </w:rPr>
            </w:pPr>
            <w:r w:rsidRPr="4986D35A">
              <w:rPr>
                <w:b w:val="1"/>
                <w:bCs w:val="1"/>
                <w:strike w:val="1"/>
                <w:rPrChange w:author="Syed Ahmed" w:date="2026-09-16T13:19:45.713Z" w16du:dateUtc="2026-09-16T13:19:45.713Z" w:id="1389006934">
                  <w:rPr>
                    <w:b w:val="1"/>
                    <w:bCs w:val="1"/>
                  </w:rPr>
                </w:rPrChange>
              </w:rPr>
              <w:t>Transaction / Screen Response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81" w14:textId="77777777">
            <w:pPr>
              <w:pStyle w:val="Compact"/>
              <w:rPr>
                <w:i w:val="1"/>
                <w:iCs w:val="1"/>
                <w:strike w:val="1"/>
                <w:rPrChange w:author="Syed Ahmed" w:date="2026-09-16T13:19:45.714Z" w:id="1672809687"/>
              </w:rPr>
            </w:pPr>
            <w:r w:rsidRPr="4986D35A">
              <w:rPr>
                <w:i w:val="1"/>
                <w:iCs w:val="1"/>
                <w:strike w:val="1"/>
                <w:rPrChange w:author="Syed Ahmed" w:date="2026-09-16T13:19:45.713Z" w16du:dateUtc="2026-09-16T13:19:45.713Z" w:id="933582079">
                  <w:rPr>
                    <w:i w:val="1"/>
                    <w:iCs w:val="1"/>
                  </w:rPr>
                </w:rPrChange>
              </w:rPr>
              <w:t>Not yet provided — requested from GEHA, required by 2026-09-30 (Appendix B, item 12).</w:t>
            </w:r>
          </w:p>
        </w:tc>
      </w:tr>
      <w:tr w:rsidR="001F702A" w:rsidTr="4986D35A" w14:paraId="796FA38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83" w14:textId="77777777">
            <w:pPr>
              <w:pStyle w:val="Compact"/>
              <w:rPr>
                <w:b w:val="1"/>
                <w:bCs w:val="1"/>
                <w:strike w:val="1"/>
                <w:rPrChange w:author="Syed Ahmed" w:date="2026-09-16T13:19:45.714Z" w:id="27111410"/>
              </w:rPr>
            </w:pPr>
            <w:r w:rsidRPr="4986D35A">
              <w:rPr>
                <w:b w:val="1"/>
                <w:bCs w:val="1"/>
                <w:strike w:val="1"/>
                <w:rPrChange w:author="Syed Ahmed" w:date="2026-09-16T13:19:45.714Z" w16du:dateUtc="2026-09-16T13:19:45.714Z" w:id="199119547">
                  <w:rPr>
                    <w:b w:val="1"/>
                    <w:bCs w:val="1"/>
                  </w:rPr>
                </w:rPrChange>
              </w:rPr>
              <w:t>Batch and Report Durations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84" w14:textId="77777777">
            <w:pPr>
              <w:pStyle w:val="Compact"/>
              <w:rPr>
                <w:i w:val="1"/>
                <w:iCs w:val="1"/>
                <w:strike w:val="1"/>
                <w:rPrChange w:author="Syed Ahmed" w:date="2026-09-16T13:19:45.715Z" w:id="888709823"/>
              </w:rPr>
            </w:pPr>
            <w:r w:rsidRPr="4986D35A">
              <w:rPr>
                <w:i w:val="1"/>
                <w:iCs w:val="1"/>
                <w:strike w:val="1"/>
                <w:rPrChange w:author="Syed Ahmed" w:date="2026-09-16T13:19:45.714Z" w16du:dateUtc="2026-09-16T13:19:45.714Z" w:id="1331154033">
                  <w:rPr>
                    <w:i w:val="1"/>
                    <w:iCs w:val="1"/>
                  </w:rPr>
                </w:rPrChange>
              </w:rPr>
              <w:t>Not yet provided — requested from GEHA, required by 2026-09-30 (Appendix B, item 12).</w:t>
            </w:r>
          </w:p>
        </w:tc>
      </w:tr>
      <w:tr w:rsidR="001F702A" w:rsidTr="4986D35A" w14:paraId="796FA38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86" w14:textId="77777777">
            <w:pPr>
              <w:pStyle w:val="Compact"/>
              <w:rPr>
                <w:b w:val="1"/>
                <w:bCs w:val="1"/>
                <w:strike w:val="1"/>
                <w:rPrChange w:author="Syed Ahmed" w:date="2026-09-16T13:19:45.715Z" w:id="598810719"/>
              </w:rPr>
            </w:pPr>
            <w:r w:rsidRPr="4986D35A">
              <w:rPr>
                <w:b w:val="1"/>
                <w:bCs w:val="1"/>
                <w:strike w:val="1"/>
                <w:rPrChange w:author="Syed Ahmed" w:date="2026-09-16T13:19:45.715Z" w16du:dateUtc="2026-09-16T13:19:45.715Z" w:id="195685745">
                  <w:rPr>
                    <w:b w:val="1"/>
                    <w:bCs w:val="1"/>
                  </w:rPr>
                </w:rPrChange>
              </w:rPr>
              <w:t>Peak Concurrency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87" w14:textId="77777777">
            <w:pPr>
              <w:pStyle w:val="Compact"/>
              <w:rPr>
                <w:i w:val="1"/>
                <w:iCs w:val="1"/>
                <w:strike w:val="1"/>
                <w:rPrChange w:author="Syed Ahmed" w:date="2026-09-16T13:19:45.715Z" w:id="698761163"/>
              </w:rPr>
            </w:pPr>
            <w:r w:rsidRPr="4986D35A">
              <w:rPr>
                <w:i w:val="1"/>
                <w:iCs w:val="1"/>
                <w:strike w:val="1"/>
                <w:rPrChange w:author="Syed Ahmed" w:date="2026-09-16T13:19:45.715Z" w16du:dateUtc="2026-09-16T13:19:45.715Z" w:id="737563520">
                  <w:rPr>
                    <w:i w:val="1"/>
                    <w:iCs w:val="1"/>
                  </w:rPr>
                </w:rPrChange>
              </w:rPr>
              <w:t xml:space="preserve">Instance activity classified Low; CPU Low, memory Moderate, storage </w:t>
            </w:r>
            <w:r w:rsidRPr="4986D35A">
              <w:rPr>
                <w:i w:val="1"/>
                <w:iCs w:val="1"/>
                <w:strike w:val="1"/>
                <w:rPrChange w:author="Syed Ahmed" w:date="2026-09-16T13:19:45.715Z" w16du:dateUtc="2026-09-16T13:19:45.715Z" w:id="708951496">
                  <w:rPr>
                    <w:i w:val="1"/>
                    <w:iCs w:val="1"/>
                  </w:rPr>
                </w:rPrChange>
              </w:rPr>
              <w:t>Moderate  (</w:t>
            </w:r>
            <w:r w:rsidRPr="4986D35A">
              <w:rPr>
                <w:i w:val="1"/>
                <w:iCs w:val="1"/>
                <w:strike w:val="1"/>
                <w:rPrChange w:author="Syed Ahmed" w:date="2026-09-16T13:19:45.715Z" w16du:dateUtc="2026-09-16T13:19:45.715Z" w:id="1912198480">
                  <w:rPr>
                    <w:i w:val="1"/>
                    <w:iCs w:val="1"/>
                  </w:rPr>
                </w:rPrChange>
              </w:rPr>
              <w:t>Source: Matilda Discovery Assessment Summary (Host Details / Instance Assessment), as-of 08-Aug-2026)</w:t>
            </w:r>
          </w:p>
        </w:tc>
      </w:tr>
      <w:tr w:rsidR="001F702A" w:rsidTr="4986D35A" w14:paraId="796FA38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89" w14:textId="77777777">
            <w:pPr>
              <w:pStyle w:val="Compact"/>
              <w:rPr>
                <w:b w:val="1"/>
                <w:bCs w:val="1"/>
                <w:strike w:val="1"/>
                <w:rPrChange w:author="Syed Ahmed" w:date="2026-09-16T13:19:45.716Z" w:id="78944676"/>
              </w:rPr>
            </w:pPr>
            <w:r w:rsidRPr="4986D35A">
              <w:rPr>
                <w:b w:val="1"/>
                <w:bCs w:val="1"/>
                <w:strike w:val="1"/>
                <w:rPrChange w:author="Syed Ahmed" w:date="2026-09-16T13:19:45.716Z" w16du:dateUtc="2026-09-16T13:19:45.716Z" w:id="206327252">
                  <w:rPr>
                    <w:b w:val="1"/>
                    <w:bCs w:val="1"/>
                  </w:rPr>
                </w:rPrChange>
              </w:rPr>
              <w:t>Transaction Volume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8A" w14:textId="77777777">
            <w:pPr>
              <w:pStyle w:val="Compact"/>
              <w:rPr>
                <w:i w:val="1"/>
                <w:iCs w:val="1"/>
                <w:strike w:val="1"/>
                <w:rPrChange w:author="Syed Ahmed" w:date="2026-09-16T13:19:45.716Z" w:id="129299142"/>
              </w:rPr>
            </w:pPr>
            <w:r w:rsidRPr="4986D35A">
              <w:rPr>
                <w:i w:val="1"/>
                <w:iCs w:val="1"/>
                <w:strike w:val="1"/>
                <w:rPrChange w:author="Syed Ahmed" w:date="2026-09-16T13:19:45.716Z" w16du:dateUtc="2026-09-16T13:19:45.716Z" w:id="431360124">
                  <w:rPr>
                    <w:i w:val="1"/>
                    <w:iCs w:val="1"/>
                  </w:rPr>
                </w:rPrChange>
              </w:rPr>
              <w:t xml:space="preserve">Observed inbound connection rows by port — 111 — 2 rows; 49807 — 1 </w:t>
            </w:r>
            <w:r w:rsidRPr="4986D35A">
              <w:rPr>
                <w:i w:val="1"/>
                <w:iCs w:val="1"/>
                <w:strike w:val="1"/>
                <w:rPrChange w:author="Syed Ahmed" w:date="2026-09-16T13:19:45.716Z" w16du:dateUtc="2026-09-16T13:19:45.716Z" w:id="1702323102">
                  <w:rPr>
                    <w:i w:val="1"/>
                    <w:iCs w:val="1"/>
                  </w:rPr>
                </w:rPrChange>
              </w:rPr>
              <w:t>rows</w:t>
            </w:r>
            <w:r w:rsidRPr="4986D35A">
              <w:rPr>
                <w:i w:val="1"/>
                <w:iCs w:val="1"/>
                <w:strike w:val="1"/>
                <w:rPrChange w:author="Syed Ahmed" w:date="2026-09-16T13:19:45.716Z" w16du:dateUtc="2026-09-16T13:19:45.716Z" w:id="551552680">
                  <w:rPr>
                    <w:i w:val="1"/>
                    <w:iCs w:val="1"/>
                  </w:rPr>
                </w:rPrChange>
              </w:rPr>
              <w:t xml:space="preserve">; 135 (RPC endpoint mapper) — 1 </w:t>
            </w:r>
            <w:r w:rsidRPr="4986D35A">
              <w:rPr>
                <w:i w:val="1"/>
                <w:iCs w:val="1"/>
                <w:strike w:val="1"/>
                <w:rPrChange w:author="Syed Ahmed" w:date="2026-09-16T13:19:45.716Z" w16du:dateUtc="2026-09-16T13:19:45.716Z" w:id="1559047916">
                  <w:rPr>
                    <w:i w:val="1"/>
                    <w:iCs w:val="1"/>
                  </w:rPr>
                </w:rPrChange>
              </w:rPr>
              <w:t>rows</w:t>
            </w:r>
            <w:r w:rsidRPr="4986D35A">
              <w:rPr>
                <w:i w:val="1"/>
                <w:iCs w:val="1"/>
                <w:strike w:val="1"/>
                <w:rPrChange w:author="Syed Ahmed" w:date="2026-09-16T13:19:45.716Z" w16du:dateUtc="2026-09-16T13:19:45.716Z" w:id="596621393">
                  <w:rPr>
                    <w:i w:val="1"/>
                    <w:iCs w:val="1"/>
                  </w:rPr>
                </w:rPrChange>
              </w:rPr>
              <w:t xml:space="preserve">; 49707 — 1 </w:t>
            </w:r>
            <w:r w:rsidRPr="4986D35A">
              <w:rPr>
                <w:i w:val="1"/>
                <w:iCs w:val="1"/>
                <w:strike w:val="1"/>
                <w:rPrChange w:author="Syed Ahmed" w:date="2026-09-16T13:19:45.716Z" w16du:dateUtc="2026-09-16T13:19:45.716Z" w:id="1546483852">
                  <w:rPr>
                    <w:i w:val="1"/>
                    <w:iCs w:val="1"/>
                  </w:rPr>
                </w:rPrChange>
              </w:rPr>
              <w:t>rows  (</w:t>
            </w:r>
            <w:r w:rsidRPr="4986D35A">
              <w:rPr>
                <w:i w:val="1"/>
                <w:iCs w:val="1"/>
                <w:strike w:val="1"/>
                <w:rPrChange w:author="Syed Ahmed" w:date="2026-09-16T13:19:45.716Z" w16du:dateUtc="2026-09-16T13:19:45.716Z" w:id="1700541890">
                  <w:rPr>
                    <w:i w:val="1"/>
                    <w:iCs w:val="1"/>
                  </w:rPr>
                </w:rPrChange>
              </w:rPr>
              <w:t>Source: Application Interface Details, full 451,897-row pass, as-of 12/24/25)</w:t>
            </w:r>
          </w:p>
        </w:tc>
      </w:tr>
      <w:tr w:rsidR="001F702A" w:rsidTr="4986D35A" w14:paraId="796FA38E" w14:textId="77777777">
        <w:trPr>
          <w:trHeight w:val="300"/>
          <w:trPrChange w:author="Syed Ahmed" w:date="2026-09-16T13:19:39.709Z" w16du:dateUtc="2026-09-16T13:19:39.709Z" w:id="35921470">
            <w:trPr>
              <w:trHeight w:val="300"/>
            </w:trPr>
          </w:trPrChange>
        </w:trPr>
        <w:tc>
          <w:tcPr>
            <w:cnfStyle w:val="000010000000" w:firstRow="0" w:lastRow="0" w:firstColumn="0" w:lastColumn="0" w:oddVBand="1" w:evenVBand="0" w:oddHBand="0" w:evenHBand="0" w:firstRowFirstColumn="0" w:firstRowLastColumn="0" w:lastRowFirstColumn="0" w:lastRowLastColumn="0"/>
            <w:tcW w:w="0" w:type="auto"/>
            <w:tcMar/>
            <w:tcPrChange w:author="Syed Ahmed" w:date="2026-09-16T13:19:39.399Z" w:id="1111544893">
              <w:tcPr>
                <w:cnfStyle w:val="000010000000" w:firstRow="0" w:lastRow="0" w:firstColumn="0" w:lastColumn="0" w:oddVBand="1" w:evenVBand="0" w:oddHBand="0" w:evenHBand="0" w:firstRowFirstColumn="0" w:firstRowLastColumn="0" w:lastRowFirstColumn="0" w:lastRowLastColumn="0"/>
                <w:tcW w:w="1652" w:type="dxa"/>
                <w:tcMar/>
              </w:tcPr>
            </w:tcPrChange>
          </w:tcPr>
          <w:p w:rsidR="001F702A" w:rsidP="4986D35A" w:rsidRDefault="00000000" w14:paraId="796FA38C" w14:textId="77777777">
            <w:pPr>
              <w:pStyle w:val="Compact"/>
              <w:rPr>
                <w:b w:val="1"/>
                <w:bCs w:val="1"/>
                <w:strike w:val="1"/>
                <w:rPrChange w:author="Syed Ahmed" w:date="2026-09-16T13:19:45.717Z" w:id="1705925949"/>
              </w:rPr>
            </w:pPr>
            <w:r w:rsidRPr="4986D35A">
              <w:rPr>
                <w:b w:val="1"/>
                <w:bCs w:val="1"/>
                <w:strike w:val="1"/>
                <w:rPrChange w:author="Syed Ahmed" w:date="2026-09-16T13:19:45.717Z" w16du:dateUtc="2026-09-16T13:19:45.717Z" w:id="893180081">
                  <w:rPr>
                    <w:b w:val="1"/>
                    <w:bCs w:val="1"/>
                  </w:rPr>
                </w:rPrChange>
              </w:rPr>
              <w:t>Measurement Source &amp; Date</w:t>
            </w:r>
          </w:p>
        </w:tc>
        <w:tc>
          <w:tcPr>
            <w:cnfStyle w:val="000001000000" w:firstRow="0" w:lastRow="0" w:firstColumn="0" w:lastColumn="0" w:oddVBand="0" w:evenVBand="1" w:oddHBand="0" w:evenHBand="0" w:firstRowFirstColumn="0" w:firstRowLastColumn="0" w:lastRowFirstColumn="0" w:lastRowLastColumn="0"/>
            <w:tcW w:w="0" w:type="auto"/>
            <w:tcMar/>
            <w:tcPrChange w:author="Syed Ahmed" w:date="2026-09-16T13:19:39.399Z" w:id="1436566593">
              <w:tcPr>
                <w:cnfStyle w:val="000001000000" w:firstRow="0" w:lastRow="0" w:firstColumn="0" w:lastColumn="0" w:oddVBand="0" w:evenVBand="1" w:oddHBand="0" w:evenHBand="0" w:firstRowFirstColumn="0" w:firstRowLastColumn="0" w:lastRowFirstColumn="0" w:lastRowLastColumn="0"/>
                <w:tcW w:w="7824" w:type="dxa"/>
                <w:tcMar/>
              </w:tcPr>
            </w:tcPrChange>
          </w:tcPr>
          <w:p w:rsidR="001F702A" w:rsidP="4986D35A" w:rsidRDefault="00000000" w14:paraId="796FA38D" w14:textId="77777777">
            <w:pPr>
              <w:pStyle w:val="Compact"/>
              <w:rPr>
                <w:i w:val="1"/>
                <w:iCs w:val="1"/>
                <w:strike w:val="1"/>
                <w:rPrChange w:author="Syed Ahmed" w:date="2026-09-16T13:19:45.717Z" w:id="1298232755"/>
              </w:rPr>
            </w:pPr>
            <w:r w:rsidRPr="4986D35A">
              <w:rPr>
                <w:i w:val="1"/>
                <w:iCs w:val="1"/>
                <w:strike w:val="1"/>
                <w:rPrChange w:author="Syed Ahmed" w:date="2026-09-16T13:19:45.717Z" w16du:dateUtc="2026-09-16T13:19:45.717Z" w:id="1302689420">
                  <w:rPr>
                    <w:i w:val="1"/>
                    <w:iCs w:val="1"/>
                  </w:rPr>
                </w:rPrChange>
              </w:rPr>
              <w:t xml:space="preserve">Matilda discovery assessment, as-of 08-Aug-2026; </w:t>
            </w:r>
            <w:r w:rsidRPr="4986D35A">
              <w:rPr>
                <w:i w:val="1"/>
                <w:iCs w:val="1"/>
                <w:strike w:val="1"/>
                <w:rPrChange w:author="Syed Ahmed" w:date="2026-09-16T13:19:45.717Z" w16du:dateUtc="2026-09-16T13:19:45.717Z" w:id="2075012395">
                  <w:rPr>
                    <w:i w:val="1"/>
                    <w:iCs w:val="1"/>
                  </w:rPr>
                </w:rPrChange>
              </w:rPr>
              <w:t>utilization</w:t>
            </w:r>
            <w:r w:rsidRPr="4986D35A">
              <w:rPr>
                <w:i w:val="1"/>
                <w:iCs w:val="1"/>
                <w:strike w:val="1"/>
                <w:rPrChange w:author="Syed Ahmed" w:date="2026-09-16T13:19:45.717Z" w16du:dateUtc="2026-09-16T13:19:45.717Z" w:id="1692931787">
                  <w:rPr>
                    <w:i w:val="1"/>
                    <w:iCs w:val="1"/>
                  </w:rPr>
                </w:rPrChange>
              </w:rPr>
              <w:t xml:space="preserve"> bands, not absolute </w:t>
            </w:r>
            <w:r w:rsidRPr="4986D35A">
              <w:rPr>
                <w:i w:val="1"/>
                <w:iCs w:val="1"/>
                <w:strike w:val="1"/>
                <w:rPrChange w:author="Syed Ahmed" w:date="2026-09-16T13:19:45.717Z" w16du:dateUtc="2026-09-16T13:19:45.717Z" w:id="1717686400">
                  <w:rPr>
                    <w:i w:val="1"/>
                    <w:iCs w:val="1"/>
                  </w:rPr>
                </w:rPrChange>
              </w:rPr>
              <w:t>peaks  (</w:t>
            </w:r>
            <w:r w:rsidRPr="4986D35A">
              <w:rPr>
                <w:i w:val="1"/>
                <w:iCs w:val="1"/>
                <w:strike w:val="1"/>
                <w:rPrChange w:author="Syed Ahmed" w:date="2026-09-16T13:19:45.717Z" w16du:dateUtc="2026-09-16T13:19:45.717Z" w:id="2013255720">
                  <w:rPr>
                    <w:i w:val="1"/>
                    <w:iCs w:val="1"/>
                  </w:rPr>
                </w:rPrChange>
              </w:rPr>
              <w:t>Source: Matilda Discovery Assessment Summary (Host Details / Instance Assessment), as-of 08-Aug-2026)</w:t>
            </w:r>
          </w:p>
        </w:tc>
      </w:tr>
    </w:tbl>
    <w:p w:rsidR="001F702A" w:rsidP="4986D35A" w:rsidRDefault="00000000" w14:paraId="796FA38F" w14:textId="7ABFD8F2">
      <w:pPr>
        <w:pStyle w:val="BodyText"/>
        <w:rPr>
          <w:b w:val="1"/>
          <w:bCs w:val="1"/>
          <w:strike w:val="1"/>
          <w:sz w:val="15"/>
          <w:szCs w:val="15"/>
          <w:highlight w:val="red"/>
          <w:rPrChange w:author="Syed Ahmed" w:date="2026-09-16T13:19:45.718Z" w:id="1847943081">
            <w:rPr>
              <w:b w:val="1"/>
              <w:bCs w:val="1"/>
              <w:sz w:val="15"/>
              <w:szCs w:val="15"/>
              <w:highlight w:val="red"/>
            </w:rPr>
          </w:rPrChange>
        </w:rPr>
      </w:pPr>
      <w:r w:rsidRPr="4986D35A">
        <w:rPr>
          <w:b w:val="1"/>
          <w:bCs w:val="1"/>
          <w:strike w:val="1"/>
          <w:sz w:val="15"/>
          <w:szCs w:val="15"/>
          <w:rPrChange w:author="Syed Ahmed" w:date="2026-09-16T13:19:45.718Z" w16du:dateUtc="2026-09-16T13:19:45.718Z" w:id="510154294">
            <w:rPr>
              <w:b w:val="1"/>
              <w:bCs w:val="1"/>
              <w:sz w:val="15"/>
              <w:szCs w:val="15"/>
            </w:rPr>
          </w:rPrChange>
        </w:rPr>
        <w:t>Table 3.4 — Performance Baselin</w:t>
      </w:r>
      <w:r w:rsidRPr="4986D35A" w:rsidR="474C3EC9">
        <w:rPr>
          <w:b w:val="1"/>
          <w:bCs w:val="1"/>
          <w:strike w:val="1"/>
          <w:sz w:val="15"/>
          <w:szCs w:val="15"/>
          <w:rPrChange w:author="Syed Ahmed" w:date="2026-09-16T13:19:45.718Z" w16du:dateUtc="2026-09-16T13:19:45.718Z" w:id="557959113">
            <w:rPr>
              <w:b w:val="1"/>
              <w:bCs w:val="1"/>
              <w:sz w:val="15"/>
              <w:szCs w:val="15"/>
            </w:rPr>
          </w:rPrChange>
        </w:rPr>
        <w:t>e</w:t>
      </w:r>
    </w:p>
    <w:p w:rsidR="001F702A" w:rsidRDefault="001F702A" w14:paraId="796FA390" w14:textId="77777777">
      <w:pPr>
        <w:pStyle w:val="Compact"/>
      </w:pPr>
    </w:p>
    <w:p w:rsidR="001F702A" w:rsidRDefault="00000000" w14:paraId="796FA391" w14:textId="77777777">
      <w:pPr>
        <w:pStyle w:val="Heading1"/>
        <w:pageBreakBefore/>
      </w:pPr>
      <w:bookmarkStart w:name="current-state" w:id="10"/>
      <w:bookmarkEnd w:id="5"/>
      <w:bookmarkEnd w:id="9"/>
      <w:r>
        <w:t>4. Current State</w:t>
      </w:r>
    </w:p>
    <w:p w:rsidR="318B5619" w:rsidP="4986D35A" w:rsidRDefault="318B5619" w14:paraId="1B53B1E5" w14:textId="546F39B2">
      <w:pPr>
        <w:pStyle w:val="BodyText"/>
      </w:pPr>
      <w:r w:rsidRPr="1717B1F5" w:rsidR="00000000">
        <w:rPr>
          <w:strike w:val="1"/>
          <w:rPrChange w:author="Syed Ahmed" w:date="2026-09-16T13:57:24.104Z" w16du:dateUtc="2026-09-16T13:57:24.104Z" w:id="1775175519"/>
        </w:rPr>
        <w:t xml:space="preserve">What follows is a complete account of the application as it exists in the datacenter today, and it serves two purposes at once. It is the specification from which the Azure target is sized and designed, and it is the evidence of what was </w:t>
      </w:r>
      <w:r w:rsidRPr="1717B1F5" w:rsidR="00000000">
        <w:rPr>
          <w:strike w:val="1"/>
          <w:rPrChange w:author="Syed Ahmed" w:date="2026-09-16T13:57:24.104Z" w16du:dateUtc="2026-09-16T13:57:24.104Z" w:id="1087493197"/>
        </w:rPr>
        <w:t>actually running</w:t>
      </w:r>
      <w:r w:rsidRPr="1717B1F5" w:rsidR="00000000">
        <w:rPr>
          <w:strike w:val="1"/>
          <w:rPrChange w:author="Syed Ahmed" w:date="2026-09-16T13:57:24.104Z" w16du:dateUtc="2026-09-16T13:57:24.104Z" w:id="412399642"/>
        </w:rPr>
        <w:t xml:space="preserve"> when the estate was assessed — the record that </w:t>
      </w:r>
      <w:r w:rsidRPr="1717B1F5" w:rsidR="00000000">
        <w:rPr>
          <w:strike w:val="1"/>
          <w:rPrChange w:author="Syed Ahmed" w:date="2026-09-16T13:57:24.104Z" w16du:dateUtc="2026-09-16T13:57:24.104Z" w:id="2050458526"/>
        </w:rPr>
        <w:t>datacenter</w:t>
      </w:r>
      <w:r w:rsidRPr="1717B1F5" w:rsidR="00000000">
        <w:rPr>
          <w:strike w:val="1"/>
          <w:rPrChange w:author="Syed Ahmed" w:date="2026-09-16T13:57:24.104Z" w16du:dateUtc="2026-09-16T13:57:24.104Z" w:id="1166932690"/>
        </w:rPr>
        <w:t xml:space="preserve"> exit is measured against. Every </w:t>
      </w:r>
      <w:r w:rsidRPr="1717B1F5" w:rsidR="00000000">
        <w:rPr>
          <w:strike w:val="1"/>
          <w:rPrChange w:author="Syed Ahmed" w:date="2026-09-16T13:57:24.104Z" w16du:dateUtc="2026-09-16T13:57:24.104Z" w:id="568194820"/>
        </w:rPr>
        <w:t>component</w:t>
      </w:r>
      <w:r w:rsidRPr="1717B1F5" w:rsidR="00000000">
        <w:rPr>
          <w:strike w:val="1"/>
          <w:rPrChange w:author="Syed Ahmed" w:date="2026-09-16T13:57:24.104Z" w16du:dateUtc="2026-09-16T13:57:24.104Z" w:id="305009357"/>
        </w:rPr>
        <w:t xml:space="preserve">, data store, account, certificate, scheduled job, </w:t>
      </w:r>
      <w:r w:rsidRPr="1717B1F5" w:rsidR="00000000">
        <w:rPr>
          <w:strike w:val="1"/>
          <w:rPrChange w:author="Syed Ahmed" w:date="2026-09-16T13:57:24.104Z" w16du:dateUtc="2026-09-16T13:57:24.104Z" w:id="1473957168"/>
        </w:rPr>
        <w:t>interface</w:t>
      </w:r>
      <w:r w:rsidRPr="1717B1F5" w:rsidR="00000000">
        <w:rPr>
          <w:strike w:val="1"/>
          <w:rPrChange w:author="Syed Ahmed" w:date="2026-09-16T13:57:24.104Z" w16du:dateUtc="2026-09-16T13:57:24.104Z" w:id="1676292219"/>
        </w:rPr>
        <w:t xml:space="preserve"> and hardcoded value that the migration must address is captured here rather than discovered during the cutover window. Because this section is the </w:t>
      </w:r>
      <w:r w:rsidRPr="1717B1F5" w:rsidR="00000000">
        <w:rPr>
          <w:strike w:val="1"/>
          <w:rPrChange w:author="Syed Ahmed" w:date="2026-09-16T13:57:24.104Z" w16du:dateUtc="2026-09-16T13:57:24.104Z" w:id="1847268030"/>
        </w:rPr>
        <w:t>exit</w:t>
      </w:r>
      <w:r w:rsidRPr="1717B1F5" w:rsidR="00000000">
        <w:rPr>
          <w:strike w:val="1"/>
          <w:rPrChange w:author="Syed Ahmed" w:date="2026-09-16T13:57:24.104Z" w16du:dateUtc="2026-09-16T13:57:24.104Z" w:id="2017479772"/>
        </w:rPr>
        <w:t xml:space="preserve"> evidence, it is not reducible even for low-complexity applications</w:t>
      </w:r>
      <w:r w:rsidRPr="1717B1F5" w:rsidR="00000000">
        <w:rPr>
          <w:strike w:val="1"/>
          <w:rPrChange w:author="Syed Ahmed" w:date="2026-09-16T13:57:24.104Z" w16du:dateUtc="2026-09-16T13:57:24.104Z" w:id="504090959"/>
        </w:rPr>
        <w:t>.</w:t>
      </w:r>
      <w:r w:rsidRPr="1717B1F5" w:rsidR="281BB774">
        <w:rPr>
          <w:strike w:val="1"/>
        </w:rPr>
        <w:t xml:space="preserve">  </w:t>
      </w:r>
      <w:r w:rsidR="281BB774">
        <w:rPr>
          <w:strike w:val="0"/>
          <w:dstrike w:val="0"/>
        </w:rPr>
        <w:t xml:space="preserve"> The utility environment </w:t>
      </w:r>
      <w:r w:rsidR="281BB774">
        <w:rPr>
          <w:strike w:val="0"/>
          <w:dstrike w:val="0"/>
        </w:rPr>
        <w:t>consist</w:t>
      </w:r>
      <w:r w:rsidR="281BB774">
        <w:rPr>
          <w:strike w:val="0"/>
          <w:dstrike w:val="0"/>
        </w:rPr>
        <w:t xml:space="preserve"> of eight active servers across the development, test, and production environments.</w:t>
      </w:r>
      <w:r w:rsidR="281BB774">
        <w:rPr>
          <w:strike w:val="0"/>
          <w:dstrike w:val="0"/>
        </w:rPr>
        <w:t xml:space="preserve"> These servers </w:t>
      </w:r>
      <w:r w:rsidR="281BB774">
        <w:rPr>
          <w:strike w:val="0"/>
          <w:dstrike w:val="0"/>
        </w:rPr>
        <w:t>operate</w:t>
      </w:r>
      <w:r w:rsidR="281BB774">
        <w:rPr>
          <w:strike w:val="0"/>
          <w:dstrike w:val="0"/>
        </w:rPr>
        <w:t xml:space="preserve"> primarily as shared jump boxes that various support use to install admin</w:t>
      </w:r>
      <w:r w:rsidR="6884D38C">
        <w:rPr>
          <w:strike w:val="0"/>
          <w:dstrike w:val="0"/>
        </w:rPr>
        <w:t xml:space="preserve">istrative tools, perform support activities, and run </w:t>
      </w:r>
      <w:r w:rsidR="5E1770DD">
        <w:rPr>
          <w:strike w:val="0"/>
          <w:dstrike w:val="0"/>
        </w:rPr>
        <w:t>scheduled</w:t>
      </w:r>
      <w:r w:rsidR="6884D38C">
        <w:rPr>
          <w:strike w:val="0"/>
          <w:dstrike w:val="0"/>
        </w:rPr>
        <w:t xml:space="preserve"> jobs that should </w:t>
      </w:r>
      <w:r w:rsidR="6884D38C">
        <w:rPr>
          <w:strike w:val="0"/>
          <w:dstrike w:val="0"/>
        </w:rPr>
        <w:t xml:space="preserve">not execute from </w:t>
      </w:r>
      <w:r w:rsidR="67198AD2">
        <w:rPr>
          <w:strike w:val="0"/>
          <w:dstrike w:val="0"/>
        </w:rPr>
        <w:t>users'</w:t>
      </w:r>
      <w:r w:rsidR="6884D38C">
        <w:rPr>
          <w:strike w:val="0"/>
          <w:dstrike w:val="0"/>
        </w:rPr>
        <w:t xml:space="preserve"> laptops. The utility environment does not use </w:t>
      </w:r>
      <w:r w:rsidR="6884D38C">
        <w:rPr>
          <w:strike w:val="0"/>
          <w:dstrike w:val="0"/>
        </w:rPr>
        <w:t>load</w:t>
      </w:r>
      <w:r w:rsidR="6884D38C">
        <w:rPr>
          <w:strike w:val="0"/>
          <w:dstrike w:val="0"/>
        </w:rPr>
        <w:t xml:space="preserve"> balancer,</w:t>
      </w:r>
      <w:r w:rsidR="05247D6C">
        <w:rPr>
          <w:strike w:val="0"/>
          <w:dstrike w:val="0"/>
        </w:rPr>
        <w:t xml:space="preserve"> dedicated network tunnel, or peer connection, and it has no static IP dependency. Standard security</w:t>
      </w:r>
      <w:r w:rsidR="05247D6C">
        <w:rPr>
          <w:strike w:val="0"/>
          <w:dstrike w:val="0"/>
        </w:rPr>
        <w:t xml:space="preserve"> agents are installed as </w:t>
      </w:r>
      <w:r w:rsidR="05247D6C">
        <w:rPr>
          <w:strike w:val="0"/>
          <w:dstrike w:val="0"/>
        </w:rPr>
        <w:t>required</w:t>
      </w:r>
      <w:r w:rsidR="05247D6C">
        <w:rPr>
          <w:strike w:val="0"/>
          <w:dstrike w:val="0"/>
        </w:rPr>
        <w:t xml:space="preserve">, while </w:t>
      </w:r>
      <w:r w:rsidR="05247D6C">
        <w:rPr>
          <w:strike w:val="0"/>
          <w:dstrike w:val="0"/>
        </w:rPr>
        <w:t>additional</w:t>
      </w:r>
      <w:r w:rsidR="05247D6C">
        <w:rPr>
          <w:strike w:val="0"/>
          <w:dstrike w:val="0"/>
        </w:rPr>
        <w:t xml:space="preserve"> tools vary by team</w:t>
      </w:r>
      <w:r w:rsidR="0EBD0EBC">
        <w:rPr>
          <w:strike w:val="0"/>
          <w:dstrike w:val="0"/>
        </w:rPr>
        <w:t>.</w:t>
      </w:r>
      <w:r>
        <w:br/>
      </w:r>
      <w:r>
        <w:br/>
      </w:r>
      <w:r w:rsidR="3E96FC13">
        <w:rPr>
          <w:strike w:val="0"/>
          <w:dstrike w:val="0"/>
        </w:rPr>
        <w:t xml:space="preserve">Link- </w:t>
      </w:r>
      <w:hyperlink r:id="R87a3b0facd3b4544">
        <w:r w:rsidRPr="1717B1F5" w:rsidR="3E96FC13">
          <w:rPr>
            <w:rStyle w:val="Hyperlink"/>
            <w:strike w:val="0"/>
            <w:dstrike w:val="0"/>
          </w:rPr>
          <w:t>https://lucid.app/lucidchart/e84a11a1-eb65-4751-978a-82ffc74bdb82/edit?viewport_loc=-985%2C69%2C7800%2C2906%2C42U8H5I2Zcsty&amp;invitationId=inv_62a1f34e-fc33-410c-bd80-bfd3a5da28ed</w:t>
        </w:r>
      </w:hyperlink>
    </w:p>
    <w:p w:rsidR="318B5619" w:rsidP="1717B1F5" w:rsidRDefault="318B5619" w14:paraId="55F7D447" w14:textId="05C01E67">
      <w:pPr>
        <w:pStyle w:val="AbstractTitle"/>
        <w:ind w:left="-360" w:right="5940" w:firstLine="360"/>
      </w:pPr>
      <w:r w:rsidR="3E96FC13">
        <w:rPr/>
        <w:t xml:space="preserve"> </w:t>
      </w:r>
      <w:r w:rsidR="3E96FC13">
        <w:drawing>
          <wp:inline wp14:editId="6EA36258" wp14:anchorId="5327DC5A">
            <wp:extent cx="6123232" cy="3993838"/>
            <wp:effectExtent l="0" t="0" r="0" b="0"/>
            <wp:docPr id="2099868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868504" name="Picture 2099868504"/>
                    <pic:cNvPicPr/>
                  </pic:nvPicPr>
                  <pic:blipFill>
                    <a:blip xmlns:r="http://schemas.openxmlformats.org/officeDocument/2006/relationships" r:embed="rId593852562">
                      <a:extLst>
                        <a:ext uri="{28A0092B-C50C-407E-A947-70E740481C1C}">
                          <a14:useLocalDpi xmlns:a14="http://schemas.microsoft.com/office/drawing/2010/main"/>
                        </a:ext>
                      </a:extLst>
                    </a:blip>
                    <a:stretch>
                      <a:fillRect/>
                    </a:stretch>
                  </pic:blipFill>
                  <pic:spPr>
                    <a:xfrm rot="0">
                      <a:off x="0" y="0"/>
                      <a:ext cx="6123232" cy="3993838"/>
                    </a:xfrm>
                    <a:prstGeom prst="rect">
                      <a:avLst/>
                    </a:prstGeom>
                  </pic:spPr>
                </pic:pic>
              </a:graphicData>
            </a:graphic>
          </wp:inline>
        </w:drawing>
      </w:r>
      <w:r w:rsidR="4054EFA1">
        <w:rPr/>
        <w:t xml:space="preserve">4.0 Current State </w:t>
      </w:r>
      <w:r w:rsidR="2B32ED92">
        <w:rPr/>
        <w:t xml:space="preserve">Diagram Flow </w:t>
      </w:r>
    </w:p>
    <w:p w:rsidR="318B5619" w:rsidP="1717B1F5" w:rsidRDefault="318B5619" w14:paraId="14AA31C9" w14:textId="24BF8B40">
      <w:pPr>
        <w:pStyle w:val="Abstract"/>
      </w:pPr>
      <w:r w:rsidR="2FAC1808">
        <w:rPr/>
        <w:t>Currently we have eight active servers across two data centers, four in Lee Summit and four in Lenexa. These are shared servers t</w:t>
      </w:r>
      <w:r w:rsidR="43A5467E">
        <w:rPr/>
        <w:t xml:space="preserve">hat support </w:t>
      </w:r>
      <w:r w:rsidR="2841253F">
        <w:rPr/>
        <w:t>teams'</w:t>
      </w:r>
      <w:r w:rsidR="43A5467E">
        <w:rPr/>
        <w:t xml:space="preserve"> use for administrative tools, support tools, and </w:t>
      </w:r>
      <w:r w:rsidR="35428305">
        <w:rPr/>
        <w:t>scheduled</w:t>
      </w:r>
      <w:r w:rsidR="43A5467E">
        <w:rPr/>
        <w:t xml:space="preserve"> jobs. Across both </w:t>
      </w:r>
      <w:r w:rsidR="15599391">
        <w:rPr/>
        <w:t>sites</w:t>
      </w:r>
      <w:r w:rsidR="43A5467E">
        <w:rPr/>
        <w:t xml:space="preserve">, we have one development server, two test </w:t>
      </w:r>
      <w:r w:rsidR="43A5467E">
        <w:rPr/>
        <w:t>server</w:t>
      </w:r>
      <w:r w:rsidR="43A5467E">
        <w:rPr/>
        <w:t xml:space="preserve">, and five production servers. At the top, </w:t>
      </w:r>
      <w:r w:rsidR="39D90E5E">
        <w:rPr/>
        <w:t>the support teams and administrators access the utility environment to carry out their work. On the left is Lee summit and the two production servers are LSUTILPRD101</w:t>
      </w:r>
      <w:r w:rsidR="1330A698">
        <w:rPr/>
        <w:t xml:space="preserve"> and SECAMUTLPRD101. Below them, EAUTILDEV201 is the development server and OIMST101 is the test server. The main connection shown here around LSUTILPRD101</w:t>
      </w:r>
      <w:r w:rsidR="4BC717AB">
        <w:rPr/>
        <w:t xml:space="preserve"> and it receives inbound </w:t>
      </w:r>
      <w:r w:rsidR="7819B0C5">
        <w:rPr/>
        <w:t>connections</w:t>
      </w:r>
      <w:r w:rsidR="4BC717AB">
        <w:rPr/>
        <w:t xml:space="preserve"> from the Remote Desktop License Server and SCCM</w:t>
      </w:r>
      <w:r w:rsidR="29C427C9">
        <w:rPr/>
        <w:t xml:space="preserve">. It also has outbound connection to Orion and </w:t>
      </w:r>
      <w:r w:rsidR="10B090EB">
        <w:rPr/>
        <w:t>ServiceNow</w:t>
      </w:r>
      <w:r w:rsidR="29C427C9">
        <w:rPr/>
        <w:t>. SCCM has another inbound connection to OIMTST101</w:t>
      </w:r>
      <w:r w:rsidR="28F03DF0">
        <w:rPr/>
        <w:t>. Lenexa has three production servers LXUTILPRD101, MSCOREOSPRD101 and NETBACKUPPPRD</w:t>
      </w:r>
      <w:r w:rsidR="75AB0628">
        <w:rPr/>
        <w:t>101, and one test Server OIMTST101. LXUTILPRD101 has an outbound connection to Citrix</w:t>
      </w:r>
      <w:r w:rsidR="50E5A9FA">
        <w:rPr/>
        <w:t xml:space="preserve">, NETBACKUPPRD101 </w:t>
      </w:r>
      <w:r w:rsidR="067A61EB">
        <w:rPr/>
        <w:t>receives</w:t>
      </w:r>
      <w:r w:rsidR="50E5A9FA">
        <w:rPr/>
        <w:t xml:space="preserve"> SSH connection from Ansible and the system identified as development in the document. That Server is shown in purple because it runs</w:t>
      </w:r>
      <w:r w:rsidR="1CAC302A">
        <w:rPr/>
        <w:t xml:space="preserve"> RHEL 9.0 and host containers. The other seven active servers run windows. As confirmed, the environment has no utility </w:t>
      </w:r>
      <w:r w:rsidR="11B34D80">
        <w:rPr/>
        <w:t>specific</w:t>
      </w:r>
      <w:r w:rsidR="1CAC302A">
        <w:rPr/>
        <w:t xml:space="preserve"> load balancer, de</w:t>
      </w:r>
      <w:r w:rsidR="747CE283">
        <w:rPr/>
        <w:t>dicated tunnel, Peer connection</w:t>
      </w:r>
      <w:r w:rsidR="216F6879">
        <w:rPr/>
        <w:t xml:space="preserve">, or static dependency. </w:t>
      </w:r>
    </w:p>
    <w:p w:rsidR="318B5619" w:rsidP="4986D35A" w:rsidRDefault="318B5619" w14:paraId="36AD6A1C" w14:textId="7FD3FDDF">
      <w:pPr>
        <w:pStyle w:val="BodyText"/>
      </w:pPr>
    </w:p>
    <w:p w:rsidR="318B5619" w:rsidP="1717B1F5" w:rsidRDefault="318B5619" w14:paraId="4FCF6F83" w14:textId="2D2CF8E2">
      <w:pPr>
        <w:pStyle w:val="BodyText"/>
        <w:ind w:hanging="450"/>
      </w:pPr>
    </w:p>
    <w:p w:rsidR="001F702A" w:rsidP="4986D35A" w:rsidRDefault="00000000" w14:paraId="796FA393" w14:textId="77777777">
      <w:pPr>
        <w:pStyle w:val="Heading2"/>
        <w:pageBreakBefore w:val="1"/>
      </w:pPr>
      <w:bookmarkStart w:name="current-state-architecture-diagram" w:id="11"/>
      <w:r w:rsidR="00000000">
        <w:rPr/>
        <w:t>4.0 Current State Architecture Diagram</w:t>
      </w:r>
    </w:p>
    <w:p w:rsidR="001F702A" w:rsidP="4986D35A" w:rsidRDefault="00000000" w14:paraId="796FA394" w14:textId="77777777">
      <w:pPr>
        <w:pStyle w:val="FirstParagraph"/>
      </w:pPr>
      <w:r w:rsidR="00000000">
        <w:rPr/>
        <w:t xml:space="preserve">The diagram presents the current deployment in a single view and acts as the visual counterpart to the registers that follow. Every server, integration, network </w:t>
      </w:r>
      <w:r w:rsidR="00000000">
        <w:rPr/>
        <w:t>object</w:t>
      </w:r>
      <w:r w:rsidR="00000000">
        <w:rPr/>
        <w:t xml:space="preserve"> and identity flow recorded in this section should be locatable on it, and any </w:t>
      </w:r>
      <w:r w:rsidR="00000000">
        <w:rPr/>
        <w:t>component</w:t>
      </w:r>
      <w:r w:rsidR="00000000">
        <w:rPr/>
        <w:t xml:space="preserve"> that appears on the diagram but is absent from the registers is </w:t>
      </w:r>
      <w:r w:rsidR="00000000">
        <w:rPr/>
        <w:t>by definition undocumented</w:t>
      </w:r>
      <w:r w:rsidR="00000000">
        <w:rPr/>
        <w:t xml:space="preserve">. It is drawn from evidenced sources — configuration exports, </w:t>
      </w:r>
      <w:r w:rsidR="00000000">
        <w:rPr/>
        <w:t>firewall</w:t>
      </w:r>
      <w:r w:rsidR="00000000">
        <w:rPr/>
        <w:t xml:space="preserve"> rules, DNS </w:t>
      </w:r>
      <w:r w:rsidR="00000000">
        <w:rPr/>
        <w:t>records</w:t>
      </w:r>
      <w:r w:rsidR="00000000">
        <w:rPr/>
        <w:t xml:space="preserve"> and discovery output — rather than from memory or from superseded architecture material. Its practical use is to walk the move-group boundaries and brief the cutover team on what exists today before anything is changed.</w:t>
      </w:r>
    </w:p>
    <w:p w:rsidR="001F702A" w:rsidP="4986D35A" w:rsidRDefault="00000000" w14:paraId="796FA395" w14:textId="77777777">
      <w:pPr>
        <w:pStyle w:val="BodyText"/>
      </w:pPr>
      <w:r w:rsidR="00000000">
        <w:rPr/>
        <w:t>Not yet provided — INSERT CURRENT STATE ARCHITECTURE DIAGRAM HERE. To be supplied by GEHA (Appendix B).</w:t>
      </w:r>
    </w:p>
    <w:p w:rsidR="001F702A" w:rsidRDefault="001F702A" w14:paraId="796FA396" w14:textId="77777777">
      <w:pPr>
        <w:pStyle w:val="Compact"/>
      </w:pPr>
    </w:p>
    <w:tbl>
      <w:tblPr>
        <w:tblStyle w:val="Table"/>
        <w:tblW w:w="5000" w:type="pct"/>
        <w:tblLook w:val="0020" w:firstRow="1" w:lastRow="0" w:firstColumn="0" w:lastColumn="0" w:noHBand="0" w:noVBand="0"/>
      </w:tblPr>
      <w:tblGrid>
        <w:gridCol w:w="955"/>
        <w:gridCol w:w="8521"/>
      </w:tblGrid>
      <w:tr w:rsidR="001F702A" w:rsidTr="4986D35A" w14:paraId="796FA399"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97" w14:textId="77777777">
            <w:pPr>
              <w:pStyle w:val="Compact"/>
            </w:pPr>
            <w:r>
              <w:rPr>
                <w:b/>
                <w:bCs/>
              </w:rPr>
              <w:t>Diagram Name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98" w14:textId="3D08D7BC">
            <w:pPr>
              <w:pStyle w:val="Compact"/>
              <w:rPr>
                <w:i w:val="1"/>
                <w:iCs w:val="1"/>
              </w:rPr>
            </w:pPr>
            <w:r w:rsidRPr="4986D35A">
              <w:rPr>
                <w:i w:val="1"/>
                <w:iCs w:val="1"/>
              </w:rPr>
              <w:t xml:space="preserve">— </w:t>
            </w:r>
            <w:del w:author="Syed Ahmed" w:date="2026-09-16T14:03:00.401Z" w16du:dateUtc="2026-09-16T14:03:00.401Z" w:id="617884149">
              <w:r w:rsidRPr="4986D35A">
                <w:rPr>
                  <w:i w:val="1"/>
                  <w:iCs w:val="1"/>
                </w:rPr>
                <w:delText>Current State As-Built</w:delText>
              </w:r>
            </w:del>
            <w:ins w:author="Syed Ahmed" w:date="2026-09-16T14:03:07.547Z" w16du:dateUtc="2026-09-16T14:03:07.547Z" w:id="1234813990">
              <w:r w:rsidRPr="4986D35A" w:rsidR="22F87FAA">
                <w:rPr>
                  <w:i w:val="1"/>
                  <w:iCs w:val="1"/>
                </w:rPr>
                <w:t xml:space="preserve"> utility application </w:t>
              </w:r>
            </w:ins>
          </w:p>
        </w:tc>
      </w:tr>
      <w:tr w:rsidR="001F702A" w:rsidTr="4986D35A" w14:paraId="796FA39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9A" w14:textId="77777777">
            <w:pPr>
              <w:pStyle w:val="Compact"/>
            </w:pPr>
            <w:r>
              <w:rPr>
                <w:b/>
                <w:bCs/>
              </w:rPr>
              <w:t>Description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9B" w14:textId="7D7B135E">
            <w:pPr>
              <w:pStyle w:val="Compact"/>
              <w:rPr>
                <w:i w:val="1"/>
                <w:iCs w:val="1"/>
                <w:strike w:val="0"/>
                <w:dstrike w:val="0"/>
                <w:rPrChange w:author="Syed Ahmed" w:date="2026-09-16T14:51:14.318Z" w:id="1522327489">
                  <w:rPr>
                    <w:i w:val="1"/>
                    <w:iCs w:val="1"/>
                    <w:strike w:val="1"/>
                  </w:rPr>
                </w:rPrChange>
              </w:rPr>
            </w:pPr>
            <w:r w:rsidRPr="4986D35A">
              <w:rPr>
                <w:i w:val="1"/>
                <w:iCs w:val="1"/>
              </w:rPr>
              <w:t>N</w:t>
            </w:r>
            <w:r w:rsidRPr="4986D35A">
              <w:rPr>
                <w:i w:val="1"/>
                <w:iCs w:val="1"/>
                <w:strike w:val="1"/>
                <w:rPrChange w:author="Syed Ahmed" w:date="2026-09-16T14:51:08.818Z" w16du:dateUtc="2026-09-16T14:51:08.818Z" w:id="905393764">
                  <w:rPr>
                    <w:i w:val="1"/>
                    <w:iCs w:val="1"/>
                  </w:rPr>
                </w:rPrChange>
              </w:rPr>
              <w:t xml:space="preserve">ot yet provided — One or two sentences: what the diagram shows and the boundary it covers — which environments, which zones, what is </w:t>
            </w:r>
            <w:r w:rsidRPr="4986D35A">
              <w:rPr>
                <w:i w:val="1"/>
                <w:iCs w:val="1"/>
                <w:strike w:val="1"/>
                <w:rPrChange w:author="Syed Ahmed" w:date="2026-09-16T14:51:08.818Z" w16du:dateUtc="2026-09-16T14:51:08.818Z" w:id="470220237">
                  <w:rPr>
                    <w:i w:val="1"/>
                    <w:iCs w:val="1"/>
                  </w:rPr>
                </w:rPrChange>
              </w:rPr>
              <w:t>delib</w:t>
            </w:r>
            <w:r w:rsidRPr="4986D35A">
              <w:rPr>
                <w:i w:val="1"/>
                <w:iCs w:val="1"/>
                <w:strike w:val="1"/>
                <w:rPrChange w:author="Syed Ahmed" w:date="2026-09-16T14:51:08.818Z" w16du:dateUtc="2026-09-16T14:51:08.818Z" w:id="932830575">
                  <w:rPr>
                    <w:i w:val="1"/>
                    <w:iCs w:val="1"/>
                  </w:rPr>
                </w:rPrChange>
              </w:rPr>
              <w:t>. Not on file in the evidence pack (searched per the Appendix B source-exhaustion note, 26-Aug-2026); requested from GEHA (Appendix B; register W3-UTIL).</w:t>
            </w:r>
            <w:ins w:author="Syed Ahmed" w:date="2026-09-16T14:51:21.247Z" w16du:dateUtc="2026-09-16T14:51:21.247Z" w:id="2120166212">
              <w:r w:rsidRPr="4986D35A" w:rsidR="6FC1B796">
                <w:rPr>
                  <w:i w:val="1"/>
                  <w:iCs w:val="1"/>
                  <w:strike w:val="0"/>
                  <w:dstrike w:val="0"/>
                </w:rPr>
                <w:t xml:space="preserve"> The diagram shows the current utility </w:t>
              </w:r>
            </w:ins>
            <w:ins w:author="Syed Ahmed" w:date="2026-09-16T14:52:59.466Z" w16du:dateUtc="2026-09-16T14:52:59.466Z" w:id="191199679">
              <w:r w:rsidRPr="4986D35A" w:rsidR="6FC1B796">
                <w:rPr>
                  <w:i w:val="1"/>
                  <w:iCs w:val="1"/>
                  <w:strike w:val="0"/>
                  <w:dstrike w:val="0"/>
                </w:rPr>
                <w:t>environment, consisting of eight jum</w:t>
              </w:r>
              <w:r w:rsidRPr="4986D35A" w:rsidR="1246657B">
                <w:rPr>
                  <w:i w:val="1"/>
                  <w:iCs w:val="1"/>
                  <w:strike w:val="0"/>
                  <w:dstrike w:val="0"/>
                </w:rPr>
                <w:t xml:space="preserve">p servers across the DEV, TEST, And PROD </w:t>
              </w:r>
              <w:r w:rsidRPr="4986D35A" w:rsidR="1246657B">
                <w:rPr>
                  <w:i w:val="1"/>
                  <w:iCs w:val="1"/>
                  <w:strike w:val="0"/>
                  <w:dstrike w:val="0"/>
                </w:rPr>
                <w:t>enivironments</w:t>
              </w:r>
              <w:r w:rsidRPr="4986D35A" w:rsidR="1246657B">
                <w:rPr>
                  <w:i w:val="1"/>
                  <w:iCs w:val="1"/>
                  <w:strike w:val="0"/>
                  <w:dstrike w:val="0"/>
                </w:rPr>
                <w:t xml:space="preserve"> at the lee Summit and Lenexa Data centers, </w:t>
              </w:r>
              <w:r w:rsidRPr="4986D35A" w:rsidR="1246657B">
                <w:rPr>
                  <w:i w:val="1"/>
                  <w:iCs w:val="1"/>
                  <w:strike w:val="0"/>
                  <w:dstrike w:val="0"/>
                </w:rPr>
                <w:t>It</w:t>
              </w:r>
              <w:r w:rsidRPr="4986D35A" w:rsidR="1246657B">
                <w:rPr>
                  <w:i w:val="1"/>
                  <w:iCs w:val="1"/>
                  <w:strike w:val="0"/>
                  <w:dstrike w:val="0"/>
                </w:rPr>
                <w:t xml:space="preserve"> also shows the support teams</w:t>
              </w:r>
            </w:ins>
            <w:ins w:author="Syed Ahmed" w:date="2026-09-16T14:53:41.401Z" w16du:dateUtc="2026-09-16T14:53:41.401Z" w:id="349691983">
              <w:r w:rsidRPr="4986D35A" w:rsidR="1246657B">
                <w:rPr>
                  <w:i w:val="1"/>
                  <w:iCs w:val="1"/>
                  <w:strike w:val="0"/>
                  <w:dstrike w:val="0"/>
                </w:rPr>
                <w:t xml:space="preserve"> and shared enterprise services that </w:t>
              </w:r>
              <w:r w:rsidRPr="4986D35A" w:rsidR="1246657B">
                <w:rPr>
                  <w:i w:val="1"/>
                  <w:iCs w:val="1"/>
                  <w:strike w:val="0"/>
                  <w:dstrike w:val="0"/>
                </w:rPr>
                <w:t>interace</w:t>
              </w:r>
              <w:r w:rsidRPr="4986D35A" w:rsidR="1246657B">
                <w:rPr>
                  <w:i w:val="1"/>
                  <w:iCs w:val="1"/>
                  <w:strike w:val="0"/>
                  <w:dstrike w:val="0"/>
                </w:rPr>
                <w:t xml:space="preserve"> with the servers, </w:t>
              </w:r>
              <w:r w:rsidRPr="4986D35A" w:rsidR="3138EC1C">
                <w:rPr>
                  <w:i w:val="1"/>
                  <w:iCs w:val="1"/>
                  <w:strike w:val="0"/>
                  <w:dstrike w:val="0"/>
                </w:rPr>
                <w:t>No utility-</w:t>
              </w:r>
              <w:r w:rsidRPr="4986D35A" w:rsidR="3138EC1C">
                <w:rPr>
                  <w:i w:val="1"/>
                  <w:iCs w:val="1"/>
                  <w:strike w:val="0"/>
                  <w:dstrike w:val="0"/>
                </w:rPr>
                <w:t>specfic</w:t>
              </w:r>
              <w:r w:rsidRPr="4986D35A" w:rsidR="3138EC1C">
                <w:rPr>
                  <w:i w:val="1"/>
                  <w:iCs w:val="1"/>
                  <w:strike w:val="0"/>
                  <w:dstrike w:val="0"/>
                </w:rPr>
                <w:t xml:space="preserve"> load balancer, network tunnel, or peer connection is in use</w:t>
              </w:r>
            </w:ins>
          </w:p>
        </w:tc>
      </w:tr>
      <w:tr w:rsidR="001F702A" w:rsidTr="4986D35A" w14:paraId="796FA39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9D" w14:textId="77777777">
            <w:pPr>
              <w:pStyle w:val="Compact"/>
            </w:pPr>
            <w:r>
              <w:rPr>
                <w:b/>
                <w:bCs/>
              </w:rPr>
              <w:t>Use Case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9E" w14:textId="5BD2C1AD">
            <w:pPr>
              <w:pStyle w:val="Compact"/>
              <w:rPr>
                <w:i w:val="1"/>
                <w:iCs w:val="1"/>
                <w:strike w:val="0"/>
                <w:dstrike w:val="0"/>
                <w:rPrChange w:author="Syed Ahmed" w:date="2026-09-16T14:53:53.615Z" w:id="2034959531"/>
              </w:rPr>
            </w:pPr>
            <w:r w:rsidRPr="4986D35A">
              <w:rPr>
                <w:i w:val="1"/>
                <w:iCs w:val="1"/>
                <w:strike w:val="1"/>
                <w:rPrChange w:author="Syed Ahmed" w:date="2026-09-16T14:53:48.036Z" w16du:dateUtc="2026-09-16T14:53:48.036Z" w:id="1158570872">
                  <w:rPr>
                    <w:i w:val="1"/>
                    <w:iCs w:val="1"/>
                  </w:rPr>
                </w:rPrChange>
              </w:rPr>
              <w:t>Not yet provided — What this diagram is used for: verifying the §4 registers are complete, walking the §6.1 move-group boundaries, briefing. Not on file in the evidence pack (searched per the Appendix B source-exhaustion note, 26-Aug-2026); requested from GEHA (Appendix B; register W3-UTIL).</w:t>
            </w:r>
            <w:ins w:author="Syed Ahmed" w:date="2026-09-16T14:53:59.605Z" w16du:dateUtc="2026-09-16T14:53:59.605Z" w:id="478449935">
              <w:r w:rsidRPr="4986D35A" w:rsidR="36E5524B">
                <w:rPr>
                  <w:i w:val="1"/>
                  <w:iCs w:val="1"/>
                  <w:strike w:val="0"/>
                  <w:dstrike w:val="0"/>
                </w:rPr>
                <w:t xml:space="preserve"> The diagram is used to </w:t>
              </w:r>
              <w:r w:rsidRPr="4986D35A" w:rsidR="36E5524B">
                <w:rPr>
                  <w:i w:val="1"/>
                  <w:iCs w:val="1"/>
                  <w:strike w:val="0"/>
                  <w:dstrike w:val="0"/>
                </w:rPr>
                <w:t>validate</w:t>
              </w:r>
              <w:r w:rsidRPr="4986D35A" w:rsidR="36E5524B">
                <w:rPr>
                  <w:i w:val="1"/>
                  <w:iCs w:val="1"/>
                  <w:strike w:val="0"/>
                  <w:dstrike w:val="0"/>
                </w:rPr>
                <w:t xml:space="preserve"> </w:t>
              </w:r>
            </w:ins>
            <w:ins w:author="Syed Ahmed" w:date="2026-09-16T14:54:43.593Z" w16du:dateUtc="2026-09-16T14:54:43.593Z" w:id="974880927">
              <w:r w:rsidRPr="4986D35A" w:rsidR="36E5524B">
                <w:rPr>
                  <w:i w:val="1"/>
                  <w:iCs w:val="1"/>
                  <w:strike w:val="0"/>
                  <w:dstrike w:val="0"/>
                </w:rPr>
                <w:t xml:space="preserve">the eight servers included in the utility migration scope, review existing connections and dependencies, support azure migration planning, and brief the migration and cutover teams </w:t>
              </w:r>
            </w:ins>
          </w:p>
        </w:tc>
      </w:tr>
      <w:tr w:rsidR="001F702A" w:rsidTr="4986D35A" w14:paraId="796FA3A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A0" w14:textId="77777777">
            <w:pPr>
              <w:pStyle w:val="Compact"/>
              <w:rPr>
                <w:b w:val="1"/>
                <w:bCs w:val="1"/>
                <w:strike w:val="1"/>
                <w:rPrChange w:author="Syed Ahmed" w:date="2026-09-16T14:55:00.046Z" w:id="714678094"/>
              </w:rPr>
            </w:pPr>
            <w:r w:rsidRPr="4986D35A">
              <w:rPr>
                <w:b w:val="1"/>
                <w:bCs w:val="1"/>
                <w:strike w:val="1"/>
                <w:rPrChange w:author="Syed Ahmed" w:date="2026-09-16T14:55:00.046Z" w16du:dateUtc="2026-09-16T14:55:00.046Z" w:id="1031399349">
                  <w:rPr>
                    <w:b w:val="1"/>
                    <w:bCs w:val="1"/>
                  </w:rPr>
                </w:rPrChange>
              </w:rPr>
              <w:t>Source of Truth</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A1" w14:textId="77777777">
            <w:pPr>
              <w:pStyle w:val="Compact"/>
              <w:rPr>
                <w:i w:val="1"/>
                <w:iCs w:val="1"/>
                <w:strike w:val="1"/>
                <w:rPrChange w:author="Syed Ahmed" w:date="2026-09-16T14:55:00.047Z" w:id="1477697877"/>
              </w:rPr>
            </w:pPr>
            <w:r w:rsidRPr="4986D35A">
              <w:rPr>
                <w:i w:val="1"/>
                <w:iCs w:val="1"/>
                <w:strike w:val="1"/>
                <w:rPrChange w:author="Syed Ahmed" w:date="2026-09-16T14:55:00.047Z" w16du:dateUtc="2026-09-16T14:55:00.047Z" w:id="1332868294">
                  <w:rPr>
                    <w:i w:val="1"/>
                    <w:iCs w:val="1"/>
                  </w:rPr>
                </w:rPrChange>
              </w:rPr>
              <w:t xml:space="preserve">Not yet provided — What the diagram was drawn from — config exports, </w:t>
            </w:r>
            <w:r w:rsidRPr="4986D35A">
              <w:rPr>
                <w:i w:val="1"/>
                <w:iCs w:val="1"/>
                <w:strike w:val="1"/>
                <w:rPrChange w:author="Syed Ahmed" w:date="2026-09-16T14:55:00.047Z" w16du:dateUtc="2026-09-16T14:55:00.047Z" w:id="1726122551">
                  <w:rPr>
                    <w:i w:val="1"/>
                    <w:iCs w:val="1"/>
                  </w:rPr>
                </w:rPrChange>
              </w:rPr>
              <w:t>firewall</w:t>
            </w:r>
            <w:r w:rsidRPr="4986D35A">
              <w:rPr>
                <w:i w:val="1"/>
                <w:iCs w:val="1"/>
                <w:strike w:val="1"/>
                <w:rPrChange w:author="Syed Ahmed" w:date="2026-09-16T14:55:00.047Z" w16du:dateUtc="2026-09-16T14:55:00.047Z" w:id="279706637">
                  <w:rPr>
                    <w:i w:val="1"/>
                    <w:iCs w:val="1"/>
                  </w:rPr>
                </w:rPrChange>
              </w:rPr>
              <w:t xml:space="preserve"> rules, discovery tooling — with the as-</w:t>
            </w:r>
            <w:r w:rsidRPr="4986D35A">
              <w:rPr>
                <w:i w:val="1"/>
                <w:iCs w:val="1"/>
                <w:strike w:val="1"/>
                <w:rPrChange w:author="Syed Ahmed" w:date="2026-09-16T14:55:00.047Z" w16du:dateUtc="2026-09-16T14:55:00.047Z" w:id="518750244">
                  <w:rPr>
                    <w:i w:val="1"/>
                    <w:iCs w:val="1"/>
                  </w:rPr>
                </w:rPrChange>
              </w:rPr>
              <w:t>of date</w:t>
            </w:r>
            <w:r w:rsidRPr="4986D35A">
              <w:rPr>
                <w:i w:val="1"/>
                <w:iCs w:val="1"/>
                <w:strike w:val="1"/>
                <w:rPrChange w:author="Syed Ahmed" w:date="2026-09-16T14:55:00.047Z" w16du:dateUtc="2026-09-16T14:55:00.047Z" w:id="914847925">
                  <w:rPr>
                    <w:i w:val="1"/>
                    <w:iCs w:val="1"/>
                  </w:rPr>
                </w:rPrChange>
              </w:rPr>
              <w:t xml:space="preserve">. A diagram </w:t>
            </w:r>
            <w:r w:rsidRPr="4986D35A">
              <w:rPr>
                <w:i w:val="1"/>
                <w:iCs w:val="1"/>
                <w:strike w:val="1"/>
                <w:rPrChange w:author="Syed Ahmed" w:date="2026-09-16T14:55:00.047Z" w16du:dateUtc="2026-09-16T14:55:00.047Z" w:id="1150551079">
                  <w:rPr>
                    <w:i w:val="1"/>
                    <w:iCs w:val="1"/>
                  </w:rPr>
                </w:rPrChange>
              </w:rPr>
              <w:t>wit</w:t>
            </w:r>
            <w:r w:rsidRPr="4986D35A">
              <w:rPr>
                <w:i w:val="1"/>
                <w:iCs w:val="1"/>
                <w:strike w:val="1"/>
                <w:rPrChange w:author="Syed Ahmed" w:date="2026-09-16T14:55:00.047Z" w16du:dateUtc="2026-09-16T14:55:00.047Z" w:id="71884770">
                  <w:rPr>
                    <w:i w:val="1"/>
                    <w:iCs w:val="1"/>
                  </w:rPr>
                </w:rPrChange>
              </w:rPr>
              <w:t>. Not on file in the evidence pack (searched per the Appendix B source-exhaustion note, 26-Aug-2026); requested from GEHA (Appendix B; register W3-UTIL).</w:t>
            </w:r>
          </w:p>
        </w:tc>
      </w:tr>
      <w:tr w:rsidR="001F702A" w:rsidTr="4986D35A" w14:paraId="796FA3A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3A3" w14:textId="77777777">
            <w:pPr>
              <w:pStyle w:val="Compact"/>
            </w:pPr>
            <w:r>
              <w:rPr>
                <w:b/>
                <w:bCs/>
              </w:rPr>
              <w:t>Author &amp; Date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3A4" w14:textId="35A9A54D">
            <w:pPr>
              <w:pStyle w:val="Compact"/>
            </w:pPr>
            <w:del w:author="Syed Ahmed" w:date="2026-09-16T14:50:50.509Z" w16du:dateUtc="2026-09-16T14:50:50.509Z" w:id="1603086292">
              <w:r w:rsidRPr="4986D35A">
                <w:rPr>
                  <w:i w:val="1"/>
                  <w:iCs w:val="1"/>
                </w:rPr>
                <w:delText>To be provided by GEHA</w:delText>
              </w:r>
            </w:del>
            <w:ins w:author="Syed Ahmed" w:date="2026-09-16T14:54:52.53Z" w16du:dateUtc="2026-09-16T14:54:52.53Z" w:id="152061159">
              <w:r w:rsidRPr="4986D35A" w:rsidR="2A9CFDB9">
                <w:rPr>
                  <w:i w:val="1"/>
                  <w:iCs w:val="1"/>
                </w:rPr>
                <w:t xml:space="preserve"> TBD</w:t>
              </w:r>
            </w:ins>
          </w:p>
        </w:tc>
      </w:tr>
      <w:tr w:rsidR="001F702A" w:rsidTr="4986D35A" w14:paraId="796FA3A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3A6" w14:textId="13321059">
            <w:pPr>
              <w:pStyle w:val="Compact"/>
              <w:suppressLineNumbers w:val="0"/>
              <w:bidi w:val="0"/>
              <w:spacing w:before="0" w:beforeAutospacing="off" w:after="0" w:afterAutospacing="off" w:line="259" w:lineRule="auto"/>
              <w:ind w:left="0" w:right="0"/>
              <w:jc w:val="left"/>
              <w:pPrChange w:author="Syed Ahmed" w:date="2026-09-16T14:50:50.579Z">
                <w:pPr/>
              </w:pPrChange>
            </w:pPr>
            <w:r w:rsidRPr="4986D35A">
              <w:rPr>
                <w:b w:val="1"/>
                <w:bCs w:val="1"/>
              </w:rPr>
              <w:t>Sign-Off</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3A7" w14:textId="6C5EF0B8">
            <w:pPr>
              <w:pStyle w:val="Compact"/>
              <w:rPr>
                <w:i w:val="1"/>
                <w:iCs w:val="1"/>
                <w:strike w:val="1"/>
                <w:rPrChange w:author="Syed Ahmed" w:date="2026-09-16T14:50:36.86Z" w:id="1329914349"/>
              </w:rPr>
            </w:pPr>
            <w:ins w:author="Syed Ahmed" w:date="2026-09-16T14:50:44.998Z" w16du:dateUtc="2026-09-16T14:50:44.998Z" w:id="1993092591">
              <w:r w:rsidRPr="4986D35A" w:rsidR="473BE255">
                <w:rPr>
                  <w:i w:val="1"/>
                  <w:iCs w:val="1"/>
                  <w:strike w:val="0"/>
                  <w:dstrike w:val="0"/>
                </w:rPr>
                <w:t xml:space="preserve">To be determined </w:t>
              </w:r>
            </w:ins>
            <w:r w:rsidRPr="4986D35A">
              <w:rPr>
                <w:i w:val="1"/>
                <w:iCs w:val="1"/>
                <w:strike w:val="1"/>
                <w:rPrChange w:author="Syed Ahmed" w:date="2026-09-16T14:50:36.859Z" w16du:dateUtc="2026-09-16T14:50:36.859Z" w:id="1707486366">
                  <w:rPr>
                    <w:i w:val="1"/>
                    <w:iCs w:val="1"/>
                  </w:rPr>
                </w:rPrChange>
              </w:rPr>
              <w:t>Not yet provided — Client approver — name, role, date. Not on file in the evidence pack (searched per the Appendix B source-exhaustion note, 26-Aug-2026); requested from GEHA (Appendix B; register W3-UTIL). / Not yet provided — Vendor approver — name, role, date. Not on file in the evidence pack (searched per the Appendix B source-exhaustion note, 26-Aug-2026); requested from GEHA (Appendix B; register W3-UTIL).</w:t>
            </w:r>
          </w:p>
        </w:tc>
      </w:tr>
    </w:tbl>
    <w:p w:rsidR="001F702A" w:rsidRDefault="00000000" w14:paraId="796FA3A9" w14:textId="77777777">
      <w:pPr>
        <w:pStyle w:val="BodyText"/>
      </w:pPr>
      <w:r>
        <w:rPr>
          <w:b/>
          <w:bCs/>
          <w:sz w:val="15"/>
          <w:szCs w:val="15"/>
        </w:rPr>
        <w:t>Table 4.0 — Diagram Record</w:t>
      </w:r>
    </w:p>
    <w:p w:rsidR="001F702A" w:rsidRDefault="001F702A" w14:paraId="796FA3AA" w14:textId="77777777">
      <w:pPr>
        <w:pStyle w:val="Compact"/>
      </w:pPr>
    </w:p>
    <w:p w:rsidR="001F702A" w:rsidRDefault="00000000" w14:paraId="796FA3AB" w14:textId="77777777">
      <w:pPr>
        <w:pStyle w:val="Heading2"/>
      </w:pPr>
      <w:bookmarkStart w:name="infrastructure-footprint" w:id="12"/>
      <w:bookmarkEnd w:id="11"/>
      <w:r>
        <w:t>4.1 Host Resource Specifications</w:t>
      </w:r>
    </w:p>
    <w:p w:rsidR="001F702A" w:rsidRDefault="001F702A" w14:paraId="796FA3AC" w14:textId="77777777">
      <w:pPr>
        <w:sectPr w:rsidR="001F702A">
          <w:headerReference w:type="default" r:id="rId16"/>
          <w:footerReference w:type="default" r:id="rId17"/>
          <w:pgSz w:w="12240" w:h="15840" w:orient="portrait"/>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443"/>
        <w:gridCol w:w="1776"/>
        <w:gridCol w:w="1142"/>
        <w:gridCol w:w="960"/>
        <w:gridCol w:w="6011"/>
        <w:gridCol w:w="780"/>
        <w:gridCol w:w="964"/>
      </w:tblGrid>
      <w:tr w:rsidR="001F702A" w:rsidTr="001F702A" w14:paraId="796FA3B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3AD" w14:textId="77777777">
            <w:pPr>
              <w:pStyle w:val="Compact"/>
            </w:pPr>
            <w:r>
              <w:rPr>
                <w:b/>
                <w:bCs/>
              </w:rPr>
              <w:t>Server / Component</w:t>
            </w:r>
          </w:p>
        </w:tc>
        <w:tc>
          <w:tcPr>
            <w:tcW w:w="0" w:type="auto"/>
          </w:tcPr>
          <w:p w:rsidR="001F702A" w:rsidRDefault="00000000" w14:paraId="796FA3AE" w14:textId="77777777">
            <w:pPr>
              <w:pStyle w:val="Compact"/>
            </w:pPr>
            <w:r>
              <w:rPr>
                <w:b/>
                <w:bCs/>
              </w:rPr>
              <w:t>Role</w:t>
            </w:r>
          </w:p>
        </w:tc>
        <w:tc>
          <w:tcPr>
            <w:tcW w:w="0" w:type="auto"/>
          </w:tcPr>
          <w:p w:rsidR="001F702A" w:rsidRDefault="00000000" w14:paraId="796FA3AF" w14:textId="77777777">
            <w:pPr>
              <w:pStyle w:val="Compact"/>
            </w:pPr>
            <w:r>
              <w:rPr>
                <w:b/>
                <w:bCs/>
              </w:rPr>
              <w:t>OS / Version</w:t>
            </w:r>
          </w:p>
        </w:tc>
        <w:tc>
          <w:tcPr>
            <w:tcW w:w="0" w:type="auto"/>
          </w:tcPr>
          <w:p w:rsidR="001F702A" w:rsidRDefault="00000000" w14:paraId="796FA3B0" w14:textId="77777777">
            <w:pPr>
              <w:pStyle w:val="Compact"/>
            </w:pPr>
            <w:r>
              <w:rPr>
                <w:b/>
                <w:bCs/>
              </w:rPr>
              <w:t>Environment</w:t>
            </w:r>
          </w:p>
        </w:tc>
        <w:tc>
          <w:tcPr>
            <w:tcW w:w="0" w:type="auto"/>
          </w:tcPr>
          <w:p w:rsidR="001F702A" w:rsidRDefault="00000000" w14:paraId="796FA3B1" w14:textId="77777777">
            <w:pPr>
              <w:pStyle w:val="Compact"/>
            </w:pPr>
            <w:r>
              <w:rPr>
                <w:b/>
                <w:bCs/>
              </w:rPr>
              <w:t>Assessment Readiness</w:t>
            </w:r>
          </w:p>
        </w:tc>
        <w:tc>
          <w:tcPr>
            <w:tcW w:w="0" w:type="auto"/>
          </w:tcPr>
          <w:p w:rsidR="001F702A" w:rsidRDefault="00000000" w14:paraId="796FA3B2" w14:textId="77777777">
            <w:pPr>
              <w:pStyle w:val="Compact"/>
            </w:pPr>
            <w:r>
              <w:rPr>
                <w:b/>
                <w:bCs/>
              </w:rPr>
              <w:t>Holds Data?</w:t>
            </w:r>
          </w:p>
        </w:tc>
        <w:tc>
          <w:tcPr>
            <w:tcW w:w="0" w:type="auto"/>
          </w:tcPr>
          <w:p w:rsidR="001F702A" w:rsidRDefault="00000000" w14:paraId="796FA3B3" w14:textId="77777777">
            <w:pPr>
              <w:pStyle w:val="Compact"/>
            </w:pPr>
            <w:r>
              <w:rPr>
                <w:b/>
                <w:bCs/>
              </w:rPr>
              <w:t>CMDB / Asset ID</w:t>
            </w:r>
          </w:p>
        </w:tc>
      </w:tr>
      <w:tr w:rsidR="001F702A" w14:paraId="796FA3BC" w14:textId="77777777">
        <w:tc>
          <w:tcPr>
            <w:tcW w:w="0" w:type="auto"/>
          </w:tcPr>
          <w:p w:rsidR="001F702A" w:rsidRDefault="00000000" w14:paraId="796FA3B5" w14:textId="77777777">
            <w:pPr>
              <w:pStyle w:val="Compact"/>
            </w:pPr>
            <w:r>
              <w:rPr>
                <w:i/>
                <w:iCs/>
              </w:rPr>
              <w:t>EAUTILDEV201</w:t>
            </w:r>
          </w:p>
        </w:tc>
        <w:tc>
          <w:tcPr>
            <w:tcW w:w="0" w:type="auto"/>
          </w:tcPr>
          <w:p w:rsidR="001F702A" w:rsidRDefault="00000000" w14:paraId="796FA3B6" w14:textId="77777777">
            <w:pPr>
              <w:pStyle w:val="Compact"/>
            </w:pPr>
            <w:r>
              <w:rPr>
                <w:i/>
                <w:iCs/>
              </w:rPr>
              <w:t>Web Server</w:t>
            </w:r>
          </w:p>
        </w:tc>
        <w:tc>
          <w:tcPr>
            <w:tcW w:w="0" w:type="auto"/>
          </w:tcPr>
          <w:p w:rsidR="001F702A" w:rsidRDefault="00000000" w14:paraId="796FA3B7" w14:textId="77777777">
            <w:pPr>
              <w:pStyle w:val="Compact"/>
            </w:pPr>
            <w:r>
              <w:rPr>
                <w:i/>
                <w:iCs/>
              </w:rPr>
              <w:t>Windows Server 2019 Standard</w:t>
            </w:r>
          </w:p>
        </w:tc>
        <w:tc>
          <w:tcPr>
            <w:tcW w:w="0" w:type="auto"/>
          </w:tcPr>
          <w:p w:rsidR="001F702A" w:rsidRDefault="00000000" w14:paraId="796FA3B8" w14:textId="77777777">
            <w:pPr>
              <w:pStyle w:val="Compact"/>
            </w:pPr>
            <w:r>
              <w:rPr>
                <w:i/>
                <w:iCs/>
              </w:rPr>
              <w:t>DEV</w:t>
            </w:r>
          </w:p>
        </w:tc>
        <w:tc>
          <w:tcPr>
            <w:tcW w:w="0" w:type="auto"/>
          </w:tcPr>
          <w:p w:rsidR="001F702A" w:rsidRDefault="00000000" w14:paraId="796FA3B9" w14:textId="77777777">
            <w:pPr>
              <w:pStyle w:val="Compact"/>
            </w:pPr>
            <w:r>
              <w:t>Active; OS support ends 01-09-2029  (Source: Matilda Discovery Assessment Summary (Host Details / Instance Assessment), as-of 08-Aug-2026)</w:t>
            </w:r>
          </w:p>
        </w:tc>
        <w:tc>
          <w:tcPr>
            <w:tcW w:w="0" w:type="auto"/>
          </w:tcPr>
          <w:p w:rsidR="001F702A" w:rsidRDefault="00000000" w14:paraId="796FA3BA" w14:textId="77777777">
            <w:pPr>
              <w:pStyle w:val="Compact"/>
            </w:pPr>
            <w:r>
              <w:t>No</w:t>
            </w:r>
          </w:p>
        </w:tc>
        <w:tc>
          <w:tcPr>
            <w:tcW w:w="0" w:type="auto"/>
          </w:tcPr>
          <w:p w:rsidR="001F702A" w:rsidRDefault="00000000" w14:paraId="796FA3BB" w14:textId="77777777">
            <w:pPr>
              <w:pStyle w:val="Compact"/>
            </w:pPr>
            <w:r>
              <w:rPr>
                <w:i/>
                <w:iCs/>
              </w:rPr>
              <w:t>Lee Summit</w:t>
            </w:r>
          </w:p>
        </w:tc>
      </w:tr>
      <w:tr w:rsidR="001F702A" w14:paraId="796FA3C4" w14:textId="77777777">
        <w:tc>
          <w:tcPr>
            <w:tcW w:w="0" w:type="auto"/>
          </w:tcPr>
          <w:p w:rsidR="001F702A" w:rsidRDefault="00000000" w14:paraId="796FA3BD" w14:textId="77777777">
            <w:pPr>
              <w:pStyle w:val="Compact"/>
            </w:pPr>
            <w:r>
              <w:rPr>
                <w:i/>
                <w:iCs/>
              </w:rPr>
              <w:t>LSUTILPRD101</w:t>
            </w:r>
          </w:p>
        </w:tc>
        <w:tc>
          <w:tcPr>
            <w:tcW w:w="0" w:type="auto"/>
          </w:tcPr>
          <w:p w:rsidR="001F702A" w:rsidRDefault="00000000" w14:paraId="796FA3BE" w14:textId="77777777">
            <w:pPr>
              <w:pStyle w:val="Compact"/>
            </w:pPr>
            <w:r>
              <w:rPr>
                <w:i/>
                <w:iCs/>
              </w:rPr>
              <w:t>Web Server</w:t>
            </w:r>
          </w:p>
        </w:tc>
        <w:tc>
          <w:tcPr>
            <w:tcW w:w="0" w:type="auto"/>
          </w:tcPr>
          <w:p w:rsidR="001F702A" w:rsidRDefault="00000000" w14:paraId="796FA3BF" w14:textId="77777777">
            <w:pPr>
              <w:pStyle w:val="Compact"/>
            </w:pPr>
            <w:r>
              <w:rPr>
                <w:i/>
                <w:iCs/>
              </w:rPr>
              <w:t>Windows Server 2019 Standard</w:t>
            </w:r>
          </w:p>
        </w:tc>
        <w:tc>
          <w:tcPr>
            <w:tcW w:w="0" w:type="auto"/>
          </w:tcPr>
          <w:p w:rsidR="001F702A" w:rsidRDefault="00000000" w14:paraId="796FA3C0" w14:textId="77777777">
            <w:pPr>
              <w:pStyle w:val="Compact"/>
            </w:pPr>
            <w:r>
              <w:rPr>
                <w:i/>
                <w:iCs/>
              </w:rPr>
              <w:t>PROD</w:t>
            </w:r>
          </w:p>
        </w:tc>
        <w:tc>
          <w:tcPr>
            <w:tcW w:w="0" w:type="auto"/>
          </w:tcPr>
          <w:p w:rsidR="001F702A" w:rsidRDefault="00000000" w14:paraId="796FA3C1" w14:textId="77777777">
            <w:pPr>
              <w:pStyle w:val="Compact"/>
            </w:pPr>
            <w:r>
              <w:t>Active; OS support ends 01-09-2029  (Source: Matilda Discovery Assessment Summary (Host Details / Instance Assessment), as-of 08-Aug-2026)</w:t>
            </w:r>
          </w:p>
        </w:tc>
        <w:tc>
          <w:tcPr>
            <w:tcW w:w="0" w:type="auto"/>
          </w:tcPr>
          <w:p w:rsidR="001F702A" w:rsidRDefault="00000000" w14:paraId="796FA3C2" w14:textId="77777777">
            <w:pPr>
              <w:pStyle w:val="Compact"/>
            </w:pPr>
            <w:r>
              <w:t>No</w:t>
            </w:r>
          </w:p>
        </w:tc>
        <w:tc>
          <w:tcPr>
            <w:tcW w:w="0" w:type="auto"/>
          </w:tcPr>
          <w:p w:rsidR="001F702A" w:rsidRDefault="00000000" w14:paraId="796FA3C3" w14:textId="77777777">
            <w:pPr>
              <w:pStyle w:val="Compact"/>
            </w:pPr>
            <w:r>
              <w:rPr>
                <w:i/>
                <w:iCs/>
              </w:rPr>
              <w:t>Lee Summit</w:t>
            </w:r>
          </w:p>
        </w:tc>
      </w:tr>
      <w:tr w:rsidR="001F702A" w14:paraId="796FA3CC" w14:textId="77777777">
        <w:tc>
          <w:tcPr>
            <w:tcW w:w="0" w:type="auto"/>
          </w:tcPr>
          <w:p w:rsidR="001F702A" w:rsidRDefault="00000000" w14:paraId="796FA3C5" w14:textId="77777777">
            <w:pPr>
              <w:pStyle w:val="Compact"/>
            </w:pPr>
            <w:r>
              <w:rPr>
                <w:i/>
                <w:iCs/>
              </w:rPr>
              <w:t>LXUTILPRD101</w:t>
            </w:r>
          </w:p>
        </w:tc>
        <w:tc>
          <w:tcPr>
            <w:tcW w:w="0" w:type="auto"/>
          </w:tcPr>
          <w:p w:rsidR="001F702A" w:rsidRDefault="00000000" w14:paraId="796FA3C6" w14:textId="77777777">
            <w:pPr>
              <w:pStyle w:val="Compact"/>
            </w:pPr>
            <w:r>
              <w:rPr>
                <w:i/>
                <w:iCs/>
              </w:rPr>
              <w:t>Infra</w:t>
            </w:r>
          </w:p>
        </w:tc>
        <w:tc>
          <w:tcPr>
            <w:tcW w:w="0" w:type="auto"/>
          </w:tcPr>
          <w:p w:rsidR="001F702A" w:rsidRDefault="00000000" w14:paraId="796FA3C7" w14:textId="77777777">
            <w:pPr>
              <w:pStyle w:val="Compact"/>
            </w:pPr>
            <w:r>
              <w:rPr>
                <w:i/>
                <w:iCs/>
              </w:rPr>
              <w:t>Windows Server 2019 Standard</w:t>
            </w:r>
          </w:p>
        </w:tc>
        <w:tc>
          <w:tcPr>
            <w:tcW w:w="0" w:type="auto"/>
          </w:tcPr>
          <w:p w:rsidR="001F702A" w:rsidRDefault="00000000" w14:paraId="796FA3C8" w14:textId="77777777">
            <w:pPr>
              <w:pStyle w:val="Compact"/>
            </w:pPr>
            <w:r>
              <w:rPr>
                <w:i/>
                <w:iCs/>
              </w:rPr>
              <w:t>PROD</w:t>
            </w:r>
          </w:p>
        </w:tc>
        <w:tc>
          <w:tcPr>
            <w:tcW w:w="0" w:type="auto"/>
          </w:tcPr>
          <w:p w:rsidR="001F702A" w:rsidRDefault="00000000" w14:paraId="796FA3C9" w14:textId="77777777">
            <w:pPr>
              <w:pStyle w:val="Compact"/>
            </w:pPr>
            <w:r>
              <w:t>Active; OS support ends 01-09-2029  (Source: Matilda Discovery Assessment Summary (Host Details / Instance Assessment), as-of 08-Aug-2026)</w:t>
            </w:r>
          </w:p>
        </w:tc>
        <w:tc>
          <w:tcPr>
            <w:tcW w:w="0" w:type="auto"/>
          </w:tcPr>
          <w:p w:rsidR="001F702A" w:rsidRDefault="00000000" w14:paraId="796FA3CA" w14:textId="77777777">
            <w:pPr>
              <w:pStyle w:val="Compact"/>
            </w:pPr>
            <w:r>
              <w:t>No</w:t>
            </w:r>
          </w:p>
        </w:tc>
        <w:tc>
          <w:tcPr>
            <w:tcW w:w="0" w:type="auto"/>
          </w:tcPr>
          <w:p w:rsidR="001F702A" w:rsidRDefault="00000000" w14:paraId="796FA3CB" w14:textId="77777777">
            <w:pPr>
              <w:pStyle w:val="Compact"/>
            </w:pPr>
            <w:r>
              <w:rPr>
                <w:i/>
                <w:iCs/>
              </w:rPr>
              <w:t>Lenexa</w:t>
            </w:r>
          </w:p>
        </w:tc>
      </w:tr>
      <w:tr w:rsidR="001F702A" w14:paraId="796FA3D4" w14:textId="77777777">
        <w:tc>
          <w:tcPr>
            <w:tcW w:w="0" w:type="auto"/>
          </w:tcPr>
          <w:p w:rsidR="001F702A" w:rsidRDefault="00000000" w14:paraId="796FA3CD" w14:textId="77777777">
            <w:pPr>
              <w:pStyle w:val="Compact"/>
            </w:pPr>
            <w:r>
              <w:rPr>
                <w:i/>
                <w:iCs/>
              </w:rPr>
              <w:t>MSCOREOSPRD101</w:t>
            </w:r>
          </w:p>
        </w:tc>
        <w:tc>
          <w:tcPr>
            <w:tcW w:w="0" w:type="auto"/>
          </w:tcPr>
          <w:p w:rsidR="001F702A" w:rsidRDefault="00000000" w14:paraId="796FA3CE" w14:textId="77777777">
            <w:pPr>
              <w:pStyle w:val="Compact"/>
            </w:pPr>
            <w:r>
              <w:rPr>
                <w:i/>
                <w:iCs/>
              </w:rPr>
              <w:t>Infra</w:t>
            </w:r>
          </w:p>
        </w:tc>
        <w:tc>
          <w:tcPr>
            <w:tcW w:w="0" w:type="auto"/>
          </w:tcPr>
          <w:p w:rsidR="001F702A" w:rsidRDefault="00000000" w14:paraId="796FA3CF" w14:textId="77777777">
            <w:pPr>
              <w:pStyle w:val="Compact"/>
            </w:pPr>
            <w:r>
              <w:rPr>
                <w:i/>
                <w:iCs/>
              </w:rPr>
              <w:t>Windows Server 2025 Standard</w:t>
            </w:r>
          </w:p>
        </w:tc>
        <w:tc>
          <w:tcPr>
            <w:tcW w:w="0" w:type="auto"/>
          </w:tcPr>
          <w:p w:rsidR="001F702A" w:rsidRDefault="00000000" w14:paraId="796FA3D0" w14:textId="77777777">
            <w:pPr>
              <w:pStyle w:val="Compact"/>
            </w:pPr>
            <w:r>
              <w:rPr>
                <w:i/>
                <w:iCs/>
              </w:rPr>
              <w:t>PROD</w:t>
            </w:r>
          </w:p>
        </w:tc>
        <w:tc>
          <w:tcPr>
            <w:tcW w:w="0" w:type="auto"/>
          </w:tcPr>
          <w:p w:rsidR="001F702A" w:rsidRDefault="00000000" w14:paraId="796FA3D1" w14:textId="77777777">
            <w:pPr>
              <w:pStyle w:val="Compact"/>
            </w:pPr>
            <w:r>
              <w:t>Active; OS support ends 10-15-2034  (Source: Matilda Discovery Assessment Summary (Host Details / Instance Assessment), as-of 08-Aug-2026)</w:t>
            </w:r>
          </w:p>
        </w:tc>
        <w:tc>
          <w:tcPr>
            <w:tcW w:w="0" w:type="auto"/>
          </w:tcPr>
          <w:p w:rsidR="001F702A" w:rsidRDefault="00000000" w14:paraId="796FA3D2" w14:textId="77777777">
            <w:pPr>
              <w:pStyle w:val="Compact"/>
            </w:pPr>
            <w:r>
              <w:t>No</w:t>
            </w:r>
          </w:p>
        </w:tc>
        <w:tc>
          <w:tcPr>
            <w:tcW w:w="0" w:type="auto"/>
          </w:tcPr>
          <w:p w:rsidR="001F702A" w:rsidRDefault="00000000" w14:paraId="796FA3D3" w14:textId="77777777">
            <w:pPr>
              <w:pStyle w:val="Compact"/>
            </w:pPr>
            <w:r>
              <w:rPr>
                <w:i/>
                <w:iCs/>
              </w:rPr>
              <w:t>Lenexa</w:t>
            </w:r>
          </w:p>
        </w:tc>
      </w:tr>
      <w:tr w:rsidR="001F702A" w14:paraId="796FA3DC" w14:textId="77777777">
        <w:tc>
          <w:tcPr>
            <w:tcW w:w="0" w:type="auto"/>
          </w:tcPr>
          <w:p w:rsidR="001F702A" w:rsidRDefault="00000000" w14:paraId="796FA3D5" w14:textId="77777777">
            <w:pPr>
              <w:pStyle w:val="Compact"/>
            </w:pPr>
            <w:r>
              <w:rPr>
                <w:i/>
                <w:iCs/>
              </w:rPr>
              <w:t>NETBACKUPPRD101</w:t>
            </w:r>
          </w:p>
        </w:tc>
        <w:tc>
          <w:tcPr>
            <w:tcW w:w="0" w:type="auto"/>
          </w:tcPr>
          <w:p w:rsidR="001F702A" w:rsidRDefault="00000000" w14:paraId="796FA3D6" w14:textId="77777777">
            <w:pPr>
              <w:pStyle w:val="Compact"/>
            </w:pPr>
            <w:r>
              <w:rPr>
                <w:i/>
                <w:iCs/>
              </w:rPr>
              <w:t>Container</w:t>
            </w:r>
          </w:p>
        </w:tc>
        <w:tc>
          <w:tcPr>
            <w:tcW w:w="0" w:type="auto"/>
          </w:tcPr>
          <w:p w:rsidR="001F702A" w:rsidRDefault="00000000" w14:paraId="796FA3D7" w14:textId="77777777">
            <w:pPr>
              <w:pStyle w:val="Compact"/>
            </w:pPr>
            <w:r>
              <w:rPr>
                <w:i/>
                <w:iCs/>
              </w:rPr>
              <w:t>RHEL 9.0</w:t>
            </w:r>
          </w:p>
        </w:tc>
        <w:tc>
          <w:tcPr>
            <w:tcW w:w="0" w:type="auto"/>
          </w:tcPr>
          <w:p w:rsidR="001F702A" w:rsidRDefault="00000000" w14:paraId="796FA3D8" w14:textId="77777777">
            <w:pPr>
              <w:pStyle w:val="Compact"/>
            </w:pPr>
            <w:r>
              <w:rPr>
                <w:i/>
                <w:iCs/>
              </w:rPr>
              <w:t>PROD</w:t>
            </w:r>
          </w:p>
        </w:tc>
        <w:tc>
          <w:tcPr>
            <w:tcW w:w="0" w:type="auto"/>
          </w:tcPr>
          <w:p w:rsidR="001F702A" w:rsidRDefault="00000000" w14:paraId="796FA3D9" w14:textId="77777777">
            <w:pPr>
              <w:pStyle w:val="Compact"/>
            </w:pPr>
            <w:r>
              <w:t>Active; OS support ends 05-31-2035  (Source: Matilda Discovery Assessment Summary (Host Details / Instance Assessment), as-of 08-Aug-2026)</w:t>
            </w:r>
          </w:p>
        </w:tc>
        <w:tc>
          <w:tcPr>
            <w:tcW w:w="0" w:type="auto"/>
          </w:tcPr>
          <w:p w:rsidR="001F702A" w:rsidRDefault="00000000" w14:paraId="796FA3DA" w14:textId="77777777">
            <w:pPr>
              <w:pStyle w:val="Compact"/>
            </w:pPr>
            <w:r>
              <w:t>No</w:t>
            </w:r>
          </w:p>
        </w:tc>
        <w:tc>
          <w:tcPr>
            <w:tcW w:w="0" w:type="auto"/>
          </w:tcPr>
          <w:p w:rsidR="001F702A" w:rsidRDefault="00000000" w14:paraId="796FA3DB" w14:textId="77777777">
            <w:pPr>
              <w:pStyle w:val="Compact"/>
            </w:pPr>
            <w:r>
              <w:rPr>
                <w:i/>
                <w:iCs/>
              </w:rPr>
              <w:t>Lenexa</w:t>
            </w:r>
          </w:p>
        </w:tc>
      </w:tr>
      <w:tr w:rsidR="001F702A" w14:paraId="796FA3E4" w14:textId="77777777">
        <w:tc>
          <w:tcPr>
            <w:tcW w:w="0" w:type="auto"/>
          </w:tcPr>
          <w:p w:rsidR="001F702A" w:rsidRDefault="00000000" w14:paraId="796FA3DD" w14:textId="77777777">
            <w:pPr>
              <w:pStyle w:val="Compact"/>
            </w:pPr>
            <w:r>
              <w:rPr>
                <w:i/>
                <w:iCs/>
              </w:rPr>
              <w:t>OIMTST101</w:t>
            </w:r>
          </w:p>
        </w:tc>
        <w:tc>
          <w:tcPr>
            <w:tcW w:w="0" w:type="auto"/>
          </w:tcPr>
          <w:p w:rsidR="001F702A" w:rsidRDefault="00000000" w14:paraId="796FA3DE" w14:textId="77777777">
            <w:pPr>
              <w:pStyle w:val="Compact"/>
            </w:pPr>
            <w:r>
              <w:rPr>
                <w:i/>
                <w:iCs/>
              </w:rPr>
              <w:t>Infra</w:t>
            </w:r>
          </w:p>
        </w:tc>
        <w:tc>
          <w:tcPr>
            <w:tcW w:w="0" w:type="auto"/>
          </w:tcPr>
          <w:p w:rsidR="001F702A" w:rsidRDefault="00000000" w14:paraId="796FA3DF" w14:textId="77777777">
            <w:pPr>
              <w:pStyle w:val="Compact"/>
            </w:pPr>
            <w:r>
              <w:rPr>
                <w:i/>
                <w:iCs/>
              </w:rPr>
              <w:t>Windows Server 2019 Standard</w:t>
            </w:r>
          </w:p>
        </w:tc>
        <w:tc>
          <w:tcPr>
            <w:tcW w:w="0" w:type="auto"/>
          </w:tcPr>
          <w:p w:rsidR="001F702A" w:rsidRDefault="00000000" w14:paraId="796FA3E0" w14:textId="77777777">
            <w:pPr>
              <w:pStyle w:val="Compact"/>
            </w:pPr>
            <w:r>
              <w:rPr>
                <w:i/>
                <w:iCs/>
              </w:rPr>
              <w:t>TEST</w:t>
            </w:r>
          </w:p>
        </w:tc>
        <w:tc>
          <w:tcPr>
            <w:tcW w:w="0" w:type="auto"/>
          </w:tcPr>
          <w:p w:rsidR="001F702A" w:rsidRDefault="00000000" w14:paraId="796FA3E1" w14:textId="77777777">
            <w:pPr>
              <w:pStyle w:val="Compact"/>
            </w:pPr>
            <w:r>
              <w:t>Active; OS support ends 01-09-2029  (Source: Matilda Discovery Assessment Summary (Host Details / Instance Assessment), as-of 08-Aug-2026)</w:t>
            </w:r>
          </w:p>
        </w:tc>
        <w:tc>
          <w:tcPr>
            <w:tcW w:w="0" w:type="auto"/>
          </w:tcPr>
          <w:p w:rsidR="001F702A" w:rsidRDefault="00000000" w14:paraId="796FA3E2" w14:textId="77777777">
            <w:pPr>
              <w:pStyle w:val="Compact"/>
            </w:pPr>
            <w:r>
              <w:t>No</w:t>
            </w:r>
          </w:p>
        </w:tc>
        <w:tc>
          <w:tcPr>
            <w:tcW w:w="0" w:type="auto"/>
          </w:tcPr>
          <w:p w:rsidR="001F702A" w:rsidRDefault="00000000" w14:paraId="796FA3E3" w14:textId="77777777">
            <w:pPr>
              <w:pStyle w:val="Compact"/>
            </w:pPr>
            <w:r>
              <w:rPr>
                <w:i/>
                <w:iCs/>
              </w:rPr>
              <w:t>Lee Summit</w:t>
            </w:r>
          </w:p>
        </w:tc>
      </w:tr>
      <w:tr w:rsidR="001F702A" w14:paraId="796FA3EC" w14:textId="77777777">
        <w:tc>
          <w:tcPr>
            <w:tcW w:w="0" w:type="auto"/>
          </w:tcPr>
          <w:p w:rsidR="001F702A" w:rsidRDefault="00000000" w14:paraId="796FA3E5" w14:textId="77777777">
            <w:pPr>
              <w:pStyle w:val="Compact"/>
            </w:pPr>
            <w:r>
              <w:rPr>
                <w:i/>
                <w:iCs/>
              </w:rPr>
              <w:t>OIMTST102</w:t>
            </w:r>
          </w:p>
        </w:tc>
        <w:tc>
          <w:tcPr>
            <w:tcW w:w="0" w:type="auto"/>
          </w:tcPr>
          <w:p w:rsidR="001F702A" w:rsidRDefault="00000000" w14:paraId="796FA3E6" w14:textId="77777777">
            <w:pPr>
              <w:pStyle w:val="Compact"/>
            </w:pPr>
            <w:r>
              <w:rPr>
                <w:i/>
                <w:iCs/>
              </w:rPr>
              <w:t>Infra</w:t>
            </w:r>
          </w:p>
        </w:tc>
        <w:tc>
          <w:tcPr>
            <w:tcW w:w="0" w:type="auto"/>
          </w:tcPr>
          <w:p w:rsidR="001F702A" w:rsidRDefault="00000000" w14:paraId="796FA3E7" w14:textId="77777777">
            <w:pPr>
              <w:pStyle w:val="Compact"/>
            </w:pPr>
            <w:r>
              <w:rPr>
                <w:i/>
                <w:iCs/>
              </w:rPr>
              <w:t>Windows Server 2019 Standard</w:t>
            </w:r>
          </w:p>
        </w:tc>
        <w:tc>
          <w:tcPr>
            <w:tcW w:w="0" w:type="auto"/>
          </w:tcPr>
          <w:p w:rsidR="001F702A" w:rsidRDefault="00000000" w14:paraId="796FA3E8" w14:textId="77777777">
            <w:pPr>
              <w:pStyle w:val="Compact"/>
            </w:pPr>
            <w:r>
              <w:rPr>
                <w:i/>
                <w:iCs/>
              </w:rPr>
              <w:t>TEST</w:t>
            </w:r>
          </w:p>
        </w:tc>
        <w:tc>
          <w:tcPr>
            <w:tcW w:w="0" w:type="auto"/>
          </w:tcPr>
          <w:p w:rsidR="001F702A" w:rsidRDefault="00000000" w14:paraId="796FA3E9" w14:textId="77777777">
            <w:pPr>
              <w:pStyle w:val="Compact"/>
            </w:pPr>
            <w:r>
              <w:t>Active; OS support ends 01-09-2029  (Source: Matilda Discovery Assessment Summary (Host Details / Instance Assessment), as-of 08-Aug-2026)</w:t>
            </w:r>
          </w:p>
        </w:tc>
        <w:tc>
          <w:tcPr>
            <w:tcW w:w="0" w:type="auto"/>
          </w:tcPr>
          <w:p w:rsidR="001F702A" w:rsidRDefault="00000000" w14:paraId="796FA3EA" w14:textId="77777777">
            <w:pPr>
              <w:pStyle w:val="Compact"/>
            </w:pPr>
            <w:r>
              <w:t>No</w:t>
            </w:r>
          </w:p>
        </w:tc>
        <w:tc>
          <w:tcPr>
            <w:tcW w:w="0" w:type="auto"/>
          </w:tcPr>
          <w:p w:rsidR="001F702A" w:rsidRDefault="00000000" w14:paraId="796FA3EB" w14:textId="77777777">
            <w:pPr>
              <w:pStyle w:val="Compact"/>
            </w:pPr>
            <w:r>
              <w:rPr>
                <w:i/>
                <w:iCs/>
              </w:rPr>
              <w:t>Lenexa</w:t>
            </w:r>
          </w:p>
        </w:tc>
      </w:tr>
      <w:tr w:rsidR="001F702A" w14:paraId="796FA3F4" w14:textId="77777777">
        <w:tc>
          <w:tcPr>
            <w:tcW w:w="0" w:type="auto"/>
          </w:tcPr>
          <w:p w:rsidR="001F702A" w:rsidRDefault="00000000" w14:paraId="796FA3ED" w14:textId="77777777">
            <w:pPr>
              <w:pStyle w:val="Compact"/>
            </w:pPr>
            <w:r>
              <w:rPr>
                <w:i/>
                <w:iCs/>
              </w:rPr>
              <w:t>SECADMUTLPRD101</w:t>
            </w:r>
          </w:p>
        </w:tc>
        <w:tc>
          <w:tcPr>
            <w:tcW w:w="0" w:type="auto"/>
          </w:tcPr>
          <w:p w:rsidR="001F702A" w:rsidRDefault="00000000" w14:paraId="796FA3EE" w14:textId="77777777">
            <w:pPr>
              <w:pStyle w:val="Compact"/>
            </w:pPr>
            <w:r>
              <w:rPr>
                <w:i/>
                <w:iCs/>
              </w:rPr>
              <w:t>Infra</w:t>
            </w:r>
          </w:p>
        </w:tc>
        <w:tc>
          <w:tcPr>
            <w:tcW w:w="0" w:type="auto"/>
          </w:tcPr>
          <w:p w:rsidR="001F702A" w:rsidRDefault="00000000" w14:paraId="796FA3EF" w14:textId="77777777">
            <w:pPr>
              <w:pStyle w:val="Compact"/>
            </w:pPr>
            <w:r>
              <w:rPr>
                <w:i/>
                <w:iCs/>
              </w:rPr>
              <w:t>Windows Server 2022 Standard</w:t>
            </w:r>
          </w:p>
        </w:tc>
        <w:tc>
          <w:tcPr>
            <w:tcW w:w="0" w:type="auto"/>
          </w:tcPr>
          <w:p w:rsidR="001F702A" w:rsidRDefault="00000000" w14:paraId="796FA3F0" w14:textId="77777777">
            <w:pPr>
              <w:pStyle w:val="Compact"/>
            </w:pPr>
            <w:r>
              <w:rPr>
                <w:i/>
                <w:iCs/>
              </w:rPr>
              <w:t>PROD</w:t>
            </w:r>
          </w:p>
        </w:tc>
        <w:tc>
          <w:tcPr>
            <w:tcW w:w="0" w:type="auto"/>
          </w:tcPr>
          <w:p w:rsidR="001F702A" w:rsidRDefault="00000000" w14:paraId="796FA3F1" w14:textId="77777777">
            <w:pPr>
              <w:pStyle w:val="Compact"/>
            </w:pPr>
            <w:r>
              <w:t>Active; OS support ends 10-15-2031  (Source: Matilda Discovery Assessment Summary (Host Details / Instance Assessment), as-of 08-Aug-2026)</w:t>
            </w:r>
          </w:p>
        </w:tc>
        <w:tc>
          <w:tcPr>
            <w:tcW w:w="0" w:type="auto"/>
          </w:tcPr>
          <w:p w:rsidR="001F702A" w:rsidRDefault="00000000" w14:paraId="796FA3F2" w14:textId="77777777">
            <w:pPr>
              <w:pStyle w:val="Compact"/>
            </w:pPr>
            <w:r>
              <w:t>No</w:t>
            </w:r>
          </w:p>
        </w:tc>
        <w:tc>
          <w:tcPr>
            <w:tcW w:w="0" w:type="auto"/>
          </w:tcPr>
          <w:p w:rsidR="001F702A" w:rsidRDefault="00000000" w14:paraId="796FA3F3" w14:textId="77777777">
            <w:pPr>
              <w:pStyle w:val="Compact"/>
            </w:pPr>
            <w:r>
              <w:rPr>
                <w:i/>
                <w:iCs/>
              </w:rPr>
              <w:t>Lee Summit</w:t>
            </w:r>
          </w:p>
        </w:tc>
      </w:tr>
      <w:tr w:rsidR="001F702A" w14:paraId="796FA3FC" w14:textId="77777777">
        <w:tc>
          <w:tcPr>
            <w:tcW w:w="0" w:type="auto"/>
          </w:tcPr>
          <w:p w:rsidR="001F702A" w:rsidRDefault="00000000" w14:paraId="796FA3F5" w14:textId="77777777">
            <w:pPr>
              <w:pStyle w:val="Compact"/>
            </w:pPr>
            <w:r>
              <w:rPr>
                <w:i/>
                <w:iCs/>
              </w:rPr>
              <w:t>LXENTUTL01</w:t>
            </w:r>
          </w:p>
        </w:tc>
        <w:tc>
          <w:tcPr>
            <w:tcW w:w="0" w:type="auto"/>
          </w:tcPr>
          <w:p w:rsidR="001F702A" w:rsidRDefault="00000000" w14:paraId="796FA3F6" w14:textId="77777777">
            <w:pPr>
              <w:pStyle w:val="Compact"/>
            </w:pPr>
            <w:r>
              <w:rPr>
                <w:i/>
                <w:iCs/>
              </w:rPr>
              <w:t>Legacy EA Utility Server — unmapped, disposition required</w:t>
            </w:r>
          </w:p>
        </w:tc>
        <w:tc>
          <w:tcPr>
            <w:tcW w:w="0" w:type="auto"/>
          </w:tcPr>
          <w:p w:rsidR="001F702A" w:rsidRDefault="00000000" w14:paraId="796FA3F7" w14:textId="77777777">
            <w:pPr>
              <w:pStyle w:val="Compact"/>
            </w:pPr>
            <w:r>
              <w:rPr>
                <w:i/>
                <w:iCs/>
              </w:rPr>
              <w:t>Windows Server 2012 (64-bit)</w:t>
            </w:r>
          </w:p>
        </w:tc>
        <w:tc>
          <w:tcPr>
            <w:tcW w:w="0" w:type="auto"/>
          </w:tcPr>
          <w:p w:rsidR="001F702A" w:rsidRDefault="00000000" w14:paraId="796FA3F8" w14:textId="77777777">
            <w:pPr>
              <w:pStyle w:val="Compact"/>
            </w:pPr>
            <w:r>
              <w:rPr>
                <w:i/>
                <w:iCs/>
              </w:rPr>
              <w:t>Legacy</w:t>
            </w:r>
          </w:p>
        </w:tc>
        <w:tc>
          <w:tcPr>
            <w:tcW w:w="0" w:type="auto"/>
          </w:tcPr>
          <w:p w:rsidR="001F702A" w:rsidRDefault="00000000" w14:paraId="796FA3F9" w14:textId="77777777">
            <w:pPr>
              <w:pStyle w:val="Compact"/>
            </w:pPr>
            <w:r>
              <w:t>poweredOff; vCenter annotation "Owner: EA Engineers EA Utility Server"  (Evidenced — Server_VM_Inventory, LX tab row 191). Unmapped in Matilda and absent from prior revisions of this playbook. Retire-or-ignore ruling required (register W3-UTIL-2).</w:t>
            </w:r>
          </w:p>
        </w:tc>
        <w:tc>
          <w:tcPr>
            <w:tcW w:w="0" w:type="auto"/>
          </w:tcPr>
          <w:p w:rsidR="001F702A" w:rsidRDefault="00000000" w14:paraId="796FA3FA" w14:textId="77777777">
            <w:pPr>
              <w:pStyle w:val="Compact"/>
            </w:pPr>
            <w:r>
              <w:t>Unknown</w:t>
            </w:r>
          </w:p>
        </w:tc>
        <w:tc>
          <w:tcPr>
            <w:tcW w:w="0" w:type="auto"/>
          </w:tcPr>
          <w:p w:rsidR="001F702A" w:rsidRDefault="00000000" w14:paraId="796FA3FB" w14:textId="77777777">
            <w:pPr>
              <w:pStyle w:val="Compact"/>
            </w:pPr>
            <w:r>
              <w:rPr>
                <w:i/>
                <w:iCs/>
              </w:rPr>
              <w:t>Lenexa (vCenter LX tab)</w:t>
            </w:r>
          </w:p>
        </w:tc>
      </w:tr>
    </w:tbl>
    <w:p w:rsidR="001F702A" w:rsidRDefault="00000000" w14:paraId="796FA3FD" w14:textId="77777777">
      <w:pPr>
        <w:pStyle w:val="BodyText"/>
      </w:pPr>
      <w:r>
        <w:rPr>
          <w:b/>
          <w:bCs/>
          <w:sz w:val="15"/>
          <w:szCs w:val="15"/>
        </w:rPr>
        <w:t>Table 4.1 — Host Resource Specifications</w:t>
      </w:r>
    </w:p>
    <w:p w:rsidR="001F702A" w:rsidRDefault="001F702A" w14:paraId="796FA3FE" w14:textId="77777777">
      <w:pPr>
        <w:sectPr w:rsidR="001F702A">
          <w:headerReference w:type="default" r:id="rId18"/>
          <w:footerReference w:type="default" r:id="rId19"/>
          <w:pgSz w:w="15840" w:h="12240" w:orient="landscape"/>
          <w:pgMar w:top="1440" w:right="1440" w:bottom="1440" w:left="1440" w:header="720" w:footer="620" w:gutter="0"/>
          <w:cols w:space="720"/>
        </w:sectPr>
      </w:pPr>
    </w:p>
    <w:p w:rsidR="001F702A" w:rsidP="4986D35A" w:rsidRDefault="00000000" w14:paraId="796FA3FF" w14:textId="77777777">
      <w:pPr>
        <w:pStyle w:val="Heading3"/>
        <w:rPr>
          <w:strike w:val="1"/>
          <w:rPrChange w:author="Syed Ahmed" w:date="2026-09-16T14:49:56.146Z" w:id="358908701"/>
        </w:rPr>
      </w:pPr>
      <w:bookmarkStart w:name="sizing-utilization-baseline" w:id="13"/>
      <w:r w:rsidRPr="4986D35A">
        <w:rPr>
          <w:strike w:val="1"/>
          <w:rPrChange w:author="Syed Ahmed" w:date="2026-09-16T14:49:56.145Z" w16du:dateUtc="2026-09-16T14:49:56.145Z" w:id="1168415863"/>
        </w:rPr>
        <w:t>4.1.1 Sizing &amp; Utilization Baseline</w:t>
      </w:r>
    </w:p>
    <w:p w:rsidR="001F702A" w:rsidP="4986D35A" w:rsidRDefault="00000000" w14:paraId="796FA400" w14:textId="77777777">
      <w:pPr>
        <w:pStyle w:val="FirstParagraph"/>
        <w:rPr>
          <w:strike w:val="1"/>
          <w:rPrChange w:author="Syed Ahmed" w:date="2026-09-16T14:49:56.147Z" w:id="1693404203"/>
        </w:rPr>
      </w:pPr>
      <w:r w:rsidRPr="4986D35A">
        <w:rPr>
          <w:strike w:val="1"/>
          <w:rPrChange w:author="Syed Ahmed" w:date="2026-09-16T14:49:56.146Z" w16du:dateUtc="2026-09-16T14:49:56.146Z" w:id="1121831490"/>
        </w:rPr>
        <w:t xml:space="preserve">Allocated capacity and measured </w:t>
      </w:r>
      <w:r w:rsidRPr="4986D35A">
        <w:rPr>
          <w:strike w:val="1"/>
          <w:rPrChange w:author="Syed Ahmed" w:date="2026-09-16T14:49:56.146Z" w16du:dateUtc="2026-09-16T14:49:56.146Z" w:id="1202649653"/>
        </w:rPr>
        <w:t>utilization</w:t>
      </w:r>
      <w:r w:rsidRPr="4986D35A">
        <w:rPr>
          <w:strike w:val="1"/>
          <w:rPrChange w:author="Syed Ahmed" w:date="2026-09-16T14:49:56.146Z" w16du:dateUtc="2026-09-16T14:49:56.146Z" w:id="1403361796"/>
        </w:rPr>
        <w:t xml:space="preserve"> are recorded side by </w:t>
      </w:r>
      <w:r w:rsidRPr="4986D35A">
        <w:rPr>
          <w:strike w:val="1"/>
          <w:rPrChange w:author="Syed Ahmed" w:date="2026-09-16T14:49:56.146Z" w16du:dateUtc="2026-09-16T14:49:56.146Z" w:id="427799649"/>
        </w:rPr>
        <w:t>side, because</w:t>
      </w:r>
      <w:r w:rsidRPr="4986D35A">
        <w:rPr>
          <w:strike w:val="1"/>
          <w:rPrChange w:author="Syed Ahmed" w:date="2026-09-16T14:49:56.146Z" w16du:dateUtc="2026-09-16T14:49:56.146Z" w:id="2127845469"/>
        </w:rPr>
        <w:t xml:space="preserve"> the difference between them is where cloud cost is won or lost. </w:t>
      </w:r>
      <w:r w:rsidRPr="4986D35A">
        <w:rPr>
          <w:strike w:val="1"/>
          <w:rPrChange w:author="Syed Ahmed" w:date="2026-09-16T14:49:56.146Z" w16du:dateUtc="2026-09-16T14:49:56.146Z" w:id="879241331"/>
        </w:rPr>
        <w:t>Target sizing is derived from what the workload actually consumes rather than from what was provisioned for it, which is frequently several times larger.</w:t>
      </w:r>
      <w:r w:rsidRPr="4986D35A">
        <w:rPr>
          <w:strike w:val="1"/>
          <w:rPrChange w:author="Syed Ahmed" w:date="2026-09-16T14:49:56.146Z" w16du:dateUtc="2026-09-16T14:49:56.146Z" w:id="1081135075"/>
        </w:rPr>
        <w:t xml:space="preserve"> The observation window is </w:t>
      </w:r>
      <w:r w:rsidRPr="4986D35A">
        <w:rPr>
          <w:strike w:val="1"/>
          <w:rPrChange w:author="Syed Ahmed" w:date="2026-09-16T14:49:56.146Z" w16du:dateUtc="2026-09-16T14:49:56.146Z" w:id="321044267"/>
        </w:rPr>
        <w:t>stated</w:t>
      </w:r>
      <w:r w:rsidRPr="4986D35A">
        <w:rPr>
          <w:strike w:val="1"/>
          <w:rPrChange w:author="Syed Ahmed" w:date="2026-09-16T14:49:56.146Z" w16du:dateUtc="2026-09-16T14:49:56.146Z" w:id="1175921437"/>
        </w:rPr>
        <w:t xml:space="preserve"> with every figure, since a short sample will not capture cyclical peaks such as month-end or open-season processing. Where no measurement exists, that absence is recorded </w:t>
      </w:r>
      <w:r w:rsidRPr="4986D35A">
        <w:rPr>
          <w:strike w:val="1"/>
          <w:rPrChange w:author="Syed Ahmed" w:date="2026-09-16T14:49:56.146Z" w16du:dateUtc="2026-09-16T14:49:56.146Z" w:id="1237064399"/>
        </w:rPr>
        <w:t>plainly</w:t>
      </w:r>
      <w:r w:rsidRPr="4986D35A">
        <w:rPr>
          <w:strike w:val="1"/>
          <w:rPrChange w:author="Syed Ahmed" w:date="2026-09-16T14:49:56.146Z" w16du:dateUtc="2026-09-16T14:49:56.146Z" w:id="198444319"/>
        </w:rPr>
        <w:t xml:space="preserve"> and the associated sizing risk is carried into the risk register rather than hidden inside an estimate.</w:t>
      </w:r>
    </w:p>
    <w:p w:rsidR="001F702A" w:rsidRDefault="001F702A" w14:paraId="796FA401" w14:textId="77777777">
      <w:pPr>
        <w:sectPr w:rsidR="001F702A">
          <w:headerReference w:type="default" r:id="rId20"/>
          <w:footerReference w:type="default" r:id="rId21"/>
          <w:pgSz w:w="12240" w:h="15840" w:orient="portrait"/>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443"/>
        <w:gridCol w:w="838"/>
        <w:gridCol w:w="879"/>
        <w:gridCol w:w="855"/>
        <w:gridCol w:w="715"/>
        <w:gridCol w:w="971"/>
        <w:gridCol w:w="1128"/>
        <w:gridCol w:w="2698"/>
        <w:gridCol w:w="3549"/>
      </w:tblGrid>
      <w:tr w:rsidR="001F702A" w:rsidTr="4986D35A" w14:paraId="796FA40B"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02" w14:textId="77777777">
            <w:pPr>
              <w:pStyle w:val="Compact"/>
            </w:pPr>
            <w:r>
              <w:rPr>
                <w:b/>
                <w:bCs/>
              </w:rPr>
              <w:t>Server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03" w14:textId="77777777">
            <w:pPr>
              <w:pStyle w:val="Compact"/>
            </w:pPr>
            <w:r>
              <w:rPr>
                <w:b/>
                <w:bCs/>
              </w:rPr>
              <w:t>vCPU Allocated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04" w14:textId="77777777">
            <w:pPr>
              <w:pStyle w:val="Compact"/>
            </w:pPr>
            <w:r>
              <w:rPr>
                <w:b/>
                <w:bCs/>
              </w:rPr>
              <w:t>Memory Allocated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05" w14:textId="77777777">
            <w:pPr>
              <w:pStyle w:val="Compact"/>
            </w:pPr>
            <w:r>
              <w:rPr>
                <w:b/>
                <w:bCs/>
              </w:rPr>
              <w:t>Disks (Count / Size / Type)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06" w14:textId="77777777">
            <w:pPr>
              <w:pStyle w:val="Compact"/>
            </w:pPr>
            <w:r>
              <w:rPr>
                <w:b/>
                <w:bCs/>
              </w:rPr>
              <w:t>Peak CPU %</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07" w14:textId="77777777">
            <w:pPr>
              <w:pStyle w:val="Compact"/>
            </w:pPr>
            <w:r>
              <w:rPr>
                <w:b/>
                <w:bCs/>
              </w:rPr>
              <w:t>Peak Memory %</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08" w14:textId="77777777">
            <w:pPr>
              <w:pStyle w:val="Compact"/>
            </w:pPr>
            <w:r>
              <w:rPr>
                <w:b/>
                <w:bCs/>
              </w:rPr>
              <w:t>Peak IOPS / Throughput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09" w14:textId="77777777">
            <w:pPr>
              <w:pStyle w:val="Compact"/>
            </w:pPr>
            <w:r>
              <w:rPr>
                <w:b/>
                <w:bCs/>
              </w:rPr>
              <w:t>Network Throughput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0A" w14:textId="77777777">
            <w:pPr>
              <w:pStyle w:val="Compact"/>
            </w:pPr>
            <w:r>
              <w:rPr>
                <w:b/>
                <w:bCs/>
              </w:rPr>
              <w:t>Measurement Source &amp; Window</w:t>
            </w:r>
          </w:p>
        </w:tc>
      </w:tr>
      <w:tr w:rsidR="001F702A" w:rsidTr="4986D35A" w14:paraId="796FA41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0C" w14:textId="77777777">
            <w:pPr>
              <w:pStyle w:val="Compact"/>
            </w:pPr>
            <w:r>
              <w:rPr>
                <w:i/>
                <w:iCs/>
              </w:rPr>
              <w:t>EAUTILDEV201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0D" w14:textId="77777777">
            <w:pPr>
              <w:pStyle w:val="Compact"/>
            </w:pPr>
            <w:r>
              <w:rPr>
                <w:i/>
                <w:iCs/>
              </w:rPr>
              <w:t>2</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0E" w14:textId="77777777">
            <w:pPr>
              <w:pStyle w:val="Compact"/>
            </w:pPr>
            <w:r>
              <w:rPr>
                <w:i/>
                <w:iCs/>
              </w:rPr>
              <w:t>8 GB</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0F" w14:textId="77777777">
            <w:pPr>
              <w:pStyle w:val="Compact"/>
            </w:pPr>
            <w:r>
              <w:rPr>
                <w:i/>
                <w:iCs/>
              </w:rPr>
              <w:t>2 disks / 210 GB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10" w14:textId="77777777">
            <w:pPr>
              <w:pStyle w:val="Compact"/>
            </w:pPr>
            <w:r>
              <w:rPr>
                <w:i/>
                <w:iCs/>
              </w:rPr>
              <w:t>Low% average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11" w14:textId="77777777">
            <w:pPr>
              <w:pStyle w:val="Compact"/>
            </w:pPr>
            <w:r>
              <w:rPr>
                <w:i/>
                <w:iCs/>
              </w:rPr>
              <w:t>Moderate% average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12" w14:textId="77777777">
            <w:pPr>
              <w:pStyle w:val="Compact"/>
            </w:pPr>
            <w:r>
              <w:rPr>
                <w:i/>
                <w:iCs/>
              </w:rPr>
              <w:t>Moderate% storage utilization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13" w14:textId="77777777">
            <w:pPr>
              <w:pStyle w:val="Compact"/>
              <w:rPr>
                <w:i w:val="1"/>
                <w:iCs w:val="1"/>
                <w:strike w:val="1"/>
                <w:rPrChange w:author="Syed Ahmed" w:date="2026-09-16T14:49:50.875Z" w:id="971621139"/>
              </w:rPr>
            </w:pPr>
            <w:r w:rsidRPr="4986D35A">
              <w:rPr>
                <w:i w:val="1"/>
                <w:iCs w:val="1"/>
                <w:strike w:val="1"/>
                <w:rPrChange w:author="Syed Ahmed" w:date="2026-09-16T14:49:50.874Z" w16du:dateUtc="2026-09-16T14:49:50.874Z" w:id="1696546989">
                  <w:rPr>
                    <w:i w:val="1"/>
                    <w:iCs w:val="1"/>
                  </w:rPr>
                </w:rPrChange>
              </w:rPr>
              <w:t>Not yet provided — requested from GEHA, required by 2026-09-05, re-dated 26-Aug-2026 (was 2026-08-25, elapsed) (Appendix B, item 01).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14" w14:textId="77777777">
            <w:pPr>
              <w:pStyle w:val="Compact"/>
            </w:pPr>
            <w:r>
              <w:rPr>
                <w:i/>
                <w:iCs/>
              </w:rPr>
              <w:t>Allocation from Server_VM_Inventory (vCenter export); utilization from Matilda Discovery Assessment Summary (Host Details / Instance Assessment), as-of 08-Aug-2026</w:t>
            </w:r>
          </w:p>
        </w:tc>
      </w:tr>
      <w:tr w:rsidR="001F702A" w:rsidTr="4986D35A" w14:paraId="796FA41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16" w14:textId="77777777">
            <w:pPr>
              <w:pStyle w:val="Compact"/>
            </w:pPr>
            <w:r>
              <w:rPr>
                <w:i/>
                <w:iCs/>
              </w:rPr>
              <w:t>LSUTILPRD101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17" w14:textId="77777777">
            <w:pPr>
              <w:pStyle w:val="Compact"/>
            </w:pPr>
            <w:r>
              <w:rPr>
                <w:i/>
                <w:iCs/>
              </w:rPr>
              <w:t>4</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18" w14:textId="77777777">
            <w:pPr>
              <w:pStyle w:val="Compact"/>
            </w:pPr>
            <w:r>
              <w:rPr>
                <w:i/>
                <w:iCs/>
              </w:rPr>
              <w:t>32 GB</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19" w14:textId="77777777">
            <w:pPr>
              <w:pStyle w:val="Compact"/>
            </w:pPr>
            <w:r>
              <w:rPr>
                <w:i/>
                <w:iCs/>
              </w:rPr>
              <w:t>2 disks / 550 GB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1A" w14:textId="77777777">
            <w:pPr>
              <w:pStyle w:val="Compact"/>
            </w:pPr>
            <w:r>
              <w:rPr>
                <w:i/>
                <w:iCs/>
              </w:rPr>
              <w:t>Low% average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1B" w14:textId="77777777">
            <w:pPr>
              <w:pStyle w:val="Compact"/>
            </w:pPr>
            <w:r>
              <w:rPr>
                <w:i/>
                <w:iCs/>
              </w:rPr>
              <w:t>Moderate% average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1C" w14:textId="77777777">
            <w:pPr>
              <w:pStyle w:val="Compact"/>
            </w:pPr>
            <w:r>
              <w:rPr>
                <w:i/>
                <w:iCs/>
              </w:rPr>
              <w:t>Low% storage utilization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1D" w14:textId="77777777">
            <w:pPr>
              <w:pStyle w:val="Compact"/>
              <w:rPr>
                <w:i w:val="1"/>
                <w:iCs w:val="1"/>
                <w:strike w:val="1"/>
                <w:rPrChange w:author="Syed Ahmed" w:date="2026-09-16T14:49:50.875Z" w:id="1601680390"/>
              </w:rPr>
            </w:pPr>
            <w:r w:rsidRPr="4986D35A">
              <w:rPr>
                <w:i w:val="1"/>
                <w:iCs w:val="1"/>
                <w:strike w:val="1"/>
                <w:rPrChange w:author="Syed Ahmed" w:date="2026-09-16T14:49:50.875Z" w16du:dateUtc="2026-09-16T14:49:50.875Z" w:id="1080362579">
                  <w:rPr>
                    <w:i w:val="1"/>
                    <w:iCs w:val="1"/>
                  </w:rPr>
                </w:rPrChange>
              </w:rPr>
              <w:t>Not yet provided — requested from GEHA, required by 2026-09-05, re-dated 26-Aug-2026 (was 2026-08-25, elapsed) (Appendix B, item 01).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1E" w14:textId="77777777">
            <w:pPr>
              <w:pStyle w:val="Compact"/>
            </w:pPr>
            <w:r>
              <w:rPr>
                <w:i/>
                <w:iCs/>
              </w:rPr>
              <w:t>Allocation from Server_VM_Inventory (vCenter export); utilization from Matilda Discovery Assessment Summary (Host Details / Instance Assessment), as-of 08-Aug-2026</w:t>
            </w:r>
          </w:p>
        </w:tc>
      </w:tr>
      <w:tr w:rsidR="001F702A" w:rsidTr="4986D35A" w14:paraId="796FA42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20" w14:textId="77777777">
            <w:pPr>
              <w:pStyle w:val="Compact"/>
            </w:pPr>
            <w:r>
              <w:rPr>
                <w:i/>
                <w:iCs/>
              </w:rPr>
              <w:t>LXUTILPRD101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21" w14:textId="77777777">
            <w:pPr>
              <w:pStyle w:val="Compact"/>
            </w:pPr>
            <w:r>
              <w:rPr>
                <w:i/>
                <w:iCs/>
              </w:rPr>
              <w:t>4</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22" w14:textId="77777777">
            <w:pPr>
              <w:pStyle w:val="Compact"/>
            </w:pPr>
            <w:r>
              <w:rPr>
                <w:i/>
                <w:iCs/>
              </w:rPr>
              <w:t>32 GB</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23" w14:textId="77777777">
            <w:pPr>
              <w:pStyle w:val="Compact"/>
            </w:pPr>
            <w:r>
              <w:rPr>
                <w:i/>
                <w:iCs/>
              </w:rPr>
              <w:t>2 disks / 280 GB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24" w14:textId="77777777">
            <w:pPr>
              <w:pStyle w:val="Compact"/>
            </w:pPr>
            <w:r>
              <w:rPr>
                <w:i/>
                <w:iCs/>
              </w:rPr>
              <w:t>Low% average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25" w14:textId="77777777">
            <w:pPr>
              <w:pStyle w:val="Compact"/>
            </w:pPr>
            <w:r>
              <w:rPr>
                <w:i/>
                <w:iCs/>
              </w:rPr>
              <w:t>Low% average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26" w14:textId="77777777">
            <w:pPr>
              <w:pStyle w:val="Compact"/>
            </w:pPr>
            <w:r>
              <w:rPr>
                <w:i/>
                <w:iCs/>
              </w:rPr>
              <w:t>Low% storage utilization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27" w14:textId="77777777">
            <w:pPr>
              <w:pStyle w:val="Compact"/>
              <w:rPr>
                <w:i w:val="1"/>
                <w:iCs w:val="1"/>
                <w:strike w:val="1"/>
                <w:rPrChange w:author="Syed Ahmed" w:date="2026-09-16T14:49:50.876Z" w:id="280398957"/>
              </w:rPr>
            </w:pPr>
            <w:r w:rsidRPr="4986D35A">
              <w:rPr>
                <w:i w:val="1"/>
                <w:iCs w:val="1"/>
                <w:strike w:val="1"/>
                <w:rPrChange w:author="Syed Ahmed" w:date="2026-09-16T14:49:50.875Z" w16du:dateUtc="2026-09-16T14:49:50.875Z" w:id="320378386">
                  <w:rPr>
                    <w:i w:val="1"/>
                    <w:iCs w:val="1"/>
                  </w:rPr>
                </w:rPrChange>
              </w:rPr>
              <w:t>Not yet provided — requested from GEHA, required by 2026-09-05, re-dated 26-Aug-2026 (was 2026-08-25, elapsed) (Appendix B, item 01).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28" w14:textId="77777777">
            <w:pPr>
              <w:pStyle w:val="Compact"/>
            </w:pPr>
            <w:r>
              <w:rPr>
                <w:i/>
                <w:iCs/>
              </w:rPr>
              <w:t>Allocation from Server_VM_Inventory (vCenter export); utilization from Matilda Discovery Assessment Summary (Host Details / Instance Assessment), as-of 08-Aug-2026</w:t>
            </w:r>
          </w:p>
        </w:tc>
      </w:tr>
      <w:tr w:rsidR="001F702A" w:rsidTr="4986D35A" w14:paraId="796FA43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2A" w14:textId="77777777">
            <w:pPr>
              <w:pStyle w:val="Compact"/>
            </w:pPr>
            <w:r>
              <w:rPr>
                <w:i/>
                <w:iCs/>
              </w:rPr>
              <w:t>MSCOREOSPRD101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2B" w14:textId="77777777">
            <w:pPr>
              <w:pStyle w:val="Compact"/>
            </w:pPr>
            <w:r>
              <w:rPr>
                <w:i/>
                <w:iCs/>
              </w:rPr>
              <w:t>2</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2C" w14:textId="77777777">
            <w:pPr>
              <w:pStyle w:val="Compact"/>
            </w:pPr>
            <w:r>
              <w:rPr>
                <w:i/>
                <w:iCs/>
              </w:rPr>
              <w:t>4 GB</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2D" w14:textId="77777777">
            <w:pPr>
              <w:pStyle w:val="Compact"/>
            </w:pPr>
            <w:r>
              <w:rPr>
                <w:i/>
                <w:iCs/>
              </w:rPr>
              <w:t>1 disks / 40 GB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2E" w14:textId="77777777">
            <w:pPr>
              <w:pStyle w:val="Compact"/>
            </w:pPr>
            <w:r>
              <w:rPr>
                <w:i/>
                <w:iCs/>
              </w:rPr>
              <w:t>High% average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2F" w14:textId="77777777">
            <w:pPr>
              <w:pStyle w:val="Compact"/>
            </w:pPr>
            <w:r>
              <w:rPr>
                <w:i/>
                <w:iCs/>
              </w:rPr>
              <w:t>Moderate% average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30" w14:textId="77777777">
            <w:pPr>
              <w:pStyle w:val="Compact"/>
            </w:pPr>
            <w:r>
              <w:rPr>
                <w:i/>
                <w:iCs/>
              </w:rPr>
              <w:t>Moderate% storage utilization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31" w14:textId="77777777">
            <w:pPr>
              <w:pStyle w:val="Compact"/>
              <w:rPr>
                <w:i w:val="1"/>
                <w:iCs w:val="1"/>
                <w:strike w:val="1"/>
                <w:rPrChange w:author="Syed Ahmed" w:date="2026-09-16T14:49:50.876Z" w:id="512674268"/>
              </w:rPr>
            </w:pPr>
            <w:r w:rsidRPr="4986D35A">
              <w:rPr>
                <w:i w:val="1"/>
                <w:iCs w:val="1"/>
                <w:strike w:val="1"/>
                <w:rPrChange w:author="Syed Ahmed" w:date="2026-09-16T14:49:50.876Z" w16du:dateUtc="2026-09-16T14:49:50.876Z" w:id="638908960">
                  <w:rPr>
                    <w:i w:val="1"/>
                    <w:iCs w:val="1"/>
                  </w:rPr>
                </w:rPrChange>
              </w:rPr>
              <w:t>Not yet provided — requested from GEHA, required by 2026-09-05, re-dated 26-Aug-2026 (was 2026-08-25, elapsed) (Appendix B, item 01).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32" w14:textId="77777777">
            <w:pPr>
              <w:pStyle w:val="Compact"/>
            </w:pPr>
            <w:r>
              <w:rPr>
                <w:i/>
                <w:iCs/>
              </w:rPr>
              <w:t>Allocation from Server_VM_Inventory (vCenter export); utilization from Matilda Discovery Assessment Summary (Host Details / Instance Assessment), as-of 08-Aug-2026</w:t>
            </w:r>
          </w:p>
        </w:tc>
      </w:tr>
      <w:tr w:rsidR="001F702A" w:rsidTr="4986D35A" w14:paraId="796FA43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34" w14:textId="77777777">
            <w:pPr>
              <w:pStyle w:val="Compact"/>
            </w:pPr>
            <w:r>
              <w:rPr>
                <w:i/>
                <w:iCs/>
              </w:rPr>
              <w:t>NETBACKUPPRD101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35" w14:textId="77777777">
            <w:pPr>
              <w:pStyle w:val="Compact"/>
            </w:pPr>
            <w:r>
              <w:rPr>
                <w:i/>
                <w:iCs/>
              </w:rPr>
              <w:t>4</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36" w14:textId="77777777">
            <w:pPr>
              <w:pStyle w:val="Compact"/>
            </w:pPr>
            <w:r>
              <w:rPr>
                <w:i/>
                <w:iCs/>
              </w:rPr>
              <w:t>16 GB</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37" w14:textId="77777777">
            <w:pPr>
              <w:pStyle w:val="Compact"/>
            </w:pPr>
            <w:r>
              <w:rPr>
                <w:i/>
                <w:iCs/>
              </w:rPr>
              <w:t>2 disks / 1330 GB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38" w14:textId="77777777">
            <w:pPr>
              <w:pStyle w:val="Compact"/>
            </w:pPr>
            <w:r>
              <w:rPr>
                <w:i/>
                <w:iCs/>
              </w:rPr>
              <w:t>Low% average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39" w14:textId="77777777">
            <w:pPr>
              <w:pStyle w:val="Compact"/>
            </w:pPr>
            <w:r>
              <w:rPr>
                <w:i/>
                <w:iCs/>
              </w:rPr>
              <w:t>Low% average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3A" w14:textId="77777777">
            <w:pPr>
              <w:pStyle w:val="Compact"/>
            </w:pPr>
            <w:r>
              <w:rPr>
                <w:i/>
                <w:iCs/>
              </w:rPr>
              <w:t>High% storage utilization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3B" w14:textId="77777777">
            <w:pPr>
              <w:pStyle w:val="Compact"/>
              <w:rPr>
                <w:i w:val="1"/>
                <w:iCs w:val="1"/>
                <w:strike w:val="1"/>
                <w:rPrChange w:author="Syed Ahmed" w:date="2026-09-16T14:49:50.877Z" w:id="457989936"/>
              </w:rPr>
            </w:pPr>
            <w:r w:rsidRPr="4986D35A">
              <w:rPr>
                <w:i w:val="1"/>
                <w:iCs w:val="1"/>
                <w:strike w:val="1"/>
                <w:rPrChange w:author="Syed Ahmed" w:date="2026-09-16T14:49:50.876Z" w16du:dateUtc="2026-09-16T14:49:50.876Z" w:id="927914403">
                  <w:rPr>
                    <w:i w:val="1"/>
                    <w:iCs w:val="1"/>
                  </w:rPr>
                </w:rPrChange>
              </w:rPr>
              <w:t>Not yet provided — requested from GEHA, required by 2026-09-05, re-dated 26-Aug-2026 (was 2026-08-25, elapsed) (Appendix B, item 01).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3C" w14:textId="77777777">
            <w:pPr>
              <w:pStyle w:val="Compact"/>
            </w:pPr>
            <w:r>
              <w:rPr>
                <w:i/>
                <w:iCs/>
              </w:rPr>
              <w:t>Allocation from Server_VM_Inventory (vCenter export); utilization from Matilda Discovery Assessment Summary (Host Details / Instance Assessment), as-of 08-Aug-2026</w:t>
            </w:r>
          </w:p>
        </w:tc>
      </w:tr>
      <w:tr w:rsidR="001F702A" w:rsidTr="4986D35A" w14:paraId="796FA44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3E" w14:textId="77777777">
            <w:pPr>
              <w:pStyle w:val="Compact"/>
            </w:pPr>
            <w:r>
              <w:rPr>
                <w:i/>
                <w:iCs/>
              </w:rPr>
              <w:t>OIMTST101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3F" w14:textId="77777777">
            <w:pPr>
              <w:pStyle w:val="Compact"/>
            </w:pPr>
            <w:r>
              <w:rPr>
                <w:i/>
                <w:iCs/>
              </w:rPr>
              <w:t>4</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40" w14:textId="77777777">
            <w:pPr>
              <w:pStyle w:val="Compact"/>
            </w:pPr>
            <w:r>
              <w:rPr>
                <w:i/>
                <w:iCs/>
              </w:rPr>
              <w:t>8 GB</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41" w14:textId="77777777">
            <w:pPr>
              <w:pStyle w:val="Compact"/>
            </w:pPr>
            <w:r>
              <w:rPr>
                <w:i/>
                <w:iCs/>
              </w:rPr>
              <w:t>1 disks / 80 GB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42" w14:textId="77777777">
            <w:pPr>
              <w:pStyle w:val="Compact"/>
            </w:pPr>
            <w:r>
              <w:rPr>
                <w:i/>
                <w:iCs/>
              </w:rPr>
              <w:t>Low% average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43" w14:textId="77777777">
            <w:pPr>
              <w:pStyle w:val="Compact"/>
            </w:pPr>
            <w:r>
              <w:rPr>
                <w:i/>
                <w:iCs/>
              </w:rPr>
              <w:t>Moderate% average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44" w14:textId="77777777">
            <w:pPr>
              <w:pStyle w:val="Compact"/>
            </w:pPr>
            <w:r>
              <w:rPr>
                <w:i/>
                <w:iCs/>
              </w:rPr>
              <w:t>High% storage utilization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45" w14:textId="77777777">
            <w:pPr>
              <w:pStyle w:val="Compact"/>
              <w:rPr>
                <w:i w:val="1"/>
                <w:iCs w:val="1"/>
                <w:strike w:val="1"/>
                <w:rPrChange w:author="Syed Ahmed" w:date="2026-09-16T14:49:50.877Z" w:id="2009053723"/>
              </w:rPr>
            </w:pPr>
            <w:r w:rsidRPr="4986D35A">
              <w:rPr>
                <w:i w:val="1"/>
                <w:iCs w:val="1"/>
                <w:strike w:val="1"/>
                <w:rPrChange w:author="Syed Ahmed" w:date="2026-09-16T14:49:50.877Z" w16du:dateUtc="2026-09-16T14:49:50.877Z" w:id="210287832">
                  <w:rPr>
                    <w:i w:val="1"/>
                    <w:iCs w:val="1"/>
                  </w:rPr>
                </w:rPrChange>
              </w:rPr>
              <w:t>Not yet provided — requested from GEHA, required by 2026-09-05, re-dated 26-Aug-2026 (was 2026-08-25, elapsed) (Appendix B, item 01).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46" w14:textId="77777777">
            <w:pPr>
              <w:pStyle w:val="Compact"/>
            </w:pPr>
            <w:r>
              <w:rPr>
                <w:i/>
                <w:iCs/>
              </w:rPr>
              <w:t>Allocation from Server_VM_Inventory (vCenter export); utilization from Matilda Discovery Assessment Summary (Host Details / Instance Assessment), as-of 08-Aug-2026</w:t>
            </w:r>
          </w:p>
        </w:tc>
      </w:tr>
      <w:tr w:rsidR="001F702A" w:rsidTr="4986D35A" w14:paraId="796FA45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48" w14:textId="77777777">
            <w:pPr>
              <w:pStyle w:val="Compact"/>
            </w:pPr>
            <w:r>
              <w:rPr>
                <w:i/>
                <w:iCs/>
              </w:rPr>
              <w:t>OIMTST102</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49" w14:textId="77777777">
            <w:pPr>
              <w:pStyle w:val="Compact"/>
            </w:pPr>
            <w:r>
              <w:rPr>
                <w:i/>
                <w:iCs/>
              </w:rPr>
              <w:t>2</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4A" w14:textId="77777777">
            <w:pPr>
              <w:pStyle w:val="Compact"/>
            </w:pPr>
            <w:r>
              <w:rPr>
                <w:i/>
                <w:iCs/>
              </w:rPr>
              <w:t>8 GB</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4B" w14:textId="77777777">
            <w:pPr>
              <w:pStyle w:val="Compact"/>
            </w:pPr>
            <w:r>
              <w:rPr>
                <w:i/>
                <w:iCs/>
              </w:rPr>
              <w:t>1 disks / 80 GB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4C" w14:textId="77777777">
            <w:pPr>
              <w:pStyle w:val="Compact"/>
            </w:pPr>
            <w:r>
              <w:rPr>
                <w:i/>
                <w:iCs/>
              </w:rPr>
              <w:t>Low% average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4D" w14:textId="77777777">
            <w:pPr>
              <w:pStyle w:val="Compact"/>
            </w:pPr>
            <w:r>
              <w:rPr>
                <w:i/>
                <w:iCs/>
              </w:rPr>
              <w:t>Moderate% average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4E" w14:textId="77777777">
            <w:pPr>
              <w:pStyle w:val="Compact"/>
            </w:pPr>
            <w:r>
              <w:rPr>
                <w:i/>
                <w:iCs/>
              </w:rPr>
              <w:t>High% storage utilization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4F" w14:textId="77777777">
            <w:pPr>
              <w:pStyle w:val="Compact"/>
              <w:rPr>
                <w:i w:val="1"/>
                <w:iCs w:val="1"/>
                <w:strike w:val="1"/>
                <w:rPrChange w:author="Syed Ahmed" w:date="2026-09-16T14:49:50.878Z" w:id="2092171028"/>
              </w:rPr>
            </w:pPr>
            <w:r w:rsidRPr="4986D35A">
              <w:rPr>
                <w:i w:val="1"/>
                <w:iCs w:val="1"/>
                <w:strike w:val="1"/>
                <w:rPrChange w:author="Syed Ahmed" w:date="2026-09-16T14:49:50.877Z" w16du:dateUtc="2026-09-16T14:49:50.877Z" w:id="696468467">
                  <w:rPr>
                    <w:i w:val="1"/>
                    <w:iCs w:val="1"/>
                  </w:rPr>
                </w:rPrChange>
              </w:rPr>
              <w:t>Not yet provided — requested from GEHA, required by 2026-09-05, re-dated 26-Aug-2026 (was 2026-08-25, elapsed) (Appendix B, item 01).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50" w14:textId="77777777">
            <w:pPr>
              <w:pStyle w:val="Compact"/>
            </w:pPr>
            <w:r>
              <w:rPr>
                <w:i/>
                <w:iCs/>
              </w:rPr>
              <w:t>Allocation from Server_VM_Inventory (vCenter export); utilization from Matilda Discovery Assessment Summary (Host Details / Instance Assessment), as-of 08-Aug-2026</w:t>
            </w:r>
          </w:p>
        </w:tc>
      </w:tr>
      <w:tr w:rsidR="001F702A" w:rsidTr="4986D35A" w14:paraId="796FA45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52" w14:textId="77777777">
            <w:pPr>
              <w:pStyle w:val="Compact"/>
            </w:pPr>
            <w:r>
              <w:rPr>
                <w:i/>
                <w:iCs/>
              </w:rPr>
              <w:t>SECADMUTLPRD101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53" w14:textId="77777777">
            <w:pPr>
              <w:pStyle w:val="Compact"/>
            </w:pPr>
            <w:r>
              <w:rPr>
                <w:i/>
                <w:iCs/>
              </w:rPr>
              <w:t>2</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54" w14:textId="77777777">
            <w:pPr>
              <w:pStyle w:val="Compact"/>
            </w:pPr>
            <w:r>
              <w:rPr>
                <w:i/>
                <w:iCs/>
              </w:rPr>
              <w:t>32 GB</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55" w14:textId="77777777">
            <w:pPr>
              <w:pStyle w:val="Compact"/>
            </w:pPr>
            <w:r>
              <w:rPr>
                <w:i/>
                <w:iCs/>
              </w:rPr>
              <w:t>1 disks / 100 GB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56" w14:textId="77777777">
            <w:pPr>
              <w:pStyle w:val="Compact"/>
            </w:pPr>
            <w:r>
              <w:rPr>
                <w:i/>
                <w:iCs/>
              </w:rPr>
              <w:t>Low% average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457" w14:textId="77777777">
            <w:pPr>
              <w:pStyle w:val="Compact"/>
            </w:pPr>
            <w:r>
              <w:rPr>
                <w:i/>
                <w:iCs/>
              </w:rPr>
              <w:t>Moderate% average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58" w14:textId="77777777">
            <w:pPr>
              <w:pStyle w:val="Compact"/>
            </w:pPr>
            <w:r>
              <w:rPr>
                <w:i/>
                <w:iCs/>
              </w:rPr>
              <w:t>High% storage utilization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59" w14:textId="77777777">
            <w:pPr>
              <w:pStyle w:val="Compact"/>
              <w:rPr>
                <w:i w:val="1"/>
                <w:iCs w:val="1"/>
                <w:strike w:val="1"/>
                <w:rPrChange w:author="Syed Ahmed" w:date="2026-09-16T14:49:50.878Z" w:id="71900841"/>
              </w:rPr>
            </w:pPr>
            <w:r w:rsidRPr="4986D35A">
              <w:rPr>
                <w:i w:val="1"/>
                <w:iCs w:val="1"/>
                <w:strike w:val="1"/>
                <w:rPrChange w:author="Syed Ahmed" w:date="2026-09-16T14:49:50.878Z" w16du:dateUtc="2026-09-16T14:49:50.878Z" w:id="1647985859">
                  <w:rPr>
                    <w:i w:val="1"/>
                    <w:iCs w:val="1"/>
                  </w:rPr>
                </w:rPrChange>
              </w:rPr>
              <w:t>Not yet provided — requested from GEHA, required by 2026-09-05, re-dated 26-Aug-2026 (was 2026-08-25, elapsed) (Appendix B, item 01).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45A" w14:textId="77777777">
            <w:pPr>
              <w:pStyle w:val="Compact"/>
            </w:pPr>
            <w:r>
              <w:rPr>
                <w:i/>
                <w:iCs/>
              </w:rPr>
              <w:t>Allocation from Server_VM_Inventory (vCenter export); utilization from Matilda Discovery Assessment Summary (Host Details / Instance Assessment), as-of 08-Aug-2026</w:t>
            </w:r>
          </w:p>
        </w:tc>
      </w:tr>
    </w:tbl>
    <w:p w:rsidR="001F702A" w:rsidRDefault="00000000" w14:paraId="796FA45C" w14:textId="77777777">
      <w:pPr>
        <w:pStyle w:val="BodyText"/>
      </w:pPr>
      <w:r>
        <w:rPr>
          <w:b/>
          <w:bCs/>
          <w:sz w:val="15"/>
          <w:szCs w:val="15"/>
        </w:rPr>
        <w:t>Table 4.1.1 — Sizing &amp; Utilization Baseline</w:t>
      </w:r>
    </w:p>
    <w:p w:rsidR="001F702A" w:rsidRDefault="001F702A" w14:paraId="796FA45D" w14:textId="77777777">
      <w:pPr>
        <w:sectPr w:rsidR="001F702A">
          <w:headerReference w:type="default" r:id="rId22"/>
          <w:footerReference w:type="default" r:id="rId23"/>
          <w:pgSz w:w="15840" w:h="12240" w:orient="landscape"/>
          <w:pgMar w:top="1440" w:right="1440" w:bottom="1440" w:left="1440" w:header="720" w:footer="620" w:gutter="0"/>
          <w:cols w:space="720"/>
        </w:sectPr>
      </w:pPr>
    </w:p>
    <w:p w:rsidR="001F702A" w:rsidP="4986D35A" w:rsidRDefault="00000000" w14:paraId="796FA45E" w14:textId="77777777">
      <w:pPr>
        <w:pStyle w:val="Heading3"/>
        <w:rPr>
          <w:strike w:val="1"/>
          <w:rPrChange w:author="Syed Ahmed" w:date="2026-09-16T14:49:36.446Z" w:id="1212408074"/>
        </w:rPr>
      </w:pPr>
      <w:bookmarkStart w:name="operating-system-platform-readiness" w:id="14"/>
      <w:bookmarkEnd w:id="13"/>
      <w:r w:rsidRPr="4986D35A">
        <w:rPr>
          <w:strike w:val="1"/>
          <w:rPrChange w:author="Syed Ahmed" w:date="2026-09-16T14:49:36.446Z" w16du:dateUtc="2026-09-16T14:49:36.446Z" w:id="1897877949"/>
        </w:rPr>
        <w:t>4.1.2 Operating System &amp; Platform Readiness</w:t>
      </w:r>
    </w:p>
    <w:p w:rsidR="001F702A" w:rsidP="4986D35A" w:rsidRDefault="00000000" w14:paraId="796FA45F" w14:textId="77777777">
      <w:pPr>
        <w:pStyle w:val="FirstParagraph"/>
        <w:rPr>
          <w:strike w:val="1"/>
          <w:rPrChange w:author="Syed Ahmed" w:date="2026-09-16T14:49:36.447Z" w:id="666224671"/>
        </w:rPr>
      </w:pPr>
      <w:r w:rsidRPr="4986D35A">
        <w:rPr>
          <w:strike w:val="1"/>
          <w:rPrChange w:author="Syed Ahmed" w:date="2026-09-16T14:49:36.446Z" w16du:dateUtc="2026-09-16T14:49:36.446Z" w:id="466473769"/>
        </w:rPr>
        <w:t xml:space="preserve">The attributes recorded here </w:t>
      </w:r>
      <w:r w:rsidRPr="4986D35A">
        <w:rPr>
          <w:strike w:val="1"/>
          <w:rPrChange w:author="Syed Ahmed" w:date="2026-09-16T14:49:36.446Z" w16du:dateUtc="2026-09-16T14:49:36.446Z" w:id="191989280"/>
        </w:rPr>
        <w:t>determine</w:t>
      </w:r>
      <w:r w:rsidRPr="4986D35A">
        <w:rPr>
          <w:strike w:val="1"/>
          <w:rPrChange w:author="Syed Ahmed" w:date="2026-09-16T14:49:36.446Z" w16du:dateUtc="2026-09-16T14:49:36.446Z" w:id="2118582748"/>
        </w:rPr>
        <w:t xml:space="preserve"> whether a supported migration path exists at all and whether the machine will boot once it arrives in Azure. Operating system support status, boot type and partition style, architecture, clustering, static addressing, installed agents, licensing entitlement and any special storage are each confirmed against the running system rather than the inventory record. An out-of-support operating system is a decision for the business before it is a task for the migration team, and hardware-bound licensing can stop an application working the moment it moves. Several of these attributes also constrain the migration method chosen later, so they are settled before the method is fixed.</w:t>
      </w:r>
    </w:p>
    <w:p w:rsidR="001F702A" w:rsidP="4986D35A" w:rsidRDefault="001F702A" w14:paraId="796FA460" w14:textId="77777777">
      <w:pPr>
        <w:pStyle w:val="Compact"/>
        <w:rPr>
          <w:strike w:val="1"/>
          <w:rPrChange w:author="Syed Ahmed" w:date="2026-09-16T14:49:36.447Z" w:id="1446956018"/>
        </w:rPr>
      </w:pPr>
    </w:p>
    <w:tbl>
      <w:tblPr>
        <w:tblStyle w:val="Table"/>
        <w:tblW w:w="5000" w:type="pct"/>
        <w:tblLook w:val="0020" w:firstRow="1" w:lastRow="0" w:firstColumn="0" w:lastColumn="0" w:noHBand="0" w:noVBand="0"/>
      </w:tblPr>
      <w:tblGrid>
        <w:gridCol w:w="1336"/>
        <w:gridCol w:w="8140"/>
      </w:tblGrid>
      <w:tr w:rsidR="001F702A" w:rsidTr="4986D35A" w14:paraId="796FA46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61" w14:textId="77777777">
            <w:pPr>
              <w:pStyle w:val="Compact"/>
              <w:rPr>
                <w:b w:val="1"/>
                <w:bCs w:val="1"/>
                <w:strike w:val="1"/>
                <w:rPrChange w:author="Syed Ahmed" w:date="2026-09-16T14:49:36.447Z" w:id="1693908063"/>
              </w:rPr>
            </w:pPr>
            <w:r w:rsidRPr="4986D35A">
              <w:rPr>
                <w:b w:val="1"/>
                <w:bCs w:val="1"/>
                <w:strike w:val="1"/>
                <w:rPrChange w:author="Syed Ahmed" w:date="2026-09-16T14:49:36.447Z" w16du:dateUtc="2026-09-16T14:49:36.447Z" w:id="312907959">
                  <w:rPr>
                    <w:b w:val="1"/>
                    <w:bCs w:val="1"/>
                  </w:rPr>
                </w:rPrChange>
              </w:rPr>
              <w:t>OS Support Status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62" w14:textId="77777777">
            <w:pPr>
              <w:pStyle w:val="Compact"/>
              <w:rPr>
                <w:strike w:val="1"/>
                <w:rPrChange w:author="Syed Ahmed" w:date="2026-09-16T14:49:36.448Z" w:id="818791328"/>
              </w:rPr>
            </w:pPr>
            <w:r w:rsidRPr="4986D35A">
              <w:rPr>
                <w:strike w:val="1"/>
                <w:rPrChange w:author="Syed Ahmed" w:date="2026-09-16T14:49:36.448Z" w16du:dateUtc="2026-09-16T14:49:36.448Z" w:id="234995853"/>
              </w:rPr>
              <w:t>Active on all 8 hosts — per OS: Windows Server 2019 (EAUTILDEV201, LSUTILPRD101, LXUTILPRD101, OIMTST101/102) support ends 01-09-2029; Windows Server 2022 (SECADMUTLPRD101) ends 10-15-2031; Windows Server 2025 (MSCOREOSPRD101) ends 10-15-2034; RHEL 9.0 (NETBACKUPPRD101) ends 05-31-</w:t>
            </w:r>
            <w:r w:rsidRPr="4986D35A">
              <w:rPr>
                <w:strike w:val="1"/>
                <w:rPrChange w:author="Syed Ahmed" w:date="2026-09-16T14:49:36.448Z" w16du:dateUtc="2026-09-16T14:49:36.448Z" w:id="1693790882"/>
              </w:rPr>
              <w:t>2035  (</w:t>
            </w:r>
            <w:r w:rsidRPr="4986D35A">
              <w:rPr>
                <w:strike w:val="1"/>
                <w:rPrChange w:author="Syed Ahmed" w:date="2026-09-16T14:49:36.448Z" w16du:dateUtc="2026-09-16T14:49:36.448Z" w:id="1332216193"/>
              </w:rPr>
              <w:t>Evidenced — Matilda Host Details, as-of 08-Aug-2026). The prior single-value entry (Windows/2029) is corrected.</w:t>
            </w:r>
          </w:p>
        </w:tc>
      </w:tr>
      <w:tr w:rsidR="001F702A" w:rsidTr="4986D35A" w14:paraId="796FA46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64" w14:textId="77777777">
            <w:pPr>
              <w:pStyle w:val="Compact"/>
              <w:rPr>
                <w:b w:val="1"/>
                <w:bCs w:val="1"/>
                <w:strike w:val="1"/>
                <w:rPrChange w:author="Syed Ahmed" w:date="2026-09-16T14:49:36.448Z" w:id="1222484746"/>
              </w:rPr>
            </w:pPr>
            <w:r w:rsidRPr="4986D35A">
              <w:rPr>
                <w:b w:val="1"/>
                <w:bCs w:val="1"/>
                <w:strike w:val="1"/>
                <w:rPrChange w:author="Syed Ahmed" w:date="2026-09-16T14:49:36.448Z" w16du:dateUtc="2026-09-16T14:49:36.448Z" w:id="1522082209">
                  <w:rPr>
                    <w:b w:val="1"/>
                    <w:bCs w:val="1"/>
                  </w:rPr>
                </w:rPrChange>
              </w:rPr>
              <w:t>Boot Type &amp; Partition Style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65" w14:textId="77777777">
            <w:pPr>
              <w:pStyle w:val="Compact"/>
              <w:rPr>
                <w:strike w:val="1"/>
                <w:rPrChange w:author="Syed Ahmed" w:date="2026-09-16T14:49:36.448Z" w:id="1568064825"/>
              </w:rPr>
            </w:pPr>
            <w:r w:rsidRPr="4986D35A">
              <w:rPr>
                <w:strike w:val="1"/>
                <w:rPrChange w:author="Syed Ahmed" w:date="2026-09-16T14:49:36.448Z" w16du:dateUtc="2026-09-16T14:49:36.448Z" w:id="1211044105"/>
              </w:rPr>
              <w:t xml:space="preserve">☐ BIOS ☐ UEFI — Not yet provided — and MBR or GPT. This </w:t>
            </w:r>
            <w:r w:rsidRPr="4986D35A">
              <w:rPr>
                <w:strike w:val="1"/>
                <w:rPrChange w:author="Syed Ahmed" w:date="2026-09-16T14:49:36.448Z" w16du:dateUtc="2026-09-16T14:49:36.448Z" w:id="1031533914"/>
              </w:rPr>
              <w:t>determines</w:t>
            </w:r>
            <w:r w:rsidRPr="4986D35A">
              <w:rPr>
                <w:strike w:val="1"/>
                <w:rPrChange w:author="Syed Ahmed" w:date="2026-09-16T14:49:36.448Z" w16du:dateUtc="2026-09-16T14:49:36.448Z" w:id="1902016293"/>
              </w:rPr>
              <w:t xml:space="preserve"> the supported migration path and the target disk configuration. Not on file in the evidence pack (searched per the Appendix B source-exhaustion note, 26-Aug-2026); requested from GEHA (Appendix B; register W3-UTIL).</w:t>
            </w:r>
          </w:p>
        </w:tc>
      </w:tr>
      <w:tr w:rsidR="001F702A" w:rsidTr="4986D35A" w14:paraId="796FA46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67" w14:textId="77777777">
            <w:pPr>
              <w:pStyle w:val="Compact"/>
              <w:rPr>
                <w:b w:val="1"/>
                <w:bCs w:val="1"/>
                <w:strike w:val="1"/>
                <w:rPrChange w:author="Syed Ahmed" w:date="2026-09-16T14:49:36.449Z" w:id="114439678"/>
              </w:rPr>
            </w:pPr>
            <w:r w:rsidRPr="4986D35A">
              <w:rPr>
                <w:b w:val="1"/>
                <w:bCs w:val="1"/>
                <w:strike w:val="1"/>
                <w:rPrChange w:author="Syed Ahmed" w:date="2026-09-16T14:49:36.449Z" w16du:dateUtc="2026-09-16T14:49:36.449Z" w:id="771519388">
                  <w:rPr>
                    <w:b w:val="1"/>
                    <w:bCs w:val="1"/>
                  </w:rPr>
                </w:rPrChange>
              </w:rPr>
              <w:t>Architecture &amp; Generation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68" w14:textId="77777777">
            <w:pPr>
              <w:pStyle w:val="Compact"/>
              <w:rPr>
                <w:i w:val="1"/>
                <w:iCs w:val="1"/>
                <w:strike w:val="1"/>
                <w:rPrChange w:author="Syed Ahmed" w:date="2026-09-16T14:49:36.449Z" w:id="2028024042"/>
              </w:rPr>
            </w:pPr>
            <w:r w:rsidRPr="4986D35A">
              <w:rPr>
                <w:i w:val="1"/>
                <w:iCs w:val="1"/>
                <w:strike w:val="1"/>
                <w:rPrChange w:author="Syed Ahmed" w:date="2026-09-16T14:49:36.449Z" w16du:dateUtc="2026-09-16T14:49:36.449Z" w:id="1795237837">
                  <w:rPr>
                    <w:i w:val="1"/>
                    <w:iCs w:val="1"/>
                  </w:rPr>
                </w:rPrChange>
              </w:rPr>
              <w:t>Platform: Windows (7 hosts) plus RHEL 9.0 on NETBACKUPPRD101 — the Linux host changes the migration tooling path (Azure Migrate agent choice</w:t>
            </w:r>
            <w:r w:rsidRPr="4986D35A">
              <w:rPr>
                <w:i w:val="1"/>
                <w:iCs w:val="1"/>
                <w:strike w:val="1"/>
                <w:rPrChange w:author="Syed Ahmed" w:date="2026-09-16T14:49:36.449Z" w16du:dateUtc="2026-09-16T14:49:36.449Z" w:id="1283869906">
                  <w:rPr>
                    <w:i w:val="1"/>
                    <w:iCs w:val="1"/>
                  </w:rPr>
                </w:rPrChange>
              </w:rPr>
              <w:t>)</w:t>
            </w:r>
            <w:r w:rsidRPr="4986D35A">
              <w:rPr>
                <w:i w:val="1"/>
                <w:iCs w:val="1"/>
                <w:strike w:val="1"/>
                <w:rPrChange w:author="Syed Ahmed" w:date="2026-09-16T14:49:36.449Z" w16du:dateUtc="2026-09-16T14:49:36.449Z" w:id="987595036">
                  <w:rPr>
                    <w:i w:val="1"/>
                    <w:iCs w:val="1"/>
                  </w:rPr>
                </w:rPrChange>
              </w:rPr>
              <w:t xml:space="preserve"> and its docker workload carries a container-target recommendation (§5.1 </w:t>
            </w:r>
            <w:r w:rsidRPr="4986D35A">
              <w:rPr>
                <w:i w:val="1"/>
                <w:iCs w:val="1"/>
                <w:strike w:val="1"/>
                <w:rPrChange w:author="Syed Ahmed" w:date="2026-09-16T14:49:36.449Z" w16du:dateUtc="2026-09-16T14:49:36.449Z" w:id="1700818297">
                  <w:rPr>
                    <w:i w:val="1"/>
                    <w:iCs w:val="1"/>
                  </w:rPr>
                </w:rPrChange>
              </w:rPr>
              <w:t>conflict)  (</w:t>
            </w:r>
            <w:r w:rsidRPr="4986D35A">
              <w:rPr>
                <w:i w:val="1"/>
                <w:iCs w:val="1"/>
                <w:strike w:val="1"/>
                <w:rPrChange w:author="Syed Ahmed" w:date="2026-09-16T14:49:36.449Z" w16du:dateUtc="2026-09-16T14:49:36.449Z" w:id="223525553">
                  <w:rPr>
                    <w:i w:val="1"/>
                    <w:iCs w:val="1"/>
                  </w:rPr>
                </w:rPrChange>
              </w:rPr>
              <w:t xml:space="preserve">Evidenced — Matilda Host Details / </w:t>
            </w:r>
            <w:r w:rsidRPr="4986D35A">
              <w:rPr>
                <w:i w:val="1"/>
                <w:iCs w:val="1"/>
                <w:strike w:val="1"/>
                <w:rPrChange w:author="Syed Ahmed" w:date="2026-09-16T14:49:36.449Z" w16du:dateUtc="2026-09-16T14:49:36.449Z" w:id="325229568">
                  <w:rPr>
                    <w:i w:val="1"/>
                    <w:iCs w:val="1"/>
                  </w:rPr>
                </w:rPrChange>
              </w:rPr>
              <w:t>Server_VM_Inventory</w:t>
            </w:r>
            <w:r w:rsidRPr="4986D35A">
              <w:rPr>
                <w:i w:val="1"/>
                <w:iCs w:val="1"/>
                <w:strike w:val="1"/>
                <w:rPrChange w:author="Syed Ahmed" w:date="2026-09-16T14:49:36.449Z" w16du:dateUtc="2026-09-16T14:49:36.449Z" w:id="934001341">
                  <w:rPr>
                    <w:i w:val="1"/>
                    <w:iCs w:val="1"/>
                  </w:rPr>
                </w:rPrChange>
              </w:rPr>
              <w:t xml:space="preserve"> LX tab)</w:t>
            </w:r>
          </w:p>
        </w:tc>
      </w:tr>
      <w:tr w:rsidR="001F702A" w:rsidTr="4986D35A" w14:paraId="796FA46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6A" w14:textId="77777777">
            <w:pPr>
              <w:pStyle w:val="Compact"/>
              <w:rPr>
                <w:b w:val="1"/>
                <w:bCs w:val="1"/>
                <w:strike w:val="1"/>
                <w:rPrChange w:author="Syed Ahmed" w:date="2026-09-16T14:49:36.45Z" w:id="953683919"/>
              </w:rPr>
            </w:pPr>
            <w:r w:rsidRPr="4986D35A">
              <w:rPr>
                <w:b w:val="1"/>
                <w:bCs w:val="1"/>
                <w:strike w:val="1"/>
                <w:rPrChange w:author="Syed Ahmed" w:date="2026-09-16T14:49:36.449Z" w16du:dateUtc="2026-09-16T14:49:36.449Z" w:id="1162124229">
                  <w:rPr>
                    <w:b w:val="1"/>
                    <w:bCs w:val="1"/>
                  </w:rPr>
                </w:rPrChange>
              </w:rPr>
              <w:t>Clustering / Shared Disk</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6B" w14:textId="77777777">
            <w:pPr>
              <w:pStyle w:val="Compact"/>
              <w:rPr>
                <w:strike w:val="1"/>
                <w:rPrChange w:author="Syed Ahmed" w:date="2026-09-16T14:49:36.45Z" w:id="1200172835"/>
              </w:rPr>
            </w:pPr>
            <w:r w:rsidRPr="4986D35A">
              <w:rPr>
                <w:strike w:val="1"/>
                <w:rPrChange w:author="Syed Ahmed" w:date="2026-09-16T14:49:36.45Z" w16du:dateUtc="2026-09-16T14:49:36.45Z" w:id="1491601108"/>
              </w:rPr>
              <w:t>☐ None ☐ Failover cluster ☐ Shared disk — Not yet provided — clustered workloads need a specific target design, not a straight lift. Not on file in the evidence pack (searched per the Appendix B source-exhaustion note, 26-Aug-2026); requested from GEHA (Appendix B; register W3-UTIL).</w:t>
            </w:r>
          </w:p>
        </w:tc>
      </w:tr>
      <w:tr w:rsidR="001F702A" w:rsidTr="4986D35A" w14:paraId="796FA46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6D" w14:textId="77777777">
            <w:pPr>
              <w:pStyle w:val="Compact"/>
              <w:rPr>
                <w:b w:val="1"/>
                <w:bCs w:val="1"/>
                <w:strike w:val="1"/>
                <w:rPrChange w:author="Syed Ahmed" w:date="2026-09-16T14:49:36.45Z" w:id="818375956"/>
              </w:rPr>
            </w:pPr>
            <w:r w:rsidRPr="4986D35A">
              <w:rPr>
                <w:b w:val="1"/>
                <w:bCs w:val="1"/>
                <w:strike w:val="1"/>
                <w:rPrChange w:author="Syed Ahmed" w:date="2026-09-16T14:49:36.45Z" w16du:dateUtc="2026-09-16T14:49:36.45Z" w:id="1428452977">
                  <w:rPr>
                    <w:b w:val="1"/>
                    <w:bCs w:val="1"/>
                  </w:rPr>
                </w:rPrChange>
              </w:rPr>
              <w:t>Static IP Dependency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6E" w14:textId="77777777">
            <w:pPr>
              <w:pStyle w:val="Compact"/>
              <w:rPr>
                <w:strike w:val="1"/>
                <w:rPrChange w:author="Syed Ahmed" w:date="2026-09-16T14:49:36.451Z" w:id="525895405"/>
              </w:rPr>
            </w:pPr>
            <w:r w:rsidRPr="4986D35A">
              <w:rPr>
                <w:strike w:val="1"/>
                <w:rPrChange w:author="Syed Ahmed" w:date="2026-09-16T14:49:36.45Z" w16du:dateUtc="2026-09-16T14:49:36.45Z" w:id="603657344"/>
              </w:rPr>
              <w:t>☐ Yes ☐ No — Not yet provided — anything hardcoded to this address elsewhere in the estate — see §4.7. Not on file in the evidence pack (searched per the Appendix B source-exhaustion note, 26-Aug-2026); requested from GEHA (Appendix B; register W3-UTIL).</w:t>
            </w:r>
          </w:p>
        </w:tc>
      </w:tr>
      <w:tr w:rsidR="001F702A" w:rsidTr="4986D35A" w14:paraId="796FA47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70" w14:textId="77777777">
            <w:pPr>
              <w:pStyle w:val="Compact"/>
              <w:rPr>
                <w:b w:val="1"/>
                <w:bCs w:val="1"/>
                <w:strike w:val="1"/>
                <w:rPrChange w:author="Syed Ahmed" w:date="2026-09-16T14:49:36.451Z" w:id="77965366"/>
              </w:rPr>
            </w:pPr>
            <w:r w:rsidRPr="4986D35A">
              <w:rPr>
                <w:b w:val="1"/>
                <w:bCs w:val="1"/>
                <w:strike w:val="1"/>
                <w:rPrChange w:author="Syed Ahmed" w:date="2026-09-16T14:49:36.451Z" w16du:dateUtc="2026-09-16T14:49:36.451Z" w:id="835431556">
                  <w:rPr>
                    <w:b w:val="1"/>
                    <w:bCs w:val="1"/>
                  </w:rPr>
                </w:rPrChange>
              </w:rPr>
              <w:t>Installed Agents &amp; Tooling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71" w14:textId="77777777">
            <w:pPr>
              <w:pStyle w:val="Compact"/>
              <w:rPr>
                <w:i w:val="1"/>
                <w:iCs w:val="1"/>
                <w:strike w:val="1"/>
                <w:rPrChange w:author="Syed Ahmed" w:date="2026-09-16T14:49:36.451Z" w:id="211427785"/>
              </w:rPr>
            </w:pPr>
            <w:r w:rsidRPr="4986D35A">
              <w:rPr>
                <w:i w:val="1"/>
                <w:iCs w:val="1"/>
                <w:strike w:val="1"/>
                <w:rPrChange w:author="Syed Ahmed" w:date="2026-09-16T14:49:36.451Z" w16du:dateUtc="2026-09-16T14:49:36.451Z" w:id="427647796">
                  <w:rPr>
                    <w:i w:val="1"/>
                    <w:iCs w:val="1"/>
                  </w:rPr>
                </w:rPrChange>
              </w:rPr>
              <w:t>Not yet provided — requested from GEHA, required by 2026-09-15 (Appendix B, item 05).</w:t>
            </w:r>
          </w:p>
        </w:tc>
      </w:tr>
      <w:tr w:rsidR="001F702A" w:rsidTr="4986D35A" w14:paraId="796FA47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73" w14:textId="77777777">
            <w:pPr>
              <w:pStyle w:val="Compact"/>
              <w:rPr>
                <w:b w:val="1"/>
                <w:bCs w:val="1"/>
                <w:strike w:val="1"/>
                <w:rPrChange w:author="Syed Ahmed" w:date="2026-09-16T14:49:36.452Z" w:id="1828342240"/>
              </w:rPr>
            </w:pPr>
            <w:r w:rsidRPr="4986D35A">
              <w:rPr>
                <w:b w:val="1"/>
                <w:bCs w:val="1"/>
                <w:strike w:val="1"/>
                <w:rPrChange w:author="Syed Ahmed" w:date="2026-09-16T14:49:36.452Z" w16du:dateUtc="2026-09-16T14:49:36.452Z" w:id="1323420733">
                  <w:rPr>
                    <w:b w:val="1"/>
                    <w:bCs w:val="1"/>
                  </w:rPr>
                </w:rPrChange>
              </w:rPr>
              <w:t>Licensing &amp; Hybrid Benefit Eligibility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74" w14:textId="77777777">
            <w:pPr>
              <w:pStyle w:val="Compact"/>
              <w:rPr>
                <w:i w:val="1"/>
                <w:iCs w:val="1"/>
                <w:strike w:val="1"/>
                <w:rPrChange w:author="Syed Ahmed" w:date="2026-09-16T14:49:36.453Z" w:id="647103337"/>
              </w:rPr>
            </w:pPr>
            <w:r w:rsidRPr="4986D35A">
              <w:rPr>
                <w:i w:val="1"/>
                <w:iCs w:val="1"/>
                <w:strike w:val="1"/>
                <w:rPrChange w:author="Syed Ahmed" w:date="2026-09-16T14:49:36.452Z" w16du:dateUtc="2026-09-16T14:49:36.452Z" w:id="1964545612">
                  <w:rPr>
                    <w:i w:val="1"/>
                    <w:iCs w:val="1"/>
                  </w:rPr>
                </w:rPrChange>
              </w:rPr>
              <w:t>Not yet provided — Windows Server and SQL Server licensing held, Software Assurance status, and whether Azure Hybrid Benefit applies — this. Not on file in the evidence pack (searched per the Appendix B source-exhaustion note, 26-Aug-2026); requested from GEHA (Appendix B; register W3-UTIL).</w:t>
            </w:r>
          </w:p>
        </w:tc>
      </w:tr>
      <w:tr w:rsidR="001F702A" w:rsidTr="4986D35A" w14:paraId="796FA47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76" w14:textId="77777777">
            <w:pPr>
              <w:pStyle w:val="Compact"/>
              <w:rPr>
                <w:b w:val="1"/>
                <w:bCs w:val="1"/>
                <w:strike w:val="1"/>
                <w:rPrChange w:author="Syed Ahmed" w:date="2026-09-16T14:49:36.453Z" w:id="613333933"/>
              </w:rPr>
            </w:pPr>
            <w:r w:rsidRPr="4986D35A">
              <w:rPr>
                <w:b w:val="1"/>
                <w:bCs w:val="1"/>
                <w:strike w:val="1"/>
                <w:rPrChange w:author="Syed Ahmed" w:date="2026-09-16T14:49:36.453Z" w16du:dateUtc="2026-09-16T14:49:36.453Z" w:id="687125989">
                  <w:rPr>
                    <w:b w:val="1"/>
                    <w:bCs w:val="1"/>
                  </w:rPr>
                </w:rPrChange>
              </w:rPr>
              <w:t>Encryption / Special Storage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77" w14:textId="77777777">
            <w:pPr>
              <w:pStyle w:val="Compact"/>
              <w:rPr>
                <w:i w:val="1"/>
                <w:iCs w:val="1"/>
                <w:strike w:val="1"/>
                <w:rPrChange w:author="Syed Ahmed" w:date="2026-09-16T14:49:36.454Z" w:id="1518399813"/>
              </w:rPr>
            </w:pPr>
            <w:r w:rsidRPr="4986D35A">
              <w:rPr>
                <w:i w:val="1"/>
                <w:iCs w:val="1"/>
                <w:strike w:val="1"/>
                <w:rPrChange w:author="Syed Ahmed" w:date="2026-09-16T14:49:36.454Z" w16du:dateUtc="2026-09-16T14:49:36.454Z" w:id="1010388301">
                  <w:rPr>
                    <w:i w:val="1"/>
                    <w:iCs w:val="1"/>
                  </w:rPr>
                </w:rPrChange>
              </w:rPr>
              <w:t xml:space="preserve">Not yet provided — Disk encryption, raw device mappings, pass-through disks, </w:t>
            </w:r>
            <w:r w:rsidRPr="4986D35A">
              <w:rPr>
                <w:i w:val="1"/>
                <w:iCs w:val="1"/>
                <w:strike w:val="1"/>
                <w:rPrChange w:author="Syed Ahmed" w:date="2026-09-16T14:49:36.454Z" w16du:dateUtc="2026-09-16T14:49:36.454Z" w:id="1450564934">
                  <w:rPr>
                    <w:i w:val="1"/>
                    <w:iCs w:val="1"/>
                  </w:rPr>
                </w:rPrChange>
              </w:rPr>
              <w:t>iSCSI</w:t>
            </w:r>
            <w:r w:rsidRPr="4986D35A">
              <w:rPr>
                <w:i w:val="1"/>
                <w:iCs w:val="1"/>
                <w:strike w:val="1"/>
                <w:rPrChange w:author="Syed Ahmed" w:date="2026-09-16T14:49:36.454Z" w16du:dateUtc="2026-09-16T14:49:36.454Z" w:id="496857279">
                  <w:rPr>
                    <w:i w:val="1"/>
                    <w:iCs w:val="1"/>
                  </w:rPr>
                </w:rPrChange>
              </w:rPr>
              <w:t xml:space="preserve"> or SAN-attached storage — each constrains the </w:t>
            </w:r>
            <w:r w:rsidRPr="4986D35A">
              <w:rPr>
                <w:i w:val="1"/>
                <w:iCs w:val="1"/>
                <w:strike w:val="1"/>
                <w:rPrChange w:author="Syed Ahmed" w:date="2026-09-16T14:49:36.454Z" w16du:dateUtc="2026-09-16T14:49:36.454Z" w:id="2143838626">
                  <w:rPr>
                    <w:i w:val="1"/>
                    <w:iCs w:val="1"/>
                  </w:rPr>
                </w:rPrChange>
              </w:rPr>
              <w:t>migration .</w:t>
            </w:r>
            <w:r w:rsidRPr="4986D35A">
              <w:rPr>
                <w:i w:val="1"/>
                <w:iCs w:val="1"/>
                <w:strike w:val="1"/>
                <w:rPrChange w:author="Syed Ahmed" w:date="2026-09-16T14:49:36.454Z" w16du:dateUtc="2026-09-16T14:49:36.454Z" w:id="1857438520">
                  <w:rPr>
                    <w:i w:val="1"/>
                    <w:iCs w:val="1"/>
                  </w:rPr>
                </w:rPrChange>
              </w:rPr>
              <w:t xml:space="preserve"> Not on file in the evidence pack (searched per the Appendix B source-exhaustion note, 26-Aug-2026); requested from GEHA (Appendix B; register W3-UTIL).</w:t>
            </w:r>
          </w:p>
        </w:tc>
      </w:tr>
    </w:tbl>
    <w:p w:rsidR="001F702A" w:rsidP="4986D35A" w:rsidRDefault="00000000" w14:paraId="796FA479" w14:textId="77777777">
      <w:pPr>
        <w:pStyle w:val="BodyText"/>
        <w:rPr>
          <w:b w:val="1"/>
          <w:bCs w:val="1"/>
          <w:strike w:val="1"/>
          <w:sz w:val="15"/>
          <w:szCs w:val="15"/>
          <w:rPrChange w:author="Syed Ahmed" w:date="2026-09-16T14:49:36.454Z" w:id="1930080076"/>
        </w:rPr>
      </w:pPr>
      <w:r w:rsidRPr="4986D35A">
        <w:rPr>
          <w:b w:val="1"/>
          <w:bCs w:val="1"/>
          <w:strike w:val="1"/>
          <w:sz w:val="15"/>
          <w:szCs w:val="15"/>
          <w:rPrChange w:author="Syed Ahmed" w:date="2026-09-16T14:49:36.454Z" w16du:dateUtc="2026-09-16T14:49:36.454Z" w:id="1117426951">
            <w:rPr>
              <w:b w:val="1"/>
              <w:bCs w:val="1"/>
              <w:sz w:val="15"/>
              <w:szCs w:val="15"/>
            </w:rPr>
          </w:rPrChange>
        </w:rPr>
        <w:t>Table 4.1.2 — Operating System &amp; Platform Readiness</w:t>
      </w:r>
    </w:p>
    <w:p w:rsidR="001F702A" w:rsidRDefault="001F702A" w14:paraId="796FA47A" w14:textId="77777777">
      <w:pPr>
        <w:pStyle w:val="Compact"/>
      </w:pPr>
    </w:p>
    <w:p w:rsidR="001F702A" w:rsidP="4986D35A" w:rsidRDefault="00000000" w14:paraId="796FA47B" w14:textId="77777777">
      <w:pPr>
        <w:pStyle w:val="Heading2"/>
        <w:rPr>
          <w:strike w:val="1"/>
          <w:rPrChange w:author="Syed Ahmed" w:date="2026-09-16T14:49:28.423Z" w:id="1869127306"/>
        </w:rPr>
      </w:pPr>
      <w:bookmarkStart w:name="application-software-dependencies" w:id="15"/>
      <w:bookmarkEnd w:id="12"/>
      <w:bookmarkEnd w:id="14"/>
      <w:r w:rsidRPr="4986D35A">
        <w:rPr>
          <w:strike w:val="1"/>
          <w:rPrChange w:author="Syed Ahmed" w:date="2026-09-16T14:49:28.422Z" w16du:dateUtc="2026-09-16T14:49:28.422Z" w:id="3377262"/>
        </w:rPr>
        <w:t>4.2 Application Software &amp; Dependencies</w:t>
      </w:r>
    </w:p>
    <w:p w:rsidR="001F702A" w:rsidP="4986D35A" w:rsidRDefault="00000000" w14:paraId="796FA47C" w14:textId="77777777">
      <w:pPr>
        <w:pStyle w:val="FirstParagraph"/>
        <w:rPr>
          <w:strike w:val="1"/>
          <w:rPrChange w:author="Syed Ahmed" w:date="2026-09-16T14:49:28.424Z" w:id="1903571885"/>
        </w:rPr>
      </w:pPr>
      <w:r w:rsidRPr="4986D35A">
        <w:rPr>
          <w:strike w:val="1"/>
          <w:rPrChange w:author="Syed Ahmed" w:date="2026-09-16T14:49:28.423Z" w16du:dateUtc="2026-09-16T14:49:28.423Z" w:id="1753115290"/>
        </w:rPr>
        <w:t xml:space="preserve">The software layer is documented here in the terms that matter to a migration: exact installed version, whether the vendor supports that version on the target platform, and what else must travel with it. Scheduled jobs, file storage dependencies, license </w:t>
      </w:r>
      <w:r w:rsidRPr="4986D35A">
        <w:rPr>
          <w:strike w:val="1"/>
          <w:rPrChange w:author="Syed Ahmed" w:date="2026-09-16T14:49:28.423Z" w16du:dateUtc="2026-09-16T14:49:28.423Z" w:id="466486245"/>
        </w:rPr>
        <w:t>binding</w:t>
      </w:r>
      <w:r w:rsidRPr="4986D35A">
        <w:rPr>
          <w:strike w:val="1"/>
          <w:rPrChange w:author="Syed Ahmed" w:date="2026-09-16T14:49:28.423Z" w16du:dateUtc="2026-09-16T14:49:28.423Z" w:id="841695095"/>
        </w:rPr>
        <w:t xml:space="preserve"> and client-side components are each recorded, because every one of them is a thing that silently stops working when the server underneath changes. License binding deserves particular attention: a license tied to a MAC address, host fingerprint or dongle will fail </w:t>
      </w:r>
      <w:r w:rsidRPr="4986D35A">
        <w:rPr>
          <w:strike w:val="1"/>
          <w:rPrChange w:author="Syed Ahmed" w:date="2026-09-16T14:49:28.423Z" w16du:dateUtc="2026-09-16T14:49:28.423Z" w:id="1818413817"/>
        </w:rPr>
        <w:t>at the moment</w:t>
      </w:r>
      <w:r w:rsidRPr="4986D35A">
        <w:rPr>
          <w:strike w:val="1"/>
          <w:rPrChange w:author="Syed Ahmed" w:date="2026-09-16T14:49:28.423Z" w16du:dateUtc="2026-09-16T14:49:28.423Z" w:id="215367410"/>
        </w:rPr>
        <w:t xml:space="preserve"> of cutover, and re-hosting it carries a vendor lead time. An unsupported configuration is a go/no-go item, not a </w:t>
      </w:r>
      <w:r w:rsidRPr="4986D35A">
        <w:rPr>
          <w:strike w:val="1"/>
          <w:rPrChange w:author="Syed Ahmed" w:date="2026-09-16T14:49:28.423Z" w16du:dateUtc="2026-09-16T14:49:28.423Z" w:id="291132043"/>
        </w:rPr>
        <w:t>hypercare</w:t>
      </w:r>
      <w:r w:rsidRPr="4986D35A">
        <w:rPr>
          <w:strike w:val="1"/>
          <w:rPrChange w:author="Syed Ahmed" w:date="2026-09-16T14:49:28.423Z" w16du:dateUtc="2026-09-16T14:49:28.423Z" w:id="133675694"/>
        </w:rPr>
        <w:t xml:space="preserve"> issue.</w:t>
      </w:r>
    </w:p>
    <w:p w:rsidR="001F702A" w:rsidP="4986D35A" w:rsidRDefault="001F702A" w14:paraId="796FA47D" w14:textId="77777777">
      <w:pPr>
        <w:pStyle w:val="Compact"/>
        <w:rPr>
          <w:strike w:val="1"/>
          <w:rPrChange w:author="Syed Ahmed" w:date="2026-09-16T14:49:28.424Z" w:id="602988924"/>
        </w:rPr>
      </w:pPr>
    </w:p>
    <w:tbl>
      <w:tblPr>
        <w:tblStyle w:val="Table"/>
        <w:tblW w:w="5000" w:type="pct"/>
        <w:tblLook w:val="0020" w:firstRow="1" w:lastRow="0" w:firstColumn="0" w:lastColumn="0" w:noHBand="0" w:noVBand="0"/>
      </w:tblPr>
      <w:tblGrid>
        <w:gridCol w:w="1460"/>
        <w:gridCol w:w="8016"/>
      </w:tblGrid>
      <w:tr w:rsidR="001F702A" w:rsidTr="4986D35A" w14:paraId="796FA480"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7E" w14:textId="77777777">
            <w:pPr>
              <w:pStyle w:val="Compact"/>
              <w:rPr>
                <w:b w:val="1"/>
                <w:bCs w:val="1"/>
                <w:strike w:val="1"/>
                <w:rPrChange w:author="Syed Ahmed" w:date="2026-09-16T14:49:28.424Z" w:id="1387256070"/>
              </w:rPr>
            </w:pPr>
            <w:r w:rsidRPr="4986D35A">
              <w:rPr>
                <w:b w:val="1"/>
                <w:bCs w:val="1"/>
                <w:strike w:val="1"/>
                <w:rPrChange w:author="Syed Ahmed" w:date="2026-09-16T14:49:28.424Z" w16du:dateUtc="2026-09-16T14:49:28.424Z" w:id="1192691123">
                  <w:rPr>
                    <w:b w:val="1"/>
                    <w:bCs w:val="1"/>
                  </w:rPr>
                </w:rPrChange>
              </w:rPr>
              <w:t>Application Version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7F" w14:textId="77777777">
            <w:pPr>
              <w:pStyle w:val="Compact"/>
              <w:rPr>
                <w:i w:val="1"/>
                <w:iCs w:val="1"/>
                <w:strike w:val="1"/>
                <w:rPrChange w:author="Syed Ahmed" w:date="2026-09-16T14:49:28.425Z" w:id="627525896"/>
              </w:rPr>
            </w:pPr>
            <w:r w:rsidRPr="4986D35A">
              <w:rPr>
                <w:i w:val="1"/>
                <w:iCs w:val="1"/>
                <w:strike w:val="1"/>
                <w:rPrChange w:author="Syed Ahmed" w:date="2026-09-16T14:49:28.425Z" w16du:dateUtc="2026-09-16T14:49:28.425Z" w:id="794584070">
                  <w:rPr>
                    <w:i w:val="1"/>
                    <w:iCs w:val="1"/>
                  </w:rPr>
                </w:rPrChange>
              </w:rPr>
              <w:t xml:space="preserve">Installed software </w:t>
            </w:r>
            <w:r w:rsidRPr="4986D35A">
              <w:rPr>
                <w:i w:val="1"/>
                <w:iCs w:val="1"/>
                <w:strike w:val="1"/>
                <w:rPrChange w:author="Syed Ahmed" w:date="2026-09-16T14:49:28.425Z" w16du:dateUtc="2026-09-16T14:49:28.425Z" w:id="327401192">
                  <w:rPr>
                    <w:i w:val="1"/>
                    <w:iCs w:val="1"/>
                  </w:rPr>
                </w:rPrChange>
              </w:rPr>
              <w:t>observed</w:t>
            </w:r>
            <w:r w:rsidRPr="4986D35A">
              <w:rPr>
                <w:i w:val="1"/>
                <w:iCs w:val="1"/>
                <w:strike w:val="1"/>
                <w:rPrChange w:author="Syed Ahmed" w:date="2026-09-16T14:49:28.425Z" w16du:dateUtc="2026-09-16T14:49:28.425Z" w:id="402371486">
                  <w:rPr>
                    <w:i w:val="1"/>
                    <w:iCs w:val="1"/>
                  </w:rPr>
                </w:rPrChange>
              </w:rPr>
              <w:t xml:space="preserve"> on the hosts: /proc/916/exe; svchost.exe; ir_agent.exe; splunkd.exe; svchost.exe; </w:t>
            </w:r>
            <w:r w:rsidRPr="4986D35A">
              <w:rPr>
                <w:i w:val="1"/>
                <w:iCs w:val="1"/>
                <w:strike w:val="1"/>
                <w:rPrChange w:author="Syed Ahmed" w:date="2026-09-16T14:49:28.425Z" w16du:dateUtc="2026-09-16T14:49:28.425Z" w:id="1500421404">
                  <w:rPr>
                    <w:i w:val="1"/>
                    <w:iCs w:val="1"/>
                  </w:rPr>
                </w:rPrChange>
              </w:rPr>
              <w:t>rapid7_endpoint_broker.exe  (</w:t>
            </w:r>
            <w:r w:rsidRPr="4986D35A">
              <w:rPr>
                <w:i w:val="1"/>
                <w:iCs w:val="1"/>
                <w:strike w:val="1"/>
                <w:rPrChange w:author="Syed Ahmed" w:date="2026-09-16T14:49:28.425Z" w16du:dateUtc="2026-09-16T14:49:28.425Z" w:id="1019947942">
                  <w:rPr>
                    <w:i w:val="1"/>
                    <w:iCs w:val="1"/>
                  </w:rPr>
                </w:rPrChange>
              </w:rPr>
              <w:t>Source: Application Interface Details, full 451,897-row pass, as-of 12/24/25)</w:t>
            </w:r>
          </w:p>
        </w:tc>
      </w:tr>
      <w:tr w:rsidR="001F702A" w:rsidTr="4986D35A" w14:paraId="796FA48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81" w14:textId="77777777">
            <w:pPr>
              <w:pStyle w:val="Compact"/>
              <w:rPr>
                <w:b w:val="1"/>
                <w:bCs w:val="1"/>
                <w:strike w:val="1"/>
                <w:rPrChange w:author="Syed Ahmed" w:date="2026-09-16T14:49:28.425Z" w:id="886675837"/>
              </w:rPr>
            </w:pPr>
            <w:r w:rsidRPr="4986D35A">
              <w:rPr>
                <w:b w:val="1"/>
                <w:bCs w:val="1"/>
                <w:strike w:val="1"/>
                <w:rPrChange w:author="Syed Ahmed" w:date="2026-09-16T14:49:28.425Z" w16du:dateUtc="2026-09-16T14:49:28.425Z" w:id="1219088123">
                  <w:rPr>
                    <w:b w:val="1"/>
                    <w:bCs w:val="1"/>
                  </w:rPr>
                </w:rPrChange>
              </w:rPr>
              <w:t>Vendor Support Status of This Version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82" w14:textId="77777777">
            <w:pPr>
              <w:pStyle w:val="Compact"/>
              <w:rPr>
                <w:i w:val="1"/>
                <w:iCs w:val="1"/>
                <w:strike w:val="1"/>
                <w:rPrChange w:author="Syed Ahmed" w:date="2026-09-16T14:49:28.428Z" w:id="1095968092"/>
              </w:rPr>
            </w:pPr>
            <w:r w:rsidRPr="4986D35A">
              <w:rPr>
                <w:strike w:val="1"/>
                <w:rPrChange w:author="Syed Ahmed" w:date="2026-09-16T14:49:28.426Z" w16du:dateUtc="2026-09-16T14:49:28.426Z" w:id="21252990"/>
              </w:rPr>
              <w:t xml:space="preserve">docker 29.1.1: Expired — Upgrade to Azure ACI container; </w:t>
            </w:r>
            <w:r w:rsidRPr="4986D35A">
              <w:rPr>
                <w:strike w:val="1"/>
                <w:rPrChange w:author="Syed Ahmed" w:date="2026-09-16T14:49:28.426Z" w16du:dateUtc="2026-09-16T14:49:28.426Z" w:id="1956624169"/>
              </w:rPr>
              <w:t>iis</w:t>
            </w:r>
            <w:r w:rsidRPr="4986D35A">
              <w:rPr>
                <w:strike w:val="1"/>
                <w:rPrChange w:author="Syed Ahmed" w:date="2026-09-16T14:49:28.426Z" w16du:dateUtc="2026-09-16T14:49:28.426Z" w:id="326531758"/>
              </w:rPr>
              <w:t xml:space="preserve"> 10.0: Active — Retain Service IIS version </w:t>
            </w:r>
            <w:r w:rsidRPr="4986D35A">
              <w:rPr>
                <w:strike w:val="1"/>
                <w:rPrChange w:author="Syed Ahmed" w:date="2026-09-16T14:49:28.426Z" w16du:dateUtc="2026-09-16T14:49:28.426Z" w:id="1711812239"/>
              </w:rPr>
              <w:t>10.0  (</w:t>
            </w:r>
            <w:r w:rsidRPr="4986D35A">
              <w:rPr>
                <w:strike w:val="1"/>
                <w:rPrChange w:author="Syed Ahmed" w:date="2026-09-16T14:49:28.426Z" w16du:dateUtc="2026-09-16T14:49:28.426Z" w:id="550593862"/>
              </w:rPr>
              <w:t>Source: Matilda Discovery Assessment Summary (Application Assessment Summary), as-of 08-Aug-</w:t>
            </w:r>
            <w:r w:rsidRPr="4986D35A">
              <w:rPr>
                <w:strike w:val="1"/>
                <w:rPrChange w:author="Syed Ahmed" w:date="2026-09-16T14:49:28.426Z" w16du:dateUtc="2026-09-16T14:49:28.426Z" w:id="824023962"/>
              </w:rPr>
              <w:t>2026)</w:t>
            </w:r>
            <w:r w:rsidRPr="4986D35A">
              <w:rPr>
                <w:i w:val="1"/>
                <w:iCs w:val="1"/>
                <w:strike w:val="1"/>
                <w:rPrChange w:author="Syed Ahmed" w:date="2026-09-16T14:49:28.426Z" w16du:dateUtc="2026-09-16T14:49:28.426Z" w:id="1180547377">
                  <w:rPr>
                    <w:i w:val="1"/>
                    <w:iCs w:val="1"/>
                  </w:rPr>
                </w:rPrChange>
              </w:rPr>
              <w:t>Supported</w:t>
            </w:r>
            <w:r w:rsidRPr="4986D35A">
              <w:rPr>
                <w:strike w:val="1"/>
                <w:rPrChange w:author="Syed Ahmed" w:date="2026-09-16T14:49:28.426Z" w16du:dateUtc="2026-09-16T14:49:28.426Z" w:id="958451788"/>
              </w:rPr>
              <w:t xml:space="preserve"> ☐ </w:t>
            </w:r>
            <w:r w:rsidRPr="4986D35A">
              <w:rPr>
                <w:i w:val="1"/>
                <w:iCs w:val="1"/>
                <w:strike w:val="1"/>
                <w:rPrChange w:author="Syed Ahmed" w:date="2026-09-16T14:49:28.426Z" w16du:dateUtc="2026-09-16T14:49:28.426Z" w:id="1645311181">
                  <w:rPr>
                    <w:i w:val="1"/>
                    <w:iCs w:val="1"/>
                  </w:rPr>
                </w:rPrChange>
              </w:rPr>
              <w:t>Extended</w:t>
            </w:r>
            <w:r w:rsidRPr="4986D35A">
              <w:rPr>
                <w:strike w:val="1"/>
                <w:rPrChange w:author="Syed Ahmed" w:date="2026-09-16T14:49:28.427Z" w16du:dateUtc="2026-09-16T14:49:28.427Z" w:id="1728752119"/>
              </w:rPr>
              <w:t xml:space="preserve"> ☐ </w:t>
            </w:r>
            <w:r w:rsidRPr="4986D35A">
              <w:rPr>
                <w:i w:val="1"/>
                <w:iCs w:val="1"/>
                <w:strike w:val="1"/>
                <w:rPrChange w:author="Syed Ahmed" w:date="2026-09-16T14:49:28.427Z" w16du:dateUtc="2026-09-16T14:49:28.427Z" w:id="1998501155">
                  <w:rPr>
                    <w:i w:val="1"/>
                    <w:iCs w:val="1"/>
                  </w:rPr>
                </w:rPrChange>
              </w:rPr>
              <w:t>End of support</w:t>
            </w:r>
            <w:r w:rsidRPr="4986D35A">
              <w:rPr>
                <w:strike w:val="1"/>
                <w:rPrChange w:author="Syed Ahmed" w:date="2026-09-16T14:49:28.427Z" w16du:dateUtc="2026-09-16T14:49:28.427Z" w:id="678946794"/>
              </w:rPr>
              <w:t xml:space="preserve"> — </w:t>
            </w:r>
            <w:r w:rsidRPr="4986D35A">
              <w:rPr>
                <w:i w:val="1"/>
                <w:iCs w:val="1"/>
                <w:strike w:val="1"/>
                <w:rPrChange w:author="Syed Ahmed" w:date="2026-09-16T14:49:28.428Z" w16du:dateUtc="2026-09-16T14:49:28.428Z" w:id="500023915">
                  <w:rPr>
                    <w:i w:val="1"/>
                    <w:iCs w:val="1"/>
                  </w:rPr>
                </w:rPrChange>
              </w:rPr>
              <w:t>To be provided by GEHA</w:t>
            </w:r>
          </w:p>
        </w:tc>
      </w:tr>
      <w:tr w:rsidR="001F702A" w:rsidTr="4986D35A" w14:paraId="796FA48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84" w14:textId="77777777">
            <w:pPr>
              <w:pStyle w:val="Compact"/>
              <w:rPr>
                <w:b w:val="1"/>
                <w:bCs w:val="1"/>
                <w:strike w:val="1"/>
                <w:rPrChange w:author="Syed Ahmed" w:date="2026-09-16T14:49:28.429Z" w:id="1404590881"/>
              </w:rPr>
            </w:pPr>
            <w:r w:rsidRPr="4986D35A">
              <w:rPr>
                <w:b w:val="1"/>
                <w:bCs w:val="1"/>
                <w:strike w:val="1"/>
                <w:rPrChange w:author="Syed Ahmed" w:date="2026-09-16T14:49:28.429Z" w16du:dateUtc="2026-09-16T14:49:28.429Z" w:id="532551015">
                  <w:rPr>
                    <w:b w:val="1"/>
                    <w:bCs w:val="1"/>
                  </w:rPr>
                </w:rPrChange>
              </w:rPr>
              <w:t>Software Vendor Support Position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85" w14:textId="77777777">
            <w:pPr>
              <w:pStyle w:val="Compact"/>
              <w:rPr>
                <w:i w:val="1"/>
                <w:iCs w:val="1"/>
                <w:strike w:val="1"/>
                <w:rPrChange w:author="Syed Ahmed" w:date="2026-09-16T14:49:28.429Z" w:id="59479751"/>
              </w:rPr>
            </w:pPr>
            <w:r w:rsidRPr="4986D35A">
              <w:rPr>
                <w:i w:val="1"/>
                <w:iCs w:val="1"/>
                <w:strike w:val="1"/>
                <w:rPrChange w:author="Syed Ahmed" w:date="2026-09-16T14:49:28.429Z" w16du:dateUtc="2026-09-16T14:49:28.429Z" w:id="775119300">
                  <w:rPr>
                    <w:i w:val="1"/>
                    <w:iCs w:val="1"/>
                  </w:rPr>
                </w:rPrChange>
              </w:rPr>
              <w:t xml:space="preserve">Not yet provided — Whether the software vendor supports this application on the target platform, in the target configuration, at this </w:t>
            </w:r>
            <w:r w:rsidRPr="4986D35A">
              <w:rPr>
                <w:i w:val="1"/>
                <w:iCs w:val="1"/>
                <w:strike w:val="1"/>
                <w:rPrChange w:author="Syed Ahmed" w:date="2026-09-16T14:49:28.429Z" w16du:dateUtc="2026-09-16T14:49:28.429Z" w:id="2087050848">
                  <w:rPr>
                    <w:i w:val="1"/>
                    <w:iCs w:val="1"/>
                  </w:rPr>
                </w:rPrChange>
              </w:rPr>
              <w:t>versi</w:t>
            </w:r>
            <w:r w:rsidRPr="4986D35A">
              <w:rPr>
                <w:i w:val="1"/>
                <w:iCs w:val="1"/>
                <w:strike w:val="1"/>
                <w:rPrChange w:author="Syed Ahmed" w:date="2026-09-16T14:49:28.429Z" w16du:dateUtc="2026-09-16T14:49:28.429Z" w:id="1214801917">
                  <w:rPr>
                    <w:i w:val="1"/>
                    <w:iCs w:val="1"/>
                  </w:rPr>
                </w:rPrChange>
              </w:rPr>
              <w:t>. Not on file in the evidence pack (searched per the Appendix B source-exhaustion note, 26-Aug-2026); requested from GEHA (Appendix B; register W3-UTIL).</w:t>
            </w:r>
          </w:p>
        </w:tc>
      </w:tr>
      <w:tr w:rsidR="001F702A" w:rsidTr="4986D35A" w14:paraId="796FA48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87" w14:textId="77777777">
            <w:pPr>
              <w:pStyle w:val="Compact"/>
              <w:rPr>
                <w:b w:val="1"/>
                <w:bCs w:val="1"/>
                <w:strike w:val="1"/>
                <w:rPrChange w:author="Syed Ahmed" w:date="2026-09-16T14:49:28.43Z" w:id="1356790838"/>
              </w:rPr>
            </w:pPr>
            <w:r w:rsidRPr="4986D35A">
              <w:rPr>
                <w:b w:val="1"/>
                <w:bCs w:val="1"/>
                <w:strike w:val="1"/>
                <w:rPrChange w:author="Syed Ahmed" w:date="2026-09-16T14:49:28.43Z" w16du:dateUtc="2026-09-16T14:49:28.43Z" w:id="1406502400">
                  <w:rPr>
                    <w:b w:val="1"/>
                    <w:bCs w:val="1"/>
                  </w:rPr>
                </w:rPrChange>
              </w:rPr>
              <w:t>Vendor Case or Reference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88" w14:textId="77777777">
            <w:pPr>
              <w:pStyle w:val="Compact"/>
              <w:rPr>
                <w:i w:val="1"/>
                <w:iCs w:val="1"/>
                <w:strike w:val="1"/>
                <w:rPrChange w:author="Syed Ahmed" w:date="2026-09-16T14:49:28.431Z" w:id="391540635"/>
              </w:rPr>
            </w:pPr>
            <w:r w:rsidRPr="4986D35A">
              <w:rPr>
                <w:i w:val="1"/>
                <w:iCs w:val="1"/>
                <w:strike w:val="1"/>
                <w:rPrChange w:author="Syed Ahmed" w:date="2026-09-16T14:49:28.43Z" w16du:dateUtc="2026-09-16T14:49:28.43Z" w:id="1088213969">
                  <w:rPr>
                    <w:i w:val="1"/>
                    <w:iCs w:val="1"/>
                  </w:rPr>
                </w:rPrChange>
              </w:rPr>
              <w:t xml:space="preserve">Not yet provided — Support case, account manager confirmation, or published compatibility statement </w:t>
            </w:r>
            <w:r w:rsidRPr="4986D35A">
              <w:rPr>
                <w:i w:val="1"/>
                <w:iCs w:val="1"/>
                <w:strike w:val="1"/>
                <w:rPrChange w:author="Syed Ahmed" w:date="2026-09-16T14:49:28.43Z" w16du:dateUtc="2026-09-16T14:49:28.43Z" w:id="716891232">
                  <w:rPr>
                    <w:i w:val="1"/>
                    <w:iCs w:val="1"/>
                  </w:rPr>
                </w:rPrChange>
              </w:rPr>
              <w:t>evidencing</w:t>
            </w:r>
            <w:r w:rsidRPr="4986D35A">
              <w:rPr>
                <w:i w:val="1"/>
                <w:iCs w:val="1"/>
                <w:strike w:val="1"/>
                <w:rPrChange w:author="Syed Ahmed" w:date="2026-09-16T14:49:28.43Z" w16du:dateUtc="2026-09-16T14:49:28.43Z" w:id="133154523">
                  <w:rPr>
                    <w:i w:val="1"/>
                    <w:iCs w:val="1"/>
                  </w:rPr>
                </w:rPrChange>
              </w:rPr>
              <w:t xml:space="preserve"> the position above. Not on file in the evidence pack (searched per the Appendix B source-exhaustion note, 26-Aug-2026); requested from GEHA (Appendix B; register W3-UTIL).</w:t>
            </w:r>
          </w:p>
        </w:tc>
      </w:tr>
      <w:tr w:rsidR="001F702A" w:rsidTr="4986D35A" w14:paraId="796FA48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8A" w14:textId="77777777">
            <w:pPr>
              <w:pStyle w:val="Compact"/>
              <w:rPr>
                <w:b w:val="1"/>
                <w:bCs w:val="1"/>
                <w:strike w:val="1"/>
                <w:rPrChange w:author="Syed Ahmed" w:date="2026-09-16T14:49:28.431Z" w:id="1208193763"/>
              </w:rPr>
            </w:pPr>
            <w:r w:rsidRPr="4986D35A">
              <w:rPr>
                <w:b w:val="1"/>
                <w:bCs w:val="1"/>
                <w:strike w:val="1"/>
                <w:rPrChange w:author="Syed Ahmed" w:date="2026-09-16T14:49:28.431Z" w16du:dateUtc="2026-09-16T14:49:28.431Z" w:id="84560817">
                  <w:rPr>
                    <w:b w:val="1"/>
                    <w:bCs w:val="1"/>
                  </w:rPr>
                </w:rPrChange>
              </w:rPr>
              <w:t>Scheduled Jobs &amp; Batch</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8B" w14:textId="77777777">
            <w:pPr>
              <w:pStyle w:val="Compact"/>
              <w:rPr>
                <w:i w:val="1"/>
                <w:iCs w:val="1"/>
                <w:strike w:val="1"/>
                <w:rPrChange w:author="Syed Ahmed" w:date="2026-09-16T14:49:28.432Z" w:id="756995804"/>
              </w:rPr>
            </w:pPr>
            <w:r w:rsidRPr="4986D35A">
              <w:rPr>
                <w:i w:val="1"/>
                <w:iCs w:val="1"/>
                <w:strike w:val="1"/>
                <w:rPrChange w:author="Syed Ahmed" w:date="2026-09-16T14:49:28.431Z" w16du:dateUtc="2026-09-16T14:49:28.431Z" w:id="1872873489">
                  <w:rPr>
                    <w:i w:val="1"/>
                    <w:iCs w:val="1"/>
                  </w:rPr>
                </w:rPrChange>
              </w:rPr>
              <w:t>iis</w:t>
            </w:r>
            <w:r w:rsidRPr="4986D35A">
              <w:rPr>
                <w:i w:val="1"/>
                <w:iCs w:val="1"/>
                <w:strike w:val="1"/>
                <w:rPrChange w:author="Syed Ahmed" w:date="2026-09-16T14:49:28.431Z" w16du:dateUtc="2026-09-16T14:49:28.431Z" w:id="980021857">
                  <w:rPr>
                    <w:i w:val="1"/>
                    <w:iCs w:val="1"/>
                  </w:rPr>
                </w:rPrChange>
              </w:rPr>
              <w:t xml:space="preserve"> 10.0 (Web Server; Active); docker 29.1.1 (Container; </w:t>
            </w:r>
            <w:r w:rsidRPr="4986D35A">
              <w:rPr>
                <w:i w:val="1"/>
                <w:iCs w:val="1"/>
                <w:strike w:val="1"/>
                <w:rPrChange w:author="Syed Ahmed" w:date="2026-09-16T14:49:28.431Z" w16du:dateUtc="2026-09-16T14:49:28.431Z" w:id="2064720813">
                  <w:rPr>
                    <w:i w:val="1"/>
                    <w:iCs w:val="1"/>
                  </w:rPr>
                </w:rPrChange>
              </w:rPr>
              <w:t>Expired)  (</w:t>
            </w:r>
            <w:r w:rsidRPr="4986D35A">
              <w:rPr>
                <w:i w:val="1"/>
                <w:iCs w:val="1"/>
                <w:strike w:val="1"/>
                <w:rPrChange w:author="Syed Ahmed" w:date="2026-09-16T14:49:28.431Z" w16du:dateUtc="2026-09-16T14:49:28.431Z" w:id="1973324948">
                  <w:rPr>
                    <w:i w:val="1"/>
                    <w:iCs w:val="1"/>
                  </w:rPr>
                </w:rPrChange>
              </w:rPr>
              <w:t xml:space="preserve">Source: services </w:t>
            </w:r>
            <w:r w:rsidRPr="4986D35A">
              <w:rPr>
                <w:i w:val="1"/>
                <w:iCs w:val="1"/>
                <w:strike w:val="1"/>
                <w:rPrChange w:author="Syed Ahmed" w:date="2026-09-16T14:49:28.431Z" w16du:dateUtc="2026-09-16T14:49:28.431Z" w:id="1301945337">
                  <w:rPr>
                    <w:i w:val="1"/>
                    <w:iCs w:val="1"/>
                  </w:rPr>
                </w:rPrChange>
              </w:rPr>
              <w:t>observed</w:t>
            </w:r>
            <w:r w:rsidRPr="4986D35A">
              <w:rPr>
                <w:i w:val="1"/>
                <w:iCs w:val="1"/>
                <w:strike w:val="1"/>
                <w:rPrChange w:author="Syed Ahmed" w:date="2026-09-16T14:49:28.431Z" w16du:dateUtc="2026-09-16T14:49:28.431Z" w:id="179181957">
                  <w:rPr>
                    <w:i w:val="1"/>
                    <w:iCs w:val="1"/>
                  </w:rPr>
                </w:rPrChange>
              </w:rPr>
              <w:t>, Matilda Discovery Assessment Summary (Application Assessment Summary), as-of 08-Aug-2026)</w:t>
            </w:r>
          </w:p>
        </w:tc>
      </w:tr>
      <w:tr w:rsidR="001F702A" w:rsidTr="4986D35A" w14:paraId="796FA48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8D" w14:textId="77777777">
            <w:pPr>
              <w:pStyle w:val="Compact"/>
              <w:rPr>
                <w:b w:val="1"/>
                <w:bCs w:val="1"/>
                <w:strike w:val="1"/>
                <w:rPrChange w:author="Syed Ahmed" w:date="2026-09-16T14:49:28.433Z" w:id="1295475919"/>
              </w:rPr>
            </w:pPr>
            <w:r w:rsidRPr="4986D35A">
              <w:rPr>
                <w:b w:val="1"/>
                <w:bCs w:val="1"/>
                <w:strike w:val="1"/>
                <w:rPrChange w:author="Syed Ahmed" w:date="2026-09-16T14:49:28.432Z" w16du:dateUtc="2026-09-16T14:49:28.432Z" w:id="471531536">
                  <w:rPr>
                    <w:b w:val="1"/>
                    <w:bCs w:val="1"/>
                  </w:rPr>
                </w:rPrChange>
              </w:rPr>
              <w:t>File Storage Dependencies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8E" w14:textId="77777777">
            <w:pPr>
              <w:pStyle w:val="Compact"/>
              <w:rPr>
                <w:i w:val="1"/>
                <w:iCs w:val="1"/>
                <w:strike w:val="1"/>
                <w:rPrChange w:author="Syed Ahmed" w:date="2026-09-16T14:49:28.433Z" w:id="314471434"/>
              </w:rPr>
            </w:pPr>
            <w:r w:rsidRPr="4986D35A">
              <w:rPr>
                <w:i w:val="1"/>
                <w:iCs w:val="1"/>
                <w:strike w:val="1"/>
                <w:rPrChange w:author="Syed Ahmed" w:date="2026-09-16T14:49:28.433Z" w16du:dateUtc="2026-09-16T14:49:28.433Z" w:id="1711646197">
                  <w:rPr>
                    <w:i w:val="1"/>
                    <w:iCs w:val="1"/>
                  </w:rPr>
                </w:rPrChange>
              </w:rPr>
              <w:t>Enterprise storage platform</w:t>
            </w:r>
            <w:r w:rsidRPr="4986D35A">
              <w:rPr>
                <w:i w:val="1"/>
                <w:iCs w:val="1"/>
                <w:strike w:val="1"/>
                <w:rPrChange w:author="Syed Ahmed" w:date="2026-09-16T14:49:28.433Z" w16du:dateUtc="2026-09-16T14:49:28.433Z" w:id="1631140358">
                  <w:rPr>
                    <w:i w:val="1"/>
                    <w:iCs w:val="1"/>
                  </w:rPr>
                </w:rPrChange>
              </w:rPr>
              <w:t>:  (</w:t>
            </w:r>
            <w:r w:rsidRPr="4986D35A">
              <w:rPr>
                <w:i w:val="1"/>
                <w:iCs w:val="1"/>
                <w:strike w:val="1"/>
                <w:rPrChange w:author="Syed Ahmed" w:date="2026-09-16T14:49:28.433Z" w16du:dateUtc="2026-09-16T14:49:28.433Z" w:id="1165138770">
                  <w:rPr>
                    <w:i w:val="1"/>
                    <w:iCs w:val="1"/>
                  </w:rPr>
                </w:rPrChange>
              </w:rPr>
              <w:t xml:space="preserve">full capacity report in the </w:t>
            </w:r>
            <w:r w:rsidRPr="4986D35A">
              <w:rPr>
                <w:i w:val="1"/>
                <w:iCs w:val="1"/>
                <w:strike w:val="1"/>
                <w:rPrChange w:author="Syed Ahmed" w:date="2026-09-16T14:49:28.433Z" w16du:dateUtc="2026-09-16T14:49:28.433Z" w:id="948033826">
                  <w:rPr>
                    <w:i w:val="1"/>
                    <w:iCs w:val="1"/>
                  </w:rPr>
                </w:rPrChange>
              </w:rPr>
              <w:t>corpus)  (</w:t>
            </w:r>
            <w:r w:rsidRPr="4986D35A">
              <w:rPr>
                <w:i w:val="1"/>
                <w:iCs w:val="1"/>
                <w:strike w:val="1"/>
                <w:rPrChange w:author="Syed Ahmed" w:date="2026-09-16T14:49:28.433Z" w16du:dateUtc="2026-09-16T14:49:28.433Z" w:id="277174812">
                  <w:rPr>
                    <w:i w:val="1"/>
                    <w:iCs w:val="1"/>
                  </w:rPr>
                </w:rPrChange>
              </w:rPr>
              <w:t xml:space="preserve">Source: </w:t>
            </w:r>
            <w:r w:rsidRPr="4986D35A">
              <w:rPr>
                <w:i w:val="1"/>
                <w:iCs w:val="1"/>
                <w:strike w:val="1"/>
                <w:rPrChange w:author="Syed Ahmed" w:date="2026-09-16T14:49:28.433Z" w16du:dateUtc="2026-09-16T14:49:28.433Z" w:id="1867989312">
                  <w:rPr>
                    <w:i w:val="1"/>
                    <w:iCs w:val="1"/>
                  </w:rPr>
                </w:rPrChange>
              </w:rPr>
              <w:t>Storage_Artifacts</w:t>
            </w:r>
            <w:r w:rsidRPr="4986D35A">
              <w:rPr>
                <w:i w:val="1"/>
                <w:iCs w:val="1"/>
                <w:strike w:val="1"/>
                <w:rPrChange w:author="Syed Ahmed" w:date="2026-09-16T14:49:28.433Z" w16du:dateUtc="2026-09-16T14:49:28.433Z" w:id="1479746754">
                  <w:rPr>
                    <w:i w:val="1"/>
                    <w:iCs w:val="1"/>
                  </w:rPr>
                </w:rPrChange>
              </w:rPr>
              <w:t xml:space="preserve"> (Dell </w:t>
            </w:r>
            <w:r w:rsidRPr="4986D35A">
              <w:rPr>
                <w:i w:val="1"/>
                <w:iCs w:val="1"/>
                <w:strike w:val="1"/>
                <w:rPrChange w:author="Syed Ahmed" w:date="2026-09-16T14:49:28.433Z" w16du:dateUtc="2026-09-16T14:49:28.433Z" w:id="1688790973">
                  <w:rPr>
                    <w:i w:val="1"/>
                    <w:iCs w:val="1"/>
                  </w:rPr>
                </w:rPrChange>
              </w:rPr>
              <w:t>PowerFlex</w:t>
            </w:r>
            <w:r w:rsidRPr="4986D35A">
              <w:rPr>
                <w:i w:val="1"/>
                <w:iCs w:val="1"/>
                <w:strike w:val="1"/>
                <w:rPrChange w:author="Syed Ahmed" w:date="2026-09-16T14:49:28.433Z" w16du:dateUtc="2026-09-16T14:49:28.433Z" w:id="1506221184">
                  <w:rPr>
                    <w:i w:val="1"/>
                    <w:iCs w:val="1"/>
                  </w:rPr>
                </w:rPrChange>
              </w:rPr>
              <w:t xml:space="preserve"> / Isilon capacity report))</w:t>
            </w:r>
          </w:p>
        </w:tc>
      </w:tr>
      <w:tr w:rsidR="001F702A" w:rsidTr="4986D35A" w14:paraId="796FA49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90" w14:textId="77777777">
            <w:pPr>
              <w:pStyle w:val="Compact"/>
              <w:rPr>
                <w:b w:val="1"/>
                <w:bCs w:val="1"/>
                <w:strike w:val="1"/>
                <w:rPrChange w:author="Syed Ahmed" w:date="2026-09-16T14:49:28.434Z" w:id="705987973"/>
              </w:rPr>
            </w:pPr>
            <w:r w:rsidRPr="4986D35A">
              <w:rPr>
                <w:b w:val="1"/>
                <w:bCs w:val="1"/>
                <w:strike w:val="1"/>
                <w:rPrChange w:author="Syed Ahmed" w:date="2026-09-16T14:49:28.434Z" w16du:dateUtc="2026-09-16T14:49:28.434Z" w:id="65539246">
                  <w:rPr>
                    <w:b w:val="1"/>
                    <w:bCs w:val="1"/>
                  </w:rPr>
                </w:rPrChange>
              </w:rPr>
              <w:t>License Binding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91" w14:textId="77777777">
            <w:pPr>
              <w:pStyle w:val="Compact"/>
              <w:rPr>
                <w:strike w:val="1"/>
                <w:rPrChange w:author="Syed Ahmed" w:date="2026-09-16T14:49:28.434Z" w:id="892345483"/>
              </w:rPr>
            </w:pPr>
            <w:r w:rsidRPr="4986D35A">
              <w:rPr>
                <w:strike w:val="1"/>
                <w:rPrChange w:author="Syed Ahmed" w:date="2026-09-16T14:49:28.434Z" w16du:dateUtc="2026-09-16T14:49:28.434Z" w:id="137289135"/>
              </w:rPr>
              <w:t xml:space="preserve">☐ Not bound ☐ MAC address ☐ Host ID / machine fingerprint ☐ Dongle or hardware key ☐ License server — Not yet provided — a license bound to hardware stops working the moment the application moves. Confirm with the software vendor before </w:t>
            </w:r>
            <w:r w:rsidRPr="4986D35A">
              <w:rPr>
                <w:strike w:val="1"/>
                <w:rPrChange w:author="Syed Ahmed" w:date="2026-09-16T14:49:28.434Z" w16du:dateUtc="2026-09-16T14:49:28.434Z" w:id="675428472"/>
              </w:rPr>
              <w:t>cuto</w:t>
            </w:r>
            <w:r w:rsidRPr="4986D35A">
              <w:rPr>
                <w:strike w:val="1"/>
                <w:rPrChange w:author="Syed Ahmed" w:date="2026-09-16T14:49:28.434Z" w16du:dateUtc="2026-09-16T14:49:28.434Z" w:id="352779554"/>
              </w:rPr>
              <w:t>. Not on file in the evidence pack (searched per the Appendix B source-exhaustion note, 26-Aug-2026); requested from GEHA (Appendix B; register W3-UTIL).</w:t>
            </w:r>
          </w:p>
        </w:tc>
      </w:tr>
      <w:tr w:rsidR="001F702A" w:rsidTr="4986D35A" w14:paraId="796FA49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93" w14:textId="77777777">
            <w:pPr>
              <w:pStyle w:val="Compact"/>
              <w:rPr>
                <w:b w:val="1"/>
                <w:bCs w:val="1"/>
                <w:strike w:val="1"/>
                <w:rPrChange w:author="Syed Ahmed" w:date="2026-09-16T14:49:28.435Z" w:id="1401316677"/>
              </w:rPr>
            </w:pPr>
            <w:r w:rsidRPr="4986D35A">
              <w:rPr>
                <w:b w:val="1"/>
                <w:bCs w:val="1"/>
                <w:strike w:val="1"/>
                <w:rPrChange w:author="Syed Ahmed" w:date="2026-09-16T14:49:28.434Z" w16du:dateUtc="2026-09-16T14:49:28.434Z" w:id="108117173">
                  <w:rPr>
                    <w:b w:val="1"/>
                    <w:bCs w:val="1"/>
                  </w:rPr>
                </w:rPrChange>
              </w:rPr>
              <w:t>Client-Side / Desktop Dependencies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94" w14:textId="77777777">
            <w:pPr>
              <w:pStyle w:val="Compact"/>
              <w:rPr>
                <w:i w:val="1"/>
                <w:iCs w:val="1"/>
                <w:strike w:val="1"/>
                <w:rPrChange w:author="Syed Ahmed" w:date="2026-09-16T14:49:28.435Z" w:id="997551843"/>
              </w:rPr>
            </w:pPr>
            <w:r w:rsidRPr="4986D35A">
              <w:rPr>
                <w:i w:val="1"/>
                <w:iCs w:val="1"/>
                <w:strike w:val="1"/>
                <w:rPrChange w:author="Syed Ahmed" w:date="2026-09-16T14:49:28.435Z" w16du:dateUtc="2026-09-16T14:49:28.435Z" w:id="1412122578">
                  <w:rPr>
                    <w:i w:val="1"/>
                    <w:iCs w:val="1"/>
                  </w:rPr>
                </w:rPrChange>
              </w:rPr>
              <w:t xml:space="preserve">Not yet provided — Desktop clients, browser add-ins, printer/scanner integrations, hardcoded </w:t>
            </w:r>
            <w:r w:rsidRPr="4986D35A">
              <w:rPr>
                <w:i w:val="1"/>
                <w:iCs w:val="1"/>
                <w:strike w:val="1"/>
                <w:rPrChange w:author="Syed Ahmed" w:date="2026-09-16T14:49:28.435Z" w16du:dateUtc="2026-09-16T14:49:28.435Z" w:id="1524977961">
                  <w:rPr>
                    <w:i w:val="1"/>
                    <w:iCs w:val="1"/>
                  </w:rPr>
                </w:rPrChange>
              </w:rPr>
              <w:t>IPs</w:t>
            </w:r>
            <w:r w:rsidRPr="4986D35A">
              <w:rPr>
                <w:i w:val="1"/>
                <w:iCs w:val="1"/>
                <w:strike w:val="1"/>
                <w:rPrChange w:author="Syed Ahmed" w:date="2026-09-16T14:49:28.435Z" w16du:dateUtc="2026-09-16T14:49:28.435Z" w:id="1938989552">
                  <w:rPr>
                    <w:i w:val="1"/>
                    <w:iCs w:val="1"/>
                  </w:rPr>
                </w:rPrChange>
              </w:rPr>
              <w:t xml:space="preserve"> or URLs on end-user devices — each must be. Not on file in the evidence pack (searched per the Appendix B source-exhaustion note, 26-Aug-2026); requested from GEHA (Appendix B; register W3-UTIL).</w:t>
            </w:r>
          </w:p>
        </w:tc>
      </w:tr>
    </w:tbl>
    <w:p w:rsidR="001F702A" w:rsidP="4986D35A" w:rsidRDefault="00000000" w14:paraId="796FA496" w14:textId="77777777">
      <w:pPr>
        <w:pStyle w:val="BodyText"/>
        <w:rPr>
          <w:b w:val="1"/>
          <w:bCs w:val="1"/>
          <w:strike w:val="1"/>
          <w:sz w:val="15"/>
          <w:szCs w:val="15"/>
          <w:rPrChange w:author="Syed Ahmed" w:date="2026-09-16T14:49:28.436Z" w:id="746569027"/>
        </w:rPr>
      </w:pPr>
      <w:r w:rsidRPr="4986D35A">
        <w:rPr>
          <w:b w:val="1"/>
          <w:bCs w:val="1"/>
          <w:strike w:val="1"/>
          <w:sz w:val="15"/>
          <w:szCs w:val="15"/>
          <w:rPrChange w:author="Syed Ahmed" w:date="2026-09-16T14:49:28.435Z" w16du:dateUtc="2026-09-16T14:49:28.435Z" w:id="630744128">
            <w:rPr>
              <w:b w:val="1"/>
              <w:bCs w:val="1"/>
              <w:sz w:val="15"/>
              <w:szCs w:val="15"/>
            </w:rPr>
          </w:rPrChange>
        </w:rPr>
        <w:t>Table 4.2 — Application Software &amp; Dependencies</w:t>
      </w:r>
    </w:p>
    <w:p w:rsidR="001F702A" w:rsidRDefault="001F702A" w14:paraId="796FA497" w14:textId="77777777">
      <w:pPr>
        <w:pStyle w:val="Compact"/>
      </w:pPr>
    </w:p>
    <w:p w:rsidR="001F702A" w:rsidP="4986D35A" w:rsidRDefault="00000000" w14:paraId="796FA498" w14:textId="77777777">
      <w:pPr>
        <w:pStyle w:val="Heading2"/>
        <w:rPr>
          <w:strike w:val="1"/>
          <w:rPrChange w:author="Syed Ahmed" w:date="2026-09-16T14:49:15.658Z" w:id="850246848"/>
        </w:rPr>
      </w:pPr>
      <w:bookmarkStart w:name="application-delivery-client-access" w:id="16"/>
      <w:bookmarkEnd w:id="15"/>
      <w:r>
        <w:rPr/>
        <w:t>4</w:t>
      </w:r>
      <w:r w:rsidRPr="4986D35A">
        <w:rPr>
          <w:strike w:val="1"/>
          <w:rPrChange w:author="Syed Ahmed" w:date="2026-09-16T14:49:15.657Z" w16du:dateUtc="2026-09-16T14:49:15.657Z" w:id="1137329991"/>
        </w:rPr>
        <w:t>.3 Application Delivery &amp; Client Access</w:t>
      </w:r>
    </w:p>
    <w:p w:rsidR="001F702A" w:rsidP="4986D35A" w:rsidRDefault="00000000" w14:paraId="796FA499" w14:textId="77777777">
      <w:pPr>
        <w:pStyle w:val="FirstParagraph"/>
        <w:rPr>
          <w:strike w:val="1"/>
          <w:rPrChange w:author="Syed Ahmed" w:date="2026-09-16T14:49:15.659Z" w:id="1529717709"/>
        </w:rPr>
      </w:pPr>
      <w:r w:rsidRPr="4986D35A">
        <w:rPr>
          <w:strike w:val="1"/>
          <w:rPrChange w:author="Syed Ahmed" w:date="2026-09-16T14:49:15.658Z" w16du:dateUtc="2026-09-16T14:49:15.658Z" w:id="1513610166"/>
        </w:rPr>
        <w:t xml:space="preserve">How users reach the application </w:t>
      </w:r>
      <w:r w:rsidRPr="4986D35A">
        <w:rPr>
          <w:strike w:val="1"/>
          <w:rPrChange w:author="Syed Ahmed" w:date="2026-09-16T14:49:15.658Z" w16du:dateUtc="2026-09-16T14:49:15.658Z" w:id="1363041583"/>
        </w:rPr>
        <w:t>determines</w:t>
      </w:r>
      <w:r w:rsidRPr="4986D35A">
        <w:rPr>
          <w:strike w:val="1"/>
          <w:rPrChange w:author="Syed Ahmed" w:date="2026-09-16T14:49:15.658Z" w16du:dateUtc="2026-09-16T14:49:15.658Z" w:id="940408523"/>
        </w:rPr>
        <w:t xml:space="preserve"> how much of the cutover work is invisible to them and how much lands on their desks. Browser access, installed thick clients, </w:t>
      </w:r>
      <w:r w:rsidRPr="4986D35A">
        <w:rPr>
          <w:strike w:val="1"/>
          <w:rPrChange w:author="Syed Ahmed" w:date="2026-09-16T14:49:15.658Z" w16du:dateUtc="2026-09-16T14:49:15.658Z" w:id="420929227"/>
        </w:rPr>
        <w:t>published</w:t>
      </w:r>
      <w:r w:rsidRPr="4986D35A">
        <w:rPr>
          <w:strike w:val="1"/>
          <w:rPrChange w:author="Syed Ahmed" w:date="2026-09-16T14:49:15.658Z" w16du:dateUtc="2026-09-16T14:49:15.658Z" w:id="1826720364"/>
        </w:rPr>
        <w:t xml:space="preserve"> or virtualized delivery, desktop-image </w:t>
      </w:r>
      <w:r w:rsidRPr="4986D35A">
        <w:rPr>
          <w:strike w:val="1"/>
          <w:rPrChange w:author="Syed Ahmed" w:date="2026-09-16T14:49:15.658Z" w16du:dateUtc="2026-09-16T14:49:15.658Z" w:id="1399939019"/>
        </w:rPr>
        <w:t>deployment</w:t>
      </w:r>
      <w:r w:rsidRPr="4986D35A">
        <w:rPr>
          <w:strike w:val="1"/>
          <w:rPrChange w:author="Syed Ahmed" w:date="2026-09-16T14:49:15.658Z" w16du:dateUtc="2026-09-16T14:49:15.658Z" w:id="1481572840"/>
        </w:rPr>
        <w:t xml:space="preserve"> and mobile access each carry different execution, dependency and decommission implications. Where a client sits inside a managed desktop image, the image </w:t>
      </w:r>
      <w:r w:rsidRPr="4986D35A">
        <w:rPr>
          <w:strike w:val="1"/>
          <w:rPrChange w:author="Syed Ahmed" w:date="2026-09-16T14:49:15.658Z" w16du:dateUtc="2026-09-16T14:49:15.658Z" w:id="915304104"/>
        </w:rPr>
        <w:t>rebuild</w:t>
      </w:r>
      <w:r w:rsidRPr="4986D35A">
        <w:rPr>
          <w:strike w:val="1"/>
          <w:rPrChange w:author="Syed Ahmed" w:date="2026-09-16T14:49:15.658Z" w16du:dateUtc="2026-09-16T14:49:15.658Z" w:id="1899566037"/>
        </w:rPr>
        <w:t xml:space="preserve"> and redeployment cadence becomes a program dependency rather than a task the migration team controls. Local configuration held on endpoints — cached credentials, mapped drives, hardcoded server names, printer bindings — is captured here because each item must be updated or removed at cutover.</w:t>
      </w:r>
    </w:p>
    <w:p w:rsidR="001F702A" w:rsidP="4986D35A" w:rsidRDefault="001F702A" w14:paraId="796FA49A" w14:textId="77777777">
      <w:pPr>
        <w:pStyle w:val="Compact"/>
        <w:rPr>
          <w:strike w:val="1"/>
          <w:rPrChange w:author="Syed Ahmed" w:date="2026-09-16T14:49:15.659Z" w:id="981491296"/>
        </w:rPr>
      </w:pPr>
    </w:p>
    <w:tbl>
      <w:tblPr>
        <w:tblStyle w:val="Table"/>
        <w:tblW w:w="5000" w:type="pct"/>
        <w:tblLook w:val="0020" w:firstRow="1" w:lastRow="0" w:firstColumn="0" w:lastColumn="0" w:noHBand="0" w:noVBand="0"/>
      </w:tblPr>
      <w:tblGrid>
        <w:gridCol w:w="1749"/>
        <w:gridCol w:w="7727"/>
      </w:tblGrid>
      <w:tr w:rsidR="001F702A" w:rsidTr="4986D35A" w14:paraId="796FA49D"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9B" w14:textId="77777777">
            <w:pPr>
              <w:pStyle w:val="Compact"/>
              <w:rPr>
                <w:b w:val="1"/>
                <w:bCs w:val="1"/>
                <w:strike w:val="1"/>
                <w:rPrChange w:author="Syed Ahmed" w:date="2026-09-16T14:49:15.66Z" w:id="773900955"/>
              </w:rPr>
            </w:pPr>
            <w:r w:rsidRPr="4986D35A">
              <w:rPr>
                <w:b w:val="1"/>
                <w:bCs w:val="1"/>
                <w:strike w:val="1"/>
                <w:rPrChange w:author="Syed Ahmed" w:date="2026-09-16T14:49:15.66Z" w16du:dateUtc="2026-09-16T14:49:15.66Z" w:id="101415172">
                  <w:rPr>
                    <w:b w:val="1"/>
                    <w:bCs w:val="1"/>
                  </w:rPr>
                </w:rPrChange>
              </w:rPr>
              <w:t>Primary Access Method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9C" w14:textId="77777777">
            <w:pPr>
              <w:pStyle w:val="Compact"/>
              <w:rPr>
                <w:i w:val="1"/>
                <w:iCs w:val="1"/>
                <w:strike w:val="1"/>
                <w:rPrChange w:author="Syed Ahmed" w:date="2026-09-16T14:49:15.661Z" w:id="514564353"/>
              </w:rPr>
            </w:pPr>
            <w:r w:rsidRPr="4986D35A">
              <w:rPr>
                <w:i w:val="1"/>
                <w:iCs w:val="1"/>
                <w:strike w:val="1"/>
                <w:rPrChange w:author="Syed Ahmed" w:date="2026-09-16T14:49:15.66Z" w16du:dateUtc="2026-09-16T14:49:15.66Z" w:id="1420292376">
                  <w:rPr>
                    <w:i w:val="1"/>
                    <w:iCs w:val="1"/>
                  </w:rPr>
                </w:rPrChange>
              </w:rPr>
              <w:t xml:space="preserve">No browser, SMB or RDP listener </w:t>
            </w:r>
            <w:r w:rsidRPr="4986D35A">
              <w:rPr>
                <w:i w:val="1"/>
                <w:iCs w:val="1"/>
                <w:strike w:val="1"/>
                <w:rPrChange w:author="Syed Ahmed" w:date="2026-09-16T14:49:15.66Z" w16du:dateUtc="2026-09-16T14:49:15.66Z" w:id="519942567">
                  <w:rPr>
                    <w:i w:val="1"/>
                    <w:iCs w:val="1"/>
                  </w:rPr>
                </w:rPrChange>
              </w:rPr>
              <w:t>observed</w:t>
            </w:r>
            <w:r w:rsidRPr="4986D35A">
              <w:rPr>
                <w:i w:val="1"/>
                <w:iCs w:val="1"/>
                <w:strike w:val="1"/>
                <w:rPrChange w:author="Syed Ahmed" w:date="2026-09-16T14:49:15.66Z" w16du:dateUtc="2026-09-16T14:49:15.66Z" w:id="1044034672">
                  <w:rPr>
                    <w:i w:val="1"/>
                    <w:iCs w:val="1"/>
                  </w:rPr>
                </w:rPrChange>
              </w:rPr>
              <w:t xml:space="preserve"> on these hosts; access is via the services listed in the network </w:t>
            </w:r>
            <w:r w:rsidRPr="4986D35A">
              <w:rPr>
                <w:i w:val="1"/>
                <w:iCs w:val="1"/>
                <w:strike w:val="1"/>
                <w:rPrChange w:author="Syed Ahmed" w:date="2026-09-16T14:49:15.66Z" w16du:dateUtc="2026-09-16T14:49:15.66Z" w:id="2110143241">
                  <w:rPr>
                    <w:i w:val="1"/>
                    <w:iCs w:val="1"/>
                  </w:rPr>
                </w:rPrChange>
              </w:rPr>
              <w:t>section  (</w:t>
            </w:r>
            <w:r w:rsidRPr="4986D35A">
              <w:rPr>
                <w:i w:val="1"/>
                <w:iCs w:val="1"/>
                <w:strike w:val="1"/>
                <w:rPrChange w:author="Syed Ahmed" w:date="2026-09-16T14:49:15.66Z" w16du:dateUtc="2026-09-16T14:49:15.66Z" w:id="907879453">
                  <w:rPr>
                    <w:i w:val="1"/>
                    <w:iCs w:val="1"/>
                  </w:rPr>
                </w:rPrChange>
              </w:rPr>
              <w:t>Source: Application Interface Details, full 451,897-row pass, as-of 12/24/25)</w:t>
            </w:r>
          </w:p>
        </w:tc>
      </w:tr>
      <w:tr w:rsidR="001F702A" w:rsidTr="4986D35A" w14:paraId="796FA4A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9E" w14:textId="77777777">
            <w:pPr>
              <w:pStyle w:val="Compact"/>
              <w:rPr>
                <w:b w:val="1"/>
                <w:bCs w:val="1"/>
                <w:strike w:val="1"/>
                <w:rPrChange w:author="Syed Ahmed" w:date="2026-09-16T14:49:15.662Z" w:id="1948883564"/>
              </w:rPr>
            </w:pPr>
            <w:r w:rsidRPr="4986D35A">
              <w:rPr>
                <w:b w:val="1"/>
                <w:bCs w:val="1"/>
                <w:strike w:val="1"/>
                <w:rPrChange w:author="Syed Ahmed" w:date="2026-09-16T14:49:15.662Z" w16du:dateUtc="2026-09-16T14:49:15.662Z" w:id="34831950">
                  <w:rPr>
                    <w:b w:val="1"/>
                    <w:bCs w:val="1"/>
                  </w:rPr>
                </w:rPrChange>
              </w:rPr>
              <w:t>Application URL(s)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9F" w14:textId="77777777">
            <w:pPr>
              <w:pStyle w:val="Compact"/>
              <w:rPr>
                <w:i w:val="1"/>
                <w:iCs w:val="1"/>
                <w:strike w:val="1"/>
                <w:rPrChange w:author="Syed Ahmed" w:date="2026-09-16T14:49:15.663Z" w:id="300715940"/>
              </w:rPr>
            </w:pPr>
            <w:r w:rsidRPr="4986D35A">
              <w:rPr>
                <w:i w:val="1"/>
                <w:iCs w:val="1"/>
                <w:strike w:val="1"/>
                <w:rPrChange w:author="Syed Ahmed" w:date="2026-09-16T14:49:15.662Z" w16du:dateUtc="2026-09-16T14:49:15.662Z" w:id="1472409243">
                  <w:rPr>
                    <w:i w:val="1"/>
                    <w:iCs w:val="1"/>
                  </w:rPr>
                </w:rPrChange>
              </w:rPr>
              <w:t>Not yet provided — Entry point URLs, and where users hold them — bookmarks, intranet links, portal tiles, shortcuts. Each is a change at cu. Not on file in the evidence pack (searched per the Appendix B source-exhaustion note, 26-Aug-2026); requested from GEHA (Appendix B; register W3-UTIL).</w:t>
            </w:r>
          </w:p>
        </w:tc>
      </w:tr>
      <w:tr w:rsidR="001F702A" w:rsidTr="4986D35A" w14:paraId="796FA4A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A1" w14:textId="77777777">
            <w:pPr>
              <w:pStyle w:val="Compact"/>
              <w:rPr>
                <w:b w:val="1"/>
                <w:bCs w:val="1"/>
                <w:strike w:val="1"/>
                <w:rPrChange w:author="Syed Ahmed" w:date="2026-09-16T14:49:15.663Z" w:id="423843873"/>
              </w:rPr>
            </w:pPr>
            <w:r w:rsidRPr="4986D35A">
              <w:rPr>
                <w:b w:val="1"/>
                <w:bCs w:val="1"/>
                <w:strike w:val="1"/>
                <w:rPrChange w:author="Syed Ahmed" w:date="2026-09-16T14:49:15.663Z" w16du:dateUtc="2026-09-16T14:49:15.663Z" w:id="1952147494">
                  <w:rPr>
                    <w:b w:val="1"/>
                    <w:bCs w:val="1"/>
                  </w:rPr>
                </w:rPrChange>
              </w:rPr>
              <w:t>Installed Client Detail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A2" w14:textId="77777777">
            <w:pPr>
              <w:pStyle w:val="Compact"/>
              <w:rPr>
                <w:i w:val="1"/>
                <w:iCs w:val="1"/>
                <w:strike w:val="1"/>
                <w:rPrChange w:author="Syed Ahmed" w:date="2026-09-16T14:49:15.664Z" w:id="409177272"/>
              </w:rPr>
            </w:pPr>
            <w:r w:rsidRPr="4986D35A">
              <w:rPr>
                <w:i w:val="1"/>
                <w:iCs w:val="1"/>
                <w:strike w:val="1"/>
                <w:rPrChange w:author="Syed Ahmed" w:date="2026-09-16T14:49:15.664Z" w16du:dateUtc="2026-09-16T14:49:15.664Z" w:id="89302797">
                  <w:rPr>
                    <w:i w:val="1"/>
                    <w:iCs w:val="1"/>
                  </w:rPr>
                </w:rPrChange>
              </w:rPr>
              <w:t>Not yet provided — Client name and version, 32/64-bit, prerequisites and runtimes, install footprint, whether administrative rights are nee. Not on file in the evidence pack (searched per the Appendix B source-exhaustion note, 26-Aug-2026); requested from GEHA (Appendix B; register W3-UTIL).</w:t>
            </w:r>
          </w:p>
        </w:tc>
      </w:tr>
      <w:tr w:rsidR="001F702A" w:rsidTr="4986D35A" w14:paraId="796FA4A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A4" w14:textId="77777777">
            <w:pPr>
              <w:pStyle w:val="Compact"/>
              <w:rPr>
                <w:b w:val="1"/>
                <w:bCs w:val="1"/>
                <w:strike w:val="1"/>
                <w:rPrChange w:author="Syed Ahmed" w:date="2026-09-16T14:49:15.665Z" w:id="728714078"/>
              </w:rPr>
            </w:pPr>
            <w:r w:rsidRPr="4986D35A">
              <w:rPr>
                <w:b w:val="1"/>
                <w:bCs w:val="1"/>
                <w:strike w:val="1"/>
                <w:rPrChange w:author="Syed Ahmed" w:date="2026-09-16T14:49:15.664Z" w16du:dateUtc="2026-09-16T14:49:15.664Z" w:id="1474146851">
                  <w:rPr>
                    <w:b w:val="1"/>
                    <w:bCs w:val="1"/>
                  </w:rPr>
                </w:rPrChange>
              </w:rPr>
              <w:t>Present in a Desktop Image?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A5" w14:textId="77777777">
            <w:pPr>
              <w:pStyle w:val="Compact"/>
              <w:rPr>
                <w:i w:val="1"/>
                <w:iCs w:val="1"/>
                <w:strike w:val="1"/>
                <w:rPrChange w:author="Syed Ahmed" w:date="2026-09-16T14:49:15.665Z" w:id="440242012"/>
              </w:rPr>
            </w:pPr>
            <w:r w:rsidRPr="4986D35A">
              <w:rPr>
                <w:i w:val="1"/>
                <w:iCs w:val="1"/>
                <w:strike w:val="1"/>
                <w:rPrChange w:author="Syed Ahmed" w:date="2026-09-16T14:49:15.665Z" w16du:dateUtc="2026-09-16T14:49:15.665Z" w:id="343329448">
                  <w:rPr>
                    <w:i w:val="1"/>
                    <w:iCs w:val="1"/>
                  </w:rPr>
                </w:rPrChange>
              </w:rPr>
              <w:t>Not yet provided — Yes/No — which image, who owns it, and the rebuild and redeployment cadence. If yes, that cadence is a dependency, not a. Not on file in the evidence pack (searched per the Appendix B source-exhaustion note, 26-Aug-2026); requested from GEHA (Appendix B; register W3-UTIL).</w:t>
            </w:r>
          </w:p>
        </w:tc>
      </w:tr>
      <w:tr w:rsidR="001F702A" w:rsidTr="4986D35A" w14:paraId="796FA4A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A7" w14:textId="77777777">
            <w:pPr>
              <w:pStyle w:val="Compact"/>
              <w:rPr>
                <w:b w:val="1"/>
                <w:bCs w:val="1"/>
                <w:strike w:val="1"/>
                <w:rPrChange w:author="Syed Ahmed" w:date="2026-09-16T14:49:15.666Z" w:id="532710841"/>
              </w:rPr>
            </w:pPr>
            <w:r w:rsidRPr="4986D35A">
              <w:rPr>
                <w:b w:val="1"/>
                <w:bCs w:val="1"/>
                <w:strike w:val="1"/>
                <w:rPrChange w:author="Syed Ahmed" w:date="2026-09-16T14:49:15.666Z" w16du:dateUtc="2026-09-16T14:49:15.666Z" w:id="1683816003">
                  <w:rPr>
                    <w:b w:val="1"/>
                    <w:bCs w:val="1"/>
                  </w:rPr>
                </w:rPrChange>
              </w:rPr>
              <w:t>Deployment &amp; Packaging Mechanism</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A8" w14:textId="77777777">
            <w:pPr>
              <w:pStyle w:val="Compact"/>
              <w:rPr>
                <w:i w:val="1"/>
                <w:iCs w:val="1"/>
                <w:strike w:val="1"/>
                <w:rPrChange w:author="Syed Ahmed" w:date="2026-09-16T14:49:15.667Z" w:id="1416598461"/>
              </w:rPr>
            </w:pPr>
            <w:r w:rsidRPr="4986D35A">
              <w:rPr>
                <w:i w:val="1"/>
                <w:iCs w:val="1"/>
                <w:strike w:val="1"/>
                <w:rPrChange w:author="Syed Ahmed" w:date="2026-09-16T14:49:15.667Z" w16du:dateUtc="2026-09-16T14:49:15.667Z" w:id="880095043">
                  <w:rPr>
                    <w:i w:val="1"/>
                    <w:iCs w:val="1"/>
                  </w:rPr>
                </w:rPrChange>
              </w:rPr>
              <w:t>Not yet provided — SCCM/Intune package, GPO, manual install, image only — and the team that owns the package. Not on file in the evidence pack (searched per the Appendix B source-exhaustion note, 26-Aug-2026); requested from GEHA (Appendix B; register W3-UTIL).</w:t>
            </w:r>
          </w:p>
        </w:tc>
      </w:tr>
      <w:tr w:rsidR="001F702A" w:rsidTr="4986D35A" w14:paraId="796FA4A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AA" w14:textId="77777777">
            <w:pPr>
              <w:pStyle w:val="Compact"/>
              <w:rPr>
                <w:b w:val="1"/>
                <w:bCs w:val="1"/>
                <w:strike w:val="1"/>
                <w:rPrChange w:author="Syed Ahmed" w:date="2026-09-16T14:49:15.668Z" w:id="1473172585"/>
              </w:rPr>
            </w:pPr>
            <w:r w:rsidRPr="4986D35A">
              <w:rPr>
                <w:b w:val="1"/>
                <w:bCs w:val="1"/>
                <w:strike w:val="1"/>
                <w:rPrChange w:author="Syed Ahmed" w:date="2026-09-16T14:49:15.667Z" w16du:dateUtc="2026-09-16T14:49:15.667Z" w:id="309229663">
                  <w:rPr>
                    <w:b w:val="1"/>
                    <w:bCs w:val="1"/>
                  </w:rPr>
                </w:rPrChange>
              </w:rPr>
              <w:t>Published / Virtualized Delivery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AB" w14:textId="77777777">
            <w:pPr>
              <w:pStyle w:val="Compact"/>
              <w:rPr>
                <w:i w:val="1"/>
                <w:iCs w:val="1"/>
                <w:strike w:val="1"/>
                <w:rPrChange w:author="Syed Ahmed" w:date="2026-09-16T14:49:15.668Z" w:id="1023022908"/>
              </w:rPr>
            </w:pPr>
            <w:r w:rsidRPr="4986D35A">
              <w:rPr>
                <w:i w:val="1"/>
                <w:iCs w:val="1"/>
                <w:strike w:val="1"/>
                <w:rPrChange w:author="Syed Ahmed" w:date="2026-09-16T14:49:15.668Z" w16du:dateUtc="2026-09-16T14:49:15.668Z" w:id="518927791">
                  <w:rPr>
                    <w:i w:val="1"/>
                    <w:iCs w:val="1"/>
                  </w:rPr>
                </w:rPrChange>
              </w:rPr>
              <w:t xml:space="preserve">Not yet provided — Citrix, AVD or similar: farm or host pool, published application name, and the team that republishes or </w:t>
            </w:r>
            <w:r w:rsidRPr="4986D35A">
              <w:rPr>
                <w:i w:val="1"/>
                <w:iCs w:val="1"/>
                <w:strike w:val="1"/>
                <w:rPrChange w:author="Syed Ahmed" w:date="2026-09-16T14:49:15.668Z" w16du:dateUtc="2026-09-16T14:49:15.668Z" w:id="915158434">
                  <w:rPr>
                    <w:i w:val="1"/>
                    <w:iCs w:val="1"/>
                  </w:rPr>
                </w:rPrChange>
              </w:rPr>
              <w:t>retires it</w:t>
            </w:r>
            <w:r w:rsidRPr="4986D35A">
              <w:rPr>
                <w:i w:val="1"/>
                <w:iCs w:val="1"/>
                <w:strike w:val="1"/>
                <w:rPrChange w:author="Syed Ahmed" w:date="2026-09-16T14:49:15.668Z" w16du:dateUtc="2026-09-16T14:49:15.668Z" w:id="36167036">
                  <w:rPr>
                    <w:i w:val="1"/>
                    <w:iCs w:val="1"/>
                  </w:rPr>
                </w:rPrChange>
              </w:rPr>
              <w:t>. Not on file in the evidence pack (searched per the Appendix B source-exhaustion note, 26-Aug-2026); requested from GEHA (Appendix B; register W3-UTIL).</w:t>
            </w:r>
          </w:p>
        </w:tc>
      </w:tr>
      <w:tr w:rsidR="001F702A" w:rsidTr="4986D35A" w14:paraId="796FA4A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AD" w14:textId="77777777">
            <w:pPr>
              <w:pStyle w:val="Compact"/>
              <w:rPr>
                <w:b w:val="1"/>
                <w:bCs w:val="1"/>
                <w:strike w:val="1"/>
                <w:rPrChange w:author="Syed Ahmed" w:date="2026-09-16T14:49:15.669Z" w:id="505062281"/>
              </w:rPr>
            </w:pPr>
            <w:r w:rsidRPr="4986D35A">
              <w:rPr>
                <w:b w:val="1"/>
                <w:bCs w:val="1"/>
                <w:strike w:val="1"/>
                <w:rPrChange w:author="Syed Ahmed" w:date="2026-09-16T14:49:15.669Z" w16du:dateUtc="2026-09-16T14:49:15.669Z" w:id="1822158056">
                  <w:rPr>
                    <w:b w:val="1"/>
                    <w:bCs w:val="1"/>
                  </w:rPr>
                </w:rPrChange>
              </w:rPr>
              <w:t>User Population by Access Method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AE" w14:textId="77777777">
            <w:pPr>
              <w:pStyle w:val="Compact"/>
              <w:rPr>
                <w:i w:val="1"/>
                <w:iCs w:val="1"/>
                <w:strike w:val="1"/>
                <w:rPrChange w:author="Syed Ahmed" w:date="2026-09-16T14:49:15.67Z" w:id="769201855"/>
              </w:rPr>
            </w:pPr>
            <w:r w:rsidRPr="4986D35A">
              <w:rPr>
                <w:i w:val="1"/>
                <w:iCs w:val="1"/>
                <w:strike w:val="1"/>
                <w:rPrChange w:author="Syed Ahmed" w:date="2026-09-16T14:49:15.669Z" w16du:dateUtc="2026-09-16T14:49:15.669Z" w:id="436913296">
                  <w:rPr>
                    <w:i w:val="1"/>
                    <w:iCs w:val="1"/>
                  </w:rPr>
                </w:rPrChange>
              </w:rPr>
              <w:t>—</w:t>
            </w:r>
          </w:p>
        </w:tc>
      </w:tr>
      <w:tr w:rsidR="001F702A" w:rsidTr="4986D35A" w14:paraId="796FA4B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B0" w14:textId="77777777">
            <w:pPr>
              <w:pStyle w:val="Compact"/>
              <w:rPr>
                <w:b w:val="1"/>
                <w:bCs w:val="1"/>
                <w:strike w:val="1"/>
                <w:rPrChange w:author="Syed Ahmed" w:date="2026-09-16T14:49:15.67Z" w:id="989494656"/>
              </w:rPr>
            </w:pPr>
            <w:r w:rsidRPr="4986D35A">
              <w:rPr>
                <w:b w:val="1"/>
                <w:bCs w:val="1"/>
                <w:strike w:val="1"/>
                <w:rPrChange w:author="Syed Ahmed" w:date="2026-09-16T14:49:15.67Z" w16du:dateUtc="2026-09-16T14:49:15.67Z" w:id="492698883">
                  <w:rPr>
                    <w:b w:val="1"/>
                    <w:bCs w:val="1"/>
                  </w:rPr>
                </w:rPrChange>
              </w:rPr>
              <w:t>Device Types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B1" w14:textId="77777777">
            <w:pPr>
              <w:pStyle w:val="Compact"/>
              <w:rPr>
                <w:i w:val="1"/>
                <w:iCs w:val="1"/>
                <w:strike w:val="1"/>
                <w:rPrChange w:author="Syed Ahmed" w:date="2026-09-16T14:49:15.671Z" w:id="1276917111"/>
              </w:rPr>
            </w:pPr>
            <w:r w:rsidRPr="4986D35A">
              <w:rPr>
                <w:i w:val="1"/>
                <w:iCs w:val="1"/>
                <w:strike w:val="1"/>
                <w:rPrChange w:author="Syed Ahmed" w:date="2026-09-16T14:49:15.67Z" w16du:dateUtc="2026-09-16T14:49:15.67Z" w:id="84108305">
                  <w:rPr>
                    <w:i w:val="1"/>
                    <w:iCs w:val="1"/>
                  </w:rPr>
                </w:rPrChange>
              </w:rPr>
              <w:t xml:space="preserve">8 distinct out-of-network endpoints </w:t>
            </w:r>
            <w:r w:rsidRPr="4986D35A">
              <w:rPr>
                <w:i w:val="1"/>
                <w:iCs w:val="1"/>
                <w:strike w:val="1"/>
                <w:rPrChange w:author="Syed Ahmed" w:date="2026-09-16T14:49:15.67Z" w16du:dateUtc="2026-09-16T14:49:15.67Z" w:id="1214133404">
                  <w:rPr>
                    <w:i w:val="1"/>
                    <w:iCs w:val="1"/>
                  </w:rPr>
                </w:rPrChange>
              </w:rPr>
              <w:t>observed</w:t>
            </w:r>
            <w:r w:rsidRPr="4986D35A">
              <w:rPr>
                <w:i w:val="1"/>
                <w:iCs w:val="1"/>
                <w:strike w:val="1"/>
                <w:rPrChange w:author="Syed Ahmed" w:date="2026-09-16T14:49:15.67Z" w16du:dateUtc="2026-09-16T14:49:15.67Z" w:id="285021209">
                  <w:rPr>
                    <w:i w:val="1"/>
                    <w:iCs w:val="1"/>
                  </w:rPr>
                </w:rPrChange>
              </w:rPr>
              <w:t xml:space="preserve"> communicating with these </w:t>
            </w:r>
            <w:r w:rsidRPr="4986D35A">
              <w:rPr>
                <w:i w:val="1"/>
                <w:iCs w:val="1"/>
                <w:strike w:val="1"/>
                <w:rPrChange w:author="Syed Ahmed" w:date="2026-09-16T14:49:15.67Z" w16du:dateUtc="2026-09-16T14:49:15.67Z" w:id="911491923">
                  <w:rPr>
                    <w:i w:val="1"/>
                    <w:iCs w:val="1"/>
                  </w:rPr>
                </w:rPrChange>
              </w:rPr>
              <w:t>hosts  (</w:t>
            </w:r>
            <w:r w:rsidRPr="4986D35A">
              <w:rPr>
                <w:i w:val="1"/>
                <w:iCs w:val="1"/>
                <w:strike w:val="1"/>
                <w:rPrChange w:author="Syed Ahmed" w:date="2026-09-16T14:49:15.67Z" w16du:dateUtc="2026-09-16T14:49:15.67Z" w:id="1062522510">
                  <w:rPr>
                    <w:i w:val="1"/>
                    <w:iCs w:val="1"/>
                  </w:rPr>
                </w:rPrChange>
              </w:rPr>
              <w:t>Source: Application Interface Details, full 451,897-row pass, as-of 12/24/25)</w:t>
            </w:r>
          </w:p>
        </w:tc>
      </w:tr>
      <w:tr w:rsidR="001F702A" w:rsidTr="4986D35A" w14:paraId="796FA4B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B3" w14:textId="77777777">
            <w:pPr>
              <w:pStyle w:val="Compact"/>
              <w:rPr>
                <w:b w:val="1"/>
                <w:bCs w:val="1"/>
                <w:strike w:val="1"/>
                <w:rPrChange w:author="Syed Ahmed" w:date="2026-09-16T14:49:15.671Z" w:id="1480534436"/>
              </w:rPr>
            </w:pPr>
            <w:r w:rsidRPr="4986D35A">
              <w:rPr>
                <w:b w:val="1"/>
                <w:bCs w:val="1"/>
                <w:strike w:val="1"/>
                <w:rPrChange w:author="Syed Ahmed" w:date="2026-09-16T14:49:15.671Z" w16du:dateUtc="2026-09-16T14:49:15.671Z" w:id="1684785714">
                  <w:rPr>
                    <w:b w:val="1"/>
                    <w:bCs w:val="1"/>
                  </w:rPr>
                </w:rPrChange>
              </w:rPr>
              <w:t>Location &amp; Network Path</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B4" w14:textId="77777777">
            <w:pPr>
              <w:pStyle w:val="Compact"/>
              <w:rPr>
                <w:i w:val="1"/>
                <w:iCs w:val="1"/>
                <w:strike w:val="1"/>
                <w:rPrChange w:author="Syed Ahmed" w:date="2026-09-16T14:49:15.672Z" w:id="582028466"/>
              </w:rPr>
            </w:pPr>
            <w:r w:rsidRPr="4986D35A">
              <w:rPr>
                <w:i w:val="1"/>
                <w:iCs w:val="1"/>
                <w:strike w:val="1"/>
                <w:rPrChange w:author="Syed Ahmed" w:date="2026-09-16T14:49:15.672Z" w16du:dateUtc="2026-09-16T14:49:15.672Z" w:id="505913958">
                  <w:rPr>
                    <w:i w:val="1"/>
                    <w:iCs w:val="1"/>
                  </w:rPr>
                </w:rPrChange>
              </w:rPr>
              <w:t xml:space="preserve">Observed inbound listeners: 111 — 2 rows; 49807 — 1 </w:t>
            </w:r>
            <w:r w:rsidRPr="4986D35A">
              <w:rPr>
                <w:i w:val="1"/>
                <w:iCs w:val="1"/>
                <w:strike w:val="1"/>
                <w:rPrChange w:author="Syed Ahmed" w:date="2026-09-16T14:49:15.672Z" w16du:dateUtc="2026-09-16T14:49:15.672Z" w:id="425857168">
                  <w:rPr>
                    <w:i w:val="1"/>
                    <w:iCs w:val="1"/>
                  </w:rPr>
                </w:rPrChange>
              </w:rPr>
              <w:t>rows</w:t>
            </w:r>
            <w:r w:rsidRPr="4986D35A">
              <w:rPr>
                <w:i w:val="1"/>
                <w:iCs w:val="1"/>
                <w:strike w:val="1"/>
                <w:rPrChange w:author="Syed Ahmed" w:date="2026-09-16T14:49:15.672Z" w16du:dateUtc="2026-09-16T14:49:15.672Z" w:id="1917717932">
                  <w:rPr>
                    <w:i w:val="1"/>
                    <w:iCs w:val="1"/>
                  </w:rPr>
                </w:rPrChange>
              </w:rPr>
              <w:t xml:space="preserve">; 135 (RPC endpoint mapper) — 1 </w:t>
            </w:r>
            <w:r w:rsidRPr="4986D35A">
              <w:rPr>
                <w:i w:val="1"/>
                <w:iCs w:val="1"/>
                <w:strike w:val="1"/>
                <w:rPrChange w:author="Syed Ahmed" w:date="2026-09-16T14:49:15.672Z" w16du:dateUtc="2026-09-16T14:49:15.672Z" w:id="2083309740">
                  <w:rPr>
                    <w:i w:val="1"/>
                    <w:iCs w:val="1"/>
                  </w:rPr>
                </w:rPrChange>
              </w:rPr>
              <w:t>rows</w:t>
            </w:r>
            <w:r w:rsidRPr="4986D35A">
              <w:rPr>
                <w:i w:val="1"/>
                <w:iCs w:val="1"/>
                <w:strike w:val="1"/>
                <w:rPrChange w:author="Syed Ahmed" w:date="2026-09-16T14:49:15.672Z" w16du:dateUtc="2026-09-16T14:49:15.672Z" w:id="1945871477">
                  <w:rPr>
                    <w:i w:val="1"/>
                    <w:iCs w:val="1"/>
                  </w:rPr>
                </w:rPrChange>
              </w:rPr>
              <w:t xml:space="preserve">; 49707 — 1 </w:t>
            </w:r>
            <w:r w:rsidRPr="4986D35A">
              <w:rPr>
                <w:i w:val="1"/>
                <w:iCs w:val="1"/>
                <w:strike w:val="1"/>
                <w:rPrChange w:author="Syed Ahmed" w:date="2026-09-16T14:49:15.672Z" w16du:dateUtc="2026-09-16T14:49:15.672Z" w:id="617350605">
                  <w:rPr>
                    <w:i w:val="1"/>
                    <w:iCs w:val="1"/>
                  </w:rPr>
                </w:rPrChange>
              </w:rPr>
              <w:t>rows  (</w:t>
            </w:r>
            <w:r w:rsidRPr="4986D35A">
              <w:rPr>
                <w:i w:val="1"/>
                <w:iCs w:val="1"/>
                <w:strike w:val="1"/>
                <w:rPrChange w:author="Syed Ahmed" w:date="2026-09-16T14:49:15.672Z" w16du:dateUtc="2026-09-16T14:49:15.672Z" w:id="1983439493">
                  <w:rPr>
                    <w:i w:val="1"/>
                    <w:iCs w:val="1"/>
                  </w:rPr>
                </w:rPrChange>
              </w:rPr>
              <w:t>Source: Application Interface Details, full 451,897-row pass, as-of 12/24/25)</w:t>
            </w:r>
          </w:p>
        </w:tc>
      </w:tr>
      <w:tr w:rsidR="001F702A" w:rsidTr="4986D35A" w14:paraId="796FA4B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B6" w14:textId="77777777">
            <w:pPr>
              <w:pStyle w:val="Compact"/>
              <w:rPr>
                <w:b w:val="1"/>
                <w:bCs w:val="1"/>
                <w:strike w:val="1"/>
                <w:rPrChange w:author="Syed Ahmed" w:date="2026-09-16T14:49:15.672Z" w:id="210368171"/>
              </w:rPr>
            </w:pPr>
            <w:r w:rsidRPr="4986D35A">
              <w:rPr>
                <w:b w:val="1"/>
                <w:bCs w:val="1"/>
                <w:strike w:val="1"/>
                <w:rPrChange w:author="Syed Ahmed" w:date="2026-09-16T14:49:15.672Z" w16du:dateUtc="2026-09-16T14:49:15.672Z" w:id="1591725707">
                  <w:rPr>
                    <w:b w:val="1"/>
                    <w:bCs w:val="1"/>
                  </w:rPr>
                </w:rPrChange>
              </w:rPr>
              <w:t>Local Configuration or Data on the Endpoint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B7" w14:textId="77777777">
            <w:pPr>
              <w:pStyle w:val="Compact"/>
              <w:rPr>
                <w:i w:val="1"/>
                <w:iCs w:val="1"/>
                <w:strike w:val="1"/>
                <w:rPrChange w:author="Syed Ahmed" w:date="2026-09-16T14:49:15.673Z" w:id="2101273894"/>
              </w:rPr>
            </w:pPr>
            <w:r w:rsidRPr="4986D35A">
              <w:rPr>
                <w:i w:val="1"/>
                <w:iCs w:val="1"/>
                <w:strike w:val="1"/>
                <w:rPrChange w:author="Syed Ahmed" w:date="2026-09-16T14:49:15.673Z" w16du:dateUtc="2026-09-16T14:49:15.673Z" w:id="234359753">
                  <w:rPr>
                    <w:i w:val="1"/>
                    <w:iCs w:val="1"/>
                  </w:rPr>
                </w:rPrChange>
              </w:rPr>
              <w:t xml:space="preserve">Not yet provided — Config files, cached credentials, local databases, mapped drives, hardcoded server names or IPs, </w:t>
            </w:r>
            <w:r w:rsidRPr="4986D35A">
              <w:rPr>
                <w:i w:val="1"/>
                <w:iCs w:val="1"/>
                <w:strike w:val="1"/>
                <w:rPrChange w:author="Syed Ahmed" w:date="2026-09-16T14:49:15.673Z" w16du:dateUtc="2026-09-16T14:49:15.673Z" w:id="876836326">
                  <w:rPr>
                    <w:i w:val="1"/>
                    <w:iCs w:val="1"/>
                  </w:rPr>
                </w:rPrChange>
              </w:rPr>
              <w:t>printer</w:t>
            </w:r>
            <w:r w:rsidRPr="4986D35A">
              <w:rPr>
                <w:i w:val="1"/>
                <w:iCs w:val="1"/>
                <w:strike w:val="1"/>
                <w:rPrChange w:author="Syed Ahmed" w:date="2026-09-16T14:49:15.673Z" w16du:dateUtc="2026-09-16T14:49:15.673Z" w:id="1227696224">
                  <w:rPr>
                    <w:i w:val="1"/>
                    <w:iCs w:val="1"/>
                  </w:rPr>
                </w:rPrChange>
              </w:rPr>
              <w:t xml:space="preserve"> or scanner bind. Not on file in the evidence pack (searched per the Appendix B source-exhaustion note, 26-Aug-2026); requested from GEHA (Appendix B; register W3-UTIL).</w:t>
            </w:r>
          </w:p>
        </w:tc>
      </w:tr>
      <w:tr w:rsidR="001F702A" w:rsidTr="4986D35A" w14:paraId="796FA4B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B9" w14:textId="77777777">
            <w:pPr>
              <w:pStyle w:val="Compact"/>
              <w:rPr>
                <w:b w:val="1"/>
                <w:bCs w:val="1"/>
                <w:strike w:val="1"/>
                <w:rPrChange w:author="Syed Ahmed" w:date="2026-09-16T14:49:15.674Z" w:id="1268618015"/>
              </w:rPr>
            </w:pPr>
            <w:r w:rsidRPr="4986D35A">
              <w:rPr>
                <w:b w:val="1"/>
                <w:bCs w:val="1"/>
                <w:strike w:val="1"/>
                <w:rPrChange w:author="Syed Ahmed" w:date="2026-09-16T14:49:15.673Z" w16du:dateUtc="2026-09-16T14:49:15.673Z" w:id="1574810134">
                  <w:rPr>
                    <w:b w:val="1"/>
                    <w:bCs w:val="1"/>
                  </w:rPr>
                </w:rPrChange>
              </w:rPr>
              <w:t>Client Removal Owner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BA" w14:textId="77777777">
            <w:pPr>
              <w:pStyle w:val="Compact"/>
              <w:rPr>
                <w:i w:val="1"/>
                <w:iCs w:val="1"/>
                <w:strike w:val="1"/>
                <w:rPrChange w:author="Syed Ahmed" w:date="2026-09-16T14:49:15.674Z" w:id="1118992814"/>
              </w:rPr>
            </w:pPr>
            <w:r w:rsidRPr="4986D35A">
              <w:rPr>
                <w:i w:val="1"/>
                <w:iCs w:val="1"/>
                <w:strike w:val="1"/>
                <w:rPrChange w:author="Syed Ahmed" w:date="2026-09-16T14:49:15.674Z" w16du:dateUtc="2026-09-16T14:49:15.674Z" w:id="821852360">
                  <w:rPr>
                    <w:i w:val="1"/>
                    <w:iCs w:val="1"/>
                  </w:rPr>
                </w:rPrChange>
              </w:rPr>
              <w:t>Not yet provided — Who uninstalls the client or pulls it from the image after go-</w:t>
            </w:r>
            <w:r w:rsidRPr="4986D35A">
              <w:rPr>
                <w:i w:val="1"/>
                <w:iCs w:val="1"/>
                <w:strike w:val="1"/>
                <w:rPrChange w:author="Syed Ahmed" w:date="2026-09-16T14:49:15.674Z" w16du:dateUtc="2026-09-16T14:49:15.674Z" w:id="467078076">
                  <w:rPr>
                    <w:i w:val="1"/>
                    <w:iCs w:val="1"/>
                  </w:rPr>
                </w:rPrChange>
              </w:rPr>
              <w:t>live.</w:t>
            </w:r>
            <w:r w:rsidRPr="4986D35A">
              <w:rPr>
                <w:i w:val="1"/>
                <w:iCs w:val="1"/>
                <w:strike w:val="1"/>
                <w:rPrChange w:author="Syed Ahmed" w:date="2026-09-16T14:49:15.674Z" w16du:dateUtc="2026-09-16T14:49:15.674Z" w:id="965444213">
                  <w:rPr>
                    <w:i w:val="1"/>
                    <w:iCs w:val="1"/>
                  </w:rPr>
                </w:rPrChange>
              </w:rPr>
              <w:t xml:space="preserve"> Not on file in the evidence pack (searched per the Appendix B source-exhaustion note, 26-Aug-2026); requested from GEHA (Appendix B; register W3-UTIL).</w:t>
            </w:r>
          </w:p>
        </w:tc>
      </w:tr>
    </w:tbl>
    <w:p w:rsidR="001F702A" w:rsidP="4986D35A" w:rsidRDefault="00000000" w14:paraId="796FA4BC" w14:textId="77777777">
      <w:pPr>
        <w:pStyle w:val="BodyText"/>
        <w:rPr>
          <w:b w:val="1"/>
          <w:bCs w:val="1"/>
          <w:strike w:val="1"/>
          <w:sz w:val="15"/>
          <w:szCs w:val="15"/>
          <w:rPrChange w:author="Syed Ahmed" w:date="2026-09-16T14:49:15.675Z" w:id="1624797913"/>
        </w:rPr>
      </w:pPr>
      <w:r w:rsidRPr="4986D35A">
        <w:rPr>
          <w:b w:val="1"/>
          <w:bCs w:val="1"/>
          <w:strike w:val="1"/>
          <w:sz w:val="15"/>
          <w:szCs w:val="15"/>
          <w:rPrChange w:author="Syed Ahmed" w:date="2026-09-16T14:49:15.674Z" w16du:dateUtc="2026-09-16T14:49:15.674Z" w:id="1303106149">
            <w:rPr>
              <w:b w:val="1"/>
              <w:bCs w:val="1"/>
              <w:sz w:val="15"/>
              <w:szCs w:val="15"/>
            </w:rPr>
          </w:rPrChange>
        </w:rPr>
        <w:t>Table 4.3 — Application Delivery &amp; Client Access</w:t>
      </w:r>
    </w:p>
    <w:p w:rsidR="001F702A" w:rsidRDefault="001F702A" w14:paraId="796FA4BD" w14:textId="77777777">
      <w:pPr>
        <w:pStyle w:val="Compact"/>
      </w:pPr>
    </w:p>
    <w:p w:rsidR="001F702A" w:rsidP="4986D35A" w:rsidRDefault="00000000" w14:paraId="796FA4BE" w14:textId="77777777">
      <w:pPr>
        <w:pStyle w:val="Heading2"/>
        <w:rPr>
          <w:strike w:val="1"/>
          <w:rPrChange w:author="Syed Ahmed" w:date="2026-09-16T14:49:04.957Z" w:id="165991073"/>
        </w:rPr>
      </w:pPr>
      <w:bookmarkStart w:name="data-database-tier" w:id="17"/>
      <w:bookmarkEnd w:id="16"/>
      <w:r w:rsidRPr="4986D35A">
        <w:rPr>
          <w:strike w:val="1"/>
          <w:rPrChange w:author="Syed Ahmed" w:date="2026-09-16T14:49:04.957Z" w16du:dateUtc="2026-09-16T14:49:04.957Z" w:id="1338134819"/>
        </w:rPr>
        <w:t>4.4 Data &amp; Database Tier</w:t>
      </w:r>
    </w:p>
    <w:p w:rsidR="001F702A" w:rsidP="4986D35A" w:rsidRDefault="00000000" w14:paraId="796FA4BF" w14:textId="77777777">
      <w:pPr>
        <w:pStyle w:val="FirstParagraph"/>
        <w:rPr>
          <w:strike w:val="1"/>
          <w:rPrChange w:author="Syed Ahmed" w:date="2026-09-16T14:49:04.958Z" w:id="1798670689"/>
        </w:rPr>
      </w:pPr>
      <w:r w:rsidRPr="4986D35A">
        <w:rPr>
          <w:strike w:val="1"/>
          <w:rPrChange w:author="Syed Ahmed" w:date="2026-09-16T14:49:04.958Z" w16du:dateUtc="2026-09-16T14:49:04.958Z" w:id="1950324770"/>
        </w:rPr>
        <w:t xml:space="preserve">The data tier is documented here as the migration source: what exists, how much of it there is, how it will be extracted and what obligations </w:t>
      </w:r>
      <w:r w:rsidRPr="4986D35A">
        <w:rPr>
          <w:strike w:val="1"/>
          <w:rPrChange w:author="Syed Ahmed" w:date="2026-09-16T14:49:04.958Z" w16du:dateUtc="2026-09-16T14:49:04.958Z" w:id="1220656561"/>
        </w:rPr>
        <w:t>survive</w:t>
      </w:r>
      <w:r w:rsidRPr="4986D35A">
        <w:rPr>
          <w:strike w:val="1"/>
          <w:rPrChange w:author="Syed Ahmed" w:date="2026-09-16T14:49:04.958Z" w16du:dateUtc="2026-09-16T14:49:04.958Z" w:id="852176529"/>
        </w:rPr>
        <w:t xml:space="preserve"> the source system. Engine version, edition, </w:t>
      </w:r>
      <w:r w:rsidRPr="4986D35A">
        <w:rPr>
          <w:strike w:val="1"/>
          <w:rPrChange w:author="Syed Ahmed" w:date="2026-09-16T14:49:04.958Z" w16du:dateUtc="2026-09-16T14:49:04.958Z" w:id="629271186"/>
        </w:rPr>
        <w:t>collation</w:t>
      </w:r>
      <w:r w:rsidRPr="4986D35A">
        <w:rPr>
          <w:strike w:val="1"/>
          <w:rPrChange w:author="Syed Ahmed" w:date="2026-09-16T14:49:04.958Z" w16du:dateUtc="2026-09-16T14:49:04.958Z" w:id="794083678"/>
        </w:rPr>
        <w:t xml:space="preserve"> and compatibility level are recorded because they gate whether a managed platform target is available or whether a straight lift is the only supported </w:t>
      </w:r>
      <w:r w:rsidRPr="4986D35A">
        <w:rPr>
          <w:strike w:val="1"/>
          <w:rPrChange w:author="Syed Ahmed" w:date="2026-09-16T14:49:04.958Z" w16du:dateUtc="2026-09-16T14:49:04.958Z" w:id="1190023645"/>
        </w:rPr>
        <w:t>option</w:t>
      </w:r>
      <w:r w:rsidRPr="4986D35A">
        <w:rPr>
          <w:strike w:val="1"/>
          <w:rPrChange w:author="Syed Ahmed" w:date="2026-09-16T14:49:04.958Z" w16du:dateUtc="2026-09-16T14:49:04.958Z" w:id="391589068"/>
        </w:rPr>
        <w:t>. Volume is captured at database granularity rather than instance total, since the load window is driven by the largest objects and by unstructured attachments that are routinely underestimated. Retention and legal-hold obligations are recorded explicitly, as they outlive the server and must be satisfied somewhere after it is gone.</w:t>
      </w:r>
    </w:p>
    <w:p w:rsidR="001F702A" w:rsidP="4986D35A" w:rsidRDefault="001F702A" w14:paraId="796FA4C0" w14:textId="77777777">
      <w:pPr>
        <w:pStyle w:val="Compact"/>
        <w:rPr>
          <w:strike w:val="1"/>
          <w:rPrChange w:author="Syed Ahmed" w:date="2026-09-16T14:49:04.959Z" w:id="1211572497"/>
        </w:rPr>
      </w:pPr>
    </w:p>
    <w:tbl>
      <w:tblPr>
        <w:tblStyle w:val="Table"/>
        <w:tblW w:w="5000" w:type="pct"/>
        <w:tblLook w:val="0020" w:firstRow="1" w:lastRow="0" w:firstColumn="0" w:lastColumn="0" w:noHBand="0" w:noVBand="0"/>
      </w:tblPr>
      <w:tblGrid>
        <w:gridCol w:w="1677"/>
        <w:gridCol w:w="7799"/>
      </w:tblGrid>
      <w:tr w:rsidR="001F702A" w:rsidTr="4986D35A" w14:paraId="796FA4C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C1" w14:textId="77777777">
            <w:pPr>
              <w:pStyle w:val="Compact"/>
              <w:rPr>
                <w:b w:val="1"/>
                <w:bCs w:val="1"/>
                <w:strike w:val="1"/>
                <w:rPrChange w:author="Syed Ahmed" w:date="2026-09-16T14:49:04.959Z" w:id="675899787"/>
              </w:rPr>
            </w:pPr>
            <w:r w:rsidRPr="4986D35A">
              <w:rPr>
                <w:b w:val="1"/>
                <w:bCs w:val="1"/>
                <w:strike w:val="1"/>
                <w:rPrChange w:author="Syed Ahmed" w:date="2026-09-16T14:49:04.959Z" w16du:dateUtc="2026-09-16T14:49:04.959Z" w:id="835085739">
                  <w:rPr>
                    <w:b w:val="1"/>
                    <w:bCs w:val="1"/>
                  </w:rPr>
                </w:rPrChange>
              </w:rPr>
              <w:t>Database Engine &amp; Version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C2" w14:textId="77777777">
            <w:pPr>
              <w:pStyle w:val="Compact"/>
              <w:rPr>
                <w:i w:val="1"/>
                <w:iCs w:val="1"/>
                <w:strike w:val="1"/>
                <w:rPrChange w:author="Syed Ahmed" w:date="2026-09-16T14:49:04.96Z" w:id="1414862397"/>
              </w:rPr>
            </w:pPr>
            <w:r w:rsidRPr="4986D35A">
              <w:rPr>
                <w:i w:val="1"/>
                <w:iCs w:val="1"/>
                <w:strike w:val="1"/>
                <w:rPrChange w:author="Syed Ahmed" w:date="2026-09-16T14:49:04.96Z" w16du:dateUtc="2026-09-16T14:49:04.96Z" w:id="1030613063">
                  <w:rPr>
                    <w:i w:val="1"/>
                    <w:iCs w:val="1"/>
                  </w:rPr>
                </w:rPrChange>
              </w:rPr>
              <w:t>Not yet provided — requested from GEHA, required by 2026-09-15 (Appendix B, item 16</w:t>
            </w:r>
            <w:r w:rsidRPr="4986D35A">
              <w:rPr>
                <w:i w:val="1"/>
                <w:iCs w:val="1"/>
                <w:strike w:val="1"/>
                <w:rPrChange w:author="Syed Ahmed" w:date="2026-09-16T14:49:04.96Z" w16du:dateUtc="2026-09-16T14:49:04.96Z" w:id="1526072283">
                  <w:rPr>
                    <w:i w:val="1"/>
                    <w:iCs w:val="1"/>
                  </w:rPr>
                </w:rPrChange>
              </w:rPr>
              <w:t>).—</w:t>
            </w:r>
            <w:r w:rsidRPr="4986D35A">
              <w:rPr>
                <w:i w:val="1"/>
                <w:iCs w:val="1"/>
                <w:strike w:val="1"/>
                <w:rPrChange w:author="Syed Ahmed" w:date="2026-09-16T14:49:04.96Z" w16du:dateUtc="2026-09-16T14:49:04.96Z" w:id="1476049075">
                  <w:rPr>
                    <w:i w:val="1"/>
                    <w:iCs w:val="1"/>
                  </w:rPr>
                </w:rPrChange>
              </w:rPr>
              <w:t xml:space="preserve"> </w:t>
            </w:r>
            <w:r w:rsidRPr="4986D35A">
              <w:rPr>
                <w:i w:val="1"/>
                <w:iCs w:val="1"/>
                <w:strike w:val="1"/>
                <w:rPrChange w:author="Syed Ahmed" w:date="2026-09-16T14:49:04.96Z" w16du:dateUtc="2026-09-16T14:49:04.96Z" w:id="773768177">
                  <w:rPr>
                    <w:i w:val="1"/>
                    <w:iCs w:val="1"/>
                  </w:rPr>
                </w:rPrChange>
              </w:rPr>
              <w:t>determines</w:t>
            </w:r>
            <w:r w:rsidRPr="4986D35A">
              <w:rPr>
                <w:i w:val="1"/>
                <w:iCs w:val="1"/>
                <w:strike w:val="1"/>
                <w:rPrChange w:author="Syed Ahmed" w:date="2026-09-16T14:49:04.96Z" w16du:dateUtc="2026-09-16T14:49:04.96Z" w:id="269977267">
                  <w:rPr>
                    <w:i w:val="1"/>
                    <w:iCs w:val="1"/>
                  </w:rPr>
                </w:rPrChange>
              </w:rPr>
              <w:t xml:space="preserve"> export tooling</w:t>
            </w:r>
          </w:p>
        </w:tc>
      </w:tr>
      <w:tr w:rsidR="001F702A" w:rsidTr="4986D35A" w14:paraId="796FA4C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C4" w14:textId="77777777">
            <w:pPr>
              <w:pStyle w:val="Compact"/>
              <w:rPr>
                <w:b w:val="1"/>
                <w:bCs w:val="1"/>
                <w:strike w:val="1"/>
                <w:rPrChange w:author="Syed Ahmed" w:date="2026-09-16T14:49:04.961Z" w:id="525339210"/>
              </w:rPr>
            </w:pPr>
            <w:r w:rsidRPr="4986D35A">
              <w:rPr>
                <w:b w:val="1"/>
                <w:bCs w:val="1"/>
                <w:strike w:val="1"/>
                <w:rPrChange w:author="Syed Ahmed" w:date="2026-09-16T14:49:04.96Z" w16du:dateUtc="2026-09-16T14:49:04.96Z" w:id="398684115">
                  <w:rPr>
                    <w:b w:val="1"/>
                    <w:bCs w:val="1"/>
                  </w:rPr>
                </w:rPrChange>
              </w:rPr>
              <w:t>Data Volume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C5" w14:textId="77777777">
            <w:pPr>
              <w:pStyle w:val="Compact"/>
              <w:rPr>
                <w:i w:val="1"/>
                <w:iCs w:val="1"/>
                <w:strike w:val="1"/>
                <w:rPrChange w:author="Syed Ahmed" w:date="2026-09-16T14:49:04.961Z" w:id="656996015"/>
              </w:rPr>
            </w:pPr>
            <w:r w:rsidRPr="4986D35A">
              <w:rPr>
                <w:i w:val="1"/>
                <w:iCs w:val="1"/>
                <w:strike w:val="1"/>
                <w:rPrChange w:author="Syed Ahmed" w:date="2026-09-16T14:49:04.961Z" w16du:dateUtc="2026-09-16T14:49:04.961Z" w:id="15623744">
                  <w:rPr>
                    <w:i w:val="1"/>
                    <w:iCs w:val="1"/>
                  </w:rPr>
                </w:rPrChange>
              </w:rPr>
              <w:t>Total size and record counts by major object,</w:t>
            </w:r>
          </w:p>
        </w:tc>
      </w:tr>
      <w:tr w:rsidR="001F702A" w:rsidTr="4986D35A" w14:paraId="796FA4C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C7" w14:textId="77777777">
            <w:pPr>
              <w:pStyle w:val="Compact"/>
              <w:rPr>
                <w:b w:val="1"/>
                <w:bCs w:val="1"/>
                <w:strike w:val="1"/>
                <w:rPrChange w:author="Syed Ahmed" w:date="2026-09-16T14:49:04.962Z" w:id="363693772"/>
              </w:rPr>
            </w:pPr>
            <w:r w:rsidRPr="4986D35A">
              <w:rPr>
                <w:b w:val="1"/>
                <w:bCs w:val="1"/>
                <w:strike w:val="1"/>
                <w:rPrChange w:author="Syed Ahmed" w:date="2026-09-16T14:49:04.962Z" w16du:dateUtc="2026-09-16T14:49:04.962Z" w:id="335869195">
                  <w:rPr>
                    <w:b w:val="1"/>
                    <w:bCs w:val="1"/>
                  </w:rPr>
                </w:rPrChange>
              </w:rPr>
              <w:t>Attachments / Unstructured Data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C8" w14:textId="77777777">
            <w:pPr>
              <w:pStyle w:val="Compact"/>
              <w:rPr>
                <w:i w:val="1"/>
                <w:iCs w:val="1"/>
                <w:strike w:val="1"/>
                <w:rPrChange w:author="Syed Ahmed" w:date="2026-09-16T14:49:04.963Z" w:id="1487117263"/>
              </w:rPr>
            </w:pPr>
            <w:r w:rsidRPr="4986D35A">
              <w:rPr>
                <w:i w:val="1"/>
                <w:iCs w:val="1"/>
                <w:strike w:val="1"/>
                <w:rPrChange w:author="Syed Ahmed" w:date="2026-09-16T14:49:04.962Z" w16du:dateUtc="2026-09-16T14:49:04.962Z" w:id="959734210">
                  <w:rPr>
                    <w:i w:val="1"/>
                    <w:iCs w:val="1"/>
                  </w:rPr>
                </w:rPrChange>
              </w:rPr>
              <w:t>Not yet provided — File count and volume held against records — this is routinely underestimated and drives the load window. Not on file in the evidence pack (searched per the Appendix B source-exhaustion note, 26-Aug-2026); requested from GEHA (Appendix B; register W3-UTIL).</w:t>
            </w:r>
          </w:p>
        </w:tc>
      </w:tr>
      <w:tr w:rsidR="001F702A" w:rsidTr="4986D35A" w14:paraId="796FA4C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CA" w14:textId="77777777">
            <w:pPr>
              <w:pStyle w:val="Compact"/>
              <w:rPr>
                <w:b w:val="1"/>
                <w:bCs w:val="1"/>
                <w:strike w:val="1"/>
                <w:rPrChange w:author="Syed Ahmed" w:date="2026-09-16T14:49:04.963Z" w:id="1929413381"/>
              </w:rPr>
            </w:pPr>
            <w:r w:rsidRPr="4986D35A">
              <w:rPr>
                <w:b w:val="1"/>
                <w:bCs w:val="1"/>
                <w:strike w:val="1"/>
                <w:rPrChange w:author="Syed Ahmed" w:date="2026-09-16T14:49:04.963Z" w16du:dateUtc="2026-09-16T14:49:04.963Z" w:id="1475566036">
                  <w:rPr>
                    <w:b w:val="1"/>
                    <w:bCs w:val="1"/>
                  </w:rPr>
                </w:rPrChange>
              </w:rPr>
              <w:t>Export Method &amp; Access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CB" w14:textId="77777777">
            <w:pPr>
              <w:pStyle w:val="Compact"/>
              <w:rPr>
                <w:i w:val="1"/>
                <w:iCs w:val="1"/>
                <w:strike w:val="1"/>
                <w:rPrChange w:author="Syed Ahmed" w:date="2026-09-16T14:49:04.964Z" w:id="1541986225"/>
              </w:rPr>
            </w:pPr>
            <w:r w:rsidRPr="4986D35A">
              <w:rPr>
                <w:i w:val="1"/>
                <w:iCs w:val="1"/>
                <w:strike w:val="1"/>
                <w:rPrChange w:author="Syed Ahmed" w:date="2026-09-16T14:49:04.964Z" w16du:dateUtc="2026-09-16T14:49:04.964Z" w:id="975467695">
                  <w:rPr>
                    <w:i w:val="1"/>
                    <w:iCs w:val="1"/>
                  </w:rPr>
                </w:rPrChange>
              </w:rPr>
              <w:t xml:space="preserve">Not yet provided — How data is extracted, by whom, and what access is </w:t>
            </w:r>
            <w:r w:rsidRPr="4986D35A">
              <w:rPr>
                <w:i w:val="1"/>
                <w:iCs w:val="1"/>
                <w:strike w:val="1"/>
                <w:rPrChange w:author="Syed Ahmed" w:date="2026-09-16T14:49:04.964Z" w16du:dateUtc="2026-09-16T14:49:04.964Z" w:id="1451242964">
                  <w:rPr>
                    <w:i w:val="1"/>
                    <w:iCs w:val="1"/>
                  </w:rPr>
                </w:rPrChange>
              </w:rPr>
              <w:t>required</w:t>
            </w:r>
            <w:r w:rsidRPr="4986D35A">
              <w:rPr>
                <w:i w:val="1"/>
                <w:iCs w:val="1"/>
                <w:strike w:val="1"/>
                <w:rPrChange w:author="Syed Ahmed" w:date="2026-09-16T14:49:04.964Z" w16du:dateUtc="2026-09-16T14:49:04.964Z" w:id="444014922">
                  <w:rPr>
                    <w:i w:val="1"/>
                    <w:iCs w:val="1"/>
                  </w:rPr>
                </w:rPrChange>
              </w:rPr>
              <w:t xml:space="preserve"> — request lead time if access does not yet exist. Not on file in the evidence pack (searched per the Appendix B source-exhaustion note, 26-Aug-2026); requested from GEHA (Appendix B; register W3-UTIL).</w:t>
            </w:r>
          </w:p>
        </w:tc>
      </w:tr>
      <w:tr w:rsidR="001F702A" w:rsidTr="4986D35A" w14:paraId="796FA4C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CD" w14:textId="77777777">
            <w:pPr>
              <w:pStyle w:val="Compact"/>
              <w:rPr>
                <w:b w:val="1"/>
                <w:bCs w:val="1"/>
                <w:strike w:val="1"/>
                <w:rPrChange w:author="Syed Ahmed" w:date="2026-09-16T14:49:04.965Z" w:id="280279578"/>
              </w:rPr>
            </w:pPr>
            <w:r w:rsidRPr="4986D35A">
              <w:rPr>
                <w:b w:val="1"/>
                <w:bCs w:val="1"/>
                <w:strike w:val="1"/>
                <w:rPrChange w:author="Syed Ahmed" w:date="2026-09-16T14:49:04.964Z" w16du:dateUtc="2026-09-16T14:49:04.964Z" w:id="1880953146">
                  <w:rPr>
                    <w:b w:val="1"/>
                    <w:bCs w:val="1"/>
                  </w:rPr>
                </w:rPrChange>
              </w:rPr>
              <w:t>Historical Data &amp; Retention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CE" w14:textId="77777777">
            <w:pPr>
              <w:pStyle w:val="Compact"/>
              <w:rPr>
                <w:i w:val="1"/>
                <w:iCs w:val="1"/>
                <w:strike w:val="1"/>
                <w:rPrChange w:author="Syed Ahmed" w:date="2026-09-16T14:49:04.965Z" w:id="2019132856"/>
              </w:rPr>
            </w:pPr>
            <w:r w:rsidRPr="4986D35A">
              <w:rPr>
                <w:i w:val="1"/>
                <w:iCs w:val="1"/>
                <w:strike w:val="1"/>
                <w:rPrChange w:author="Syed Ahmed" w:date="2026-09-16T14:49:04.965Z" w16du:dateUtc="2026-09-16T14:49:04.965Z" w:id="1290660872">
                  <w:rPr>
                    <w:i w:val="1"/>
                    <w:iCs w:val="1"/>
                  </w:rPr>
                </w:rPrChange>
              </w:rPr>
              <w:t xml:space="preserve">Not yet provided — How much history migrates, what archives read-only, and the retention or legal-hold obligation on the </w:t>
            </w:r>
            <w:r w:rsidRPr="4986D35A">
              <w:rPr>
                <w:i w:val="1"/>
                <w:iCs w:val="1"/>
                <w:strike w:val="1"/>
                <w:rPrChange w:author="Syed Ahmed" w:date="2026-09-16T14:49:04.965Z" w16du:dateUtc="2026-09-16T14:49:04.965Z" w:id="1276638385">
                  <w:rPr>
                    <w:i w:val="1"/>
                    <w:iCs w:val="1"/>
                  </w:rPr>
                </w:rPrChange>
              </w:rPr>
              <w:t>remainder</w:t>
            </w:r>
            <w:r w:rsidRPr="4986D35A">
              <w:rPr>
                <w:i w:val="1"/>
                <w:iCs w:val="1"/>
                <w:strike w:val="1"/>
                <w:rPrChange w:author="Syed Ahmed" w:date="2026-09-16T14:49:04.965Z" w16du:dateUtc="2026-09-16T14:49:04.965Z" w:id="1686201672">
                  <w:rPr>
                    <w:i w:val="1"/>
                    <w:iCs w:val="1"/>
                  </w:rPr>
                </w:rPrChange>
              </w:rPr>
              <w:t>. Not on file in the evidence pack (searched per the Appendix B source-exhaustion note, 26-Aug-2026); requested from GEHA (Appendix B; register W3-UTIL).</w:t>
            </w:r>
          </w:p>
        </w:tc>
      </w:tr>
      <w:tr w:rsidR="001F702A" w:rsidTr="4986D35A" w14:paraId="796FA4D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D0" w14:textId="77777777">
            <w:pPr>
              <w:pStyle w:val="Compact"/>
              <w:rPr>
                <w:b w:val="1"/>
                <w:bCs w:val="1"/>
                <w:strike w:val="1"/>
                <w:rPrChange w:author="Syed Ahmed" w:date="2026-09-16T14:49:04.966Z" w:id="387392412"/>
              </w:rPr>
            </w:pPr>
            <w:r w:rsidRPr="4986D35A">
              <w:rPr>
                <w:b w:val="1"/>
                <w:bCs w:val="1"/>
                <w:strike w:val="1"/>
                <w:rPrChange w:author="Syed Ahmed" w:date="2026-09-16T14:49:04.966Z" w16du:dateUtc="2026-09-16T14:49:04.966Z" w:id="1030999610">
                  <w:rPr>
                    <w:b w:val="1"/>
                    <w:bCs w:val="1"/>
                  </w:rPr>
                </w:rPrChange>
              </w:rPr>
              <w:t xml:space="preserve">Instance Sizing &amp; </w:t>
            </w:r>
            <w:r w:rsidRPr="4986D35A">
              <w:rPr>
                <w:b w:val="1"/>
                <w:bCs w:val="1"/>
                <w:strike w:val="1"/>
                <w:rPrChange w:author="Syed Ahmed" w:date="2026-09-16T14:49:04.966Z" w16du:dateUtc="2026-09-16T14:49:04.966Z" w:id="1409515781">
                  <w:rPr>
                    <w:b w:val="1"/>
                    <w:bCs w:val="1"/>
                  </w:rPr>
                </w:rPrChange>
              </w:rPr>
              <w:t>Utilization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D1" w14:textId="77777777">
            <w:pPr>
              <w:pStyle w:val="Compact"/>
              <w:rPr>
                <w:i w:val="1"/>
                <w:iCs w:val="1"/>
                <w:strike w:val="1"/>
                <w:rPrChange w:author="Syed Ahmed" w:date="2026-09-16T14:49:04.967Z" w:id="1317845790"/>
              </w:rPr>
            </w:pPr>
            <w:r w:rsidRPr="4986D35A">
              <w:rPr>
                <w:i w:val="1"/>
                <w:iCs w:val="1"/>
                <w:strike w:val="1"/>
                <w:rPrChange w:author="Syed Ahmed" w:date="2026-09-16T14:49:04.966Z" w16du:dateUtc="2026-09-16T14:49:04.966Z" w:id="276221331">
                  <w:rPr>
                    <w:i w:val="1"/>
                    <w:iCs w:val="1"/>
                  </w:rPr>
                </w:rPrChange>
              </w:rPr>
              <w:t>Not yet provided — vCPU, memory, and measured peak CPU, memory, IOPS and throughput with the observation window — the same standard as §4.1. Not on file in the evidence pack (searched per the Appendix B source-exhaustion note, 26-Aug-2026); requested from GEHA (Appendix B; register W3-UTIL).</w:t>
            </w:r>
          </w:p>
        </w:tc>
      </w:tr>
      <w:tr w:rsidR="001F702A" w:rsidTr="4986D35A" w14:paraId="796FA4D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D3" w14:textId="77777777">
            <w:pPr>
              <w:pStyle w:val="Compact"/>
              <w:rPr>
                <w:b w:val="1"/>
                <w:bCs w:val="1"/>
                <w:strike w:val="1"/>
                <w:rPrChange w:author="Syed Ahmed" w:date="2026-09-16T14:49:04.967Z" w:id="387156285"/>
              </w:rPr>
            </w:pPr>
            <w:r w:rsidRPr="4986D35A">
              <w:rPr>
                <w:b w:val="1"/>
                <w:bCs w:val="1"/>
                <w:strike w:val="1"/>
                <w:rPrChange w:author="Syed Ahmed" w:date="2026-09-16T14:49:04.967Z" w16du:dateUtc="2026-09-16T14:49:04.967Z" w:id="2026377906">
                  <w:rPr>
                    <w:b w:val="1"/>
                    <w:bCs w:val="1"/>
                  </w:rPr>
                </w:rPrChange>
              </w:rPr>
              <w:t>Database Count &amp; Individual Sizes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D4" w14:textId="77777777">
            <w:pPr>
              <w:pStyle w:val="Compact"/>
              <w:rPr>
                <w:i w:val="1"/>
                <w:iCs w:val="1"/>
                <w:strike w:val="1"/>
                <w:rPrChange w:author="Syed Ahmed" w:date="2026-09-16T14:49:04.968Z" w:id="759979459"/>
              </w:rPr>
            </w:pPr>
            <w:r w:rsidRPr="4986D35A">
              <w:rPr>
                <w:i w:val="1"/>
                <w:iCs w:val="1"/>
                <w:strike w:val="1"/>
                <w:rPrChange w:author="Syed Ahmed" w:date="2026-09-16T14:49:04.967Z" w16du:dateUtc="2026-09-16T14:49:04.967Z" w:id="743147966">
                  <w:rPr>
                    <w:i w:val="1"/>
                    <w:iCs w:val="1"/>
                  </w:rPr>
                </w:rPrChange>
              </w:rPr>
              <w:t>To be provided by GEHA</w:t>
            </w:r>
          </w:p>
        </w:tc>
      </w:tr>
      <w:tr w:rsidR="001F702A" w:rsidTr="4986D35A" w14:paraId="796FA4D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D6" w14:textId="77777777">
            <w:pPr>
              <w:pStyle w:val="Compact"/>
              <w:rPr>
                <w:b w:val="1"/>
                <w:bCs w:val="1"/>
                <w:strike w:val="1"/>
                <w:rPrChange w:author="Syed Ahmed" w:date="2026-09-16T14:49:04.969Z" w:id="1810849917"/>
              </w:rPr>
            </w:pPr>
            <w:r w:rsidRPr="4986D35A">
              <w:rPr>
                <w:b w:val="1"/>
                <w:bCs w:val="1"/>
                <w:strike w:val="1"/>
                <w:rPrChange w:author="Syed Ahmed" w:date="2026-09-16T14:49:04.968Z" w16du:dateUtc="2026-09-16T14:49:04.968Z" w:id="1154731843">
                  <w:rPr>
                    <w:b w:val="1"/>
                    <w:bCs w:val="1"/>
                  </w:rPr>
                </w:rPrChange>
              </w:rPr>
              <w:t>High Availability Topology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D7" w14:textId="77777777">
            <w:pPr>
              <w:pStyle w:val="Compact"/>
              <w:rPr>
                <w:strike w:val="1"/>
                <w:rPrChange w:author="Syed Ahmed" w:date="2026-09-16T14:49:04.97Z" w:id="2126254321"/>
              </w:rPr>
            </w:pPr>
            <w:r w:rsidRPr="4986D35A">
              <w:rPr>
                <w:strike w:val="1"/>
                <w:rPrChange w:author="Syed Ahmed" w:date="2026-09-16T14:49:04.969Z" w16du:dateUtc="2026-09-16T14:49:04.969Z" w:id="940276965"/>
              </w:rPr>
              <w:t>Not yet provided — requested from GEHA, required by 2026-09-15 (Appendix B, item 16</w:t>
            </w:r>
            <w:r w:rsidRPr="4986D35A">
              <w:rPr>
                <w:strike w:val="1"/>
                <w:rPrChange w:author="Syed Ahmed" w:date="2026-09-16T14:49:04.969Z" w16du:dateUtc="2026-09-16T14:49:04.969Z" w:id="295316681"/>
              </w:rPr>
              <w:t>).Standalone</w:t>
            </w:r>
            <w:r w:rsidRPr="4986D35A">
              <w:rPr>
                <w:strike w:val="1"/>
                <w:rPrChange w:author="Syed Ahmed" w:date="2026-09-16T14:49:04.969Z" w16du:dateUtc="2026-09-16T14:49:04.969Z" w:id="1048196717"/>
              </w:rPr>
              <w:t xml:space="preserve"> ☐ Always </w:t>
            </w:r>
            <w:r w:rsidRPr="4986D35A">
              <w:rPr>
                <w:strike w:val="1"/>
                <w:rPrChange w:author="Syed Ahmed" w:date="2026-09-16T14:49:04.969Z" w16du:dateUtc="2026-09-16T14:49:04.969Z" w:id="137934187"/>
              </w:rPr>
              <w:t>On</w:t>
            </w:r>
            <w:r w:rsidRPr="4986D35A">
              <w:rPr>
                <w:strike w:val="1"/>
                <w:rPrChange w:author="Syed Ahmed" w:date="2026-09-16T14:49:04.969Z" w16du:dateUtc="2026-09-16T14:49:04.969Z" w:id="207415685"/>
              </w:rPr>
              <w:t xml:space="preserve"> AG ☐ Failover cluster instance ☐ Log shipping / mirroring — Not yet provided — the topology, not just its presence. Not on file in the evidence pack (searched per the Appendix B source-exhaustion note, 26-Aug-2026); requested from GEHA (Appendix B; register W3-UTIL).</w:t>
            </w:r>
          </w:p>
        </w:tc>
      </w:tr>
      <w:tr w:rsidR="001F702A" w:rsidTr="4986D35A" w14:paraId="796FA4D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D9" w14:textId="77777777">
            <w:pPr>
              <w:pStyle w:val="Compact"/>
              <w:rPr>
                <w:b w:val="1"/>
                <w:bCs w:val="1"/>
                <w:strike w:val="1"/>
                <w:rPrChange w:author="Syed Ahmed" w:date="2026-09-16T14:49:04.971Z" w:id="1298583897"/>
              </w:rPr>
            </w:pPr>
            <w:r w:rsidRPr="4986D35A">
              <w:rPr>
                <w:b w:val="1"/>
                <w:bCs w:val="1"/>
                <w:strike w:val="1"/>
                <w:rPrChange w:author="Syed Ahmed" w:date="2026-09-16T14:49:04.97Z" w16du:dateUtc="2026-09-16T14:49:04.97Z" w:id="910854050">
                  <w:rPr>
                    <w:b w:val="1"/>
                    <w:bCs w:val="1"/>
                  </w:rPr>
                </w:rPrChange>
              </w:rPr>
              <w:t>Collation &amp; Compatibility Level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DA" w14:textId="77777777">
            <w:pPr>
              <w:pStyle w:val="Compact"/>
              <w:rPr>
                <w:i w:val="1"/>
                <w:iCs w:val="1"/>
                <w:strike w:val="1"/>
                <w:rPrChange w:author="Syed Ahmed" w:date="2026-09-16T14:49:04.971Z" w:id="1378986049"/>
              </w:rPr>
            </w:pPr>
            <w:r w:rsidRPr="4986D35A">
              <w:rPr>
                <w:i w:val="1"/>
                <w:iCs w:val="1"/>
                <w:strike w:val="1"/>
                <w:rPrChange w:author="Syed Ahmed" w:date="2026-09-16T14:49:04.971Z" w16du:dateUtc="2026-09-16T14:49:04.971Z" w:id="673634158">
                  <w:rPr>
                    <w:i w:val="1"/>
                    <w:iCs w:val="1"/>
                  </w:rPr>
                </w:rPrChange>
              </w:rPr>
              <w:t>Not yet provided — Both values. These gate a managed-instance or platform-as-a-service target and are the usual reason a straight move is n. Not on file in the evidence pack (searched per the Appendix B source-exhaustion note, 26-Aug-2026); requested from GEHA (Appendix B; register W3-UTIL).</w:t>
            </w:r>
          </w:p>
        </w:tc>
      </w:tr>
      <w:tr w:rsidR="001F702A" w:rsidTr="4986D35A" w14:paraId="796FA4D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DC" w14:textId="77777777">
            <w:pPr>
              <w:pStyle w:val="Compact"/>
              <w:rPr>
                <w:b w:val="1"/>
                <w:bCs w:val="1"/>
                <w:strike w:val="1"/>
                <w:rPrChange w:author="Syed Ahmed" w:date="2026-09-16T14:49:04.972Z" w:id="687604824"/>
              </w:rPr>
            </w:pPr>
            <w:r w:rsidRPr="4986D35A">
              <w:rPr>
                <w:b w:val="1"/>
                <w:bCs w:val="1"/>
                <w:strike w:val="1"/>
                <w:rPrChange w:author="Syed Ahmed" w:date="2026-09-16T14:49:04.972Z" w16du:dateUtc="2026-09-16T14:49:04.972Z" w:id="1443680493">
                  <w:rPr>
                    <w:b w:val="1"/>
                    <w:bCs w:val="1"/>
                  </w:rPr>
                </w:rPrChange>
              </w:rPr>
              <w:t>Encryption at Rest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DD" w14:textId="77777777">
            <w:pPr>
              <w:pStyle w:val="Compact"/>
              <w:rPr>
                <w:strike w:val="1"/>
                <w:rPrChange w:author="Syed Ahmed" w:date="2026-09-16T14:49:04.973Z" w:id="825606058"/>
              </w:rPr>
            </w:pPr>
            <w:r w:rsidRPr="4986D35A">
              <w:rPr>
                <w:strike w:val="1"/>
                <w:rPrChange w:author="Syed Ahmed" w:date="2026-09-16T14:49:04.972Z" w16du:dateUtc="2026-09-16T14:49:04.972Z" w:id="2085071229"/>
              </w:rPr>
              <w:t>☐ TDE ☐ Column-level ☐ None — Not yet provided — with key location and custodian. Not on file in the evidence pack (searched per the Appendix B source-exhaustion note, 26-Aug-2026); requested from GEHA (Appendix B; register W3-UTIL).</w:t>
            </w:r>
          </w:p>
        </w:tc>
      </w:tr>
      <w:tr w:rsidR="001F702A" w:rsidTr="4986D35A" w14:paraId="796FA4E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DF" w14:textId="77777777">
            <w:pPr>
              <w:pStyle w:val="Compact"/>
              <w:rPr>
                <w:b w:val="1"/>
                <w:bCs w:val="1"/>
                <w:strike w:val="1"/>
                <w:rPrChange w:author="Syed Ahmed" w:date="2026-09-16T14:49:04.973Z" w:id="1545133552"/>
              </w:rPr>
            </w:pPr>
            <w:r w:rsidRPr="4986D35A">
              <w:rPr>
                <w:b w:val="1"/>
                <w:bCs w:val="1"/>
                <w:strike w:val="1"/>
                <w:rPrChange w:author="Syed Ahmed" w:date="2026-09-16T14:49:04.973Z" w16du:dateUtc="2026-09-16T14:49:04.973Z" w:id="1091114582">
                  <w:rPr>
                    <w:b w:val="1"/>
                    <w:bCs w:val="1"/>
                  </w:rPr>
                </w:rPrChange>
              </w:rPr>
              <w:t>Scheduled Database Jobs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E0" w14:textId="77777777">
            <w:pPr>
              <w:pStyle w:val="Compact"/>
              <w:rPr>
                <w:i w:val="1"/>
                <w:iCs w:val="1"/>
                <w:strike w:val="1"/>
                <w:rPrChange w:author="Syed Ahmed" w:date="2026-09-16T14:49:04.974Z" w:id="1020309262"/>
              </w:rPr>
            </w:pPr>
            <w:r w:rsidRPr="4986D35A">
              <w:rPr>
                <w:i w:val="1"/>
                <w:iCs w:val="1"/>
                <w:strike w:val="1"/>
                <w:rPrChange w:author="Syed Ahmed" w:date="2026-09-16T14:49:04.974Z" w16du:dateUtc="2026-09-16T14:49:04.974Z" w:id="949413955">
                  <w:rPr>
                    <w:i w:val="1"/>
                    <w:iCs w:val="1"/>
                  </w:rPr>
                </w:rPrChange>
              </w:rPr>
              <w:t xml:space="preserve">Not yet provided — SQL </w:t>
            </w:r>
            <w:r w:rsidRPr="4986D35A">
              <w:rPr>
                <w:i w:val="1"/>
                <w:iCs w:val="1"/>
                <w:strike w:val="1"/>
                <w:rPrChange w:author="Syed Ahmed" w:date="2026-09-16T14:49:04.974Z" w16du:dateUtc="2026-09-16T14:49:04.974Z" w:id="1772164752">
                  <w:rPr>
                    <w:i w:val="1"/>
                    <w:iCs w:val="1"/>
                  </w:rPr>
                </w:rPrChange>
              </w:rPr>
              <w:t>Agent</w:t>
            </w:r>
            <w:r w:rsidRPr="4986D35A">
              <w:rPr>
                <w:i w:val="1"/>
                <w:iCs w:val="1"/>
                <w:strike w:val="1"/>
                <w:rPrChange w:author="Syed Ahmed" w:date="2026-09-16T14:49:04.974Z" w16du:dateUtc="2026-09-16T14:49:04.974Z" w:id="1808288879">
                  <w:rPr>
                    <w:i w:val="1"/>
                    <w:iCs w:val="1"/>
                  </w:rPr>
                </w:rPrChange>
              </w:rPr>
              <w:t xml:space="preserve"> jobs, maintenance plans, </w:t>
            </w:r>
            <w:r w:rsidRPr="4986D35A">
              <w:rPr>
                <w:i w:val="1"/>
                <w:iCs w:val="1"/>
                <w:strike w:val="1"/>
                <w:rPrChange w:author="Syed Ahmed" w:date="2026-09-16T14:49:04.974Z" w16du:dateUtc="2026-09-16T14:49:04.974Z" w:id="586641192">
                  <w:rPr>
                    <w:i w:val="1"/>
                    <w:iCs w:val="1"/>
                  </w:rPr>
                </w:rPrChange>
              </w:rPr>
              <w:t>replication</w:t>
            </w:r>
            <w:r w:rsidRPr="4986D35A">
              <w:rPr>
                <w:i w:val="1"/>
                <w:iCs w:val="1"/>
                <w:strike w:val="1"/>
                <w:rPrChange w:author="Syed Ahmed" w:date="2026-09-16T14:49:04.974Z" w16du:dateUtc="2026-09-16T14:49:04.974Z" w:id="632747153">
                  <w:rPr>
                    <w:i w:val="1"/>
                    <w:iCs w:val="1"/>
                  </w:rPr>
                </w:rPrChange>
              </w:rPr>
              <w:t xml:space="preserve"> and their owners. Each is retired or re-pointed in §7.6. Not on file in the evidence pack (searched per the Appendix B source-exhaustion note, 26-Aug-2026); requested from GEHA (Appendix B; register W3-UTIL).</w:t>
            </w:r>
          </w:p>
        </w:tc>
      </w:tr>
      <w:tr w:rsidR="001F702A" w:rsidTr="4986D35A" w14:paraId="796FA4E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E2" w14:textId="77777777">
            <w:pPr>
              <w:pStyle w:val="Compact"/>
              <w:rPr>
                <w:b w:val="1"/>
                <w:bCs w:val="1"/>
                <w:strike w:val="1"/>
                <w:rPrChange w:author="Syed Ahmed" w:date="2026-09-16T14:49:04.975Z" w:id="1891115950"/>
              </w:rPr>
            </w:pPr>
            <w:r w:rsidRPr="4986D35A">
              <w:rPr>
                <w:b w:val="1"/>
                <w:bCs w:val="1"/>
                <w:strike w:val="1"/>
                <w:rPrChange w:author="Syed Ahmed" w:date="2026-09-16T14:49:04.974Z" w16du:dateUtc="2026-09-16T14:49:04.974Z" w:id="1135492515">
                  <w:rPr>
                    <w:b w:val="1"/>
                    <w:bCs w:val="1"/>
                  </w:rPr>
                </w:rPrChange>
              </w:rPr>
              <w:t>Target Compatibility Assessment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E3" w14:textId="77777777">
            <w:pPr>
              <w:pStyle w:val="Compact"/>
              <w:rPr>
                <w:i w:val="1"/>
                <w:iCs w:val="1"/>
                <w:strike w:val="1"/>
                <w:rPrChange w:author="Syed Ahmed" w:date="2026-09-16T14:49:04.975Z" w:id="549013064"/>
              </w:rPr>
            </w:pPr>
            <w:r w:rsidRPr="4986D35A">
              <w:rPr>
                <w:i w:val="1"/>
                <w:iCs w:val="1"/>
                <w:strike w:val="1"/>
                <w:rPrChange w:author="Syed Ahmed" w:date="2026-09-16T14:49:04.975Z" w16du:dateUtc="2026-09-16T14:49:04.975Z" w:id="122662556">
                  <w:rPr>
                    <w:i w:val="1"/>
                    <w:iCs w:val="1"/>
                  </w:rPr>
                </w:rPrChange>
              </w:rPr>
              <w:t xml:space="preserve">Not yet provided — Result of the assessment tool </w:t>
            </w:r>
            <w:r w:rsidRPr="4986D35A">
              <w:rPr>
                <w:i w:val="1"/>
                <w:iCs w:val="1"/>
                <w:strike w:val="1"/>
                <w:rPrChange w:author="Syed Ahmed" w:date="2026-09-16T14:49:04.975Z" w16du:dateUtc="2026-09-16T14:49:04.975Z" w:id="1794104299">
                  <w:rPr>
                    <w:i w:val="1"/>
                    <w:iCs w:val="1"/>
                  </w:rPr>
                </w:rPrChange>
              </w:rPr>
              <w:t>run</w:t>
            </w:r>
            <w:r w:rsidRPr="4986D35A">
              <w:rPr>
                <w:i w:val="1"/>
                <w:iCs w:val="1"/>
                <w:strike w:val="1"/>
                <w:rPrChange w:author="Syed Ahmed" w:date="2026-09-16T14:49:04.975Z" w16du:dateUtc="2026-09-16T14:49:04.975Z" w:id="1957277895">
                  <w:rPr>
                    <w:i w:val="1"/>
                    <w:iCs w:val="1"/>
                  </w:rPr>
                </w:rPrChange>
              </w:rPr>
              <w:t xml:space="preserve"> against this instance, its date, and the blocking findings. Record Not run as a </w:t>
            </w:r>
            <w:r w:rsidRPr="4986D35A">
              <w:rPr>
                <w:i w:val="1"/>
                <w:iCs w:val="1"/>
                <w:strike w:val="1"/>
                <w:rPrChange w:author="Syed Ahmed" w:date="2026-09-16T14:49:04.975Z" w16du:dateUtc="2026-09-16T14:49:04.975Z" w:id="326330573">
                  <w:rPr>
                    <w:i w:val="1"/>
                    <w:iCs w:val="1"/>
                  </w:rPr>
                </w:rPrChange>
              </w:rPr>
              <w:t>findin</w:t>
            </w:r>
            <w:r w:rsidRPr="4986D35A">
              <w:rPr>
                <w:i w:val="1"/>
                <w:iCs w:val="1"/>
                <w:strike w:val="1"/>
                <w:rPrChange w:author="Syed Ahmed" w:date="2026-09-16T14:49:04.975Z" w16du:dateUtc="2026-09-16T14:49:04.975Z" w:id="293735932">
                  <w:rPr>
                    <w:i w:val="1"/>
                    <w:iCs w:val="1"/>
                  </w:rPr>
                </w:rPrChange>
              </w:rPr>
              <w:t>. Not on file in the evidence pack (searched per the Appendix B source-exhaustion note, 26-Aug-2026); requested from GEHA (Appendix B; register W3-UTIL).</w:t>
            </w:r>
          </w:p>
        </w:tc>
      </w:tr>
      <w:tr w:rsidR="001F702A" w:rsidTr="4986D35A" w14:paraId="796FA4E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E5" w14:textId="77777777">
            <w:pPr>
              <w:pStyle w:val="Compact"/>
              <w:rPr>
                <w:b w:val="1"/>
                <w:bCs w:val="1"/>
                <w:strike w:val="1"/>
                <w:rPrChange w:author="Syed Ahmed" w:date="2026-09-16T14:49:04.976Z" w:id="417403460"/>
              </w:rPr>
            </w:pPr>
            <w:r w:rsidRPr="4986D35A">
              <w:rPr>
                <w:b w:val="1"/>
                <w:bCs w:val="1"/>
                <w:strike w:val="1"/>
                <w:rPrChange w:author="Syed Ahmed" w:date="2026-09-16T14:49:04.976Z" w16du:dateUtc="2026-09-16T14:49:04.976Z" w:id="1496276480">
                  <w:rPr>
                    <w:b w:val="1"/>
                    <w:bCs w:val="1"/>
                  </w:rPr>
                </w:rPrChange>
              </w:rPr>
              <w:t>Cross-Database / Linked Server Dependencies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E6" w14:textId="77777777">
            <w:pPr>
              <w:pStyle w:val="Compact"/>
              <w:rPr>
                <w:i w:val="1"/>
                <w:iCs w:val="1"/>
                <w:strike w:val="1"/>
                <w:rPrChange w:author="Syed Ahmed" w:date="2026-09-16T14:49:04.977Z" w:id="1093855023"/>
              </w:rPr>
            </w:pPr>
            <w:r w:rsidRPr="4986D35A">
              <w:rPr>
                <w:i w:val="1"/>
                <w:iCs w:val="1"/>
                <w:strike w:val="1"/>
                <w:rPrChange w:author="Syed Ahmed" w:date="2026-09-16T14:49:04.977Z" w16du:dateUtc="2026-09-16T14:49:04.977Z" w:id="1956921820">
                  <w:rPr>
                    <w:i w:val="1"/>
                    <w:iCs w:val="1"/>
                  </w:rPr>
                </w:rPrChange>
              </w:rPr>
              <w:t xml:space="preserve">Not yet provided — Systems that read this database directly. Each is an integration and belongs </w:t>
            </w:r>
            <w:r w:rsidRPr="4986D35A">
              <w:rPr>
                <w:i w:val="1"/>
                <w:iCs w:val="1"/>
                <w:strike w:val="1"/>
                <w:rPrChange w:author="Syed Ahmed" w:date="2026-09-16T14:49:04.977Z" w16du:dateUtc="2026-09-16T14:49:04.977Z" w:id="2047927050">
                  <w:rPr>
                    <w:i w:val="1"/>
                    <w:iCs w:val="1"/>
                  </w:rPr>
                </w:rPrChange>
              </w:rPr>
              <w:t>in</w:t>
            </w:r>
            <w:r w:rsidRPr="4986D35A">
              <w:rPr>
                <w:i w:val="1"/>
                <w:iCs w:val="1"/>
                <w:strike w:val="1"/>
                <w:rPrChange w:author="Syed Ahmed" w:date="2026-09-16T14:49:04.977Z" w16du:dateUtc="2026-09-16T14:49:04.977Z" w:id="1863708517">
                  <w:rPr>
                    <w:i w:val="1"/>
                    <w:iCs w:val="1"/>
                  </w:rPr>
                </w:rPrChange>
              </w:rPr>
              <w:t xml:space="preserve"> §4.7. Not on file in the evidence pack (searched per the Appendix B source-exhaustion note, 26-Aug-2026); requested from GEHA (Appendix B; register W3-UTIL).</w:t>
            </w:r>
          </w:p>
        </w:tc>
      </w:tr>
    </w:tbl>
    <w:p w:rsidR="001F702A" w:rsidP="4986D35A" w:rsidRDefault="00000000" w14:paraId="796FA4E8" w14:textId="77777777">
      <w:pPr>
        <w:pStyle w:val="BodyText"/>
        <w:rPr>
          <w:b w:val="1"/>
          <w:bCs w:val="1"/>
          <w:strike w:val="1"/>
          <w:sz w:val="15"/>
          <w:szCs w:val="15"/>
          <w:rPrChange w:author="Syed Ahmed" w:date="2026-09-16T14:49:04.978Z" w:id="1559656127"/>
        </w:rPr>
      </w:pPr>
      <w:r w:rsidRPr="4986D35A">
        <w:rPr>
          <w:b w:val="1"/>
          <w:bCs w:val="1"/>
          <w:strike w:val="1"/>
          <w:sz w:val="15"/>
          <w:szCs w:val="15"/>
          <w:rPrChange w:author="Syed Ahmed" w:date="2026-09-16T14:49:04.977Z" w16du:dateUtc="2026-09-16T14:49:04.977Z" w:id="163905222">
            <w:rPr>
              <w:b w:val="1"/>
              <w:bCs w:val="1"/>
              <w:sz w:val="15"/>
              <w:szCs w:val="15"/>
            </w:rPr>
          </w:rPrChange>
        </w:rPr>
        <w:t>Table 4.4 — Data &amp; Database Tier</w:t>
      </w:r>
    </w:p>
    <w:p w:rsidR="001F702A" w:rsidRDefault="001F702A" w14:paraId="796FA4E9" w14:textId="77777777">
      <w:pPr>
        <w:pStyle w:val="Compact"/>
      </w:pPr>
    </w:p>
    <w:p w:rsidR="001F702A" w:rsidP="4986D35A" w:rsidRDefault="00000000" w14:paraId="796FA4EA" w14:textId="77777777">
      <w:pPr>
        <w:pStyle w:val="Heading2"/>
        <w:rPr>
          <w:strike w:val="1"/>
          <w:rPrChange w:author="Syed Ahmed" w:date="2026-09-16T14:48:24.318Z" w:id="2049741444"/>
        </w:rPr>
      </w:pPr>
      <w:bookmarkStart w:name="identity-access" w:id="18"/>
      <w:bookmarkEnd w:id="17"/>
      <w:r>
        <w:rPr/>
        <w:t>4</w:t>
      </w:r>
      <w:r w:rsidRPr="4986D35A">
        <w:rPr>
          <w:strike w:val="1"/>
          <w:rPrChange w:author="Syed Ahmed" w:date="2026-09-16T14:48:24.317Z" w16du:dateUtc="2026-09-16T14:48:24.317Z" w:id="1446808715"/>
        </w:rPr>
        <w:t>.5 Identity &amp; Access</w:t>
      </w:r>
    </w:p>
    <w:p w:rsidR="001F702A" w:rsidRDefault="00000000" w14:paraId="796FA4EB" w14:textId="77777777">
      <w:pPr>
        <w:pStyle w:val="FirstParagraph"/>
      </w:pPr>
      <w:r w:rsidRPr="4986D35A">
        <w:rPr>
          <w:strike w:val="1"/>
          <w:rPrChange w:author="Syed Ahmed" w:date="2026-09-16T14:48:24.318Z" w16du:dateUtc="2026-09-16T14:48:24.318Z" w:id="1991660390"/>
        </w:rPr>
        <w:t xml:space="preserve">Identity is documented here with particular care because it is the area most often assumed to transfer intact and the first to fail after a rehost. Authentication method, identity provider, account populations, privileged </w:t>
      </w:r>
      <w:r w:rsidRPr="4986D35A">
        <w:rPr>
          <w:strike w:val="1"/>
          <w:rPrChange w:author="Syed Ahmed" w:date="2026-09-16T14:48:24.318Z" w16du:dateUtc="2026-09-16T14:48:24.318Z" w:id="39131383"/>
        </w:rPr>
        <w:t>access</w:t>
      </w:r>
      <w:r w:rsidRPr="4986D35A">
        <w:rPr>
          <w:strike w:val="1"/>
          <w:rPrChange w:author="Syed Ahmed" w:date="2026-09-16T14:48:24.318Z" w16du:dateUtc="2026-09-16T14:48:24.318Z" w:id="1849173181"/>
        </w:rPr>
        <w:t xml:space="preserve"> and multi-factor enforcement are each recorded with counts rather than general descriptions. Group resolution, service-account authentication and credential paths all depend on directory decisions taken in the target design, so the current position must be precise before that design is fixed. Entries in the registers that follow must each</w:t>
      </w:r>
      <w:r>
        <w:rPr/>
        <w:t xml:space="preserve"> </w:t>
      </w:r>
      <w:r>
        <w:rPr/>
        <w:t>resolve to</w:t>
      </w:r>
      <w:r>
        <w:rPr/>
        <w:t xml:space="preserve"> a target decision; an unmapped group or an unaccounted service account is a post-cutover outage waiting to happen.</w:t>
      </w:r>
    </w:p>
    <w:p w:rsidR="001F702A" w:rsidRDefault="001F702A" w14:paraId="796FA4EC" w14:textId="77777777">
      <w:pPr>
        <w:pStyle w:val="Compact"/>
      </w:pPr>
    </w:p>
    <w:tbl>
      <w:tblPr>
        <w:tblStyle w:val="Table"/>
        <w:tblW w:w="5000" w:type="pct"/>
        <w:tblLook w:val="0020" w:firstRow="1" w:lastRow="0" w:firstColumn="0" w:lastColumn="0" w:noHBand="0" w:noVBand="0"/>
      </w:tblPr>
      <w:tblGrid>
        <w:gridCol w:w="1290"/>
        <w:gridCol w:w="8186"/>
      </w:tblGrid>
      <w:tr w:rsidR="001F702A" w:rsidTr="4986D35A" w14:paraId="796FA4E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ED" w14:textId="77777777">
            <w:pPr>
              <w:pStyle w:val="Compact"/>
              <w:rPr>
                <w:b w:val="1"/>
                <w:bCs w:val="1"/>
                <w:strike w:val="1"/>
                <w:rPrChange w:author="Syed Ahmed" w:date="2026-09-16T14:48:29.138Z" w:id="2005630989"/>
              </w:rPr>
            </w:pPr>
            <w:r w:rsidRPr="4986D35A">
              <w:rPr>
                <w:b w:val="1"/>
                <w:bCs w:val="1"/>
                <w:strike w:val="1"/>
                <w:rPrChange w:author="Syed Ahmed" w:date="2026-09-16T14:48:29.137Z" w16du:dateUtc="2026-09-16T14:48:29.137Z" w:id="1575529067">
                  <w:rPr>
                    <w:b w:val="1"/>
                    <w:bCs w:val="1"/>
                  </w:rPr>
                </w:rPrChange>
              </w:rPr>
              <w:t>Authentication Method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EE" w14:textId="77777777">
            <w:pPr>
              <w:pStyle w:val="Compact"/>
              <w:rPr>
                <w:i w:val="1"/>
                <w:iCs w:val="1"/>
                <w:strike w:val="1"/>
                <w:rPrChange w:author="Syed Ahmed" w:date="2026-09-16T14:48:29.139Z" w:id="742228364"/>
              </w:rPr>
            </w:pPr>
            <w:r w:rsidRPr="4986D35A">
              <w:rPr>
                <w:i w:val="1"/>
                <w:iCs w:val="1"/>
                <w:strike w:val="1"/>
                <w:rPrChange w:author="Syed Ahmed" w:date="2026-09-16T14:48:29.138Z" w16du:dateUtc="2026-09-16T14:48:29.138Z" w:id="518245393">
                  <w:rPr>
                    <w:i w:val="1"/>
                    <w:iCs w:val="1"/>
                  </w:rPr>
                </w:rPrChange>
              </w:rPr>
              <w:t>Enterprise position recorded at discovery: "van led a discussion on current user and app authentication methods, including the use of Entra ID, conditional access policies, service accounts, managed identities, and RBAC for security groups</w:t>
            </w:r>
            <w:r w:rsidRPr="4986D35A">
              <w:rPr>
                <w:i w:val="1"/>
                <w:iCs w:val="1"/>
                <w:strike w:val="1"/>
                <w:rPrChange w:author="Syed Ahmed" w:date="2026-09-16T14:48:29.138Z" w16du:dateUtc="2026-09-16T14:48:29.138Z" w:id="893218988">
                  <w:rPr>
                    <w:i w:val="1"/>
                    <w:iCs w:val="1"/>
                  </w:rPr>
                </w:rPrChange>
              </w:rPr>
              <w:t>.</w:t>
            </w:r>
            <w:r w:rsidRPr="4986D35A">
              <w:rPr>
                <w:i w:val="1"/>
                <w:iCs w:val="1"/>
                <w:strike w:val="1"/>
                <w:rPrChange w:author="Syed Ahmed" w:date="2026-09-16T14:48:29.138Z" w16du:dateUtc="2026-09-16T14:48:29.138Z" w:id="850740699">
                  <w:rPr>
                    <w:i w:val="1"/>
                    <w:iCs w:val="1"/>
                  </w:rPr>
                </w:rPrChange>
              </w:rPr>
              <w:t xml:space="preserve"> + Tom and Dale confirmed that on-premises Active Directory groups replicate via AD Connect, and </w:t>
            </w:r>
            <w:r w:rsidRPr="4986D35A">
              <w:rPr>
                <w:i w:val="1"/>
                <w:iCs w:val="1"/>
                <w:strike w:val="1"/>
                <w:rPrChange w:author="Syed Ahmed" w:date="2026-09-16T14:48:29.138Z" w16du:dateUtc="2026-09-16T14:48:29.138Z" w:id="1551509500">
                  <w:rPr>
                    <w:i w:val="1"/>
                    <w:iCs w:val="1"/>
                  </w:rPr>
                </w:rPrChange>
              </w:rPr>
              <w:t>permiss</w:t>
            </w:r>
            <w:r w:rsidRPr="4986D35A">
              <w:rPr>
                <w:i w:val="1"/>
                <w:iCs w:val="1"/>
                <w:strike w:val="1"/>
                <w:rPrChange w:author="Syed Ahmed" w:date="2026-09-16T14:48:29.138Z" w16du:dateUtc="2026-09-16T14:48:29.138Z" w:id="614954607">
                  <w:rPr>
                    <w:i w:val="1"/>
                    <w:iCs w:val="1"/>
                  </w:rPr>
                </w:rPrChange>
              </w:rPr>
              <w:t>" (ai notes - 2025.11.26 Identity and Access) | "e groups</w:t>
            </w:r>
            <w:r w:rsidRPr="4986D35A">
              <w:rPr>
                <w:i w:val="1"/>
                <w:iCs w:val="1"/>
                <w:strike w:val="1"/>
                <w:rPrChange w:author="Syed Ahmed" w:date="2026-09-16T14:48:29.138Z" w16du:dateUtc="2026-09-16T14:48:29.138Z" w:id="477910866">
                  <w:rPr>
                    <w:i w:val="1"/>
                    <w:iCs w:val="1"/>
                  </w:rPr>
                </w:rPrChange>
              </w:rPr>
              <w:t>.</w:t>
            </w:r>
            <w:r w:rsidRPr="4986D35A">
              <w:rPr>
                <w:i w:val="1"/>
                <w:iCs w:val="1"/>
                <w:strike w:val="1"/>
                <w:rPrChange w:author="Syed Ahmed" w:date="2026-09-16T14:48:29.138Z" w16du:dateUtc="2026-09-16T14:48:29.138Z" w:id="2027756073">
                  <w:rPr>
                    <w:i w:val="1"/>
                    <w:iCs w:val="1"/>
                  </w:rPr>
                </w:rPrChange>
              </w:rPr>
              <w:t xml:space="preserve"> + Khurshid asked about single sign-on and guest access, and Tom clarified that Entra ID is used for SSO and guest access is supported. + Tom confirmed that single sign-on is managed through Entra ID, and guest access is supported for third-party vendors. + Dale explained that Octa is no lo" (ai notes - 2025.11.26 Identity and Access). Application-specific configuration </w:t>
            </w:r>
            <w:r w:rsidRPr="4986D35A">
              <w:rPr>
                <w:i w:val="1"/>
                <w:iCs w:val="1"/>
                <w:strike w:val="1"/>
                <w:rPrChange w:author="Syed Ahmed" w:date="2026-09-16T14:48:29.138Z" w16du:dateUtc="2026-09-16T14:48:29.138Z" w:id="1410081372">
                  <w:rPr>
                    <w:i w:val="1"/>
                    <w:iCs w:val="1"/>
                  </w:rPr>
                </w:rPrChange>
              </w:rPr>
              <w:t>still to be</w:t>
            </w:r>
            <w:r w:rsidRPr="4986D35A">
              <w:rPr>
                <w:i w:val="1"/>
                <w:iCs w:val="1"/>
                <w:strike w:val="1"/>
                <w:rPrChange w:author="Syed Ahmed" w:date="2026-09-16T14:48:29.138Z" w16du:dateUtc="2026-09-16T14:48:29.138Z" w:id="1381646938">
                  <w:rPr>
                    <w:i w:val="1"/>
                    <w:iCs w:val="1"/>
                  </w:rPr>
                </w:rPrChange>
              </w:rPr>
              <w:t xml:space="preserve"> confirmed with the owner</w:t>
            </w:r>
            <w:r w:rsidRPr="4986D35A">
              <w:rPr>
                <w:i w:val="1"/>
                <w:iCs w:val="1"/>
                <w:strike w:val="1"/>
                <w:rPrChange w:author="Syed Ahmed" w:date="2026-09-16T14:48:29.138Z" w16du:dateUtc="2026-09-16T14:48:29.138Z" w:id="497742458">
                  <w:rPr>
                    <w:i w:val="1"/>
                    <w:iCs w:val="1"/>
                  </w:rPr>
                </w:rPrChange>
              </w:rPr>
              <w:t xml:space="preserve">.  </w:t>
            </w:r>
            <w:r w:rsidRPr="4986D35A">
              <w:rPr>
                <w:i w:val="1"/>
                <w:iCs w:val="1"/>
                <w:strike w:val="1"/>
                <w:rPrChange w:author="Syed Ahmed" w:date="2026-09-16T14:48:29.138Z" w16du:dateUtc="2026-09-16T14:48:29.138Z" w:id="601379359">
                  <w:rPr>
                    <w:i w:val="1"/>
                    <w:iCs w:val="1"/>
                  </w:rPr>
                </w:rPrChange>
              </w:rPr>
              <w:t>(Source: GEHA Identity &amp;amp; Access discovery session, 26-Nov-2025)</w:t>
            </w:r>
          </w:p>
        </w:tc>
      </w:tr>
      <w:tr w:rsidR="001F702A" w:rsidTr="4986D35A" w14:paraId="796FA4F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F0" w14:textId="77777777">
            <w:pPr>
              <w:pStyle w:val="Compact"/>
              <w:rPr>
                <w:b w:val="1"/>
                <w:bCs w:val="1"/>
                <w:strike w:val="1"/>
                <w:rPrChange w:author="Syed Ahmed" w:date="2026-09-16T14:48:29.139Z" w:id="1733402248"/>
              </w:rPr>
            </w:pPr>
            <w:r w:rsidRPr="4986D35A">
              <w:rPr>
                <w:b w:val="1"/>
                <w:bCs w:val="1"/>
                <w:strike w:val="1"/>
                <w:rPrChange w:author="Syed Ahmed" w:date="2026-09-16T14:48:29.139Z" w16du:dateUtc="2026-09-16T14:48:29.139Z" w:id="1189722814">
                  <w:rPr>
                    <w:b w:val="1"/>
                    <w:bCs w:val="1"/>
                  </w:rPr>
                </w:rPrChange>
              </w:rPr>
              <w:t>Identity Provider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F1" w14:textId="77777777">
            <w:pPr>
              <w:pStyle w:val="Compact"/>
              <w:rPr>
                <w:i w:val="1"/>
                <w:iCs w:val="1"/>
                <w:strike w:val="1"/>
                <w:rPrChange w:author="Syed Ahmed" w:date="2026-09-16T14:48:29.139Z" w:id="2050943722"/>
              </w:rPr>
            </w:pPr>
            <w:r w:rsidRPr="4986D35A">
              <w:rPr>
                <w:i w:val="1"/>
                <w:iCs w:val="1"/>
                <w:strike w:val="1"/>
                <w:rPrChange w:author="Syed Ahmed" w:date="2026-09-16T14:48:29.139Z" w16du:dateUtc="2026-09-16T14:48:29.139Z" w:id="1360122100">
                  <w:rPr>
                    <w:i w:val="1"/>
                    <w:iCs w:val="1"/>
                  </w:rPr>
                </w:rPrChange>
              </w:rPr>
              <w:t xml:space="preserve">Program record — "van led a discussion on current user and app authentication methods, including the use of Entra ID, conditional access policies, service accounts, managed identities, and RBAC for security groups. + Tom and Dale confirmed that on-premises Active Directory groups replicate via AD Connect, and </w:t>
            </w:r>
            <w:r w:rsidRPr="4986D35A">
              <w:rPr>
                <w:i w:val="1"/>
                <w:iCs w:val="1"/>
                <w:strike w:val="1"/>
                <w:rPrChange w:author="Syed Ahmed" w:date="2026-09-16T14:48:29.139Z" w16du:dateUtc="2026-09-16T14:48:29.139Z" w:id="3279866">
                  <w:rPr>
                    <w:i w:val="1"/>
                    <w:iCs w:val="1"/>
                  </w:rPr>
                </w:rPrChange>
              </w:rPr>
              <w:t>permiss</w:t>
            </w:r>
            <w:r w:rsidRPr="4986D35A">
              <w:rPr>
                <w:i w:val="1"/>
                <w:iCs w:val="1"/>
                <w:strike w:val="1"/>
                <w:rPrChange w:author="Syed Ahmed" w:date="2026-09-16T14:48:29.139Z" w16du:dateUtc="2026-09-16T14:48:29.139Z" w:id="1079286012">
                  <w:rPr>
                    <w:i w:val="1"/>
                    <w:iCs w:val="1"/>
                  </w:rPr>
                </w:rPrChange>
              </w:rPr>
              <w:t>" (ai notes - 2025.11.26 Identity and Access) | "e groups</w:t>
            </w:r>
            <w:r w:rsidRPr="4986D35A">
              <w:rPr>
                <w:i w:val="1"/>
                <w:iCs w:val="1"/>
                <w:strike w:val="1"/>
                <w:rPrChange w:author="Syed Ahmed" w:date="2026-09-16T14:48:29.139Z" w16du:dateUtc="2026-09-16T14:48:29.139Z" w:id="1204891990">
                  <w:rPr>
                    <w:i w:val="1"/>
                    <w:iCs w:val="1"/>
                  </w:rPr>
                </w:rPrChange>
              </w:rPr>
              <w:t>.</w:t>
            </w:r>
            <w:r w:rsidRPr="4986D35A">
              <w:rPr>
                <w:i w:val="1"/>
                <w:iCs w:val="1"/>
                <w:strike w:val="1"/>
                <w:rPrChange w:author="Syed Ahmed" w:date="2026-09-16T14:48:29.139Z" w16du:dateUtc="2026-09-16T14:48:29.139Z" w:id="1409742340">
                  <w:rPr>
                    <w:i w:val="1"/>
                    <w:iCs w:val="1"/>
                  </w:rPr>
                </w:rPrChange>
              </w:rPr>
              <w:t xml:space="preserve"> + Khurshid asked about single sign-on and guest access, and Tom clarified that Entra ID is used for SSO and guest access is supported. + Tom confirmed that single sign-on is managed through Entra ID, and guest access is supported for third-party vendors. + Dale explained that Octa is no lo" (ai notes - 2025.11.26 Identity and </w:t>
            </w:r>
            <w:r w:rsidRPr="4986D35A">
              <w:rPr>
                <w:i w:val="1"/>
                <w:iCs w:val="1"/>
                <w:strike w:val="1"/>
                <w:rPrChange w:author="Syed Ahmed" w:date="2026-09-16T14:48:29.139Z" w16du:dateUtc="2026-09-16T14:48:29.139Z" w:id="1850802553">
                  <w:rPr>
                    <w:i w:val="1"/>
                    <w:iCs w:val="1"/>
                  </w:rPr>
                </w:rPrChange>
              </w:rPr>
              <w:t>Access)  (</w:t>
            </w:r>
            <w:r w:rsidRPr="4986D35A">
              <w:rPr>
                <w:i w:val="1"/>
                <w:iCs w:val="1"/>
                <w:strike w:val="1"/>
                <w:rPrChange w:author="Syed Ahmed" w:date="2026-09-16T14:48:29.139Z" w16du:dateUtc="2026-09-16T14:48:29.139Z" w:id="220672767">
                  <w:rPr>
                    <w:i w:val="1"/>
                    <w:iCs w:val="1"/>
                  </w:rPr>
                </w:rPrChange>
              </w:rPr>
              <w:t>Source: GEHA Identity &amp;amp; Access discovery session, 26-Nov-2025)— name the product and version, not just the directory</w:t>
            </w:r>
          </w:p>
        </w:tc>
      </w:tr>
      <w:tr w:rsidR="001F702A" w:rsidTr="4986D35A" w14:paraId="796FA4F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F3" w14:textId="77777777">
            <w:pPr>
              <w:pStyle w:val="Compact"/>
              <w:rPr>
                <w:b w:val="1"/>
                <w:bCs w:val="1"/>
                <w:strike w:val="1"/>
                <w:rPrChange w:author="Syed Ahmed" w:date="2026-09-16T14:48:29.14Z" w:id="1933051842"/>
              </w:rPr>
            </w:pPr>
            <w:r w:rsidRPr="4986D35A">
              <w:rPr>
                <w:b w:val="1"/>
                <w:bCs w:val="1"/>
                <w:strike w:val="1"/>
                <w:rPrChange w:author="Syed Ahmed" w:date="2026-09-16T14:48:29.14Z" w16du:dateUtc="2026-09-16T14:48:29.14Z" w:id="313138086">
                  <w:rPr>
                    <w:b w:val="1"/>
                    <w:bCs w:val="1"/>
                  </w:rPr>
                </w:rPrChange>
              </w:rPr>
              <w:t>Internal User Accounts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F4" w14:textId="77777777">
            <w:pPr>
              <w:pStyle w:val="Compact"/>
              <w:rPr>
                <w:i w:val="1"/>
                <w:iCs w:val="1"/>
                <w:strike w:val="1"/>
                <w:rPrChange w:author="Syed Ahmed" w:date="2026-09-16T14:48:29.14Z" w:id="487877773"/>
              </w:rPr>
            </w:pPr>
            <w:r w:rsidRPr="4986D35A">
              <w:rPr>
                <w:i w:val="1"/>
                <w:iCs w:val="1"/>
                <w:strike w:val="1"/>
                <w:rPrChange w:author="Syed Ahmed" w:date="2026-09-16T14:48:29.14Z" w16du:dateUtc="2026-09-16T14:48:29.14Z" w:id="2128742953">
                  <w:rPr>
                    <w:i w:val="1"/>
                    <w:iCs w:val="1"/>
                  </w:rPr>
                </w:rPrChange>
              </w:rPr>
              <w:t>—</w:t>
            </w:r>
          </w:p>
        </w:tc>
      </w:tr>
      <w:tr w:rsidR="001F702A" w:rsidTr="4986D35A" w14:paraId="796FA4F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F6" w14:textId="77777777">
            <w:pPr>
              <w:pStyle w:val="Compact"/>
              <w:rPr>
                <w:b w:val="1"/>
                <w:bCs w:val="1"/>
                <w:strike w:val="1"/>
                <w:rPrChange w:author="Syed Ahmed" w:date="2026-09-16T14:48:29.141Z" w:id="1521896747"/>
              </w:rPr>
            </w:pPr>
            <w:r w:rsidRPr="4986D35A">
              <w:rPr>
                <w:b w:val="1"/>
                <w:bCs w:val="1"/>
                <w:strike w:val="1"/>
                <w:rPrChange w:author="Syed Ahmed" w:date="2026-09-16T14:48:29.14Z" w16du:dateUtc="2026-09-16T14:48:29.14Z" w:id="1103595991">
                  <w:rPr>
                    <w:b w:val="1"/>
                    <w:bCs w:val="1"/>
                  </w:rPr>
                </w:rPrChange>
              </w:rPr>
              <w:t>External / Partner Accounts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F7" w14:textId="77777777">
            <w:pPr>
              <w:pStyle w:val="Compact"/>
              <w:rPr>
                <w:i w:val="1"/>
                <w:iCs w:val="1"/>
                <w:strike w:val="1"/>
                <w:rPrChange w:author="Syed Ahmed" w:date="2026-09-16T14:48:29.141Z" w:id="792600966"/>
              </w:rPr>
            </w:pPr>
            <w:r w:rsidRPr="4986D35A">
              <w:rPr>
                <w:i w:val="1"/>
                <w:iCs w:val="1"/>
                <w:strike w:val="1"/>
                <w:rPrChange w:author="Syed Ahmed" w:date="2026-09-16T14:48:29.141Z" w16du:dateUtc="2026-09-16T14:48:29.141Z" w:id="1051027236">
                  <w:rPr>
                    <w:i w:val="1"/>
                    <w:iCs w:val="1"/>
                  </w:rPr>
                </w:rPrChange>
              </w:rPr>
              <w:t>—</w:t>
            </w:r>
          </w:p>
        </w:tc>
      </w:tr>
      <w:tr w:rsidR="001F702A" w:rsidTr="4986D35A" w14:paraId="796FA4F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F9" w14:textId="77777777">
            <w:pPr>
              <w:pStyle w:val="Compact"/>
              <w:rPr>
                <w:b w:val="1"/>
                <w:bCs w:val="1"/>
                <w:strike w:val="1"/>
                <w:rPrChange w:author="Syed Ahmed" w:date="2026-09-16T14:48:29.141Z" w:id="93501388"/>
              </w:rPr>
            </w:pPr>
            <w:r w:rsidRPr="4986D35A">
              <w:rPr>
                <w:b w:val="1"/>
                <w:bCs w:val="1"/>
                <w:strike w:val="1"/>
                <w:rPrChange w:author="Syed Ahmed" w:date="2026-09-16T14:48:29.141Z" w16du:dateUtc="2026-09-16T14:48:29.141Z" w:id="392266653">
                  <w:rPr>
                    <w:b w:val="1"/>
                    <w:bCs w:val="1"/>
                  </w:rPr>
                </w:rPrChange>
              </w:rPr>
              <w:t>Access Governed By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FA" w14:textId="77777777">
            <w:pPr>
              <w:pStyle w:val="Compact"/>
              <w:rPr>
                <w:i w:val="1"/>
                <w:iCs w:val="1"/>
                <w:strike w:val="1"/>
                <w:rPrChange w:author="Syed Ahmed" w:date="2026-09-16T14:48:29.142Z" w:id="1075663326"/>
              </w:rPr>
            </w:pPr>
            <w:r w:rsidRPr="4986D35A">
              <w:rPr>
                <w:i w:val="1"/>
                <w:iCs w:val="1"/>
                <w:strike w:val="1"/>
                <w:rPrChange w:author="Syed Ahmed" w:date="2026-09-16T14:48:29.141Z" w16du:dateUtc="2026-09-16T14:48:29.141Z" w:id="1596885824">
                  <w:rPr>
                    <w:i w:val="1"/>
                    <w:iCs w:val="1"/>
                  </w:rPr>
                </w:rPrChange>
              </w:rPr>
              <w:t>Not yet provided — Active Directory security groups / direct AD user assignment / local application accounts / a mix — name the mechanism</w:t>
            </w:r>
            <w:r w:rsidRPr="4986D35A">
              <w:rPr>
                <w:i w:val="1"/>
                <w:iCs w:val="1"/>
                <w:strike w:val="1"/>
                <w:rPrChange w:author="Syed Ahmed" w:date="2026-09-16T14:48:29.141Z" w16du:dateUtc="2026-09-16T14:48:29.141Z" w:id="1575813134">
                  <w:rPr>
                    <w:i w:val="1"/>
                    <w:iCs w:val="1"/>
                  </w:rPr>
                </w:rPrChange>
              </w:rPr>
              <w:t>. .</w:t>
            </w:r>
            <w:r w:rsidRPr="4986D35A">
              <w:rPr>
                <w:i w:val="1"/>
                <w:iCs w:val="1"/>
                <w:strike w:val="1"/>
                <w:rPrChange w:author="Syed Ahmed" w:date="2026-09-16T14:48:29.141Z" w16du:dateUtc="2026-09-16T14:48:29.141Z" w:id="583742324">
                  <w:rPr>
                    <w:i w:val="1"/>
                    <w:iCs w:val="1"/>
                  </w:rPr>
                </w:rPrChange>
              </w:rPr>
              <w:t xml:space="preserve"> Not on file in the evidence pack (searched per the Appendix B source-exhaustion note, 26-Aug-2026); requested from GEHA (Appendix B; register W3-UTIL).</w:t>
            </w:r>
          </w:p>
        </w:tc>
      </w:tr>
      <w:tr w:rsidR="001F702A" w:rsidTr="4986D35A" w14:paraId="796FA4F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FC" w14:textId="77777777">
            <w:pPr>
              <w:pStyle w:val="Compact"/>
              <w:rPr>
                <w:b w:val="1"/>
                <w:bCs w:val="1"/>
                <w:strike w:val="1"/>
                <w:rPrChange w:author="Syed Ahmed" w:date="2026-09-16T14:48:29.142Z" w:id="1445545832"/>
              </w:rPr>
            </w:pPr>
            <w:r w:rsidRPr="4986D35A">
              <w:rPr>
                <w:b w:val="1"/>
                <w:bCs w:val="1"/>
                <w:strike w:val="1"/>
                <w:rPrChange w:author="Syed Ahmed" w:date="2026-09-16T14:48:29.142Z" w16du:dateUtc="2026-09-16T14:48:29.142Z" w:id="51550647">
                  <w:rPr>
                    <w:b w:val="1"/>
                    <w:bCs w:val="1"/>
                  </w:rPr>
                </w:rPrChange>
              </w:rPr>
              <w:t>Privileged Access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4FD" w14:textId="77777777">
            <w:pPr>
              <w:pStyle w:val="Compact"/>
              <w:rPr>
                <w:i w:val="1"/>
                <w:iCs w:val="1"/>
                <w:strike w:val="1"/>
                <w:rPrChange w:author="Syed Ahmed" w:date="2026-09-16T14:48:29.142Z" w:id="614631005"/>
              </w:rPr>
            </w:pPr>
            <w:r w:rsidRPr="4986D35A">
              <w:rPr>
                <w:i w:val="1"/>
                <w:iCs w:val="1"/>
                <w:strike w:val="1"/>
                <w:rPrChange w:author="Syed Ahmed" w:date="2026-09-16T14:48:29.142Z" w16du:dateUtc="2026-09-16T14:48:29.142Z" w:id="880856603">
                  <w:rPr>
                    <w:i w:val="1"/>
                    <w:iCs w:val="1"/>
                  </w:rPr>
                </w:rPrChange>
              </w:rPr>
              <w:t>Not yet provided — Admin accounts, PAM or vaulting in use, and who approves elevation. Not on file in the evidence pack (searched per the Appendix B source-exhaustion note, 26-Aug-2026); requested from GEHA (Appendix B; register W3-UTIL).</w:t>
            </w:r>
          </w:p>
        </w:tc>
      </w:tr>
      <w:tr w:rsidR="001F702A" w:rsidTr="4986D35A" w14:paraId="796FA50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4FF" w14:textId="77777777">
            <w:pPr>
              <w:pStyle w:val="Compact"/>
              <w:rPr>
                <w:b w:val="1"/>
                <w:bCs w:val="1"/>
                <w:strike w:val="1"/>
                <w:rPrChange w:author="Syed Ahmed" w:date="2026-09-16T14:48:29.143Z" w:id="323358899"/>
              </w:rPr>
            </w:pPr>
            <w:r w:rsidRPr="4986D35A">
              <w:rPr>
                <w:b w:val="1"/>
                <w:bCs w:val="1"/>
                <w:strike w:val="1"/>
                <w:rPrChange w:author="Syed Ahmed" w:date="2026-09-16T14:48:29.142Z" w16du:dateUtc="2026-09-16T14:48:29.142Z" w:id="1381756329">
                  <w:rPr>
                    <w:b w:val="1"/>
                    <w:bCs w:val="1"/>
                  </w:rPr>
                </w:rPrChange>
              </w:rPr>
              <w:t>MFA in Use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00" w14:textId="77777777">
            <w:pPr>
              <w:pStyle w:val="Compact"/>
              <w:rPr>
                <w:i w:val="1"/>
                <w:iCs w:val="1"/>
                <w:strike w:val="1"/>
                <w:rPrChange w:author="Syed Ahmed" w:date="2026-09-16T14:48:29.144Z" w:id="1972493720"/>
              </w:rPr>
            </w:pPr>
            <w:r w:rsidRPr="4986D35A">
              <w:rPr>
                <w:strike w:val="1"/>
                <w:rPrChange w:author="Syed Ahmed" w:date="2026-09-16T14:48:29.143Z" w16du:dateUtc="2026-09-16T14:48:29.143Z" w:id="1745403598"/>
              </w:rPr>
              <w:t xml:space="preserve">☐ </w:t>
            </w:r>
            <w:r w:rsidRPr="4986D35A">
              <w:rPr>
                <w:i w:val="1"/>
                <w:iCs w:val="1"/>
                <w:strike w:val="1"/>
                <w:rPrChange w:author="Syed Ahmed" w:date="2026-09-16T14:48:29.143Z" w16du:dateUtc="2026-09-16T14:48:29.143Z" w:id="1206781321">
                  <w:rPr>
                    <w:i w:val="1"/>
                    <w:iCs w:val="1"/>
                  </w:rPr>
                </w:rPrChange>
              </w:rPr>
              <w:t>Yes</w:t>
            </w:r>
            <w:r w:rsidRPr="4986D35A">
              <w:rPr>
                <w:strike w:val="1"/>
                <w:rPrChange w:author="Syed Ahmed" w:date="2026-09-16T14:48:29.143Z" w16du:dateUtc="2026-09-16T14:48:29.143Z" w:id="1544887368"/>
              </w:rPr>
              <w:t xml:space="preserve"> ☐ </w:t>
            </w:r>
            <w:r w:rsidRPr="4986D35A">
              <w:rPr>
                <w:i w:val="1"/>
                <w:iCs w:val="1"/>
                <w:strike w:val="1"/>
                <w:rPrChange w:author="Syed Ahmed" w:date="2026-09-16T14:48:29.143Z" w16du:dateUtc="2026-09-16T14:48:29.143Z" w:id="1808371486">
                  <w:rPr>
                    <w:i w:val="1"/>
                    <w:iCs w:val="1"/>
                  </w:rPr>
                </w:rPrChange>
              </w:rPr>
              <w:t>No</w:t>
            </w:r>
            <w:r w:rsidRPr="4986D35A">
              <w:rPr>
                <w:strike w:val="1"/>
                <w:rPrChange w:author="Syed Ahmed" w:date="2026-09-16T14:48:29.143Z" w16du:dateUtc="2026-09-16T14:48:29.143Z" w:id="439721841"/>
              </w:rPr>
              <w:t xml:space="preserve"> — </w:t>
            </w:r>
            <w:r w:rsidRPr="4986D35A">
              <w:rPr>
                <w:i w:val="1"/>
                <w:iCs w:val="1"/>
                <w:strike w:val="1"/>
                <w:rPrChange w:author="Syed Ahmed" w:date="2026-09-16T14:48:29.144Z" w16du:dateUtc="2026-09-16T14:48:29.144Z" w:id="1484170066">
                  <w:rPr>
                    <w:i w:val="1"/>
                    <w:iCs w:val="1"/>
                  </w:rPr>
                </w:rPrChange>
              </w:rPr>
              <w:t>To be provided by GEHA</w:t>
            </w:r>
          </w:p>
        </w:tc>
      </w:tr>
    </w:tbl>
    <w:p w:rsidR="001F702A" w:rsidP="4986D35A" w:rsidRDefault="00000000" w14:paraId="796FA502" w14:textId="77777777">
      <w:pPr>
        <w:pStyle w:val="BodyText"/>
        <w:rPr>
          <w:b w:val="1"/>
          <w:bCs w:val="1"/>
          <w:strike w:val="1"/>
          <w:sz w:val="15"/>
          <w:szCs w:val="15"/>
          <w:rPrChange w:author="Syed Ahmed" w:date="2026-09-16T14:48:29.144Z" w:id="7245576"/>
        </w:rPr>
      </w:pPr>
      <w:r w:rsidRPr="4986D35A">
        <w:rPr>
          <w:b w:val="1"/>
          <w:bCs w:val="1"/>
          <w:strike w:val="1"/>
          <w:sz w:val="15"/>
          <w:szCs w:val="15"/>
          <w:rPrChange w:author="Syed Ahmed" w:date="2026-09-16T14:48:29.144Z" w16du:dateUtc="2026-09-16T14:48:29.144Z" w:id="1804713654">
            <w:rPr>
              <w:b w:val="1"/>
              <w:bCs w:val="1"/>
              <w:sz w:val="15"/>
              <w:szCs w:val="15"/>
            </w:rPr>
          </w:rPrChange>
        </w:rPr>
        <w:t>Table 4.5 — Identity &amp; Access</w:t>
      </w:r>
    </w:p>
    <w:p w:rsidR="001F702A" w:rsidRDefault="001F702A" w14:paraId="796FA503" w14:textId="77777777">
      <w:pPr>
        <w:pStyle w:val="Compact"/>
      </w:pPr>
    </w:p>
    <w:p w:rsidR="001F702A" w:rsidP="4986D35A" w:rsidRDefault="00000000" w14:paraId="796FA504" w14:textId="77777777">
      <w:pPr>
        <w:pStyle w:val="Heading3"/>
        <w:rPr>
          <w:strike w:val="1"/>
        </w:rPr>
      </w:pPr>
      <w:bookmarkStart w:name="single-sign-on" w:id="19"/>
      <w:r w:rsidRPr="4986D35A">
        <w:rPr>
          <w:strike w:val="1"/>
        </w:rPr>
        <w:t>4.5.1 Single Sign-On</w:t>
      </w:r>
    </w:p>
    <w:p w:rsidR="001F702A" w:rsidP="4986D35A" w:rsidRDefault="00000000" w14:paraId="796FA505" w14:textId="77777777">
      <w:pPr>
        <w:pStyle w:val="FirstParagraph"/>
        <w:rPr>
          <w:strike w:val="1"/>
        </w:rPr>
      </w:pPr>
      <w:r w:rsidRPr="4986D35A">
        <w:rPr>
          <w:strike w:val="1"/>
        </w:rPr>
        <w:t>The single sign-on configuration in effect today is recorded here in enough detail to be reproduced or deliberately replaced. Integrated Windows Authentication and LDAP binds are not federated protocols, and they continue to function in Azure only where the target remains domain-joined with line of sight to a domain controller — which is a directory decision, not a networking one. Protocol, identity provider, trust configuration, signing certificates, claims released and the identifier that uniquely identifies a user are all captured, since an unstable identifier breaks user mapping in the target. Access paths that bypass single sign-on entirely are recorded too, because they survive an identity change unnoticed.</w:t>
      </w:r>
    </w:p>
    <w:p w:rsidR="001F702A" w:rsidP="4986D35A" w:rsidRDefault="001F702A" w14:paraId="796FA506" w14:textId="77777777">
      <w:pPr>
        <w:pStyle w:val="Compact"/>
        <w:rPr>
          <w:strike w:val="1"/>
        </w:rPr>
      </w:pPr>
    </w:p>
    <w:tbl>
      <w:tblPr>
        <w:tblStyle w:val="Table"/>
        <w:tblW w:w="5000" w:type="pct"/>
        <w:tblLook w:val="0020" w:firstRow="1" w:lastRow="0" w:firstColumn="0" w:lastColumn="0" w:noHBand="0" w:noVBand="0"/>
      </w:tblPr>
      <w:tblGrid>
        <w:gridCol w:w="1346"/>
        <w:gridCol w:w="8130"/>
      </w:tblGrid>
      <w:tr w:rsidR="001F702A" w:rsidTr="4986D35A" w14:paraId="796FA509"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07" w14:textId="77777777">
            <w:pPr>
              <w:pStyle w:val="Compact"/>
              <w:rPr>
                <w:b w:val="1"/>
                <w:bCs w:val="1"/>
                <w:strike w:val="1"/>
              </w:rPr>
            </w:pPr>
            <w:r w:rsidRPr="4986D35A">
              <w:rPr>
                <w:b w:val="1"/>
                <w:bCs w:val="1"/>
                <w:strike w:val="1"/>
              </w:rPr>
              <w:t>Is Federated SSO in Use?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08" w14:textId="77777777">
            <w:pPr>
              <w:pStyle w:val="Compact"/>
              <w:rPr>
                <w:strike w:val="1"/>
              </w:rPr>
            </w:pPr>
            <w:r w:rsidRPr="4986D35A">
              <w:rPr>
                <w:strike w:val="1"/>
              </w:rPr>
              <w:t>Program record — "van led a discussion on current user and app authentication methods, including the use of Entra ID, conditional access policies, service accounts, managed identities, and RBAC for security groups. + Tom and Dale confirmed that on-premises Active Directory groups replicate via AD Connect, and permiss" (ai notes - 2025.11.26 Identity and Access) | "e groups. + Khurshid asked about single sign-on and guest access, and Tom clarified that Entra ID is used for SSO and guest access is supported. + Tom confirmed that single sign-on is managed through Entra ID, and guest access is supported for third-party vendors. + Dale explained that Octa is no lo" (ai notes - 2025.11.26 Identity and Access)  (Source: GEHA Identity &amp;amp; Access discovery session, 26-Nov-2025)Yes ☐ No ☐ Partially — Not yet provided — state which user populations are federated and which are not. If No, name the actual mechanism and stop here. Not on file in the evidence pack (searched per the Appendix B source-exhaustion note, 26-Aug-2026); requested from GEHA (Appendix B; register W3-UTIL).</w:t>
            </w:r>
          </w:p>
        </w:tc>
      </w:tr>
      <w:tr w:rsidR="001F702A" w:rsidTr="4986D35A" w14:paraId="796FA50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0A" w14:textId="77777777">
            <w:pPr>
              <w:pStyle w:val="Compact"/>
              <w:rPr>
                <w:b w:val="1"/>
                <w:bCs w:val="1"/>
                <w:strike w:val="1"/>
              </w:rPr>
            </w:pPr>
            <w:r w:rsidRPr="4986D35A">
              <w:rPr>
                <w:b w:val="1"/>
                <w:bCs w:val="1"/>
                <w:strike w:val="1"/>
              </w:rPr>
              <w:t>Protocol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0B" w14:textId="77777777">
            <w:pPr>
              <w:pStyle w:val="Compact"/>
              <w:rPr>
                <w:i w:val="1"/>
                <w:iCs w:val="1"/>
                <w:strike w:val="1"/>
              </w:rPr>
            </w:pPr>
            <w:r w:rsidRPr="4986D35A">
              <w:rPr>
                <w:i w:val="1"/>
                <w:iCs w:val="1"/>
                <w:strike w:val="1"/>
              </w:rPr>
              <w:t>Not yet provided — SAML 2.0 / OIDC / WS-Federation / Kerberos or IWA / header-based. Kerberos and IWA are not federation — flag them as suc. Not on file in the evidence pack (searched per the Appendix B source-exhaustion note, 26-Aug-2026); requested from GEHA (Appendix B; register W3-UTIL).</w:t>
            </w:r>
          </w:p>
        </w:tc>
      </w:tr>
      <w:tr w:rsidR="001F702A" w:rsidTr="4986D35A" w14:paraId="796FA50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0D" w14:textId="77777777">
            <w:pPr>
              <w:pStyle w:val="Compact"/>
              <w:rPr>
                <w:b w:val="1"/>
                <w:bCs w:val="1"/>
                <w:strike w:val="1"/>
              </w:rPr>
            </w:pPr>
            <w:r w:rsidRPr="4986D35A">
              <w:rPr>
                <w:b w:val="1"/>
                <w:bCs w:val="1"/>
                <w:strike w:val="1"/>
              </w:rPr>
              <w:t>Identity Provider Product &amp; Version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0E" w14:textId="77777777">
            <w:pPr>
              <w:pStyle w:val="Compact"/>
              <w:rPr>
                <w:i w:val="1"/>
                <w:iCs w:val="1"/>
                <w:strike w:val="1"/>
              </w:rPr>
            </w:pPr>
            <w:r w:rsidRPr="4986D35A">
              <w:rPr>
                <w:i w:val="1"/>
                <w:iCs w:val="1"/>
                <w:strike w:val="1"/>
              </w:rPr>
              <w:t>Not yet provided — ADFS farm and version, Entra ID, Okta, PingFederate — and whether it is on-premises or cloud-hosted. Not on file in the evidence pack (searched per the Appendix B source-exhaustion note, 26-Aug-2026); requested from GEHA (Appendix B; register W3-UTIL).</w:t>
            </w:r>
          </w:p>
        </w:tc>
      </w:tr>
      <w:tr w:rsidR="001F702A" w:rsidTr="4986D35A" w14:paraId="796FA51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10" w14:textId="77777777">
            <w:pPr>
              <w:pStyle w:val="Compact"/>
              <w:rPr>
                <w:b w:val="1"/>
                <w:bCs w:val="1"/>
                <w:strike w:val="1"/>
              </w:rPr>
            </w:pPr>
            <w:r w:rsidRPr="4986D35A">
              <w:rPr>
                <w:b w:val="1"/>
                <w:bCs w:val="1"/>
                <w:strike w:val="1"/>
              </w:rPr>
              <w:t>IdP Ownership</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11" w14:textId="77777777">
            <w:pPr>
              <w:pStyle w:val="Compact"/>
              <w:rPr>
                <w:i w:val="1"/>
                <w:iCs w:val="1"/>
                <w:strike w:val="1"/>
              </w:rPr>
            </w:pPr>
            <w:r w:rsidRPr="4986D35A">
              <w:rPr>
                <w:i w:val="1"/>
                <w:iCs w:val="1"/>
                <w:strike w:val="1"/>
              </w:rPr>
              <w:t>To be provided by GEHA</w:t>
            </w:r>
          </w:p>
        </w:tc>
      </w:tr>
      <w:tr w:rsidR="001F702A" w:rsidTr="4986D35A" w14:paraId="796FA51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513" w14:textId="77777777">
            <w:pPr>
              <w:pStyle w:val="Compact"/>
            </w:pPr>
            <w:r>
              <w:rPr>
                <w:b/>
                <w:bCs/>
              </w:rPr>
              <w:t>Trust / Relying Party Configuration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514" w14:textId="77777777">
            <w:pPr>
              <w:pStyle w:val="Compact"/>
            </w:pPr>
            <w:r>
              <w:rPr>
                <w:i/>
                <w:iCs/>
              </w:rPr>
              <w:t>Not yet provided — Relying party trust or enterprise application name, entity ID or issuer, ACS or reply URL, and where the metadata is pub. Not on file in the evidence pack (searched per the Appendix B source-exhaustion note, 26-Aug-2026); requested from GEHA (Appendix B; register W3-UTIL).</w:t>
            </w:r>
          </w:p>
        </w:tc>
      </w:tr>
      <w:tr w:rsidR="001F702A" w:rsidTr="4986D35A" w14:paraId="796FA51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516" w14:textId="77777777">
            <w:pPr>
              <w:pStyle w:val="Compact"/>
            </w:pPr>
            <w:r>
              <w:rPr>
                <w:b/>
                <w:bCs/>
              </w:rPr>
              <w:t>Signing &amp; Encryption Certificates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517" w14:textId="77777777">
            <w:pPr>
              <w:pStyle w:val="Compact"/>
            </w:pPr>
            <w:r>
              <w:rPr>
                <w:i/>
                <w:iCs/>
              </w:rPr>
              <w:t>Not yet provided — Certificate, thumbprint and expiry for both IdP and SP sides. Every certificate here must also appear in §4.8, and its e. Not on file in the evidence pack (searched per the Appendix B source-exhaustion note, 26-Aug-2026); requested from GEHA (Appendix B; register W3-UTIL).</w:t>
            </w:r>
          </w:p>
        </w:tc>
      </w:tr>
      <w:tr w:rsidR="001F702A" w:rsidTr="4986D35A" w14:paraId="796FA51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519" w14:textId="77777777">
            <w:pPr>
              <w:pStyle w:val="Compact"/>
            </w:pPr>
            <w:r>
              <w:rPr>
                <w:b/>
                <w:bCs/>
              </w:rPr>
              <w:t>Claims / Attributes Released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51A" w14:textId="77777777">
            <w:pPr>
              <w:pStyle w:val="Compact"/>
            </w:pPr>
            <w:r>
              <w:rPr>
                <w:i/>
                <w:iCs/>
              </w:rPr>
              <w:t>Not yet provided — Attribute names and sources — UPN, email, employee ID, group claims. Note any attribute the application depends on that . Not on file in the evidence pack (searched per the Appendix B source-exhaustion note, 26-Aug-2026); requested from GEHA (Appendix B; register W3-UTIL).</w:t>
            </w:r>
          </w:p>
        </w:tc>
      </w:tr>
      <w:tr w:rsidR="001F702A" w:rsidTr="4986D35A" w14:paraId="796FA51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51C" w14:textId="77777777">
            <w:pPr>
              <w:pStyle w:val="Compact"/>
            </w:pPr>
            <w:r>
              <w:rPr>
                <w:b/>
                <w:bCs/>
              </w:rPr>
              <w:t>NameID Format &amp; Unique Identifier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51D" w14:textId="77777777">
            <w:pPr>
              <w:pStyle w:val="Compact"/>
            </w:pPr>
            <w:r>
              <w:rPr>
                <w:i/>
                <w:iCs/>
              </w:rPr>
              <w:t>Not yet provided — What identifies a user to the application, and whether it is stable across a name change or email change. An unstable id. Not on file in the evidence pack (searched per the Appendix B source-exhaustion note, 26-Aug-2026); requested from GEHA (Appendix B; register W3-UTIL).</w:t>
            </w:r>
          </w:p>
        </w:tc>
      </w:tr>
      <w:tr w:rsidR="001F702A" w:rsidTr="4986D35A" w14:paraId="796FA52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51F" w14:textId="77777777">
            <w:pPr>
              <w:pStyle w:val="Compact"/>
            </w:pPr>
            <w:r>
              <w:rPr>
                <w:b/>
                <w:bCs/>
              </w:rPr>
              <w:t>SSO Flow Supported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520" w14:textId="77777777">
            <w:pPr>
              <w:pStyle w:val="Compact"/>
            </w:pPr>
            <w:r>
              <w:rPr>
                <w:i/>
                <w:iCs/>
              </w:rPr>
              <w:t>Not yet provided — IdP-initiated, SP-initiated, or both — and which one users actually use today, since that is the bookmark that changes a. Not on file in the evidence pack (searched per the Appendix B source-exhaustion note, 26-Aug-2026); requested from GEHA (Appendix B; register W3-UTIL).</w:t>
            </w:r>
          </w:p>
        </w:tc>
      </w:tr>
      <w:tr w:rsidR="001F702A" w:rsidTr="4986D35A" w14:paraId="796FA52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522" w14:textId="77777777">
            <w:pPr>
              <w:pStyle w:val="Compact"/>
            </w:pPr>
            <w:r>
              <w:rPr>
                <w:b/>
                <w:bCs/>
              </w:rPr>
              <w:t>Session Lifetime &amp; Timeout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523" w14:textId="77777777">
            <w:pPr>
              <w:pStyle w:val="Compact"/>
            </w:pPr>
            <w:r>
              <w:rPr>
                <w:i/>
                <w:iCs/>
              </w:rPr>
              <w:t>Not yet provided — Token lifetime, idle timeout, and re-authentication behavior. Not on file in the evidence pack (searched per the Appendix B source-exhaustion note, 26-Aug-2026); requested from GEHA (Appendix B; register W3-UTIL).</w:t>
            </w:r>
          </w:p>
        </w:tc>
      </w:tr>
      <w:tr w:rsidR="001F702A" w:rsidTr="4986D35A" w14:paraId="796FA52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525" w14:textId="77777777">
            <w:pPr>
              <w:pStyle w:val="Compact"/>
            </w:pPr>
            <w:r>
              <w:rPr>
                <w:b/>
                <w:bCs/>
              </w:rPr>
              <w:t>MFA Enforcement Point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526" w14:textId="77777777">
            <w:pPr>
              <w:pStyle w:val="Compact"/>
            </w:pPr>
            <w:r>
              <w:rPr>
                <w:i/>
                <w:iCs/>
              </w:rPr>
              <w:t>Not yet provided — At the IdP, at the application, or not enforced — and under which conditional access or policy rules. Not on file in the evidence pack (searched per the Appendix B source-exhaustion note, 26-Aug-2026); requested from GEHA (Appendix B; register W3-UTIL).</w:t>
            </w:r>
          </w:p>
        </w:tc>
      </w:tr>
      <w:tr w:rsidR="001F702A" w:rsidTr="4986D35A" w14:paraId="796FA52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528" w14:textId="77777777">
            <w:pPr>
              <w:pStyle w:val="Compact"/>
            </w:pPr>
            <w:r>
              <w:rPr>
                <w:b/>
                <w:bCs/>
              </w:rPr>
              <w:t>Non-SSO Access Paths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529" w14:textId="77777777">
            <w:pPr>
              <w:pStyle w:val="Compact"/>
            </w:pPr>
            <w:r>
              <w:rPr>
                <w:i/>
                <w:iCs/>
              </w:rPr>
              <w:t>Not yet provided — Local or emergency accounts, API keys, or service logins that bypass SSO entirely. These survive an SSO change and are r. Not on file in the evidence pack (searched per the Appendix B source-exhaustion note, 26-Aug-2026); requested from GEHA (Appendix B; register W3-UTIL).</w:t>
            </w:r>
          </w:p>
        </w:tc>
      </w:tr>
      <w:tr w:rsidR="001F702A" w:rsidTr="4986D35A" w14:paraId="796FA52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52B" w14:textId="77777777">
            <w:pPr>
              <w:pStyle w:val="Compact"/>
            </w:pPr>
            <w:r>
              <w:rPr>
                <w:b/>
                <w:bCs/>
              </w:rPr>
              <w:t>IdP Migration Dependency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52C" w14:textId="77777777">
            <w:pPr>
              <w:pStyle w:val="Compact"/>
            </w:pPr>
            <w:r>
              <w:rPr>
                <w:i/>
                <w:iCs/>
              </w:rPr>
              <w:t>Not yet provided — Whether the identity provider is itself being migrated, upgraded or retired under another program workstream. If so, thi. Not on file in the evidence pack (searched per the Appendix B source-exhaustion note, 26-Aug-2026); requested from GEHA (Appendix B; register W3-UTIL).</w:t>
            </w:r>
          </w:p>
        </w:tc>
      </w:tr>
    </w:tbl>
    <w:p w:rsidR="001F702A" w:rsidRDefault="00000000" w14:paraId="796FA52E" w14:textId="77777777">
      <w:pPr>
        <w:pStyle w:val="BodyText"/>
      </w:pPr>
      <w:r>
        <w:rPr>
          <w:b/>
          <w:bCs/>
          <w:sz w:val="15"/>
          <w:szCs w:val="15"/>
        </w:rPr>
        <w:t>Table 4.5.1 — Single Sign-On</w:t>
      </w:r>
    </w:p>
    <w:p w:rsidR="001F702A" w:rsidRDefault="001F702A" w14:paraId="796FA52F" w14:textId="77777777">
      <w:pPr>
        <w:pStyle w:val="Compact"/>
      </w:pPr>
    </w:p>
    <w:p w:rsidR="001F702A" w:rsidP="4986D35A" w:rsidRDefault="00000000" w14:paraId="796FA530" w14:textId="77777777">
      <w:pPr>
        <w:pStyle w:val="Heading3"/>
        <w:rPr>
          <w:strike w:val="1"/>
          <w:rPrChange w:author="Syed Ahmed" w:date="2026-09-16T14:48:13.622Z" w:id="1307387948"/>
        </w:rPr>
      </w:pPr>
      <w:bookmarkStart w:name="authorization-entitlement-model" w:id="20"/>
      <w:bookmarkEnd w:id="19"/>
      <w:r w:rsidRPr="4986D35A">
        <w:rPr>
          <w:strike w:val="1"/>
          <w:rPrChange w:author="Syed Ahmed" w:date="2026-09-16T14:48:13.621Z" w16du:dateUtc="2026-09-16T14:48:13.621Z" w:id="243341673"/>
        </w:rPr>
        <w:t>4.5.2 Authorization &amp; Entitlement Model</w:t>
      </w:r>
    </w:p>
    <w:p w:rsidR="001F702A" w:rsidP="4986D35A" w:rsidRDefault="00000000" w14:paraId="796FA531" w14:textId="77777777">
      <w:pPr>
        <w:pStyle w:val="FirstParagraph"/>
        <w:rPr>
          <w:strike w:val="1"/>
          <w:rPrChange w:author="Syed Ahmed" w:date="2026-09-16T14:48:13.622Z" w:id="1158126584"/>
        </w:rPr>
      </w:pPr>
      <w:r w:rsidRPr="4986D35A">
        <w:rPr>
          <w:strike w:val="1"/>
          <w:rPrChange w:author="Syed Ahmed" w:date="2026-09-16T14:48:13.622Z" w16du:dateUtc="2026-09-16T14:48:13.622Z" w:id="404219781"/>
        </w:rPr>
        <w:t>Authorization is a separate question from authentication, and it is recorded here layer by layer: what the directory grants, what the application grants, and what the database grants independently of both. The authoritative permission store is named explicitly, together with the person able to export it, because a description of a role model is not an entitlement list. Data-scoping and field-level rules are captured with the mechanism that enforces them, since a rule the target platform cannot enforce becomes a risk rather than a configuration task. A current export of who holds what is the only way to prove after cutover that the target matches the source.</w:t>
      </w:r>
    </w:p>
    <w:p w:rsidR="001F702A" w:rsidP="4986D35A" w:rsidRDefault="001F702A" w14:paraId="796FA532" w14:textId="77777777">
      <w:pPr>
        <w:pStyle w:val="Compact"/>
        <w:rPr>
          <w:strike w:val="1"/>
          <w:rPrChange w:author="Syed Ahmed" w:date="2026-09-16T14:48:13.622Z" w:id="2084596197"/>
        </w:rPr>
      </w:pPr>
    </w:p>
    <w:tbl>
      <w:tblPr>
        <w:tblStyle w:val="Table"/>
        <w:tblW w:w="5000" w:type="pct"/>
        <w:tblLook w:val="0020" w:firstRow="1" w:lastRow="0" w:firstColumn="0" w:lastColumn="0" w:noHBand="0" w:noVBand="0"/>
      </w:tblPr>
      <w:tblGrid>
        <w:gridCol w:w="1707"/>
        <w:gridCol w:w="7769"/>
      </w:tblGrid>
      <w:tr w:rsidR="001F702A" w:rsidTr="4986D35A" w14:paraId="796FA535"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33" w14:textId="77777777">
            <w:pPr>
              <w:pStyle w:val="Compact"/>
              <w:rPr>
                <w:b w:val="1"/>
                <w:bCs w:val="1"/>
                <w:strike w:val="1"/>
                <w:rPrChange w:author="Syed Ahmed" w:date="2026-09-16T14:48:13.623Z" w:id="841977356"/>
              </w:rPr>
            </w:pPr>
            <w:r w:rsidRPr="4986D35A">
              <w:rPr>
                <w:b w:val="1"/>
                <w:bCs w:val="1"/>
                <w:strike w:val="1"/>
                <w:rPrChange w:author="Syed Ahmed" w:date="2026-09-16T14:48:13.623Z" w16du:dateUtc="2026-09-16T14:48:13.623Z" w:id="82759151">
                  <w:rPr>
                    <w:b w:val="1"/>
                    <w:bCs w:val="1"/>
                  </w:rPr>
                </w:rPrChange>
              </w:rPr>
              <w:t>Where Entitlement Is Determined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34" w14:textId="77777777">
            <w:pPr>
              <w:pStyle w:val="Compact"/>
              <w:rPr>
                <w:i w:val="1"/>
                <w:iCs w:val="1"/>
                <w:strike w:val="1"/>
                <w:rPrChange w:author="Syed Ahmed" w:date="2026-09-16T14:48:13.624Z" w:id="899986231"/>
              </w:rPr>
            </w:pPr>
            <w:r w:rsidRPr="4986D35A">
              <w:rPr>
                <w:i w:val="1"/>
                <w:iCs w:val="1"/>
                <w:strike w:val="1"/>
                <w:rPrChange w:author="Syed Ahmed" w:date="2026-09-16T14:48:13.623Z" w16du:dateUtc="2026-09-16T14:48:13.623Z" w:id="234771304">
                  <w:rPr>
                    <w:i w:val="1"/>
                    <w:iCs w:val="1"/>
                  </w:rPr>
                </w:rPrChange>
              </w:rPr>
              <w:t xml:space="preserve">Not yet provided — Directory groups only / in-application </w:t>
            </w:r>
            <w:r w:rsidRPr="4986D35A">
              <w:rPr>
                <w:i w:val="1"/>
                <w:iCs w:val="1"/>
                <w:strike w:val="1"/>
                <w:rPrChange w:author="Syed Ahmed" w:date="2026-09-16T14:48:13.623Z" w16du:dateUtc="2026-09-16T14:48:13.623Z" w:id="1274213384">
                  <w:rPr>
                    <w:i w:val="1"/>
                    <w:iCs w:val="1"/>
                  </w:rPr>
                </w:rPrChange>
              </w:rPr>
              <w:t>roles only / both</w:t>
            </w:r>
            <w:r w:rsidRPr="4986D35A">
              <w:rPr>
                <w:i w:val="1"/>
                <w:iCs w:val="1"/>
                <w:strike w:val="1"/>
                <w:rPrChange w:author="Syed Ahmed" w:date="2026-09-16T14:48:13.623Z" w16du:dateUtc="2026-09-16T14:48:13.623Z" w:id="1263281960">
                  <w:rPr>
                    <w:i w:val="1"/>
                    <w:iCs w:val="1"/>
                  </w:rPr>
                </w:rPrChange>
              </w:rPr>
              <w:t>, with the directory granting entry and the application granting. Not on file in the evidence pack (searched per the Appendix B source-exhaustion note, 26-Aug-2026); requested from GEHA (Appendix B; register W3-UTIL).</w:t>
            </w:r>
          </w:p>
        </w:tc>
      </w:tr>
      <w:tr w:rsidR="001F702A" w:rsidTr="4986D35A" w14:paraId="796FA53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536" w14:textId="77777777">
            <w:pPr>
              <w:pStyle w:val="Compact"/>
            </w:pPr>
            <w:r>
              <w:rPr>
                <w:b/>
                <w:bCs/>
              </w:rPr>
              <w:t>Authoritative Permission Store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537" w14:textId="77777777">
            <w:pPr>
              <w:pStyle w:val="Compact"/>
            </w:pPr>
            <w:r>
              <w:rPr>
                <w:i/>
                <w:iCs/>
              </w:rPr>
              <w:t>Not yet provided — The system that holds the definitive answer to “what can this user do” — AD, the application database, a config file, a . Not on file in the evidence pack (searched per the Appendix B source-exhaustion note, 26-Aug-2026); requested from GEHA (Appendix B; register W3-UTIL).</w:t>
            </w:r>
          </w:p>
        </w:tc>
      </w:tr>
      <w:tr w:rsidR="001F702A" w:rsidTr="4986D35A" w14:paraId="796FA53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539" w14:textId="77777777">
            <w:pPr>
              <w:pStyle w:val="Compact"/>
            </w:pPr>
            <w:r>
              <w:rPr>
                <w:b/>
                <w:bCs/>
              </w:rPr>
              <w:t>In-Application Role Model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53A" w14:textId="77777777">
            <w:pPr>
              <w:pStyle w:val="Compact"/>
            </w:pPr>
            <w:r>
              <w:rPr>
                <w:i/>
                <w:iCs/>
              </w:rPr>
              <w:t>Not yet provided — Roles defined inside the application, what each confers, and how a user is assigned to one. Attach the export; a descrip. Not on file in the evidence pack (searched per the Appendix B source-exhaustion note, 26-Aug-2026); requested from GEHA (Appendix B; register W3-UTIL).</w:t>
            </w:r>
          </w:p>
        </w:tc>
      </w:tr>
      <w:tr w:rsidR="001F702A" w:rsidTr="4986D35A" w14:paraId="796FA53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53C" w14:textId="77777777">
            <w:pPr>
              <w:pStyle w:val="Compact"/>
            </w:pPr>
            <w:r>
              <w:rPr>
                <w:b/>
                <w:bCs/>
              </w:rPr>
              <w:t>Data Scoping / Record-Level Rules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53D" w14:textId="77777777">
            <w:pPr>
              <w:pStyle w:val="Compact"/>
            </w:pPr>
            <w:r>
              <w:rPr>
                <w:i/>
                <w:iCs/>
              </w:rPr>
              <w:t>Not yet provided — Restrictions on which records a user can see — by region, business unit, client, claim type, ownership. State the rule a. Not on file in the evidence pack (searched per the Appendix B source-exhaustion note, 26-Aug-2026); requested from GEHA (Appendix B; register W3-UTIL).</w:t>
            </w:r>
          </w:p>
        </w:tc>
      </w:tr>
      <w:tr w:rsidR="001F702A" w:rsidTr="4986D35A" w14:paraId="796FA54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3F" w14:textId="77777777">
            <w:pPr>
              <w:pStyle w:val="Compact"/>
              <w:rPr>
                <w:b w:val="1"/>
                <w:bCs w:val="1"/>
                <w:strike w:val="1"/>
                <w:rPrChange w:author="Syed Ahmed" w:date="2026-09-16T14:48:01.059Z" w:id="1403970470"/>
              </w:rPr>
            </w:pPr>
            <w:r w:rsidRPr="4986D35A">
              <w:rPr>
                <w:b w:val="1"/>
                <w:bCs w:val="1"/>
                <w:strike w:val="1"/>
                <w:rPrChange w:author="Syed Ahmed" w:date="2026-09-16T14:48:01.058Z" w16du:dateUtc="2026-09-16T14:48:01.058Z" w:id="1808999324">
                  <w:rPr>
                    <w:b w:val="1"/>
                    <w:bCs w:val="1"/>
                  </w:rPr>
                </w:rPrChange>
              </w:rPr>
              <w:t>Field-Level or Action-Level Restrictions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40" w14:textId="77777777">
            <w:pPr>
              <w:pStyle w:val="Compact"/>
              <w:rPr>
                <w:i w:val="1"/>
                <w:iCs w:val="1"/>
                <w:strike w:val="1"/>
                <w:rPrChange w:author="Syed Ahmed" w:date="2026-09-16T14:48:01.059Z" w:id="17204038"/>
              </w:rPr>
            </w:pPr>
            <w:r w:rsidRPr="4986D35A">
              <w:rPr>
                <w:i w:val="1"/>
                <w:iCs w:val="1"/>
                <w:strike w:val="1"/>
                <w:rPrChange w:author="Syed Ahmed" w:date="2026-09-16T14:48:01.059Z" w16du:dateUtc="2026-09-16T14:48:01.059Z" w:id="356795711">
                  <w:rPr>
                    <w:i w:val="1"/>
                    <w:iCs w:val="1"/>
                  </w:rPr>
                </w:rPrChange>
              </w:rPr>
              <w:t xml:space="preserve">Not yet provided — </w:t>
            </w:r>
            <w:r w:rsidRPr="4986D35A">
              <w:rPr>
                <w:i w:val="1"/>
                <w:iCs w:val="1"/>
                <w:strike w:val="1"/>
                <w:rPrChange w:author="Syed Ahmed" w:date="2026-09-16T14:48:01.059Z" w16du:dateUtc="2026-09-16T14:48:01.059Z" w:id="1455194746">
                  <w:rPr>
                    <w:i w:val="1"/>
                    <w:iCs w:val="1"/>
                  </w:rPr>
                </w:rPrChange>
              </w:rPr>
              <w:t>Fields</w:t>
            </w:r>
            <w:r w:rsidRPr="4986D35A">
              <w:rPr>
                <w:i w:val="1"/>
                <w:iCs w:val="1"/>
                <w:strike w:val="1"/>
                <w:rPrChange w:author="Syed Ahmed" w:date="2026-09-16T14:48:01.059Z" w16du:dateUtc="2026-09-16T14:48:01.059Z" w:id="1045632016">
                  <w:rPr>
                    <w:i w:val="1"/>
                    <w:iCs w:val="1"/>
                  </w:rPr>
                </w:rPrChange>
              </w:rPr>
              <w:t xml:space="preserve"> a role can view but not edit, actions gated by approval, </w:t>
            </w:r>
            <w:r w:rsidRPr="4986D35A">
              <w:rPr>
                <w:i w:val="1"/>
                <w:iCs w:val="1"/>
                <w:strike w:val="1"/>
                <w:rPrChange w:author="Syed Ahmed" w:date="2026-09-16T14:48:01.059Z" w16du:dateUtc="2026-09-16T14:48:01.059Z" w:id="1666123390">
                  <w:rPr>
                    <w:i w:val="1"/>
                    <w:iCs w:val="1"/>
                  </w:rPr>
                </w:rPrChange>
              </w:rPr>
              <w:t>dollar</w:t>
            </w:r>
            <w:r w:rsidRPr="4986D35A">
              <w:rPr>
                <w:i w:val="1"/>
                <w:iCs w:val="1"/>
                <w:strike w:val="1"/>
                <w:rPrChange w:author="Syed Ahmed" w:date="2026-09-16T14:48:01.059Z" w16du:dateUtc="2026-09-16T14:48:01.059Z" w:id="387038408">
                  <w:rPr>
                    <w:i w:val="1"/>
                    <w:iCs w:val="1"/>
                  </w:rPr>
                </w:rPrChange>
              </w:rPr>
              <w:t xml:space="preserve"> or volume thresholds. Not on file in the evidence pack (searched per the Appendix B source-exhaustion note, 26-Aug-2026); requested from GEHA (Appendix B; register W3-UTIL).</w:t>
            </w:r>
          </w:p>
        </w:tc>
      </w:tr>
      <w:tr w:rsidR="001F702A" w:rsidTr="4986D35A" w14:paraId="796FA54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42" w14:textId="77777777">
            <w:pPr>
              <w:pStyle w:val="Compact"/>
              <w:rPr>
                <w:b w:val="1"/>
                <w:bCs w:val="1"/>
                <w:strike w:val="1"/>
                <w:rPrChange w:author="Syed Ahmed" w:date="2026-09-16T14:48:01.06Z" w:id="176181904"/>
              </w:rPr>
            </w:pPr>
            <w:r w:rsidRPr="4986D35A">
              <w:rPr>
                <w:b w:val="1"/>
                <w:bCs w:val="1"/>
                <w:strike w:val="1"/>
                <w:rPrChange w:author="Syed Ahmed" w:date="2026-09-16T14:48:01.059Z" w16du:dateUtc="2026-09-16T14:48:01.059Z" w:id="715890769">
                  <w:rPr>
                    <w:b w:val="1"/>
                    <w:bCs w:val="1"/>
                  </w:rPr>
                </w:rPrChange>
              </w:rPr>
              <w:t>Segregation of Duties Constraints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43" w14:textId="77777777">
            <w:pPr>
              <w:pStyle w:val="Compact"/>
              <w:rPr>
                <w:i w:val="1"/>
                <w:iCs w:val="1"/>
                <w:strike w:val="1"/>
                <w:rPrChange w:author="Syed Ahmed" w:date="2026-09-16T14:48:01.06Z" w:id="1416250135"/>
              </w:rPr>
            </w:pPr>
            <w:r w:rsidRPr="4986D35A">
              <w:rPr>
                <w:i w:val="1"/>
                <w:iCs w:val="1"/>
                <w:strike w:val="1"/>
                <w:rPrChange w:author="Syed Ahmed" w:date="2026-09-16T14:48:01.06Z" w16du:dateUtc="2026-09-16T14:48:01.06Z" w:id="1858441565">
                  <w:rPr>
                    <w:i w:val="1"/>
                    <w:iCs w:val="1"/>
                  </w:rPr>
                </w:rPrChange>
              </w:rPr>
              <w:t>Not yet provided — Combinations of access that must not be held together, and what enforces the rule today. Not on file in the evidence pack (searched per the Appendix B source-exhaustion note, 26-Aug-2026); requested from GEHA (Appendix B; register W3-UTIL).</w:t>
            </w:r>
          </w:p>
        </w:tc>
      </w:tr>
      <w:tr w:rsidR="001F702A" w:rsidTr="4986D35A" w14:paraId="796FA54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45" w14:textId="77777777">
            <w:pPr>
              <w:pStyle w:val="Compact"/>
              <w:rPr>
                <w:b w:val="1"/>
                <w:bCs w:val="1"/>
                <w:strike w:val="1"/>
                <w:rPrChange w:author="Syed Ahmed" w:date="2026-09-16T14:48:01.06Z" w:id="593017972"/>
              </w:rPr>
            </w:pPr>
            <w:r w:rsidRPr="4986D35A">
              <w:rPr>
                <w:b w:val="1"/>
                <w:bCs w:val="1"/>
                <w:strike w:val="1"/>
                <w:rPrChange w:author="Syed Ahmed" w:date="2026-09-16T14:48:01.06Z" w16du:dateUtc="2026-09-16T14:48:01.06Z" w:id="341004732">
                  <w:rPr>
                    <w:b w:val="1"/>
                    <w:bCs w:val="1"/>
                  </w:rPr>
                </w:rPrChange>
              </w:rPr>
              <w:t>Database-Level Permissions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46" w14:textId="77777777">
            <w:pPr>
              <w:pStyle w:val="Compact"/>
              <w:rPr>
                <w:i w:val="1"/>
                <w:iCs w:val="1"/>
                <w:strike w:val="1"/>
                <w:rPrChange w:author="Syed Ahmed" w:date="2026-09-16T14:48:01.061Z" w:id="1011798333"/>
              </w:rPr>
            </w:pPr>
            <w:r w:rsidRPr="4986D35A">
              <w:rPr>
                <w:i w:val="1"/>
                <w:iCs w:val="1"/>
                <w:strike w:val="1"/>
                <w:rPrChange w:author="Syed Ahmed" w:date="2026-09-16T14:48:01.061Z" w16du:dateUtc="2026-09-16T14:48:01.061Z" w:id="1982657752">
                  <w:rPr>
                    <w:i w:val="1"/>
                    <w:iCs w:val="1"/>
                  </w:rPr>
                </w:rPrChange>
              </w:rPr>
              <w:t xml:space="preserve">Not yet provided — Direct database access held by users or tools outside the application — logins, roles, read access for reporting. </w:t>
            </w:r>
            <w:r w:rsidRPr="4986D35A">
              <w:rPr>
                <w:i w:val="1"/>
                <w:iCs w:val="1"/>
                <w:strike w:val="1"/>
                <w:rPrChange w:author="Syed Ahmed" w:date="2026-09-16T14:48:01.061Z" w16du:dateUtc="2026-09-16T14:48:01.061Z" w:id="1902035579">
                  <w:rPr>
                    <w:i w:val="1"/>
                    <w:iCs w:val="1"/>
                  </w:rPr>
                </w:rPrChange>
              </w:rPr>
              <w:t>These .</w:t>
            </w:r>
            <w:r w:rsidRPr="4986D35A">
              <w:rPr>
                <w:i w:val="1"/>
                <w:iCs w:val="1"/>
                <w:strike w:val="1"/>
                <w:rPrChange w:author="Syed Ahmed" w:date="2026-09-16T14:48:01.061Z" w16du:dateUtc="2026-09-16T14:48:01.061Z" w:id="1832964745">
                  <w:rPr>
                    <w:i w:val="1"/>
                    <w:iCs w:val="1"/>
                  </w:rPr>
                </w:rPrChange>
              </w:rPr>
              <w:t xml:space="preserve"> Not on file in the evidence pack (searched per the Appendix B source-exhaustion note, 26-Aug-2026); requested from GEHA (Appendix B; register W3-UTIL).</w:t>
            </w:r>
          </w:p>
        </w:tc>
      </w:tr>
      <w:tr w:rsidR="001F702A" w:rsidTr="4986D35A" w14:paraId="796FA54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48" w14:textId="77777777">
            <w:pPr>
              <w:pStyle w:val="Compact"/>
              <w:rPr>
                <w:b w:val="1"/>
                <w:bCs w:val="1"/>
                <w:strike w:val="1"/>
                <w:rPrChange w:author="Syed Ahmed" w:date="2026-09-16T14:48:01.061Z" w:id="139912525"/>
              </w:rPr>
            </w:pPr>
            <w:r w:rsidRPr="4986D35A">
              <w:rPr>
                <w:b w:val="1"/>
                <w:bCs w:val="1"/>
                <w:strike w:val="1"/>
                <w:rPrChange w:author="Syed Ahmed" w:date="2026-09-16T14:48:01.061Z" w16du:dateUtc="2026-09-16T14:48:01.061Z" w:id="485105836">
                  <w:rPr>
                    <w:b w:val="1"/>
                    <w:bCs w:val="1"/>
                  </w:rPr>
                </w:rPrChange>
              </w:rPr>
              <w:t>Delegated Administration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49" w14:textId="77777777">
            <w:pPr>
              <w:pStyle w:val="Compact"/>
              <w:rPr>
                <w:i w:val="1"/>
                <w:iCs w:val="1"/>
                <w:strike w:val="1"/>
                <w:rPrChange w:author="Syed Ahmed" w:date="2026-09-16T14:48:01.061Z" w:id="1271373014"/>
              </w:rPr>
            </w:pPr>
            <w:r w:rsidRPr="4986D35A">
              <w:rPr>
                <w:i w:val="1"/>
                <w:iCs w:val="1"/>
                <w:strike w:val="1"/>
                <w:rPrChange w:author="Syed Ahmed" w:date="2026-09-16T14:48:01.061Z" w16du:dateUtc="2026-09-16T14:48:01.061Z" w:id="154613390">
                  <w:rPr>
                    <w:i w:val="1"/>
                    <w:iCs w:val="1"/>
                  </w:rPr>
                </w:rPrChange>
              </w:rPr>
              <w:t xml:space="preserve">Not yet provided — Who can grant access without going through IT, and what they can </w:t>
            </w:r>
            <w:r w:rsidRPr="4986D35A">
              <w:rPr>
                <w:i w:val="1"/>
                <w:iCs w:val="1"/>
                <w:strike w:val="1"/>
                <w:rPrChange w:author="Syed Ahmed" w:date="2026-09-16T14:48:01.061Z" w16du:dateUtc="2026-09-16T14:48:01.061Z" w:id="180665846">
                  <w:rPr>
                    <w:i w:val="1"/>
                    <w:iCs w:val="1"/>
                  </w:rPr>
                </w:rPrChange>
              </w:rPr>
              <w:t>grant.</w:t>
            </w:r>
            <w:r w:rsidRPr="4986D35A">
              <w:rPr>
                <w:i w:val="1"/>
                <w:iCs w:val="1"/>
                <w:strike w:val="1"/>
                <w:rPrChange w:author="Syed Ahmed" w:date="2026-09-16T14:48:01.061Z" w16du:dateUtc="2026-09-16T14:48:01.061Z" w:id="1513322545">
                  <w:rPr>
                    <w:i w:val="1"/>
                    <w:iCs w:val="1"/>
                  </w:rPr>
                </w:rPrChange>
              </w:rPr>
              <w:t xml:space="preserve"> Not on file in the evidence pack (searched per the Appendix B source-exhaustion note, 26-Aug-2026); requested from GEHA (Appendix B; register W3-UTIL).</w:t>
            </w:r>
          </w:p>
        </w:tc>
      </w:tr>
      <w:tr w:rsidR="001F702A" w:rsidTr="4986D35A" w14:paraId="796FA54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4B" w14:textId="77777777">
            <w:pPr>
              <w:pStyle w:val="Compact"/>
              <w:rPr>
                <w:b w:val="1"/>
                <w:bCs w:val="1"/>
                <w:strike w:val="1"/>
                <w:rPrChange w:author="Syed Ahmed" w:date="2026-09-16T14:48:01.062Z" w:id="1105445831"/>
              </w:rPr>
            </w:pPr>
            <w:r w:rsidRPr="4986D35A">
              <w:rPr>
                <w:b w:val="1"/>
                <w:bCs w:val="1"/>
                <w:strike w:val="1"/>
                <w:rPrChange w:author="Syed Ahmed" w:date="2026-09-16T14:48:01.062Z" w16du:dateUtc="2026-09-16T14:48:01.062Z" w:id="418811395">
                  <w:rPr>
                    <w:b w:val="1"/>
                    <w:bCs w:val="1"/>
                  </w:rPr>
                </w:rPrChange>
              </w:rPr>
              <w:t>Access Request &amp; Approval Workflow</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4C" w14:textId="77777777">
            <w:pPr>
              <w:pStyle w:val="Compact"/>
              <w:rPr>
                <w:i w:val="1"/>
                <w:iCs w:val="1"/>
                <w:strike w:val="1"/>
                <w:rPrChange w:author="Syed Ahmed" w:date="2026-09-16T14:48:01.062Z" w:id="2104239386"/>
              </w:rPr>
            </w:pPr>
            <w:r w:rsidRPr="4986D35A">
              <w:rPr>
                <w:i w:val="1"/>
                <w:iCs w:val="1"/>
                <w:strike w:val="1"/>
                <w:rPrChange w:author="Syed Ahmed" w:date="2026-09-16T14:48:01.062Z" w16du:dateUtc="2026-09-16T14:48:01.062Z" w:id="676029857">
                  <w:rPr>
                    <w:i w:val="1"/>
                    <w:iCs w:val="1"/>
                  </w:rPr>
                </w:rPrChange>
              </w:rPr>
              <w:t xml:space="preserve">Not yet provided — How a new user gets access today — ticket, manager approval, form, verbal. This process must exist for the target </w:t>
            </w:r>
            <w:r w:rsidRPr="4986D35A">
              <w:rPr>
                <w:i w:val="1"/>
                <w:iCs w:val="1"/>
                <w:strike w:val="1"/>
                <w:rPrChange w:author="Syed Ahmed" w:date="2026-09-16T14:48:01.062Z" w16du:dateUtc="2026-09-16T14:48:01.062Z" w:id="796487355">
                  <w:rPr>
                    <w:i w:val="1"/>
                    <w:iCs w:val="1"/>
                  </w:rPr>
                </w:rPrChange>
              </w:rPr>
              <w:t>on</w:t>
            </w:r>
            <w:r w:rsidRPr="4986D35A">
              <w:rPr>
                <w:i w:val="1"/>
                <w:iCs w:val="1"/>
                <w:strike w:val="1"/>
                <w:rPrChange w:author="Syed Ahmed" w:date="2026-09-16T14:48:01.062Z" w16du:dateUtc="2026-09-16T14:48:01.062Z" w:id="768458152">
                  <w:rPr>
                    <w:i w:val="1"/>
                    <w:iCs w:val="1"/>
                  </w:rPr>
                </w:rPrChange>
              </w:rPr>
              <w:t xml:space="preserve"> day. Not on file in the evidence pack (searched per the Appendix B source-exhaustion note, 26-Aug-2026); requested from GEHA (Appendix B; register W3-UTIL).</w:t>
            </w:r>
          </w:p>
        </w:tc>
      </w:tr>
      <w:tr w:rsidR="001F702A" w:rsidTr="4986D35A" w14:paraId="796FA55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4E" w14:textId="77777777">
            <w:pPr>
              <w:pStyle w:val="Compact"/>
              <w:rPr>
                <w:b w:val="1"/>
                <w:bCs w:val="1"/>
                <w:strike w:val="1"/>
                <w:rPrChange w:author="Syed Ahmed" w:date="2026-09-16T14:48:01.063Z" w:id="792276593"/>
              </w:rPr>
            </w:pPr>
            <w:r w:rsidRPr="4986D35A">
              <w:rPr>
                <w:b w:val="1"/>
                <w:bCs w:val="1"/>
                <w:strike w:val="1"/>
                <w:rPrChange w:author="Syed Ahmed" w:date="2026-09-16T14:48:01.062Z" w16du:dateUtc="2026-09-16T14:48:01.062Z" w:id="673697569">
                  <w:rPr>
                    <w:b w:val="1"/>
                    <w:bCs w:val="1"/>
                  </w:rPr>
                </w:rPrChange>
              </w:rPr>
              <w:t>Access Review / Recertification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4F" w14:textId="77777777">
            <w:pPr>
              <w:pStyle w:val="Compact"/>
              <w:rPr>
                <w:i w:val="1"/>
                <w:iCs w:val="1"/>
                <w:strike w:val="1"/>
                <w:rPrChange w:author="Syed Ahmed" w:date="2026-09-16T14:48:01.063Z" w:id="1694098887"/>
              </w:rPr>
            </w:pPr>
            <w:r w:rsidRPr="4986D35A">
              <w:rPr>
                <w:i w:val="1"/>
                <w:iCs w:val="1"/>
                <w:strike w:val="1"/>
                <w:rPrChange w:author="Syed Ahmed" w:date="2026-09-16T14:48:01.063Z" w16du:dateUtc="2026-09-16T14:48:01.063Z" w:id="1666092700">
                  <w:rPr>
                    <w:i w:val="1"/>
                    <w:iCs w:val="1"/>
                  </w:rPr>
                </w:rPrChange>
              </w:rPr>
              <w:t>Not yet provided — Cadence, who attests, when it was last performed, and whether findings were remediated. Not on file in the evidence pack (searched per the Appendix B source-exhaustion note, 26-Aug-2026); requested from GEHA (Appendix B; register W3-UTIL).</w:t>
            </w:r>
          </w:p>
        </w:tc>
      </w:tr>
      <w:tr w:rsidR="001F702A" w:rsidTr="4986D35A" w14:paraId="796FA55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51" w14:textId="77777777">
            <w:pPr>
              <w:pStyle w:val="Compact"/>
              <w:rPr>
                <w:b w:val="1"/>
                <w:bCs w:val="1"/>
                <w:strike w:val="1"/>
                <w:rPrChange w:author="Syed Ahmed" w:date="2026-09-16T14:48:01.063Z" w:id="1224822443"/>
              </w:rPr>
            </w:pPr>
            <w:r w:rsidRPr="4986D35A">
              <w:rPr>
                <w:b w:val="1"/>
                <w:bCs w:val="1"/>
                <w:strike w:val="1"/>
                <w:rPrChange w:author="Syed Ahmed" w:date="2026-09-16T14:48:01.063Z" w16du:dateUtc="2026-09-16T14:48:01.063Z" w:id="1652393221">
                  <w:rPr>
                    <w:b w:val="1"/>
                    <w:bCs w:val="1"/>
                  </w:rPr>
                </w:rPrChange>
              </w:rPr>
              <w:t>Documented Entitlement Baseline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52" w14:textId="77777777">
            <w:pPr>
              <w:pStyle w:val="Compact"/>
              <w:rPr>
                <w:i w:val="1"/>
                <w:iCs w:val="1"/>
                <w:strike w:val="1"/>
                <w:rPrChange w:author="Syed Ahmed" w:date="2026-09-16T14:48:01.064Z" w:id="2033637473"/>
              </w:rPr>
            </w:pPr>
            <w:r w:rsidRPr="4986D35A">
              <w:rPr>
                <w:i w:val="1"/>
                <w:iCs w:val="1"/>
                <w:strike w:val="1"/>
                <w:rPrChange w:author="Syed Ahmed" w:date="2026-09-16T14:48:01.064Z" w16du:dateUtc="2026-09-16T14:48:01.064Z" w:id="1294732757">
                  <w:rPr>
                    <w:i w:val="1"/>
                    <w:iCs w:val="1"/>
                  </w:rPr>
                </w:rPrChange>
              </w:rPr>
              <w:t>Not yet provided — Whether a current export of who has what exists. If not, take one before cutover — it is the only way to prove the targe. Not on file in the evidence pack (searched per the Appendix B source-exhaustion note, 26-Aug-2026); requested from GEHA (Appendix B; register W3-UTIL).</w:t>
            </w:r>
          </w:p>
        </w:tc>
      </w:tr>
    </w:tbl>
    <w:p w:rsidR="001F702A" w:rsidP="4986D35A" w:rsidRDefault="00000000" w14:paraId="796FA554" w14:textId="77777777">
      <w:pPr>
        <w:pStyle w:val="BodyText"/>
        <w:rPr>
          <w:b w:val="1"/>
          <w:bCs w:val="1"/>
          <w:strike w:val="1"/>
          <w:sz w:val="15"/>
          <w:szCs w:val="15"/>
          <w:rPrChange w:author="Syed Ahmed" w:date="2026-09-16T14:48:01.064Z" w:id="713600200"/>
        </w:rPr>
      </w:pPr>
      <w:r w:rsidRPr="4986D35A">
        <w:rPr>
          <w:b w:val="1"/>
          <w:bCs w:val="1"/>
          <w:strike w:val="1"/>
          <w:sz w:val="15"/>
          <w:szCs w:val="15"/>
          <w:rPrChange w:author="Syed Ahmed" w:date="2026-09-16T14:48:01.064Z" w16du:dateUtc="2026-09-16T14:48:01.064Z" w:id="1622559239">
            <w:rPr>
              <w:b w:val="1"/>
              <w:bCs w:val="1"/>
              <w:sz w:val="15"/>
              <w:szCs w:val="15"/>
            </w:rPr>
          </w:rPrChange>
        </w:rPr>
        <w:t>Table 4.5.2 — Authorization &amp; Entitlement Model</w:t>
      </w:r>
    </w:p>
    <w:p w:rsidR="001F702A" w:rsidRDefault="001F702A" w14:paraId="796FA555" w14:textId="77777777">
      <w:pPr>
        <w:pStyle w:val="Compact"/>
      </w:pPr>
    </w:p>
    <w:p w:rsidR="001F702A" w:rsidP="4986D35A" w:rsidRDefault="00000000" w14:paraId="796FA556" w14:textId="77777777">
      <w:pPr>
        <w:pStyle w:val="Heading3"/>
        <w:rPr>
          <w:strike w:val="1"/>
          <w:rPrChange w:author="Syed Ahmed" w:date="2026-09-16T14:47:53.301Z" w:id="993770808"/>
        </w:rPr>
      </w:pPr>
      <w:bookmarkStart w:name="non-interactive-bypass-access" w:id="21"/>
      <w:bookmarkEnd w:id="20"/>
      <w:r w:rsidRPr="4986D35A">
        <w:rPr>
          <w:strike w:val="1"/>
          <w:rPrChange w:author="Syed Ahmed" w:date="2026-09-16T14:47:53.3Z" w16du:dateUtc="2026-09-16T14:47:53.3Z" w:id="1670509365"/>
        </w:rPr>
        <w:t>4.5.3 Non-Interactive &amp; Bypass Access</w:t>
      </w:r>
    </w:p>
    <w:p w:rsidR="001F702A" w:rsidP="4986D35A" w:rsidRDefault="00000000" w14:paraId="796FA557" w14:textId="77777777">
      <w:pPr>
        <w:pStyle w:val="FirstParagraph"/>
        <w:rPr>
          <w:strike w:val="1"/>
          <w:rPrChange w:author="Syed Ahmed" w:date="2026-09-16T14:47:53.301Z" w:id="205144274"/>
        </w:rPr>
      </w:pPr>
      <w:r w:rsidRPr="4986D35A">
        <w:rPr>
          <w:strike w:val="1"/>
          <w:rPrChange w:author="Syed Ahmed" w:date="2026-09-16T14:47:53.301Z" w16du:dateUtc="2026-09-16T14:47:53.301Z" w:id="540808276"/>
        </w:rPr>
        <w:t xml:space="preserve">Mechanisms that </w:t>
      </w:r>
      <w:r w:rsidRPr="4986D35A">
        <w:rPr>
          <w:strike w:val="1"/>
          <w:rPrChange w:author="Syed Ahmed" w:date="2026-09-16T14:47:53.301Z" w16du:dateUtc="2026-09-16T14:47:53.301Z" w:id="1020609856"/>
        </w:rPr>
        <w:t>operate</w:t>
      </w:r>
      <w:r w:rsidRPr="4986D35A">
        <w:rPr>
          <w:strike w:val="1"/>
          <w:rPrChange w:author="Syed Ahmed" w:date="2026-09-16T14:47:53.301Z" w16du:dateUtc="2026-09-16T14:47:53.301Z" w:id="975417506"/>
        </w:rPr>
        <w:t xml:space="preserve"> outside interactive sign-on — API keys, tokens, certificates, key pairs, shared accounts, allowlists and vendor support access — are inventoried here because they persist unchanged through identity migrations and rarely appear in access reviews. The checklist is completed first so that each mechanism is positively confirmed present or absent, rather than left ambiguous by omission. Every entry </w:t>
      </w:r>
      <w:r w:rsidRPr="4986D35A">
        <w:rPr>
          <w:strike w:val="1"/>
          <w:rPrChange w:author="Syed Ahmed" w:date="2026-09-16T14:47:53.301Z" w16du:dateUtc="2026-09-16T14:47:53.301Z" w:id="1766124913"/>
        </w:rPr>
        <w:t>records</w:t>
      </w:r>
      <w:r w:rsidRPr="4986D35A">
        <w:rPr>
          <w:strike w:val="1"/>
          <w:rPrChange w:author="Syed Ahmed" w:date="2026-09-16T14:47:53.301Z" w16du:dateUtc="2026-09-16T14:47:53.301Z" w:id="2133359565"/>
        </w:rPr>
        <w:t xml:space="preserve"> who or what uses it, where the credential is held, when it expires or rotates, and whether it bypasses single sign-on altogether. Anything that bypasses sign-on must be closed or formally </w:t>
      </w:r>
      <w:r w:rsidRPr="4986D35A">
        <w:rPr>
          <w:strike w:val="1"/>
          <w:rPrChange w:author="Syed Ahmed" w:date="2026-09-16T14:47:53.301Z" w16du:dateUtc="2026-09-16T14:47:53.301Z" w:id="1342736850"/>
        </w:rPr>
        <w:t>retained</w:t>
      </w:r>
      <w:r w:rsidRPr="4986D35A">
        <w:rPr>
          <w:strike w:val="1"/>
          <w:rPrChange w:author="Syed Ahmed" w:date="2026-09-16T14:47:53.301Z" w16du:dateUtc="2026-09-16T14:47:53.301Z" w:id="321865543"/>
        </w:rPr>
        <w:t xml:space="preserve"> by recorded decision before the go/no-go gate.</w:t>
      </w:r>
    </w:p>
    <w:p w:rsidR="001F702A" w:rsidP="4986D35A" w:rsidRDefault="001F702A" w14:paraId="796FA558" w14:textId="77777777">
      <w:pPr>
        <w:pStyle w:val="Compact"/>
        <w:rPr>
          <w:strike w:val="1"/>
          <w:rPrChange w:author="Syed Ahmed" w:date="2026-09-16T14:47:53.301Z" w:id="171911170"/>
        </w:rPr>
      </w:pPr>
    </w:p>
    <w:tbl>
      <w:tblPr>
        <w:tblStyle w:val="Table"/>
        <w:tblW w:w="5000" w:type="pct"/>
        <w:tblLook w:val="0020" w:firstRow="1" w:lastRow="0" w:firstColumn="0" w:lastColumn="0" w:noHBand="0" w:noVBand="0"/>
      </w:tblPr>
      <w:tblGrid>
        <w:gridCol w:w="860"/>
        <w:gridCol w:w="4143"/>
        <w:gridCol w:w="860"/>
        <w:gridCol w:w="3613"/>
      </w:tblGrid>
      <w:tr w:rsidR="001F702A" w:rsidTr="4986D35A" w14:paraId="796FA55D"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59" w14:textId="77777777">
            <w:pPr>
              <w:pStyle w:val="Compact"/>
              <w:rPr>
                <w:b w:val="1"/>
                <w:bCs w:val="1"/>
                <w:strike w:val="1"/>
                <w:rPrChange w:author="Syed Ahmed" w:date="2026-09-16T14:47:53.302Z" w:id="577427586"/>
              </w:rPr>
            </w:pPr>
            <w:r w:rsidRPr="4986D35A">
              <w:rPr>
                <w:b w:val="1"/>
                <w:bCs w:val="1"/>
                <w:strike w:val="1"/>
                <w:rPrChange w:author="Syed Ahmed" w:date="2026-09-16T14:47:53.301Z" w16du:dateUtc="2026-09-16T14:47:53.301Z" w:id="569788792">
                  <w:rPr>
                    <w:b w:val="1"/>
                    <w:bCs w:val="1"/>
                  </w:rPr>
                </w:rPrChange>
              </w:rPr>
              <w:t>Present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5A" w14:textId="77777777">
            <w:pPr>
              <w:pStyle w:val="Compact"/>
              <w:rPr>
                <w:b w:val="1"/>
                <w:bCs w:val="1"/>
                <w:strike w:val="1"/>
                <w:rPrChange w:author="Syed Ahmed" w:date="2026-09-16T14:47:53.302Z" w:id="1936049811"/>
              </w:rPr>
            </w:pPr>
            <w:r w:rsidRPr="4986D35A">
              <w:rPr>
                <w:b w:val="1"/>
                <w:bCs w:val="1"/>
                <w:strike w:val="1"/>
                <w:rPrChange w:author="Syed Ahmed" w:date="2026-09-16T14:47:53.302Z" w16du:dateUtc="2026-09-16T14:47:53.302Z" w:id="1532019546">
                  <w:rPr>
                    <w:b w:val="1"/>
                    <w:bCs w:val="1"/>
                  </w:rPr>
                </w:rPrChange>
              </w:rPr>
              <w:t>Mechanism</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5B" w14:textId="77777777">
            <w:pPr>
              <w:pStyle w:val="Compact"/>
              <w:rPr>
                <w:b w:val="1"/>
                <w:bCs w:val="1"/>
                <w:strike w:val="1"/>
                <w:rPrChange w:author="Syed Ahmed" w:date="2026-09-16T14:47:53.302Z" w:id="1825433750"/>
              </w:rPr>
            </w:pPr>
            <w:r w:rsidRPr="4986D35A">
              <w:rPr>
                <w:b w:val="1"/>
                <w:bCs w:val="1"/>
                <w:strike w:val="1"/>
                <w:rPrChange w:author="Syed Ahmed" w:date="2026-09-16T14:47:53.302Z" w16du:dateUtc="2026-09-16T14:47:53.302Z" w:id="330076369">
                  <w:rPr>
                    <w:b w:val="1"/>
                    <w:bCs w:val="1"/>
                  </w:rPr>
                </w:rPrChange>
              </w:rPr>
              <w:t>Present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5C" w14:textId="77777777">
            <w:pPr>
              <w:pStyle w:val="Compact"/>
              <w:rPr>
                <w:b w:val="1"/>
                <w:bCs w:val="1"/>
                <w:strike w:val="1"/>
                <w:rPrChange w:author="Syed Ahmed" w:date="2026-09-16T14:47:53.303Z" w:id="293052201"/>
              </w:rPr>
            </w:pPr>
            <w:r w:rsidRPr="4986D35A">
              <w:rPr>
                <w:b w:val="1"/>
                <w:bCs w:val="1"/>
                <w:strike w:val="1"/>
                <w:rPrChange w:author="Syed Ahmed" w:date="2026-09-16T14:47:53.303Z" w16du:dateUtc="2026-09-16T14:47:53.303Z" w:id="1709163566">
                  <w:rPr>
                    <w:b w:val="1"/>
                    <w:bCs w:val="1"/>
                  </w:rPr>
                </w:rPrChange>
              </w:rPr>
              <w:t>Mechanism</w:t>
            </w:r>
          </w:p>
        </w:tc>
      </w:tr>
      <w:tr w:rsidR="001F702A" w:rsidTr="4986D35A" w14:paraId="796FA56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5E" w14:textId="77777777">
            <w:pPr>
              <w:pStyle w:val="Compact"/>
              <w:rPr>
                <w:strike w:val="1"/>
                <w:rPrChange w:author="Syed Ahmed" w:date="2026-09-16T14:47:53.303Z" w:id="1666885577"/>
              </w:rPr>
            </w:pPr>
            <w:r w:rsidRPr="4986D35A">
              <w:rPr>
                <w:strike w:val="1"/>
                <w:rPrChange w:author="Syed Ahmed" w:date="2026-09-16T14:47:53.303Z" w16du:dateUtc="2026-09-16T14:47:53.303Z" w:id="2042006537"/>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5F" w14:textId="77777777">
            <w:pPr>
              <w:pStyle w:val="Compact"/>
              <w:rPr>
                <w:i w:val="1"/>
                <w:iCs w:val="1"/>
                <w:strike w:val="1"/>
                <w:rPrChange w:author="Syed Ahmed" w:date="2026-09-16T14:47:53.303Z" w:id="270777926"/>
              </w:rPr>
            </w:pPr>
            <w:r w:rsidRPr="4986D35A">
              <w:rPr>
                <w:i w:val="1"/>
                <w:iCs w:val="1"/>
                <w:strike w:val="1"/>
                <w:rPrChange w:author="Syed Ahmed" w:date="2026-09-16T14:47:53.303Z" w16du:dateUtc="2026-09-16T14:47:53.303Z" w:id="1447824677">
                  <w:rPr>
                    <w:i w:val="1"/>
                    <w:iCs w:val="1"/>
                  </w:rPr>
                </w:rPrChange>
              </w:rPr>
              <w:t>API key or static token</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60" w14:textId="77777777">
            <w:pPr>
              <w:pStyle w:val="Compact"/>
              <w:rPr>
                <w:strike w:val="1"/>
                <w:rPrChange w:author="Syed Ahmed" w:date="2026-09-16T14:47:53.304Z" w:id="55727352"/>
              </w:rPr>
            </w:pPr>
            <w:r w:rsidRPr="4986D35A">
              <w:rPr>
                <w:strike w:val="1"/>
                <w:rPrChange w:author="Syed Ahmed" w:date="2026-09-16T14:47:53.304Z" w16du:dateUtc="2026-09-16T14:47:53.304Z" w:id="956590463"/>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61" w14:textId="77777777">
            <w:pPr>
              <w:pStyle w:val="Compact"/>
              <w:rPr>
                <w:i w:val="1"/>
                <w:iCs w:val="1"/>
                <w:strike w:val="1"/>
                <w:rPrChange w:author="Syed Ahmed" w:date="2026-09-16T14:47:53.304Z" w:id="1710418275"/>
              </w:rPr>
            </w:pPr>
            <w:r w:rsidRPr="4986D35A">
              <w:rPr>
                <w:i w:val="1"/>
                <w:iCs w:val="1"/>
                <w:strike w:val="1"/>
                <w:rPrChange w:author="Syed Ahmed" w:date="2026-09-16T14:47:53.304Z" w16du:dateUtc="2026-09-16T14:47:53.304Z" w:id="1685575271">
                  <w:rPr>
                    <w:i w:val="1"/>
                    <w:iCs w:val="1"/>
                  </w:rPr>
                </w:rPrChange>
              </w:rPr>
              <w:t>OAuth client credentials</w:t>
            </w:r>
          </w:p>
        </w:tc>
      </w:tr>
      <w:tr w:rsidR="001F702A" w:rsidTr="4986D35A" w14:paraId="796FA56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63" w14:textId="77777777">
            <w:pPr>
              <w:pStyle w:val="Compact"/>
              <w:rPr>
                <w:strike w:val="1"/>
                <w:rPrChange w:author="Syed Ahmed" w:date="2026-09-16T14:47:53.305Z" w:id="1094796045"/>
              </w:rPr>
            </w:pPr>
            <w:r w:rsidRPr="4986D35A">
              <w:rPr>
                <w:strike w:val="1"/>
                <w:rPrChange w:author="Syed Ahmed" w:date="2026-09-16T14:47:53.305Z" w16du:dateUtc="2026-09-16T14:47:53.305Z" w:id="989080140"/>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64" w14:textId="77777777">
            <w:pPr>
              <w:pStyle w:val="Compact"/>
              <w:rPr>
                <w:i w:val="1"/>
                <w:iCs w:val="1"/>
                <w:strike w:val="1"/>
                <w:rPrChange w:author="Syed Ahmed" w:date="2026-09-16T14:47:53.305Z" w:id="1439296368"/>
              </w:rPr>
            </w:pPr>
            <w:r w:rsidRPr="4986D35A">
              <w:rPr>
                <w:i w:val="1"/>
                <w:iCs w:val="1"/>
                <w:strike w:val="1"/>
                <w:rPrChange w:author="Syed Ahmed" w:date="2026-09-16T14:47:53.305Z" w16du:dateUtc="2026-09-16T14:47:53.305Z" w:id="1942383563">
                  <w:rPr>
                    <w:i w:val="1"/>
                    <w:iCs w:val="1"/>
                  </w:rPr>
                </w:rPrChange>
              </w:rPr>
              <w:t>Bearer or personal access token</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65" w14:textId="77777777">
            <w:pPr>
              <w:pStyle w:val="Compact"/>
              <w:rPr>
                <w:strike w:val="1"/>
                <w:rPrChange w:author="Syed Ahmed" w:date="2026-09-16T14:47:53.305Z" w:id="2054516993"/>
              </w:rPr>
            </w:pPr>
            <w:r w:rsidRPr="4986D35A">
              <w:rPr>
                <w:strike w:val="1"/>
                <w:rPrChange w:author="Syed Ahmed" w:date="2026-09-16T14:47:53.305Z" w16du:dateUtc="2026-09-16T14:47:53.305Z" w:id="788532122"/>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66" w14:textId="77777777">
            <w:pPr>
              <w:pStyle w:val="Compact"/>
              <w:rPr>
                <w:i w:val="1"/>
                <w:iCs w:val="1"/>
                <w:strike w:val="1"/>
                <w:rPrChange w:author="Syed Ahmed" w:date="2026-09-16T14:47:53.306Z" w:id="619489177"/>
              </w:rPr>
            </w:pPr>
            <w:r w:rsidRPr="4986D35A">
              <w:rPr>
                <w:i w:val="1"/>
                <w:iCs w:val="1"/>
                <w:strike w:val="1"/>
                <w:rPrChange w:author="Syed Ahmed" w:date="2026-09-16T14:47:53.305Z" w16du:dateUtc="2026-09-16T14:47:53.305Z" w:id="562393328">
                  <w:rPr>
                    <w:i w:val="1"/>
                    <w:iCs w:val="1"/>
                  </w:rPr>
                </w:rPrChange>
              </w:rPr>
              <w:t>Mutual TLS client certificate</w:t>
            </w:r>
          </w:p>
        </w:tc>
      </w:tr>
      <w:tr w:rsidR="001F702A" w:rsidTr="4986D35A" w14:paraId="796FA56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68" w14:textId="77777777">
            <w:pPr>
              <w:pStyle w:val="Compact"/>
              <w:rPr>
                <w:strike w:val="1"/>
                <w:rPrChange w:author="Syed Ahmed" w:date="2026-09-16T14:47:53.306Z" w:id="553053630"/>
              </w:rPr>
            </w:pPr>
            <w:r w:rsidRPr="4986D35A">
              <w:rPr>
                <w:strike w:val="1"/>
                <w:rPrChange w:author="Syed Ahmed" w:date="2026-09-16T14:47:53.306Z" w16du:dateUtc="2026-09-16T14:47:53.306Z" w:id="1010837580"/>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69" w14:textId="77777777">
            <w:pPr>
              <w:pStyle w:val="Compact"/>
              <w:rPr>
                <w:i w:val="1"/>
                <w:iCs w:val="1"/>
                <w:strike w:val="1"/>
                <w:rPrChange w:author="Syed Ahmed" w:date="2026-09-16T14:47:53.306Z" w:id="941869947"/>
              </w:rPr>
            </w:pPr>
            <w:r w:rsidRPr="4986D35A">
              <w:rPr>
                <w:i w:val="1"/>
                <w:iCs w:val="1"/>
                <w:strike w:val="1"/>
                <w:rPrChange w:author="Syed Ahmed" w:date="2026-09-16T14:47:53.306Z" w16du:dateUtc="2026-09-16T14:47:53.306Z" w:id="1526905100">
                  <w:rPr>
                    <w:i w:val="1"/>
                    <w:iCs w:val="1"/>
                  </w:rPr>
                </w:rPrChange>
              </w:rPr>
              <w:t>SSH key pair for SFTP</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6A" w14:textId="77777777">
            <w:pPr>
              <w:pStyle w:val="Compact"/>
              <w:rPr>
                <w:strike w:val="1"/>
                <w:rPrChange w:author="Syed Ahmed" w:date="2026-09-16T14:47:53.307Z" w:id="1728764213"/>
              </w:rPr>
            </w:pPr>
            <w:r w:rsidRPr="4986D35A">
              <w:rPr>
                <w:strike w:val="1"/>
                <w:rPrChange w:author="Syed Ahmed" w:date="2026-09-16T14:47:53.306Z" w16du:dateUtc="2026-09-16T14:47:53.306Z" w:id="1054237432"/>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6B" w14:textId="77777777">
            <w:pPr>
              <w:pStyle w:val="Compact"/>
              <w:rPr>
                <w:i w:val="1"/>
                <w:iCs w:val="1"/>
                <w:strike w:val="1"/>
                <w:rPrChange w:author="Syed Ahmed" w:date="2026-09-16T14:47:53.307Z" w:id="888771289"/>
              </w:rPr>
            </w:pPr>
            <w:r w:rsidRPr="4986D35A">
              <w:rPr>
                <w:i w:val="1"/>
                <w:iCs w:val="1"/>
                <w:strike w:val="1"/>
                <w:rPrChange w:author="Syed Ahmed" w:date="2026-09-16T14:47:53.307Z" w16du:dateUtc="2026-09-16T14:47:53.307Z" w:id="508251540">
                  <w:rPr>
                    <w:i w:val="1"/>
                    <w:iCs w:val="1"/>
                  </w:rPr>
                </w:rPrChange>
              </w:rPr>
              <w:t>LDAP or directory bind account</w:t>
            </w:r>
          </w:p>
        </w:tc>
      </w:tr>
      <w:tr w:rsidR="001F702A" w:rsidTr="4986D35A" w14:paraId="796FA57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6D" w14:textId="77777777">
            <w:pPr>
              <w:pStyle w:val="Compact"/>
              <w:rPr>
                <w:strike w:val="1"/>
                <w:rPrChange w:author="Syed Ahmed" w:date="2026-09-16T14:47:53.307Z" w:id="1286728660"/>
              </w:rPr>
            </w:pPr>
            <w:r w:rsidRPr="4986D35A">
              <w:rPr>
                <w:strike w:val="1"/>
                <w:rPrChange w:author="Syed Ahmed" w:date="2026-09-16T14:47:53.307Z" w16du:dateUtc="2026-09-16T14:47:53.307Z" w:id="1740627323"/>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6E" w14:textId="77777777">
            <w:pPr>
              <w:pStyle w:val="Compact"/>
              <w:rPr>
                <w:i w:val="1"/>
                <w:iCs w:val="1"/>
                <w:strike w:val="1"/>
                <w:rPrChange w:author="Syed Ahmed" w:date="2026-09-16T14:47:53.308Z" w:id="622048412"/>
              </w:rPr>
            </w:pPr>
            <w:r w:rsidRPr="4986D35A">
              <w:rPr>
                <w:i w:val="1"/>
                <w:iCs w:val="1"/>
                <w:strike w:val="1"/>
                <w:rPrChange w:author="Syed Ahmed" w:date="2026-09-16T14:47:53.307Z" w16du:dateUtc="2026-09-16T14:47:53.307Z" w:id="704862199">
                  <w:rPr>
                    <w:i w:val="1"/>
                    <w:iCs w:val="1"/>
                  </w:rPr>
                </w:rPrChange>
              </w:rPr>
              <w:t>Shared or generic account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6F" w14:textId="77777777">
            <w:pPr>
              <w:pStyle w:val="Compact"/>
              <w:rPr>
                <w:strike w:val="1"/>
                <w:rPrChange w:author="Syed Ahmed" w:date="2026-09-16T14:47:53.308Z" w:id="940543137"/>
              </w:rPr>
            </w:pPr>
            <w:r w:rsidRPr="4986D35A">
              <w:rPr>
                <w:strike w:val="1"/>
                <w:rPrChange w:author="Syed Ahmed" w:date="2026-09-16T14:47:53.308Z" w16du:dateUtc="2026-09-16T14:47:53.308Z" w:id="85638434"/>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70" w14:textId="77777777">
            <w:pPr>
              <w:pStyle w:val="Compact"/>
              <w:rPr>
                <w:i w:val="1"/>
                <w:iCs w:val="1"/>
                <w:strike w:val="1"/>
                <w:rPrChange w:author="Syed Ahmed" w:date="2026-09-16T14:47:53.308Z" w:id="475385544"/>
              </w:rPr>
            </w:pPr>
            <w:r w:rsidRPr="4986D35A">
              <w:rPr>
                <w:i w:val="1"/>
                <w:iCs w:val="1"/>
                <w:strike w:val="1"/>
                <w:rPrChange w:author="Syed Ahmed" w:date="2026-09-16T14:47:53.308Z" w16du:dateUtc="2026-09-16T14:47:53.308Z" w:id="413648317">
                  <w:rPr>
                    <w:i w:val="1"/>
                    <w:iCs w:val="1"/>
                  </w:rPr>
                </w:rPrChange>
              </w:rPr>
              <w:t>Smartcard or certificate logon</w:t>
            </w:r>
          </w:p>
        </w:tc>
      </w:tr>
      <w:tr w:rsidR="001F702A" w:rsidTr="4986D35A" w14:paraId="796FA57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72" w14:textId="77777777">
            <w:pPr>
              <w:pStyle w:val="Compact"/>
              <w:rPr>
                <w:strike w:val="1"/>
                <w:rPrChange w:author="Syed Ahmed" w:date="2026-09-16T14:47:53.308Z" w:id="789839283"/>
              </w:rPr>
            </w:pPr>
            <w:r w:rsidRPr="4986D35A">
              <w:rPr>
                <w:strike w:val="1"/>
                <w:rPrChange w:author="Syed Ahmed" w:date="2026-09-16T14:47:53.308Z" w16du:dateUtc="2026-09-16T14:47:53.308Z" w:id="1736423208"/>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73" w14:textId="77777777">
            <w:pPr>
              <w:pStyle w:val="Compact"/>
              <w:rPr>
                <w:i w:val="1"/>
                <w:iCs w:val="1"/>
                <w:strike w:val="1"/>
                <w:rPrChange w:author="Syed Ahmed" w:date="2026-09-16T14:47:53.309Z" w:id="407403498"/>
              </w:rPr>
            </w:pPr>
            <w:r w:rsidRPr="4986D35A">
              <w:rPr>
                <w:i w:val="1"/>
                <w:iCs w:val="1"/>
                <w:strike w:val="1"/>
                <w:rPrChange w:author="Syed Ahmed" w:date="2026-09-16T14:47:53.309Z" w16du:dateUtc="2026-09-16T14:47:53.309Z" w:id="1048771249">
                  <w:rPr>
                    <w:i w:val="1"/>
                    <w:iCs w:val="1"/>
                  </w:rPr>
                </w:rPrChange>
              </w:rPr>
              <w:t>IP allowlist used as access control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74" w14:textId="77777777">
            <w:pPr>
              <w:pStyle w:val="Compact"/>
              <w:rPr>
                <w:strike w:val="1"/>
                <w:rPrChange w:author="Syed Ahmed" w:date="2026-09-16T14:47:53.309Z" w:id="2144501415"/>
              </w:rPr>
            </w:pPr>
            <w:r w:rsidRPr="4986D35A">
              <w:rPr>
                <w:strike w:val="1"/>
                <w:rPrChange w:author="Syed Ahmed" w:date="2026-09-16T14:47:53.309Z" w16du:dateUtc="2026-09-16T14:47:53.309Z" w:id="212735092"/>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75" w14:textId="77777777">
            <w:pPr>
              <w:pStyle w:val="Compact"/>
              <w:rPr>
                <w:i w:val="1"/>
                <w:iCs w:val="1"/>
                <w:strike w:val="1"/>
                <w:rPrChange w:author="Syed Ahmed" w:date="2026-09-16T14:47:53.309Z" w:id="863718478"/>
              </w:rPr>
            </w:pPr>
            <w:r w:rsidRPr="4986D35A">
              <w:rPr>
                <w:i w:val="1"/>
                <w:iCs w:val="1"/>
                <w:strike w:val="1"/>
                <w:rPrChange w:author="Syed Ahmed" w:date="2026-09-16T14:47:53.309Z" w16du:dateUtc="2026-09-16T14:47:53.309Z" w:id="591951549">
                  <w:rPr>
                    <w:i w:val="1"/>
                    <w:iCs w:val="1"/>
                  </w:rPr>
                </w:rPrChange>
              </w:rPr>
              <w:t>Direct database login</w:t>
            </w:r>
          </w:p>
        </w:tc>
      </w:tr>
      <w:tr w:rsidR="001F702A" w:rsidTr="4986D35A" w14:paraId="796FA57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77" w14:textId="77777777">
            <w:pPr>
              <w:pStyle w:val="Compact"/>
              <w:rPr>
                <w:strike w:val="1"/>
                <w:rPrChange w:author="Syed Ahmed" w:date="2026-09-16T14:47:53.31Z" w:id="1056500530"/>
              </w:rPr>
            </w:pPr>
            <w:r w:rsidRPr="4986D35A">
              <w:rPr>
                <w:strike w:val="1"/>
                <w:rPrChange w:author="Syed Ahmed" w:date="2026-09-16T14:47:53.31Z" w16du:dateUtc="2026-09-16T14:47:53.31Z" w:id="46945217"/>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78" w14:textId="77777777">
            <w:pPr>
              <w:pStyle w:val="Compact"/>
              <w:rPr>
                <w:i w:val="1"/>
                <w:iCs w:val="1"/>
                <w:strike w:val="1"/>
                <w:rPrChange w:author="Syed Ahmed" w:date="2026-09-16T14:47:53.31Z" w:id="436889802"/>
              </w:rPr>
            </w:pPr>
            <w:r w:rsidRPr="4986D35A">
              <w:rPr>
                <w:i w:val="1"/>
                <w:iCs w:val="1"/>
                <w:strike w:val="1"/>
                <w:rPrChange w:author="Syed Ahmed" w:date="2026-09-16T14:47:53.31Z" w16du:dateUtc="2026-09-16T14:47:53.31Z" w:id="1285427610">
                  <w:rPr>
                    <w:i w:val="1"/>
                    <w:iCs w:val="1"/>
                  </w:rPr>
                </w:rPrChange>
              </w:rPr>
              <w:t>Kerberos delegation or constrained delegation</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79" w14:textId="77777777">
            <w:pPr>
              <w:pStyle w:val="Compact"/>
              <w:rPr>
                <w:strike w:val="1"/>
                <w:rPrChange w:author="Syed Ahmed" w:date="2026-09-16T14:47:53.311Z" w:id="1669122370"/>
              </w:rPr>
            </w:pPr>
            <w:r w:rsidRPr="4986D35A">
              <w:rPr>
                <w:strike w:val="1"/>
                <w:rPrChange w:author="Syed Ahmed" w:date="2026-09-16T14:47:53.31Z" w16du:dateUtc="2026-09-16T14:47:53.31Z" w:id="645847612"/>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7A" w14:textId="77777777">
            <w:pPr>
              <w:pStyle w:val="Compact"/>
              <w:rPr>
                <w:i w:val="1"/>
                <w:iCs w:val="1"/>
                <w:strike w:val="1"/>
                <w:rPrChange w:author="Syed Ahmed" w:date="2026-09-16T14:47:53.311Z" w:id="652442937"/>
              </w:rPr>
            </w:pPr>
            <w:r w:rsidRPr="4986D35A">
              <w:rPr>
                <w:i w:val="1"/>
                <w:iCs w:val="1"/>
                <w:strike w:val="1"/>
                <w:rPrChange w:author="Syed Ahmed" w:date="2026-09-16T14:47:53.311Z" w16du:dateUtc="2026-09-16T14:47:53.311Z" w:id="1329284221">
                  <w:rPr>
                    <w:i w:val="1"/>
                    <w:iCs w:val="1"/>
                  </w:rPr>
                </w:rPrChange>
              </w:rPr>
              <w:t>Local application administrator account</w:t>
            </w:r>
          </w:p>
        </w:tc>
      </w:tr>
      <w:tr w:rsidR="001F702A" w:rsidTr="4986D35A" w14:paraId="796FA58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7C" w14:textId="77777777">
            <w:pPr>
              <w:pStyle w:val="Compact"/>
              <w:rPr>
                <w:strike w:val="1"/>
                <w:rPrChange w:author="Syed Ahmed" w:date="2026-09-16T14:47:53.311Z" w:id="176522622"/>
              </w:rPr>
            </w:pPr>
            <w:r w:rsidRPr="4986D35A">
              <w:rPr>
                <w:strike w:val="1"/>
                <w:rPrChange w:author="Syed Ahmed" w:date="2026-09-16T14:47:53.311Z" w16du:dateUtc="2026-09-16T14:47:53.311Z" w:id="249363294"/>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7D" w14:textId="77777777">
            <w:pPr>
              <w:pStyle w:val="Compact"/>
              <w:rPr>
                <w:i w:val="1"/>
                <w:iCs w:val="1"/>
                <w:strike w:val="1"/>
                <w:rPrChange w:author="Syed Ahmed" w:date="2026-09-16T14:47:53.312Z" w:id="947695423"/>
              </w:rPr>
            </w:pPr>
            <w:r w:rsidRPr="4986D35A">
              <w:rPr>
                <w:i w:val="1"/>
                <w:iCs w:val="1"/>
                <w:strike w:val="1"/>
                <w:rPrChange w:author="Syed Ahmed" w:date="2026-09-16T14:47:53.311Z" w16du:dateUtc="2026-09-16T14:47:53.311Z" w:id="1550012965">
                  <w:rPr>
                    <w:i w:val="1"/>
                    <w:iCs w:val="1"/>
                  </w:rPr>
                </w:rPrChange>
              </w:rPr>
              <w:t>Vendor or third-party support access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7E" w14:textId="77777777">
            <w:pPr>
              <w:pStyle w:val="Compact"/>
              <w:rPr>
                <w:strike w:val="1"/>
                <w:rPrChange w:author="Syed Ahmed" w:date="2026-09-16T14:47:53.312Z" w:id="692170435"/>
              </w:rPr>
            </w:pPr>
            <w:r w:rsidRPr="4986D35A">
              <w:rPr>
                <w:strike w:val="1"/>
                <w:rPrChange w:author="Syed Ahmed" w:date="2026-09-16T14:47:53.312Z" w16du:dateUtc="2026-09-16T14:47:53.312Z" w:id="1422702226"/>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7F" w14:textId="77777777">
            <w:pPr>
              <w:pStyle w:val="Compact"/>
              <w:rPr>
                <w:i w:val="1"/>
                <w:iCs w:val="1"/>
                <w:strike w:val="1"/>
                <w:rPrChange w:author="Syed Ahmed" w:date="2026-09-16T14:47:53.312Z" w:id="984425011"/>
              </w:rPr>
            </w:pPr>
            <w:r w:rsidRPr="4986D35A">
              <w:rPr>
                <w:i w:val="1"/>
                <w:iCs w:val="1"/>
                <w:strike w:val="1"/>
                <w:rPrChange w:author="Syed Ahmed" w:date="2026-09-16T14:47:53.312Z" w16du:dateUtc="2026-09-16T14:47:53.312Z" w:id="1013683208">
                  <w:rPr>
                    <w:i w:val="1"/>
                    <w:iCs w:val="1"/>
                  </w:rPr>
                </w:rPrChange>
              </w:rPr>
              <w:t>Other — specify below</w:t>
            </w:r>
          </w:p>
        </w:tc>
      </w:tr>
      <w:tr w:rsidR="001F702A" w:rsidTr="4986D35A" w14:paraId="796FA58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81" w14:textId="77777777">
            <w:pPr>
              <w:pStyle w:val="Compact"/>
              <w:rPr>
                <w:strike w:val="1"/>
                <w:rPrChange w:author="Syed Ahmed" w:date="2026-09-16T14:47:53.312Z" w:id="213924463"/>
              </w:rPr>
            </w:pPr>
            <w:r w:rsidRPr="4986D35A">
              <w:rPr>
                <w:strike w:val="1"/>
                <w:rPrChange w:author="Syed Ahmed" w:date="2026-09-16T14:47:53.312Z" w16du:dateUtc="2026-09-16T14:47:53.312Z" w:id="247422176"/>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82" w14:textId="77777777">
            <w:pPr>
              <w:pStyle w:val="Compact"/>
              <w:rPr>
                <w:i w:val="1"/>
                <w:iCs w:val="1"/>
                <w:strike w:val="1"/>
                <w:rPrChange w:author="Syed Ahmed" w:date="2026-09-16T14:47:53.313Z" w:id="523355664"/>
              </w:rPr>
            </w:pPr>
            <w:r w:rsidRPr="4986D35A">
              <w:rPr>
                <w:i w:val="1"/>
                <w:iCs w:val="1"/>
                <w:strike w:val="1"/>
                <w:rPrChange w:author="Syed Ahmed" w:date="2026-09-16T14:47:53.313Z" w16du:dateUtc="2026-09-16T14:47:53.313Z" w:id="2127740499">
                  <w:rPr>
                    <w:i w:val="1"/>
                    <w:iCs w:val="1"/>
                  </w:rPr>
                </w:rPrChange>
              </w:rPr>
              <w:t xml:space="preserve">Confirmed </w:t>
            </w:r>
            <w:r w:rsidRPr="4986D35A">
              <w:rPr>
                <w:i w:val="1"/>
                <w:iCs w:val="1"/>
                <w:strike w:val="1"/>
                <w:rPrChange w:author="Syed Ahmed" w:date="2026-09-16T14:47:53.313Z" w16du:dateUtc="2026-09-16T14:47:53.313Z" w:id="1624257642">
                  <w:rPr>
                    <w:i w:val="1"/>
                    <w:iCs w:val="1"/>
                  </w:rPr>
                </w:rPrChange>
              </w:rPr>
              <w:t>none present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1F702A" w14:paraId="796FA583" w14:textId="77777777">
            <w:pPr>
              <w:pStyle w:val="Compact"/>
              <w:rPr>
                <w:strike w:val="1"/>
                <w:rPrChange w:author="Syed Ahmed" w:date="2026-09-16T14:47:53.313Z" w:id="1504624098"/>
              </w:rPr>
            </w:pP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84" w14:textId="77777777">
            <w:pPr>
              <w:pStyle w:val="Compact"/>
              <w:rPr>
                <w:i w:val="1"/>
                <w:iCs w:val="1"/>
                <w:strike w:val="1"/>
                <w:rPrChange w:author="Syed Ahmed" w:date="2026-09-16T14:47:53.313Z" w:id="5112447"/>
              </w:rPr>
            </w:pPr>
            <w:r w:rsidRPr="4986D35A">
              <w:rPr>
                <w:i w:val="1"/>
                <w:iCs w:val="1"/>
                <w:strike w:val="1"/>
                <w:rPrChange w:author="Syed Ahmed" w:date="2026-09-16T14:47:53.313Z" w16du:dateUtc="2026-09-16T14:47:53.313Z" w:id="245592717">
                  <w:rPr>
                    <w:i w:val="1"/>
                    <w:iCs w:val="1"/>
                  </w:rPr>
                </w:rPrChange>
              </w:rPr>
              <w:t>Checked by / date:</w:t>
            </w:r>
          </w:p>
        </w:tc>
      </w:tr>
    </w:tbl>
    <w:p w:rsidR="001F702A" w:rsidP="4986D35A" w:rsidRDefault="00000000" w14:paraId="796FA586" w14:textId="77777777">
      <w:pPr>
        <w:pStyle w:val="BodyText"/>
        <w:rPr>
          <w:b w:val="1"/>
          <w:bCs w:val="1"/>
          <w:strike w:val="1"/>
          <w:sz w:val="15"/>
          <w:szCs w:val="15"/>
          <w:rPrChange w:author="Syed Ahmed" w:date="2026-09-16T14:47:53.314Z" w:id="39394657"/>
        </w:rPr>
      </w:pPr>
      <w:r w:rsidRPr="4986D35A">
        <w:rPr>
          <w:b w:val="1"/>
          <w:bCs w:val="1"/>
          <w:strike w:val="1"/>
          <w:sz w:val="15"/>
          <w:szCs w:val="15"/>
          <w:rPrChange w:author="Syed Ahmed" w:date="2026-09-16T14:47:53.313Z" w16du:dateUtc="2026-09-16T14:47:53.313Z" w:id="1434167744">
            <w:rPr>
              <w:b w:val="1"/>
              <w:bCs w:val="1"/>
              <w:sz w:val="15"/>
              <w:szCs w:val="15"/>
            </w:rPr>
          </w:rPrChange>
        </w:rPr>
        <w:t>Table 4.5.3a — Step 1: Mechanism Checklist</w:t>
      </w:r>
    </w:p>
    <w:p w:rsidR="001F702A" w:rsidRDefault="001F702A" w14:paraId="796FA587" w14:textId="77777777">
      <w:pPr>
        <w:sectPr w:rsidR="001F702A">
          <w:headerReference w:type="default" r:id="rId24"/>
          <w:footerReference w:type="default" r:id="rId25"/>
          <w:pgSz w:w="12240" w:h="15840" w:orient="portrait"/>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040"/>
        <w:gridCol w:w="873"/>
        <w:gridCol w:w="3558"/>
        <w:gridCol w:w="873"/>
        <w:gridCol w:w="921"/>
        <w:gridCol w:w="823"/>
        <w:gridCol w:w="3737"/>
        <w:gridCol w:w="1251"/>
      </w:tblGrid>
      <w:tr w:rsidR="001F702A" w:rsidTr="4986D35A" w14:paraId="796FA590"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88" w14:textId="77777777">
            <w:pPr>
              <w:pStyle w:val="Compact"/>
              <w:rPr>
                <w:b w:val="1"/>
                <w:bCs w:val="1"/>
                <w:strike w:val="1"/>
                <w:rPrChange w:author="Syed Ahmed" w:date="2026-09-16T14:47:48.767Z" w:id="1444678491"/>
              </w:rPr>
            </w:pPr>
            <w:r w:rsidRPr="4986D35A">
              <w:rPr>
                <w:b w:val="1"/>
                <w:bCs w:val="1"/>
                <w:strike w:val="1"/>
                <w:rPrChange w:author="Syed Ahmed" w:date="2026-09-16T14:47:48.766Z" w16du:dateUtc="2026-09-16T14:47:48.767Z" w:id="1598229996">
                  <w:rPr>
                    <w:b w:val="1"/>
                    <w:bCs w:val="1"/>
                  </w:rPr>
                </w:rPrChange>
              </w:rPr>
              <w:t>Mechanism</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89" w14:textId="77777777">
            <w:pPr>
              <w:pStyle w:val="Compact"/>
              <w:rPr>
                <w:b w:val="1"/>
                <w:bCs w:val="1"/>
                <w:strike w:val="1"/>
                <w:rPrChange w:author="Syed Ahmed" w:date="2026-09-16T14:47:48.767Z" w:id="470153005"/>
              </w:rPr>
            </w:pPr>
            <w:r w:rsidRPr="4986D35A">
              <w:rPr>
                <w:b w:val="1"/>
                <w:bCs w:val="1"/>
                <w:strike w:val="1"/>
                <w:rPrChange w:author="Syed Ahmed" w:date="2026-09-16T14:47:48.767Z" w16du:dateUtc="2026-09-16T14:47:48.767Z" w:id="98377750">
                  <w:rPr>
                    <w:b w:val="1"/>
                    <w:bCs w:val="1"/>
                  </w:rPr>
                </w:rPrChange>
              </w:rPr>
              <w:t>Who or What Uses It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8A" w14:textId="77777777">
            <w:pPr>
              <w:pStyle w:val="Compact"/>
              <w:rPr>
                <w:b w:val="1"/>
                <w:bCs w:val="1"/>
                <w:strike w:val="1"/>
                <w:rPrChange w:author="Syed Ahmed" w:date="2026-09-16T14:47:48.768Z" w:id="1542464906"/>
              </w:rPr>
            </w:pPr>
            <w:r w:rsidRPr="4986D35A">
              <w:rPr>
                <w:b w:val="1"/>
                <w:bCs w:val="1"/>
                <w:strike w:val="1"/>
                <w:rPrChange w:author="Syed Ahmed" w:date="2026-09-16T14:47:48.768Z" w16du:dateUtc="2026-09-16T14:47:48.768Z" w:id="1227264467">
                  <w:rPr>
                    <w:b w:val="1"/>
                    <w:bCs w:val="1"/>
                  </w:rPr>
                </w:rPrChange>
              </w:rPr>
              <w:t>Credential Type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8B" w14:textId="77777777">
            <w:pPr>
              <w:pStyle w:val="Compact"/>
              <w:rPr>
                <w:b w:val="1"/>
                <w:bCs w:val="1"/>
                <w:strike w:val="1"/>
                <w:rPrChange w:author="Syed Ahmed" w:date="2026-09-16T14:47:48.768Z" w:id="320810606"/>
              </w:rPr>
            </w:pPr>
            <w:r w:rsidRPr="4986D35A">
              <w:rPr>
                <w:b w:val="1"/>
                <w:bCs w:val="1"/>
                <w:strike w:val="1"/>
                <w:rPrChange w:author="Syed Ahmed" w:date="2026-09-16T14:47:48.768Z" w16du:dateUtc="2026-09-16T14:47:48.768Z" w:id="646204505">
                  <w:rPr>
                    <w:b w:val="1"/>
                    <w:bCs w:val="1"/>
                  </w:rPr>
                </w:rPrChange>
              </w:rPr>
              <w:t>Issued / Held By</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8C" w14:textId="77777777">
            <w:pPr>
              <w:pStyle w:val="Compact"/>
              <w:rPr>
                <w:b w:val="1"/>
                <w:bCs w:val="1"/>
                <w:strike w:val="1"/>
                <w:rPrChange w:author="Syed Ahmed" w:date="2026-09-16T14:47:48.768Z" w:id="666949298"/>
              </w:rPr>
            </w:pPr>
            <w:r w:rsidRPr="4986D35A">
              <w:rPr>
                <w:b w:val="1"/>
                <w:bCs w:val="1"/>
                <w:strike w:val="1"/>
                <w:rPrChange w:author="Syed Ahmed" w:date="2026-09-16T14:47:48.768Z" w16du:dateUtc="2026-09-16T14:47:48.768Z" w:id="55353656">
                  <w:rPr>
                    <w:b w:val="1"/>
                    <w:bCs w:val="1"/>
                  </w:rPr>
                </w:rPrChange>
              </w:rPr>
              <w:t>Expiry or Rotation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8D" w14:textId="77777777">
            <w:pPr>
              <w:pStyle w:val="Compact"/>
              <w:rPr>
                <w:b w:val="1"/>
                <w:bCs w:val="1"/>
                <w:strike w:val="1"/>
                <w:rPrChange w:author="Syed Ahmed" w:date="2026-09-16T14:47:48.769Z" w:id="1695560361"/>
              </w:rPr>
            </w:pPr>
            <w:r w:rsidRPr="4986D35A">
              <w:rPr>
                <w:b w:val="1"/>
                <w:bCs w:val="1"/>
                <w:strike w:val="1"/>
                <w:rPrChange w:author="Syed Ahmed" w:date="2026-09-16T14:47:48.769Z" w16du:dateUtc="2026-09-16T14:47:48.769Z" w:id="1863460297">
                  <w:rPr>
                    <w:b w:val="1"/>
                    <w:bCs w:val="1"/>
                  </w:rPr>
                </w:rPrChange>
              </w:rPr>
              <w:t>Bypasses</w:t>
            </w:r>
            <w:r w:rsidRPr="4986D35A">
              <w:rPr>
                <w:b w:val="1"/>
                <w:bCs w:val="1"/>
                <w:strike w:val="1"/>
                <w:rPrChange w:author="Syed Ahmed" w:date="2026-09-16T14:47:48.769Z" w16du:dateUtc="2026-09-16T14:47:48.769Z" w:id="1479164769">
                  <w:rPr>
                    <w:b w:val="1"/>
                    <w:bCs w:val="1"/>
                  </w:rPr>
                </w:rPrChange>
              </w:rPr>
              <w:t xml:space="preserve"> SSO?</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8E" w14:textId="77777777">
            <w:pPr>
              <w:pStyle w:val="Compact"/>
              <w:rPr>
                <w:b w:val="1"/>
                <w:bCs w:val="1"/>
                <w:strike w:val="1"/>
                <w:rPrChange w:author="Syed Ahmed" w:date="2026-09-16T14:47:48.769Z" w:id="1458616250"/>
              </w:rPr>
            </w:pPr>
            <w:r w:rsidRPr="4986D35A">
              <w:rPr>
                <w:b w:val="1"/>
                <w:bCs w:val="1"/>
                <w:strike w:val="1"/>
                <w:rPrChange w:author="Syed Ahmed" w:date="2026-09-16T14:47:48.769Z" w16du:dateUtc="2026-09-16T14:47:48.769Z" w:id="415284624">
                  <w:rPr>
                    <w:b w:val="1"/>
                    <w:bCs w:val="1"/>
                  </w:rPr>
                </w:rPrChange>
              </w:rPr>
              <w:t>Target Equivalent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8F" w14:textId="77777777">
            <w:pPr>
              <w:pStyle w:val="Compact"/>
              <w:rPr>
                <w:b w:val="1"/>
                <w:bCs w:val="1"/>
                <w:strike w:val="1"/>
                <w:rPrChange w:author="Syed Ahmed" w:date="2026-09-16T14:47:48.77Z" w:id="716387170"/>
              </w:rPr>
            </w:pPr>
            <w:r w:rsidRPr="4986D35A">
              <w:rPr>
                <w:b w:val="1"/>
                <w:bCs w:val="1"/>
                <w:strike w:val="1"/>
                <w:rPrChange w:author="Syed Ahmed" w:date="2026-09-16T14:47:48.769Z" w16du:dateUtc="2026-09-16T14:47:48.769Z" w:id="938002547">
                  <w:rPr>
                    <w:b w:val="1"/>
                    <w:bCs w:val="1"/>
                  </w:rPr>
                </w:rPrChange>
              </w:rPr>
              <w:t>Disposition</w:t>
            </w:r>
          </w:p>
        </w:tc>
      </w:tr>
      <w:tr w:rsidR="001F702A" w:rsidTr="4986D35A" w14:paraId="796FA59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91" w14:textId="77777777">
            <w:pPr>
              <w:pStyle w:val="Compact"/>
              <w:rPr>
                <w:i w:val="1"/>
                <w:iCs w:val="1"/>
                <w:strike w:val="1"/>
                <w:rPrChange w:author="Syed Ahmed" w:date="2026-09-16T14:47:48.77Z" w:id="183059666"/>
              </w:rPr>
            </w:pPr>
            <w:r w:rsidRPr="4986D35A">
              <w:rPr>
                <w:i w:val="1"/>
                <w:iCs w:val="1"/>
                <w:strike w:val="1"/>
                <w:rPrChange w:author="Syed Ahmed" w:date="2026-09-16T14:47:48.77Z" w16du:dateUtc="2026-09-16T14:47:48.77Z" w:id="466800324">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92" w14:textId="77777777">
            <w:pPr>
              <w:pStyle w:val="Compact"/>
              <w:rPr>
                <w:i w:val="1"/>
                <w:iCs w:val="1"/>
                <w:strike w:val="1"/>
                <w:rPrChange w:author="Syed Ahmed" w:date="2026-09-16T14:47:48.77Z" w:id="351669911"/>
              </w:rPr>
            </w:pPr>
            <w:r w:rsidRPr="4986D35A">
              <w:rPr>
                <w:i w:val="1"/>
                <w:iCs w:val="1"/>
                <w:strike w:val="1"/>
                <w:rPrChange w:author="Syed Ahmed" w:date="2026-09-16T14:47:48.77Z" w16du:dateUtc="2026-09-16T14:47:48.77Z" w:id="839558811">
                  <w:rPr>
                    <w:i w:val="1"/>
                    <w:iCs w:val="1"/>
                  </w:rPr>
                </w:rPrChange>
              </w:rPr>
              <w:t>To be provided by 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93" w14:textId="77777777">
            <w:pPr>
              <w:pStyle w:val="Compact"/>
              <w:rPr>
                <w:i w:val="1"/>
                <w:iCs w:val="1"/>
                <w:strike w:val="1"/>
                <w:rPrChange w:author="Syed Ahmed" w:date="2026-09-16T14:47:48.77Z" w:id="1372162059"/>
              </w:rPr>
            </w:pPr>
            <w:r w:rsidRPr="4986D35A">
              <w:rPr>
                <w:i w:val="1"/>
                <w:iCs w:val="1"/>
                <w:strike w:val="1"/>
                <w:rPrChange w:author="Syed Ahmed" w:date="2026-09-16T14:47:48.77Z" w16du:dateUtc="2026-09-16T14:47:48.77Z" w:id="103626639">
                  <w:rPr>
                    <w:i w:val="1"/>
                    <w:iCs w:val="1"/>
                  </w:rPr>
                </w:rPrChange>
              </w:rPr>
              <w:t>Not yet provided — Key, secret, certificate, key pair, password.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94" w14:textId="77777777">
            <w:pPr>
              <w:pStyle w:val="Compact"/>
              <w:rPr>
                <w:i w:val="1"/>
                <w:iCs w:val="1"/>
                <w:strike w:val="1"/>
                <w:rPrChange w:author="Syed Ahmed" w:date="2026-09-16T14:47:48.771Z" w:id="939772701"/>
              </w:rPr>
            </w:pPr>
            <w:r w:rsidRPr="4986D35A">
              <w:rPr>
                <w:i w:val="1"/>
                <w:iCs w:val="1"/>
                <w:strike w:val="1"/>
                <w:rPrChange w:author="Syed Ahmed" w:date="2026-09-16T14:47:48.771Z" w16du:dateUtc="2026-09-16T14:47:48.771Z" w:id="144553745">
                  <w:rPr>
                    <w:i w:val="1"/>
                    <w:iCs w:val="1"/>
                  </w:rPr>
                </w:rPrChange>
              </w:rPr>
              <w:t>To be provided by 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95" w14:textId="77777777">
            <w:pPr>
              <w:pStyle w:val="Compact"/>
              <w:rPr>
                <w:i w:val="1"/>
                <w:iCs w:val="1"/>
                <w:strike w:val="1"/>
                <w:rPrChange w:author="Syed Ahmed" w:date="2026-09-16T14:47:48.772Z" w:id="2100584627"/>
              </w:rPr>
            </w:pPr>
            <w:r w:rsidRPr="4986D35A">
              <w:rPr>
                <w:strike w:val="1"/>
                <w:rPrChange w:author="Syed Ahmed" w:date="2026-09-16T14:47:48.771Z" w16du:dateUtc="2026-09-16T14:47:48.771Z" w:id="229559438"/>
              </w:rPr>
              <w:t xml:space="preserve">☐ </w:t>
            </w:r>
            <w:r w:rsidRPr="4986D35A">
              <w:rPr>
                <w:i w:val="1"/>
                <w:iCs w:val="1"/>
                <w:strike w:val="1"/>
                <w:rPrChange w:author="Syed Ahmed" w:date="2026-09-16T14:47:48.771Z" w16du:dateUtc="2026-09-16T14:47:48.771Z" w:id="1715585089">
                  <w:rPr>
                    <w:i w:val="1"/>
                    <w:iCs w:val="1"/>
                  </w:rPr>
                </w:rPrChange>
              </w:rPr>
              <w:t>Date:</w:t>
            </w:r>
            <w:r w:rsidRPr="4986D35A">
              <w:rPr>
                <w:strike w:val="1"/>
                <w:rPrChange w:author="Syed Ahmed" w:date="2026-09-16T14:47:48.771Z" w16du:dateUtc="2026-09-16T14:47:48.771Z" w:id="1710459460"/>
              </w:rPr>
              <w:t xml:space="preserve"> ☐ </w:t>
            </w:r>
            <w:r w:rsidRPr="4986D35A">
              <w:rPr>
                <w:i w:val="1"/>
                <w:iCs w:val="1"/>
                <w:strike w:val="1"/>
                <w:rPrChange w:author="Syed Ahmed" w:date="2026-09-16T14:47:48.771Z" w16du:dateUtc="2026-09-16T14:47:48.771Z" w:id="267549896">
                  <w:rPr>
                    <w:i w:val="1"/>
                    <w:iCs w:val="1"/>
                  </w:rPr>
                </w:rPrChange>
              </w:rPr>
              <w:t>Interval:</w:t>
            </w:r>
            <w:r w:rsidRPr="4986D35A">
              <w:rPr>
                <w:strike w:val="1"/>
                <w:rPrChange w:author="Syed Ahmed" w:date="2026-09-16T14:47:48.771Z" w16du:dateUtc="2026-09-16T14:47:48.771Z" w:id="1041025226"/>
              </w:rPr>
              <w:t xml:space="preserve"> ☐ </w:t>
            </w:r>
            <w:r w:rsidRPr="4986D35A">
              <w:rPr>
                <w:i w:val="1"/>
                <w:iCs w:val="1"/>
                <w:strike w:val="1"/>
                <w:rPrChange w:author="Syed Ahmed" w:date="2026-09-16T14:47:48.772Z" w16du:dateUtc="2026-09-16T14:47:48.772Z" w:id="768324538">
                  <w:rPr>
                    <w:i w:val="1"/>
                    <w:iCs w:val="1"/>
                  </w:rPr>
                </w:rPrChange>
              </w:rPr>
              <w:t>None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96" w14:textId="77777777">
            <w:pPr>
              <w:pStyle w:val="Compact"/>
              <w:rPr>
                <w:i w:val="1"/>
                <w:iCs w:val="1"/>
                <w:strike w:val="1"/>
                <w:rPrChange w:author="Syed Ahmed" w:date="2026-09-16T14:47:48.773Z" w:id="101919007"/>
              </w:rPr>
            </w:pPr>
            <w:r w:rsidRPr="4986D35A">
              <w:rPr>
                <w:strike w:val="1"/>
                <w:rPrChange w:author="Syed Ahmed" w:date="2026-09-16T14:47:48.772Z" w16du:dateUtc="2026-09-16T14:47:48.772Z" w:id="1275175198"/>
              </w:rPr>
              <w:t xml:space="preserve">☐ </w:t>
            </w:r>
            <w:r w:rsidRPr="4986D35A">
              <w:rPr>
                <w:i w:val="1"/>
                <w:iCs w:val="1"/>
                <w:strike w:val="1"/>
                <w:rPrChange w:author="Syed Ahmed" w:date="2026-09-16T14:47:48.772Z" w16du:dateUtc="2026-09-16T14:47:48.772Z" w:id="51629150">
                  <w:rPr>
                    <w:i w:val="1"/>
                    <w:iCs w:val="1"/>
                  </w:rPr>
                </w:rPrChange>
              </w:rPr>
              <w:t>Yes</w:t>
            </w:r>
            <w:r w:rsidRPr="4986D35A">
              <w:rPr>
                <w:strike w:val="1"/>
                <w:rPrChange w:author="Syed Ahmed" w:date="2026-09-16T14:47:48.772Z" w16du:dateUtc="2026-09-16T14:47:48.772Z" w:id="1921126792"/>
              </w:rPr>
              <w:t xml:space="preserve"> ☐ </w:t>
            </w:r>
            <w:r w:rsidRPr="4986D35A">
              <w:rPr>
                <w:i w:val="1"/>
                <w:iCs w:val="1"/>
                <w:strike w:val="1"/>
                <w:rPrChange w:author="Syed Ahmed" w:date="2026-09-16T14:47:48.773Z" w16du:dateUtc="2026-09-16T14:47:48.773Z" w:id="79964895">
                  <w:rPr>
                    <w:i w:val="1"/>
                    <w:iCs w:val="1"/>
                  </w:rPr>
                </w:rPrChange>
              </w:rPr>
              <w:t>No</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97" w14:textId="77777777">
            <w:pPr>
              <w:pStyle w:val="Compact"/>
              <w:rPr>
                <w:i w:val="1"/>
                <w:iCs w:val="1"/>
                <w:strike w:val="1"/>
                <w:rPrChange w:author="Syed Ahmed" w:date="2026-09-16T14:47:48.774Z" w:id="1341429360"/>
              </w:rPr>
            </w:pPr>
            <w:r w:rsidRPr="4986D35A">
              <w:rPr>
                <w:i w:val="1"/>
                <w:iCs w:val="1"/>
                <w:strike w:val="1"/>
                <w:rPrChange w:author="Syed Ahmed" w:date="2026-09-16T14:47:48.773Z" w16du:dateUtc="2026-09-16T14:47:48.773Z" w:id="1528517708">
                  <w:rPr>
                    <w:i w:val="1"/>
                    <w:iCs w:val="1"/>
                  </w:rPr>
                </w:rPrChange>
              </w:rPr>
              <w:t xml:space="preserve">Not yet provided — Target mechanism that replaces it, or </w:t>
            </w:r>
            <w:r w:rsidRPr="4986D35A">
              <w:rPr>
                <w:i w:val="1"/>
                <w:iCs w:val="1"/>
                <w:strike w:val="1"/>
                <w:rPrChange w:author="Syed Ahmed" w:date="2026-09-16T14:47:48.773Z" w16du:dateUtc="2026-09-16T14:47:48.773Z" w:id="1673654259">
                  <w:rPr>
                    <w:i w:val="1"/>
                    <w:iCs w:val="1"/>
                  </w:rPr>
                </w:rPrChange>
              </w:rPr>
              <w:t>None available</w:t>
            </w:r>
            <w:r w:rsidRPr="4986D35A">
              <w:rPr>
                <w:i w:val="1"/>
                <w:iCs w:val="1"/>
                <w:strike w:val="1"/>
                <w:rPrChange w:author="Syed Ahmed" w:date="2026-09-16T14:47:48.773Z" w16du:dateUtc="2026-09-16T14:47:48.773Z" w:id="1080127485">
                  <w:rPr>
                    <w:i w:val="1"/>
                    <w:iCs w:val="1"/>
                  </w:rPr>
                </w:rPrChange>
              </w:rPr>
              <w:t>.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98" w14:textId="77777777">
            <w:pPr>
              <w:pStyle w:val="Compact"/>
              <w:rPr>
                <w:i w:val="1"/>
                <w:iCs w:val="1"/>
                <w:strike w:val="1"/>
                <w:rPrChange w:author="Syed Ahmed" w:date="2026-09-16T14:47:48.776Z" w:id="1749509422"/>
              </w:rPr>
            </w:pPr>
            <w:r w:rsidRPr="4986D35A">
              <w:rPr>
                <w:strike w:val="1"/>
                <w:rPrChange w:author="Syed Ahmed" w:date="2026-09-16T14:47:48.774Z" w16du:dateUtc="2026-09-16T14:47:48.774Z" w:id="1266309460"/>
              </w:rPr>
              <w:t xml:space="preserve">☐ </w:t>
            </w:r>
            <w:r w:rsidRPr="4986D35A">
              <w:rPr>
                <w:i w:val="1"/>
                <w:iCs w:val="1"/>
                <w:strike w:val="1"/>
                <w:rPrChange w:author="Syed Ahmed" w:date="2026-09-16T14:47:48.774Z" w16du:dateUtc="2026-09-16T14:47:48.774Z" w:id="1821814298">
                  <w:rPr>
                    <w:i w:val="1"/>
                    <w:iCs w:val="1"/>
                  </w:rPr>
                </w:rPrChange>
              </w:rPr>
              <w:t>Replace</w:t>
            </w:r>
            <w:r w:rsidRPr="4986D35A">
              <w:rPr>
                <w:strike w:val="1"/>
                <w:rPrChange w:author="Syed Ahmed" w:date="2026-09-16T14:47:48.775Z" w16du:dateUtc="2026-09-16T14:47:48.775Z" w:id="1500225023"/>
              </w:rPr>
              <w:t xml:space="preserve"> ☐ </w:t>
            </w:r>
            <w:r w:rsidRPr="4986D35A">
              <w:rPr>
                <w:i w:val="1"/>
                <w:iCs w:val="1"/>
                <w:strike w:val="1"/>
                <w:rPrChange w:author="Syed Ahmed" w:date="2026-09-16T14:47:48.775Z" w16du:dateUtc="2026-09-16T14:47:48.775Z" w:id="1531904231">
                  <w:rPr>
                    <w:i w:val="1"/>
                    <w:iCs w:val="1"/>
                  </w:rPr>
                </w:rPrChange>
              </w:rPr>
              <w:t>Retain</w:t>
            </w:r>
            <w:r w:rsidRPr="4986D35A">
              <w:rPr>
                <w:strike w:val="1"/>
                <w:rPrChange w:author="Syed Ahmed" w:date="2026-09-16T14:47:48.775Z" w16du:dateUtc="2026-09-16T14:47:48.775Z" w:id="163015798"/>
              </w:rPr>
              <w:t xml:space="preserve"> ☐ </w:t>
            </w:r>
            <w:r w:rsidRPr="4986D35A">
              <w:rPr>
                <w:i w:val="1"/>
                <w:iCs w:val="1"/>
                <w:strike w:val="1"/>
                <w:rPrChange w:author="Syed Ahmed" w:date="2026-09-16T14:47:48.776Z" w16du:dateUtc="2026-09-16T14:47:48.776Z" w:id="1992503025">
                  <w:rPr>
                    <w:i w:val="1"/>
                    <w:iCs w:val="1"/>
                  </w:rPr>
                </w:rPrChange>
              </w:rPr>
              <w:t>Revoke at cutover</w:t>
            </w:r>
          </w:p>
        </w:tc>
      </w:tr>
    </w:tbl>
    <w:p w:rsidR="001F702A" w:rsidP="4986D35A" w:rsidRDefault="00000000" w14:paraId="796FA59A" w14:textId="77777777">
      <w:pPr>
        <w:pStyle w:val="BodyText"/>
        <w:rPr>
          <w:b w:val="1"/>
          <w:bCs w:val="1"/>
          <w:strike w:val="1"/>
          <w:sz w:val="15"/>
          <w:szCs w:val="15"/>
          <w:rPrChange w:author="Syed Ahmed" w:date="2026-09-16T14:47:48.777Z" w:id="306175746"/>
        </w:rPr>
      </w:pPr>
      <w:r w:rsidRPr="4986D35A">
        <w:rPr>
          <w:b w:val="1"/>
          <w:bCs w:val="1"/>
          <w:strike w:val="1"/>
          <w:sz w:val="15"/>
          <w:szCs w:val="15"/>
          <w:rPrChange w:author="Syed Ahmed" w:date="2026-09-16T14:47:48.776Z" w16du:dateUtc="2026-09-16T14:47:48.776Z" w:id="1398960887">
            <w:rPr>
              <w:b w:val="1"/>
              <w:bCs w:val="1"/>
              <w:sz w:val="15"/>
              <w:szCs w:val="15"/>
            </w:rPr>
          </w:rPrChange>
        </w:rPr>
        <w:t>Table 4.5.3b — Step 2: Mechanism Register</w:t>
      </w:r>
    </w:p>
    <w:p w:rsidR="001F702A" w:rsidRDefault="001F702A" w14:paraId="796FA59B" w14:textId="77777777">
      <w:pPr>
        <w:sectPr w:rsidR="001F702A">
          <w:headerReference w:type="default" r:id="rId26"/>
          <w:footerReference w:type="default" r:id="rId27"/>
          <w:pgSz w:w="15840" w:h="12240" w:orient="landscape"/>
          <w:pgMar w:top="1440" w:right="1440" w:bottom="1440" w:left="1440" w:header="720" w:footer="620" w:gutter="0"/>
          <w:cols w:space="720"/>
        </w:sectPr>
      </w:pPr>
    </w:p>
    <w:p w:rsidR="001F702A" w:rsidP="4986D35A" w:rsidRDefault="00000000" w14:paraId="796FA59C" w14:textId="77777777">
      <w:pPr>
        <w:pStyle w:val="Heading3"/>
        <w:rPr>
          <w:strike w:val="1"/>
          <w:rPrChange w:author="Syed Ahmed" w:date="2026-09-16T14:47:39.555Z" w:id="1989390188"/>
        </w:rPr>
      </w:pPr>
      <w:bookmarkStart w:name="active-directory-security-group-register" w:id="22"/>
      <w:bookmarkEnd w:id="21"/>
      <w:r>
        <w:rPr/>
        <w:t>4</w:t>
      </w:r>
      <w:r w:rsidRPr="4986D35A">
        <w:rPr>
          <w:strike w:val="1"/>
          <w:rPrChange w:author="Syed Ahmed" w:date="2026-09-16T14:47:39.554Z" w16du:dateUtc="2026-09-16T14:47:39.554Z" w:id="1120440618"/>
        </w:rPr>
        <w:t>.5.4 Active Directory Security Group Register</w:t>
      </w:r>
    </w:p>
    <w:p w:rsidR="001F702A" w:rsidP="4986D35A" w:rsidRDefault="00000000" w14:paraId="796FA59D" w14:textId="77777777">
      <w:pPr>
        <w:pStyle w:val="FirstParagraph"/>
        <w:rPr>
          <w:strike w:val="1"/>
          <w:rPrChange w:author="Syed Ahmed" w:date="2026-09-16T14:47:39.556Z" w:id="1026807266"/>
        </w:rPr>
      </w:pPr>
      <w:r w:rsidRPr="4986D35A">
        <w:rPr>
          <w:strike w:val="1"/>
          <w:rPrChange w:author="Syed Ahmed" w:date="2026-09-16T14:47:39.555Z" w16du:dateUtc="2026-09-16T14:47:39.555Z" w:id="1789090274"/>
        </w:rPr>
        <w:t xml:space="preserve">Every Active Directory group that governs access to this application is registered here with its effective membership, its </w:t>
      </w:r>
      <w:r w:rsidRPr="4986D35A">
        <w:rPr>
          <w:strike w:val="1"/>
          <w:rPrChange w:author="Syed Ahmed" w:date="2026-09-16T14:47:39.555Z" w16du:dateUtc="2026-09-16T14:47:39.555Z" w:id="2015757741"/>
        </w:rPr>
        <w:t>owner</w:t>
      </w:r>
      <w:r w:rsidRPr="4986D35A">
        <w:rPr>
          <w:strike w:val="1"/>
          <w:rPrChange w:author="Syed Ahmed" w:date="2026-09-16T14:47:39.555Z" w16du:dateUtc="2026-09-16T14:47:39.555Z" w:id="1653041017"/>
        </w:rPr>
        <w:t xml:space="preserve"> and its target mapping. Membership counts are taken after nested groups are expanded, because a count read from the group object understates real </w:t>
      </w:r>
      <w:r w:rsidRPr="4986D35A">
        <w:rPr>
          <w:strike w:val="1"/>
          <w:rPrChange w:author="Syed Ahmed" w:date="2026-09-16T14:47:39.555Z" w16du:dateUtc="2026-09-16T14:47:39.555Z" w:id="1413627154"/>
        </w:rPr>
        <w:t>access</w:t>
      </w:r>
      <w:r w:rsidRPr="4986D35A">
        <w:rPr>
          <w:strike w:val="1"/>
          <w:rPrChange w:author="Syed Ahmed" w:date="2026-09-16T14:47:39.555Z" w16du:dateUtc="2026-09-16T14:47:39.555Z" w:id="475908963"/>
        </w:rPr>
        <w:t xml:space="preserve"> and nesting is a common source of entitlement nobody intended to grant. Groups shared with other applications are </w:t>
      </w:r>
      <w:r w:rsidRPr="4986D35A">
        <w:rPr>
          <w:strike w:val="1"/>
          <w:rPrChange w:author="Syed Ahmed" w:date="2026-09-16T14:47:39.555Z" w16du:dateUtc="2026-09-16T14:47:39.555Z" w:id="648836395"/>
        </w:rPr>
        <w:t>identified</w:t>
      </w:r>
      <w:r w:rsidRPr="4986D35A">
        <w:rPr>
          <w:strike w:val="1"/>
          <w:rPrChange w:author="Syed Ahmed" w:date="2026-09-16T14:47:39.555Z" w16du:dateUtc="2026-09-16T14:47:39.555Z" w:id="1027715577"/>
        </w:rPr>
        <w:t xml:space="preserve"> explicitly, since they cannot be retired alongside this application and become coupling findings for the dependency register. Each group resolves </w:t>
      </w:r>
      <w:r w:rsidRPr="4986D35A">
        <w:rPr>
          <w:strike w:val="1"/>
          <w:rPrChange w:author="Syed Ahmed" w:date="2026-09-16T14:47:39.555Z" w16du:dateUtc="2026-09-16T14:47:39.555Z" w:id="413674419"/>
        </w:rPr>
        <w:t>either to</w:t>
      </w:r>
      <w:r w:rsidRPr="4986D35A">
        <w:rPr>
          <w:strike w:val="1"/>
          <w:rPrChange w:author="Syed Ahmed" w:date="2026-09-16T14:47:39.555Z" w16du:dateUtc="2026-09-16T14:47:39.555Z" w:id="476423103"/>
        </w:rPr>
        <w:t xml:space="preserve"> a target role </w:t>
      </w:r>
      <w:r w:rsidRPr="4986D35A">
        <w:rPr>
          <w:strike w:val="1"/>
          <w:rPrChange w:author="Syed Ahmed" w:date="2026-09-16T14:47:39.555Z" w16du:dateUtc="2026-09-16T14:47:39.555Z" w:id="1516980236"/>
        </w:rPr>
        <w:t>or to</w:t>
      </w:r>
      <w:r w:rsidRPr="4986D35A">
        <w:rPr>
          <w:strike w:val="1"/>
          <w:rPrChange w:author="Syed Ahmed" w:date="2026-09-16T14:47:39.555Z" w16du:dateUtc="2026-09-16T14:47:39.555Z" w:id="1991940476"/>
        </w:rPr>
        <w:t xml:space="preserve"> an explicit retirement decision; none may be left unmapped.</w:t>
      </w:r>
    </w:p>
    <w:p w:rsidR="001F702A" w:rsidP="4986D35A" w:rsidRDefault="001F702A" w14:paraId="796FA59E" w14:textId="77777777">
      <w:pPr>
        <w:pStyle w:val="Compact"/>
        <w:rPr>
          <w:strike w:val="1"/>
          <w:rPrChange w:author="Syed Ahmed" w:date="2026-09-16T14:47:39.557Z" w:id="860642999"/>
        </w:rPr>
      </w:pPr>
    </w:p>
    <w:tbl>
      <w:tblPr>
        <w:tblStyle w:val="Table"/>
        <w:tblW w:w="5000" w:type="pct"/>
        <w:tblLook w:val="0020" w:firstRow="1" w:lastRow="0" w:firstColumn="0" w:lastColumn="0" w:noHBand="0" w:noVBand="0"/>
      </w:tblPr>
      <w:tblGrid>
        <w:gridCol w:w="735"/>
        <w:gridCol w:w="1730"/>
        <w:gridCol w:w="777"/>
        <w:gridCol w:w="1652"/>
        <w:gridCol w:w="735"/>
        <w:gridCol w:w="1899"/>
        <w:gridCol w:w="1211"/>
        <w:gridCol w:w="737"/>
      </w:tblGrid>
      <w:tr w:rsidR="001F702A" w:rsidTr="4986D35A" w14:paraId="796FA5A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9F" w14:textId="77777777">
            <w:pPr>
              <w:pStyle w:val="Compact"/>
              <w:rPr>
                <w:b w:val="1"/>
                <w:bCs w:val="1"/>
                <w:strike w:val="1"/>
                <w:rPrChange w:author="Syed Ahmed" w:date="2026-09-16T14:47:39.558Z" w:id="1623843638"/>
              </w:rPr>
            </w:pPr>
            <w:r w:rsidRPr="4986D35A">
              <w:rPr>
                <w:b w:val="1"/>
                <w:bCs w:val="1"/>
                <w:strike w:val="1"/>
                <w:rPrChange w:author="Syed Ahmed" w:date="2026-09-16T14:47:39.557Z" w16du:dateUtc="2026-09-16T14:47:39.557Z" w:id="1803707124">
                  <w:rPr>
                    <w:b w:val="1"/>
                    <w:bCs w:val="1"/>
                  </w:rPr>
                </w:rPrChange>
              </w:rPr>
              <w:t>Group Name (full DN)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A0" w14:textId="77777777">
            <w:pPr>
              <w:pStyle w:val="Compact"/>
              <w:rPr>
                <w:b w:val="1"/>
                <w:bCs w:val="1"/>
                <w:strike w:val="1"/>
                <w:rPrChange w:author="Syed Ahmed" w:date="2026-09-16T14:47:39.558Z" w:id="2056452154"/>
              </w:rPr>
            </w:pPr>
            <w:r w:rsidRPr="4986D35A">
              <w:rPr>
                <w:b w:val="1"/>
                <w:bCs w:val="1"/>
                <w:strike w:val="1"/>
                <w:rPrChange w:author="Syed Ahmed" w:date="2026-09-16T14:47:39.558Z" w16du:dateUtc="2026-09-16T14:47:39.558Z" w:id="427002018">
                  <w:rPr>
                    <w:b w:val="1"/>
                    <w:bCs w:val="1"/>
                  </w:rPr>
                </w:rPrChange>
              </w:rPr>
              <w:t>Access It Grants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A1" w14:textId="77777777">
            <w:pPr>
              <w:pStyle w:val="Compact"/>
              <w:rPr>
                <w:b w:val="1"/>
                <w:bCs w:val="1"/>
                <w:strike w:val="1"/>
                <w:rPrChange w:author="Syed Ahmed" w:date="2026-09-16T14:47:39.559Z" w:id="913398523"/>
              </w:rPr>
            </w:pPr>
            <w:r w:rsidRPr="4986D35A">
              <w:rPr>
                <w:b w:val="1"/>
                <w:bCs w:val="1"/>
                <w:strike w:val="1"/>
                <w:rPrChange w:author="Syed Ahmed" w:date="2026-09-16T14:47:39.559Z" w16du:dateUtc="2026-09-16T14:47:39.559Z" w:id="249197166">
                  <w:rPr>
                    <w:b w:val="1"/>
                    <w:bCs w:val="1"/>
                  </w:rPr>
                </w:rPrChange>
              </w:rPr>
              <w:t>Effective Members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A2" w14:textId="77777777">
            <w:pPr>
              <w:pStyle w:val="Compact"/>
              <w:rPr>
                <w:b w:val="1"/>
                <w:bCs w:val="1"/>
                <w:strike w:val="1"/>
                <w:rPrChange w:author="Syed Ahmed" w:date="2026-09-16T14:47:39.56Z" w:id="691548028"/>
              </w:rPr>
            </w:pPr>
            <w:r w:rsidRPr="4986D35A">
              <w:rPr>
                <w:b w:val="1"/>
                <w:bCs w:val="1"/>
                <w:strike w:val="1"/>
                <w:rPrChange w:author="Syed Ahmed" w:date="2026-09-16T14:47:39.56Z" w16du:dateUtc="2026-09-16T14:47:39.56Z" w:id="1003907603">
                  <w:rPr>
                    <w:b w:val="1"/>
                    <w:bCs w:val="1"/>
                  </w:rPr>
                </w:rPrChange>
              </w:rPr>
              <w:t>Nested Groups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A3" w14:textId="77777777">
            <w:pPr>
              <w:pStyle w:val="Compact"/>
              <w:rPr>
                <w:b w:val="1"/>
                <w:bCs w:val="1"/>
                <w:strike w:val="1"/>
                <w:rPrChange w:author="Syed Ahmed" w:date="2026-09-16T14:47:39.561Z" w:id="75881311"/>
              </w:rPr>
            </w:pPr>
            <w:r w:rsidRPr="4986D35A">
              <w:rPr>
                <w:b w:val="1"/>
                <w:bCs w:val="1"/>
                <w:strike w:val="1"/>
                <w:rPrChange w:author="Syed Ahmed" w:date="2026-09-16T14:47:39.561Z" w16du:dateUtc="2026-09-16T14:47:39.561Z" w:id="1567296298">
                  <w:rPr>
                    <w:b w:val="1"/>
                    <w:bCs w:val="1"/>
                  </w:rPr>
                </w:rPrChange>
              </w:rPr>
              <w:t>Group Owner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A4" w14:textId="77777777">
            <w:pPr>
              <w:pStyle w:val="Compact"/>
              <w:rPr>
                <w:b w:val="1"/>
                <w:bCs w:val="1"/>
                <w:strike w:val="1"/>
                <w:rPrChange w:author="Syed Ahmed" w:date="2026-09-16T14:47:39.562Z" w:id="646453738"/>
              </w:rPr>
            </w:pPr>
            <w:r w:rsidRPr="4986D35A">
              <w:rPr>
                <w:b w:val="1"/>
                <w:bCs w:val="1"/>
                <w:strike w:val="1"/>
                <w:rPrChange w:author="Syed Ahmed" w:date="2026-09-16T14:47:39.562Z" w16du:dateUtc="2026-09-16T14:47:39.562Z" w:id="1780848891">
                  <w:rPr>
                    <w:b w:val="1"/>
                    <w:bCs w:val="1"/>
                  </w:rPr>
                </w:rPrChange>
              </w:rPr>
              <w:t>How Membership Is Granted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A5" w14:textId="77777777">
            <w:pPr>
              <w:pStyle w:val="Compact"/>
              <w:rPr>
                <w:b w:val="1"/>
                <w:bCs w:val="1"/>
                <w:strike w:val="1"/>
                <w:rPrChange w:author="Syed Ahmed" w:date="2026-09-16T14:47:39.563Z" w:id="1267859908"/>
              </w:rPr>
            </w:pPr>
            <w:r w:rsidRPr="4986D35A">
              <w:rPr>
                <w:b w:val="1"/>
                <w:bCs w:val="1"/>
                <w:strike w:val="1"/>
                <w:rPrChange w:author="Syed Ahmed" w:date="2026-09-16T14:47:39.563Z" w16du:dateUtc="2026-09-16T14:47:39.563Z" w:id="1362050060">
                  <w:rPr>
                    <w:b w:val="1"/>
                    <w:bCs w:val="1"/>
                  </w:rPr>
                </w:rPrChange>
              </w:rPr>
              <w:t>Used By Other Applications?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A6" w14:textId="77777777">
            <w:pPr>
              <w:pStyle w:val="Compact"/>
              <w:rPr>
                <w:b w:val="1"/>
                <w:bCs w:val="1"/>
                <w:strike w:val="1"/>
                <w:rPrChange w:author="Syed Ahmed" w:date="2026-09-16T14:47:39.564Z" w:id="514637456"/>
              </w:rPr>
            </w:pPr>
            <w:r w:rsidRPr="4986D35A">
              <w:rPr>
                <w:b w:val="1"/>
                <w:bCs w:val="1"/>
                <w:strike w:val="1"/>
                <w:rPrChange w:author="Syed Ahmed" w:date="2026-09-16T14:47:39.564Z" w16du:dateUtc="2026-09-16T14:47:39.564Z" w:id="389903073">
                  <w:rPr>
                    <w:b w:val="1"/>
                    <w:bCs w:val="1"/>
                  </w:rPr>
                </w:rPrChange>
              </w:rPr>
              <w:t>Target Role Mapping</w:t>
            </w:r>
          </w:p>
        </w:tc>
      </w:tr>
      <w:tr w:rsidR="001F702A" w:rsidTr="4986D35A" w14:paraId="796FA5B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A8" w14:textId="77777777">
            <w:pPr>
              <w:pStyle w:val="Compact"/>
              <w:rPr>
                <w:i w:val="1"/>
                <w:iCs w:val="1"/>
                <w:strike w:val="1"/>
                <w:rPrChange w:author="Syed Ahmed" w:date="2026-09-16T14:47:39.566Z" w:id="1360236150"/>
              </w:rPr>
            </w:pPr>
            <w:r w:rsidRPr="4986D35A">
              <w:rPr>
                <w:i w:val="1"/>
                <w:iCs w:val="1"/>
                <w:strike w:val="1"/>
                <w:rPrChange w:author="Syed Ahmed" w:date="2026-09-16T14:47:39.565Z" w16du:dateUtc="2026-09-16T14:47:39.565Z" w:id="1606796462">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A9" w14:textId="77777777">
            <w:pPr>
              <w:pStyle w:val="Compact"/>
              <w:rPr>
                <w:i w:val="1"/>
                <w:iCs w:val="1"/>
                <w:strike w:val="1"/>
                <w:rPrChange w:author="Syed Ahmed" w:date="2026-09-16T14:47:39.567Z" w:id="2027746562"/>
              </w:rPr>
            </w:pPr>
            <w:r w:rsidRPr="4986D35A">
              <w:rPr>
                <w:i w:val="1"/>
                <w:iCs w:val="1"/>
                <w:strike w:val="1"/>
                <w:rPrChange w:author="Syed Ahmed" w:date="2026-09-16T14:47:39.566Z" w16du:dateUtc="2026-09-16T14:47:39.566Z" w:id="1978581762">
                  <w:rPr>
                    <w:i w:val="1"/>
                    <w:iCs w:val="1"/>
                  </w:rPr>
                </w:rPrChange>
              </w:rPr>
              <w:t xml:space="preserve">Not yet provided — Application role or permission </w:t>
            </w:r>
            <w:r w:rsidRPr="4986D35A">
              <w:rPr>
                <w:i w:val="1"/>
                <w:iCs w:val="1"/>
                <w:strike w:val="1"/>
                <w:rPrChange w:author="Syed Ahmed" w:date="2026-09-16T14:47:39.566Z" w16du:dateUtc="2026-09-16T14:47:39.566Z" w:id="72106246">
                  <w:rPr>
                    <w:i w:val="1"/>
                    <w:iCs w:val="1"/>
                  </w:rPr>
                </w:rPrChange>
              </w:rPr>
              <w:t>set</w:t>
            </w:r>
            <w:r w:rsidRPr="4986D35A">
              <w:rPr>
                <w:i w:val="1"/>
                <w:iCs w:val="1"/>
                <w:strike w:val="1"/>
                <w:rPrChange w:author="Syed Ahmed" w:date="2026-09-16T14:47:39.566Z" w16du:dateUtc="2026-09-16T14:47:39.566Z" w:id="1072557557">
                  <w:rPr>
                    <w:i w:val="1"/>
                    <w:iCs w:val="1"/>
                  </w:rPr>
                </w:rPrChange>
              </w:rPr>
              <w:t xml:space="preserve"> this group confers.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AA" w14:textId="77777777">
            <w:pPr>
              <w:pStyle w:val="Compact"/>
              <w:rPr>
                <w:i w:val="1"/>
                <w:iCs w:val="1"/>
                <w:strike w:val="1"/>
                <w:rPrChange w:author="Syed Ahmed" w:date="2026-09-16T14:47:39.568Z" w:id="1373979123"/>
              </w:rPr>
            </w:pPr>
            <w:r w:rsidRPr="4986D35A">
              <w:rPr>
                <w:i w:val="1"/>
                <w:iCs w:val="1"/>
                <w:strike w:val="1"/>
                <w:rPrChange w:author="Syed Ahmed" w:date="2026-09-16T14:47:39.567Z" w16du:dateUtc="2026-09-16T14:47:39.567Z" w:id="1584511838">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AB" w14:textId="77777777">
            <w:pPr>
              <w:pStyle w:val="Compact"/>
              <w:rPr>
                <w:i w:val="1"/>
                <w:iCs w:val="1"/>
                <w:strike w:val="1"/>
                <w:rPrChange w:author="Syed Ahmed" w:date="2026-09-16T14:47:39.569Z" w:id="541276572"/>
              </w:rPr>
            </w:pPr>
            <w:r w:rsidRPr="4986D35A">
              <w:rPr>
                <w:i w:val="1"/>
                <w:iCs w:val="1"/>
                <w:strike w:val="1"/>
                <w:rPrChange w:author="Syed Ahmed" w:date="2026-09-16T14:47:39.568Z" w16du:dateUtc="2026-09-16T14:47:39.568Z" w:id="2119935626">
                  <w:rPr>
                    <w:i w:val="1"/>
                    <w:iCs w:val="1"/>
                  </w:rPr>
                </w:rPrChange>
              </w:rPr>
              <w:t>Not yet provided — Groups nested inside this one, or None.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AC" w14:textId="77777777">
            <w:pPr>
              <w:pStyle w:val="Compact"/>
              <w:rPr>
                <w:i w:val="1"/>
                <w:iCs w:val="1"/>
                <w:strike w:val="1"/>
                <w:rPrChange w:author="Syed Ahmed" w:date="2026-09-16T14:47:39.57Z" w:id="194454228"/>
              </w:rPr>
            </w:pPr>
            <w:r w:rsidRPr="4986D35A">
              <w:rPr>
                <w:i w:val="1"/>
                <w:iCs w:val="1"/>
                <w:strike w:val="1"/>
                <w:rPrChange w:author="Syed Ahmed" w:date="2026-09-16T14:47:39.569Z" w16du:dateUtc="2026-09-16T14:47:39.569Z" w:id="960819282">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AD" w14:textId="77777777">
            <w:pPr>
              <w:pStyle w:val="Compact"/>
              <w:rPr>
                <w:i w:val="1"/>
                <w:iCs w:val="1"/>
                <w:strike w:val="1"/>
                <w:rPrChange w:author="Syed Ahmed" w:date="2026-09-16T14:47:39.571Z" w:id="1421727554"/>
              </w:rPr>
            </w:pPr>
            <w:r w:rsidRPr="4986D35A">
              <w:rPr>
                <w:i w:val="1"/>
                <w:iCs w:val="1"/>
                <w:strike w:val="1"/>
                <w:rPrChange w:author="Syed Ahmed" w:date="2026-09-16T14:47:39.57Z" w16du:dateUtc="2026-09-16T14:47:39.57Z" w:id="1105379922">
                  <w:rPr>
                    <w:i w:val="1"/>
                    <w:iCs w:val="1"/>
                  </w:rPr>
                </w:rPrChange>
              </w:rPr>
              <w:t>Not yet provided — Access request workflow, manual add, automated from HR attribute.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AE" w14:textId="77777777">
            <w:pPr>
              <w:pStyle w:val="Compact"/>
              <w:rPr>
                <w:i w:val="1"/>
                <w:iCs w:val="1"/>
                <w:strike w:val="1"/>
                <w:rPrChange w:author="Syed Ahmed" w:date="2026-09-16T14:47:39.572Z" w:id="332301248"/>
              </w:rPr>
            </w:pPr>
            <w:r w:rsidRPr="4986D35A">
              <w:rPr>
                <w:strike w:val="1"/>
                <w:rPrChange w:author="Syed Ahmed" w:date="2026-09-16T14:47:39.571Z" w16du:dateUtc="2026-09-16T14:47:39.571Z" w:id="1971411350"/>
              </w:rPr>
              <w:t xml:space="preserve">☐ </w:t>
            </w:r>
            <w:r w:rsidRPr="4986D35A">
              <w:rPr>
                <w:i w:val="1"/>
                <w:iCs w:val="1"/>
                <w:strike w:val="1"/>
                <w:rPrChange w:author="Syed Ahmed" w:date="2026-09-16T14:47:39.572Z" w16du:dateUtc="2026-09-16T14:47:39.572Z" w:id="152167222">
                  <w:rPr>
                    <w:i w:val="1"/>
                    <w:iCs w:val="1"/>
                  </w:rPr>
                </w:rPrChange>
              </w:rPr>
              <w:t>Yes — name them</w:t>
            </w:r>
            <w:r w:rsidRPr="4986D35A">
              <w:rPr>
                <w:strike w:val="1"/>
                <w:rPrChange w:author="Syed Ahmed" w:date="2026-09-16T14:47:39.572Z" w16du:dateUtc="2026-09-16T14:47:39.572Z" w:id="2073131100"/>
              </w:rPr>
              <w:t xml:space="preserve"> ☐ </w:t>
            </w:r>
            <w:r w:rsidRPr="4986D35A">
              <w:rPr>
                <w:i w:val="1"/>
                <w:iCs w:val="1"/>
                <w:strike w:val="1"/>
                <w:rPrChange w:author="Syed Ahmed" w:date="2026-09-16T14:47:39.572Z" w16du:dateUtc="2026-09-16T14:47:39.572Z" w:id="1620790677">
                  <w:rPr>
                    <w:i w:val="1"/>
                    <w:iCs w:val="1"/>
                  </w:rPr>
                </w:rPrChange>
              </w:rPr>
              <w:t>No — scoped to this application only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AF" w14:textId="77777777">
            <w:pPr>
              <w:pStyle w:val="Compact"/>
              <w:rPr>
                <w:i w:val="1"/>
                <w:iCs w:val="1"/>
                <w:strike w:val="1"/>
                <w:rPrChange w:author="Syed Ahmed" w:date="2026-09-16T14:47:39.574Z" w:id="723460137"/>
              </w:rPr>
            </w:pPr>
            <w:r w:rsidRPr="4986D35A">
              <w:rPr>
                <w:strike w:val="1"/>
                <w:rPrChange w:author="Syed Ahmed" w:date="2026-09-16T14:47:39.573Z" w16du:dateUtc="2026-09-16T14:47:39.573Z" w:id="1852827414"/>
              </w:rPr>
              <w:t xml:space="preserve">☐ </w:t>
            </w:r>
            <w:r w:rsidRPr="4986D35A">
              <w:rPr>
                <w:i w:val="1"/>
                <w:iCs w:val="1"/>
                <w:strike w:val="1"/>
                <w:rPrChange w:author="Syed Ahmed" w:date="2026-09-16T14:47:39.573Z" w16du:dateUtc="2026-09-16T14:47:39.573Z" w:id="758098647">
                  <w:rPr>
                    <w:i w:val="1"/>
                    <w:iCs w:val="1"/>
                  </w:rPr>
                </w:rPrChange>
              </w:rPr>
              <w:t>Target role:</w:t>
            </w:r>
            <w:r w:rsidRPr="4986D35A">
              <w:rPr>
                <w:strike w:val="1"/>
                <w:rPrChange w:author="Syed Ahmed" w:date="2026-09-16T14:47:39.573Z" w16du:dateUtc="2026-09-16T14:47:39.573Z" w:id="86076327"/>
              </w:rPr>
              <w:t xml:space="preserve"> ☐ </w:t>
            </w:r>
            <w:r w:rsidRPr="4986D35A">
              <w:rPr>
                <w:i w:val="1"/>
                <w:iCs w:val="1"/>
                <w:strike w:val="1"/>
                <w:rPrChange w:author="Syed Ahmed" w:date="2026-09-16T14:47:39.573Z" w16du:dateUtc="2026-09-16T14:47:39.573Z" w:id="1340945200">
                  <w:rPr>
                    <w:i w:val="1"/>
                    <w:iCs w:val="1"/>
                  </w:rPr>
                </w:rPrChange>
              </w:rPr>
              <w:t>Retire</w:t>
            </w:r>
          </w:p>
        </w:tc>
      </w:tr>
    </w:tbl>
    <w:p w:rsidR="001F702A" w:rsidP="4986D35A" w:rsidRDefault="00000000" w14:paraId="796FA5B1" w14:textId="77777777">
      <w:pPr>
        <w:pStyle w:val="BodyText"/>
        <w:rPr>
          <w:b w:val="1"/>
          <w:bCs w:val="1"/>
          <w:strike w:val="1"/>
          <w:sz w:val="15"/>
          <w:szCs w:val="15"/>
          <w:rPrChange w:author="Syed Ahmed" w:date="2026-09-16T14:47:39.574Z" w:id="94585251"/>
        </w:rPr>
      </w:pPr>
      <w:r w:rsidRPr="4986D35A">
        <w:rPr>
          <w:b w:val="1"/>
          <w:bCs w:val="1"/>
          <w:strike w:val="1"/>
          <w:sz w:val="15"/>
          <w:szCs w:val="15"/>
          <w:rPrChange w:author="Syed Ahmed" w:date="2026-09-16T14:47:39.574Z" w16du:dateUtc="2026-09-16T14:47:39.574Z" w:id="376824894">
            <w:rPr>
              <w:b w:val="1"/>
              <w:bCs w:val="1"/>
              <w:sz w:val="15"/>
              <w:szCs w:val="15"/>
            </w:rPr>
          </w:rPrChange>
        </w:rPr>
        <w:t>Table 4.5.4 — Active Directory Security Group Register</w:t>
      </w:r>
    </w:p>
    <w:p w:rsidR="001F702A" w:rsidRDefault="001F702A" w14:paraId="796FA5B2" w14:textId="77777777">
      <w:pPr>
        <w:pStyle w:val="Compact"/>
      </w:pPr>
    </w:p>
    <w:p w:rsidR="001F702A" w:rsidP="4986D35A" w:rsidRDefault="00000000" w14:paraId="796FA5B3" w14:textId="77777777">
      <w:pPr>
        <w:pStyle w:val="Heading3"/>
        <w:rPr>
          <w:strike w:val="1"/>
          <w:rPrChange w:author="Syed Ahmed" w:date="2026-09-16T14:47:31.48Z" w:id="337658771"/>
        </w:rPr>
      </w:pPr>
      <w:bookmarkStart w:name="service-application-account-register" w:id="23"/>
      <w:bookmarkEnd w:id="22"/>
      <w:r w:rsidRPr="4986D35A">
        <w:rPr>
          <w:strike w:val="1"/>
          <w:rPrChange w:author="Syed Ahmed" w:date="2026-09-16T14:47:31.479Z" w16du:dateUtc="2026-09-16T14:47:31.479Z" w:id="617015209"/>
        </w:rPr>
        <w:t>4.5.5 Service &amp; Application Account Register</w:t>
      </w:r>
    </w:p>
    <w:p w:rsidR="001F702A" w:rsidP="4986D35A" w:rsidRDefault="00000000" w14:paraId="796FA5B4" w14:textId="77777777">
      <w:pPr>
        <w:pStyle w:val="FirstParagraph"/>
        <w:rPr>
          <w:strike w:val="1"/>
          <w:rPrChange w:author="Syed Ahmed" w:date="2026-09-16T14:47:31.482Z" w:id="423867438"/>
        </w:rPr>
      </w:pPr>
      <w:r w:rsidRPr="4986D35A">
        <w:rPr>
          <w:strike w:val="1"/>
          <w:rPrChange w:author="Syed Ahmed" w:date="2026-09-16T14:47:31.481Z" w16du:dateUtc="2026-09-16T14:47:31.481Z" w:id="747678624"/>
        </w:rPr>
        <w:t xml:space="preserve">Service and application accounts are registered here separately from user accounts, because they fail differently: nothing breaks at cutover, and then a scheduled job runs and fails silently hours later. Each account records what it authenticates to, where its credential is held, its expiry or rotation position, the rights it carries, and the job or integration that depends on it. Every account must </w:t>
      </w:r>
      <w:r w:rsidRPr="4986D35A">
        <w:rPr>
          <w:strike w:val="1"/>
          <w:rPrChange w:author="Syed Ahmed" w:date="2026-09-16T14:47:31.481Z" w16du:dateUtc="2026-09-16T14:47:31.481Z" w:id="1673697406"/>
        </w:rPr>
        <w:t>trace to</w:t>
      </w:r>
      <w:r w:rsidRPr="4986D35A">
        <w:rPr>
          <w:strike w:val="1"/>
          <w:rPrChange w:author="Syed Ahmed" w:date="2026-09-16T14:47:31.481Z" w16du:dateUtc="2026-09-16T14:47:31.481Z" w:id="266872027"/>
        </w:rPr>
        <w:t xml:space="preserve"> a scheduled job, an </w:t>
      </w:r>
      <w:r w:rsidRPr="4986D35A">
        <w:rPr>
          <w:strike w:val="1"/>
          <w:rPrChange w:author="Syed Ahmed" w:date="2026-09-16T14:47:31.481Z" w16du:dateUtc="2026-09-16T14:47:31.481Z" w:id="1042745915"/>
        </w:rPr>
        <w:t>integration</w:t>
      </w:r>
      <w:r w:rsidRPr="4986D35A">
        <w:rPr>
          <w:strike w:val="1"/>
          <w:rPrChange w:author="Syed Ahmed" w:date="2026-09-16T14:47:31.481Z" w16du:dateUtc="2026-09-16T14:47:31.481Z" w:id="1619469883"/>
        </w:rPr>
        <w:t xml:space="preserve"> or an explicit retirement decision; an account </w:t>
      </w:r>
      <w:r w:rsidRPr="4986D35A">
        <w:rPr>
          <w:strike w:val="1"/>
          <w:rPrChange w:author="Syed Ahmed" w:date="2026-09-16T14:47:31.481Z" w16du:dateUtc="2026-09-16T14:47:31.481Z" w:id="1703589529"/>
        </w:rPr>
        <w:t>tracing to</w:t>
      </w:r>
      <w:r w:rsidRPr="4986D35A">
        <w:rPr>
          <w:strike w:val="1"/>
          <w:rPrChange w:author="Syed Ahmed" w:date="2026-09-16T14:47:31.481Z" w16du:dateUtc="2026-09-16T14:47:31.481Z" w:id="220088193"/>
        </w:rPr>
        <w:t xml:space="preserve"> none of these is recorded as an open item. Where a managed identity can replace an account in the target, that substitution is recorded, and where it cannot, the reason is </w:t>
      </w:r>
      <w:r w:rsidRPr="4986D35A">
        <w:rPr>
          <w:strike w:val="1"/>
          <w:rPrChange w:author="Syed Ahmed" w:date="2026-09-16T14:47:31.481Z" w16du:dateUtc="2026-09-16T14:47:31.481Z" w:id="70980119"/>
        </w:rPr>
        <w:t>stated</w:t>
      </w:r>
      <w:r w:rsidRPr="4986D35A">
        <w:rPr>
          <w:strike w:val="1"/>
          <w:rPrChange w:author="Syed Ahmed" w:date="2026-09-16T14:47:31.481Z" w16du:dateUtc="2026-09-16T14:47:31.481Z" w:id="1034732039"/>
        </w:rPr>
        <w:t>.</w:t>
      </w:r>
    </w:p>
    <w:p w:rsidR="001F702A" w:rsidP="4986D35A" w:rsidRDefault="001F702A" w14:paraId="796FA5B5" w14:textId="77777777">
      <w:pPr>
        <w:pStyle w:val="Compact"/>
        <w:rPr>
          <w:strike w:val="1"/>
          <w:rPrChange w:author="Syed Ahmed" w:date="2026-09-16T14:47:31.483Z" w:id="1110624200"/>
        </w:rPr>
      </w:pPr>
    </w:p>
    <w:tbl>
      <w:tblPr>
        <w:tblStyle w:val="Table"/>
        <w:tblW w:w="5000" w:type="pct"/>
        <w:tblLook w:val="0020" w:firstRow="1" w:lastRow="0" w:firstColumn="0" w:lastColumn="0" w:noHBand="0" w:noVBand="0"/>
      </w:tblPr>
      <w:tblGrid>
        <w:gridCol w:w="709"/>
        <w:gridCol w:w="1485"/>
        <w:gridCol w:w="1547"/>
        <w:gridCol w:w="854"/>
        <w:gridCol w:w="808"/>
        <w:gridCol w:w="1622"/>
        <w:gridCol w:w="1321"/>
        <w:gridCol w:w="1130"/>
      </w:tblGrid>
      <w:tr w:rsidR="001F702A" w:rsidTr="4986D35A" w14:paraId="796FA5BE"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B6" w14:textId="77777777">
            <w:pPr>
              <w:pStyle w:val="Compact"/>
              <w:rPr>
                <w:b w:val="1"/>
                <w:bCs w:val="1"/>
                <w:strike w:val="1"/>
                <w:rPrChange w:author="Syed Ahmed" w:date="2026-09-16T14:47:31.485Z" w:id="166646301"/>
              </w:rPr>
            </w:pPr>
            <w:r w:rsidRPr="4986D35A">
              <w:rPr>
                <w:b w:val="1"/>
                <w:bCs w:val="1"/>
                <w:strike w:val="1"/>
                <w:rPrChange w:author="Syed Ahmed" w:date="2026-09-16T14:47:31.484Z" w16du:dateUtc="2026-09-16T14:47:31.484Z" w:id="1682135308">
                  <w:rPr>
                    <w:b w:val="1"/>
                    <w:bCs w:val="1"/>
                  </w:rPr>
                </w:rPrChange>
              </w:rPr>
              <w:t>Account Name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B7" w14:textId="77777777">
            <w:pPr>
              <w:pStyle w:val="Compact"/>
              <w:rPr>
                <w:b w:val="1"/>
                <w:bCs w:val="1"/>
                <w:strike w:val="1"/>
                <w:rPrChange w:author="Syed Ahmed" w:date="2026-09-16T14:47:31.486Z" w:id="990066646"/>
              </w:rPr>
            </w:pPr>
            <w:r w:rsidRPr="4986D35A">
              <w:rPr>
                <w:b w:val="1"/>
                <w:bCs w:val="1"/>
                <w:strike w:val="1"/>
                <w:rPrChange w:author="Syed Ahmed" w:date="2026-09-16T14:47:31.485Z" w16du:dateUtc="2026-09-16T14:47:31.485Z" w:id="156162490">
                  <w:rPr>
                    <w:b w:val="1"/>
                    <w:bCs w:val="1"/>
                  </w:rPr>
                </w:rPrChange>
              </w:rPr>
              <w:t>Type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B8" w14:textId="77777777">
            <w:pPr>
              <w:pStyle w:val="Compact"/>
              <w:rPr>
                <w:b w:val="1"/>
                <w:bCs w:val="1"/>
                <w:strike w:val="1"/>
                <w:rPrChange w:author="Syed Ahmed" w:date="2026-09-16T14:47:31.487Z" w:id="243933941"/>
              </w:rPr>
            </w:pPr>
            <w:r w:rsidRPr="4986D35A">
              <w:rPr>
                <w:b w:val="1"/>
                <w:bCs w:val="1"/>
                <w:strike w:val="1"/>
                <w:rPrChange w:author="Syed Ahmed" w:date="2026-09-16T14:47:31.486Z" w16du:dateUtc="2026-09-16T14:47:31.486Z" w:id="1726931557">
                  <w:rPr>
                    <w:b w:val="1"/>
                    <w:bCs w:val="1"/>
                  </w:rPr>
                </w:rPrChange>
              </w:rPr>
              <w:t>What It Authenticates To</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B9" w14:textId="77777777">
            <w:pPr>
              <w:pStyle w:val="Compact"/>
              <w:rPr>
                <w:b w:val="1"/>
                <w:bCs w:val="1"/>
                <w:strike w:val="1"/>
                <w:rPrChange w:author="Syed Ahmed" w:date="2026-09-16T14:47:31.487Z" w:id="680373565"/>
              </w:rPr>
            </w:pPr>
            <w:r w:rsidRPr="4986D35A">
              <w:rPr>
                <w:b w:val="1"/>
                <w:bCs w:val="1"/>
                <w:strike w:val="1"/>
                <w:rPrChange w:author="Syed Ahmed" w:date="2026-09-16T14:47:31.487Z" w16du:dateUtc="2026-09-16T14:47:31.487Z" w:id="1605331448">
                  <w:rPr>
                    <w:b w:val="1"/>
                    <w:bCs w:val="1"/>
                  </w:rPr>
                </w:rPrChange>
              </w:rPr>
              <w:t>Credential Holder / Vault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BA" w14:textId="77777777">
            <w:pPr>
              <w:pStyle w:val="Compact"/>
              <w:rPr>
                <w:b w:val="1"/>
                <w:bCs w:val="1"/>
                <w:strike w:val="1"/>
                <w:rPrChange w:author="Syed Ahmed" w:date="2026-09-16T14:47:31.488Z" w:id="393684931"/>
              </w:rPr>
            </w:pPr>
            <w:r w:rsidRPr="4986D35A">
              <w:rPr>
                <w:b w:val="1"/>
                <w:bCs w:val="1"/>
                <w:strike w:val="1"/>
                <w:rPrChange w:author="Syed Ahmed" w:date="2026-09-16T14:47:31.487Z" w16du:dateUtc="2026-09-16T14:47:31.487Z" w:id="2057630013">
                  <w:rPr>
                    <w:b w:val="1"/>
                    <w:bCs w:val="1"/>
                  </w:rPr>
                </w:rPrChange>
              </w:rPr>
              <w:t>Password Policy &amp; Expiry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BB" w14:textId="77777777">
            <w:pPr>
              <w:pStyle w:val="Compact"/>
              <w:rPr>
                <w:b w:val="1"/>
                <w:bCs w:val="1"/>
                <w:strike w:val="1"/>
                <w:rPrChange w:author="Syed Ahmed" w:date="2026-09-16T14:47:31.488Z" w:id="724521199"/>
              </w:rPr>
            </w:pPr>
            <w:r w:rsidRPr="4986D35A">
              <w:rPr>
                <w:b w:val="1"/>
                <w:bCs w:val="1"/>
                <w:strike w:val="1"/>
                <w:rPrChange w:author="Syed Ahmed" w:date="2026-09-16T14:47:31.488Z" w16du:dateUtc="2026-09-16T14:47:31.488Z" w:id="575952176">
                  <w:rPr>
                    <w:b w:val="1"/>
                    <w:bCs w:val="1"/>
                  </w:rPr>
                </w:rPrChange>
              </w:rPr>
              <w:t>Rights Held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BC" w14:textId="77777777">
            <w:pPr>
              <w:pStyle w:val="Compact"/>
              <w:rPr>
                <w:b w:val="1"/>
                <w:bCs w:val="1"/>
                <w:strike w:val="1"/>
                <w:rPrChange w:author="Syed Ahmed" w:date="2026-09-16T14:47:31.489Z" w:id="186762745"/>
              </w:rPr>
            </w:pPr>
            <w:r w:rsidRPr="4986D35A">
              <w:rPr>
                <w:b w:val="1"/>
                <w:bCs w:val="1"/>
                <w:strike w:val="1"/>
                <w:rPrChange w:author="Syed Ahmed" w:date="2026-09-16T14:47:31.489Z" w16du:dateUtc="2026-09-16T14:47:31.489Z" w:id="2079143519">
                  <w:rPr>
                    <w:b w:val="1"/>
                    <w:bCs w:val="1"/>
                  </w:rPr>
                </w:rPrChange>
              </w:rPr>
              <w:t>Depends On / Used By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BD" w14:textId="77777777">
            <w:pPr>
              <w:pStyle w:val="Compact"/>
              <w:rPr>
                <w:b w:val="1"/>
                <w:bCs w:val="1"/>
                <w:strike w:val="1"/>
                <w:rPrChange w:author="Syed Ahmed" w:date="2026-09-16T14:47:31.49Z" w:id="19091983"/>
              </w:rPr>
            </w:pPr>
            <w:r w:rsidRPr="4986D35A">
              <w:rPr>
                <w:b w:val="1"/>
                <w:bCs w:val="1"/>
                <w:strike w:val="1"/>
                <w:rPrChange w:author="Syed Ahmed" w:date="2026-09-16T14:47:31.49Z" w16du:dateUtc="2026-09-16T14:47:31.49Z" w:id="484266975">
                  <w:rPr>
                    <w:b w:val="1"/>
                    <w:bCs w:val="1"/>
                  </w:rPr>
                </w:rPrChange>
              </w:rPr>
              <w:t>Disposition at Cutover</w:t>
            </w:r>
          </w:p>
        </w:tc>
      </w:tr>
      <w:tr w:rsidR="001F702A" w:rsidTr="4986D35A" w14:paraId="796FA5C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BF" w14:textId="77777777">
            <w:pPr>
              <w:pStyle w:val="Compact"/>
              <w:rPr>
                <w:i w:val="1"/>
                <w:iCs w:val="1"/>
                <w:strike w:val="1"/>
                <w:rPrChange w:author="Syed Ahmed" w:date="2026-09-16T14:47:31.49Z" w:id="276077893"/>
              </w:rPr>
            </w:pPr>
            <w:r w:rsidRPr="4986D35A">
              <w:rPr>
                <w:i w:val="1"/>
                <w:iCs w:val="1"/>
                <w:strike w:val="1"/>
                <w:rPrChange w:author="Syed Ahmed" w:date="2026-09-16T14:47:31.49Z" w16du:dateUtc="2026-09-16T14:47:31.49Z" w:id="324893350">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C0" w14:textId="77777777">
            <w:pPr>
              <w:pStyle w:val="Compact"/>
              <w:rPr>
                <w:i w:val="1"/>
                <w:iCs w:val="1"/>
                <w:strike w:val="1"/>
                <w:rPrChange w:author="Syed Ahmed" w:date="2026-09-16T14:47:31.491Z" w:id="966590053"/>
              </w:rPr>
            </w:pPr>
            <w:r w:rsidRPr="4986D35A">
              <w:rPr>
                <w:i w:val="1"/>
                <w:iCs w:val="1"/>
                <w:strike w:val="1"/>
                <w:rPrChange w:author="Syed Ahmed" w:date="2026-09-16T14:47:31.491Z" w16du:dateUtc="2026-09-16T14:47:31.491Z" w:id="312234450">
                  <w:rPr>
                    <w:i w:val="1"/>
                    <w:iCs w:val="1"/>
                  </w:rPr>
                </w:rPrChange>
              </w:rPr>
              <w:t xml:space="preserve">Not yet provided — AD service account / </w:t>
            </w:r>
            <w:r w:rsidRPr="4986D35A">
              <w:rPr>
                <w:i w:val="1"/>
                <w:iCs w:val="1"/>
                <w:strike w:val="1"/>
                <w:rPrChange w:author="Syed Ahmed" w:date="2026-09-16T14:47:31.491Z" w16du:dateUtc="2026-09-16T14:47:31.491Z" w:id="1837957017">
                  <w:rPr>
                    <w:i w:val="1"/>
                    <w:iCs w:val="1"/>
                  </w:rPr>
                </w:rPrChange>
              </w:rPr>
              <w:t>gMSA</w:t>
            </w:r>
            <w:r w:rsidRPr="4986D35A">
              <w:rPr>
                <w:i w:val="1"/>
                <w:iCs w:val="1"/>
                <w:strike w:val="1"/>
                <w:rPrChange w:author="Syed Ahmed" w:date="2026-09-16T14:47:31.491Z" w16du:dateUtc="2026-09-16T14:47:31.491Z" w:id="66990013">
                  <w:rPr>
                    <w:i w:val="1"/>
                    <w:iCs w:val="1"/>
                  </w:rPr>
                </w:rPrChange>
              </w:rPr>
              <w:t xml:space="preserve"> / local account / SQL login / application-internal account.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C1" w14:textId="77777777">
            <w:pPr>
              <w:pStyle w:val="Compact"/>
              <w:rPr>
                <w:i w:val="1"/>
                <w:iCs w:val="1"/>
                <w:strike w:val="1"/>
                <w:rPrChange w:author="Syed Ahmed" w:date="2026-09-16T14:47:31.492Z" w:id="1456191083"/>
              </w:rPr>
            </w:pPr>
            <w:r w:rsidRPr="4986D35A">
              <w:rPr>
                <w:i w:val="1"/>
                <w:iCs w:val="1"/>
                <w:strike w:val="1"/>
                <w:rPrChange w:author="Syed Ahmed" w:date="2026-09-16T14:47:31.491Z" w16du:dateUtc="2026-09-16T14:47:31.491Z" w:id="2140962894">
                  <w:rPr>
                    <w:i w:val="1"/>
                    <w:iCs w:val="1"/>
                  </w:rPr>
                </w:rPrChange>
              </w:rPr>
              <w:t xml:space="preserve">Not yet provided — Target system, share, </w:t>
            </w:r>
            <w:r w:rsidRPr="4986D35A">
              <w:rPr>
                <w:i w:val="1"/>
                <w:iCs w:val="1"/>
                <w:strike w:val="1"/>
                <w:rPrChange w:author="Syed Ahmed" w:date="2026-09-16T14:47:31.491Z" w16du:dateUtc="2026-09-16T14:47:31.491Z" w:id="999289292">
                  <w:rPr>
                    <w:i w:val="1"/>
                    <w:iCs w:val="1"/>
                  </w:rPr>
                </w:rPrChange>
              </w:rPr>
              <w:t>database</w:t>
            </w:r>
            <w:r w:rsidRPr="4986D35A">
              <w:rPr>
                <w:i w:val="1"/>
                <w:iCs w:val="1"/>
                <w:strike w:val="1"/>
                <w:rPrChange w:author="Syed Ahmed" w:date="2026-09-16T14:47:31.491Z" w16du:dateUtc="2026-09-16T14:47:31.491Z" w:id="201277571">
                  <w:rPr>
                    <w:i w:val="1"/>
                    <w:iCs w:val="1"/>
                  </w:rPr>
                </w:rPrChange>
              </w:rPr>
              <w:t xml:space="preserve"> or endpoint.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C2" w14:textId="77777777">
            <w:pPr>
              <w:pStyle w:val="Compact"/>
              <w:rPr>
                <w:i w:val="1"/>
                <w:iCs w:val="1"/>
                <w:strike w:val="1"/>
                <w:rPrChange w:author="Syed Ahmed" w:date="2026-09-16T14:47:31.492Z" w:id="1675616308"/>
              </w:rPr>
            </w:pPr>
            <w:r w:rsidRPr="4986D35A">
              <w:rPr>
                <w:i w:val="1"/>
                <w:iCs w:val="1"/>
                <w:strike w:val="1"/>
                <w:rPrChange w:author="Syed Ahmed" w:date="2026-09-16T14:47:31.492Z" w16du:dateUtc="2026-09-16T14:47:31.492Z" w:id="1173616593">
                  <w:rPr>
                    <w:i w:val="1"/>
                    <w:iCs w:val="1"/>
                  </w:rPr>
                </w:rPrChange>
              </w:rPr>
              <w:t>To be provided by 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C3" w14:textId="77777777">
            <w:pPr>
              <w:pStyle w:val="Compact"/>
              <w:rPr>
                <w:i w:val="1"/>
                <w:iCs w:val="1"/>
                <w:strike w:val="1"/>
                <w:rPrChange w:author="Syed Ahmed" w:date="2026-09-16T14:47:31.494Z" w:id="1921456182"/>
              </w:rPr>
            </w:pPr>
            <w:r w:rsidRPr="4986D35A">
              <w:rPr>
                <w:strike w:val="1"/>
                <w:rPrChange w:author="Syed Ahmed" w:date="2026-09-16T14:47:31.493Z" w16du:dateUtc="2026-09-16T14:47:31.493Z" w:id="1315412419"/>
              </w:rPr>
              <w:t xml:space="preserve">☐ </w:t>
            </w:r>
            <w:r w:rsidRPr="4986D35A">
              <w:rPr>
                <w:i w:val="1"/>
                <w:iCs w:val="1"/>
                <w:strike w:val="1"/>
                <w:rPrChange w:author="Syed Ahmed" w:date="2026-09-16T14:47:31.493Z" w16du:dateUtc="2026-09-16T14:47:31.493Z" w:id="1545529189">
                  <w:rPr>
                    <w:i w:val="1"/>
                    <w:iCs w:val="1"/>
                  </w:rPr>
                </w:rPrChange>
              </w:rPr>
              <w:t>Expiry date:</w:t>
            </w:r>
            <w:r w:rsidRPr="4986D35A">
              <w:rPr>
                <w:strike w:val="1"/>
                <w:rPrChange w:author="Syed Ahmed" w:date="2026-09-16T14:47:31.493Z" w16du:dateUtc="2026-09-16T14:47:31.493Z" w:id="1406915700"/>
              </w:rPr>
              <w:t xml:space="preserve"> ☐ </w:t>
            </w:r>
            <w:r w:rsidRPr="4986D35A">
              <w:rPr>
                <w:i w:val="1"/>
                <w:iCs w:val="1"/>
                <w:strike w:val="1"/>
                <w:rPrChange w:author="Syed Ahmed" w:date="2026-09-16T14:47:31.493Z" w16du:dateUtc="2026-09-16T14:47:31.493Z" w:id="454963107">
                  <w:rPr>
                    <w:i w:val="1"/>
                    <w:iCs w:val="1"/>
                  </w:rPr>
                </w:rPrChange>
              </w:rPr>
              <w:t>Non-expiring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C4" w14:textId="77777777">
            <w:pPr>
              <w:pStyle w:val="Compact"/>
              <w:rPr>
                <w:i w:val="1"/>
                <w:iCs w:val="1"/>
                <w:strike w:val="1"/>
                <w:rPrChange w:author="Syed Ahmed" w:date="2026-09-16T14:47:31.494Z" w:id="1090164492"/>
              </w:rPr>
            </w:pPr>
            <w:r w:rsidRPr="4986D35A">
              <w:rPr>
                <w:i w:val="1"/>
                <w:iCs w:val="1"/>
                <w:strike w:val="1"/>
                <w:rPrChange w:author="Syed Ahmed" w:date="2026-09-16T14:47:31.494Z" w16du:dateUtc="2026-09-16T14:47:31.494Z" w:id="647743676">
                  <w:rPr>
                    <w:i w:val="1"/>
                    <w:iCs w:val="1"/>
                  </w:rPr>
                </w:rPrChange>
              </w:rPr>
              <w:t>Not yet provided — Interactive logon, log on as a service, SPN, group memberships, database roles.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C5" w14:textId="77777777">
            <w:pPr>
              <w:pStyle w:val="Compact"/>
              <w:rPr>
                <w:i w:val="1"/>
                <w:iCs w:val="1"/>
                <w:strike w:val="1"/>
                <w:rPrChange w:author="Syed Ahmed" w:date="2026-09-16T14:47:31.495Z" w:id="1337717674"/>
              </w:rPr>
            </w:pPr>
            <w:r w:rsidRPr="4986D35A">
              <w:rPr>
                <w:i w:val="1"/>
                <w:iCs w:val="1"/>
                <w:strike w:val="1"/>
                <w:rPrChange w:author="Syed Ahmed" w:date="2026-09-16T14:47:31.495Z" w16du:dateUtc="2026-09-16T14:47:31.495Z" w:id="1646794541">
                  <w:rPr>
                    <w:i w:val="1"/>
                    <w:iCs w:val="1"/>
                  </w:rPr>
                </w:rPrChange>
              </w:rPr>
              <w:t>Not yet provided — Scheduled job in §4.2 or integration in §4.7.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C6" w14:textId="77777777">
            <w:pPr>
              <w:pStyle w:val="Compact"/>
              <w:rPr>
                <w:i w:val="1"/>
                <w:iCs w:val="1"/>
                <w:strike w:val="1"/>
                <w:rPrChange w:author="Syed Ahmed" w:date="2026-09-16T14:47:31.497Z" w:id="1091420334"/>
              </w:rPr>
            </w:pPr>
            <w:r w:rsidRPr="4986D35A">
              <w:rPr>
                <w:strike w:val="1"/>
                <w:rPrChange w:author="Syed Ahmed" w:date="2026-09-16T14:47:31.495Z" w16du:dateUtc="2026-09-16T14:47:31.495Z" w:id="2054470475"/>
              </w:rPr>
              <w:t xml:space="preserve">☐ </w:t>
            </w:r>
            <w:r w:rsidRPr="4986D35A">
              <w:rPr>
                <w:i w:val="1"/>
                <w:iCs w:val="1"/>
                <w:strike w:val="1"/>
                <w:rPrChange w:author="Syed Ahmed" w:date="2026-09-16T14:47:31.495Z" w16du:dateUtc="2026-09-16T14:47:31.495Z" w:id="1104014265">
                  <w:rPr>
                    <w:i w:val="1"/>
                    <w:iCs w:val="1"/>
                  </w:rPr>
                </w:rPrChange>
              </w:rPr>
              <w:t>Replaced by a target credential or managed identity in §5.7</w:t>
            </w:r>
            <w:r w:rsidRPr="4986D35A">
              <w:rPr>
                <w:strike w:val="1"/>
                <w:rPrChange w:author="Syed Ahmed" w:date="2026-09-16T14:47:31.496Z" w16du:dateUtc="2026-09-16T14:47:31.496Z" w:id="1709371932"/>
              </w:rPr>
              <w:t xml:space="preserve"> ☐ </w:t>
            </w:r>
            <w:r w:rsidRPr="4986D35A">
              <w:rPr>
                <w:i w:val="1"/>
                <w:iCs w:val="1"/>
                <w:strike w:val="1"/>
                <w:rPrChange w:author="Syed Ahmed" w:date="2026-09-16T14:47:31.496Z" w16du:dateUtc="2026-09-16T14:47:31.496Z" w:id="428477213">
                  <w:rPr>
                    <w:i w:val="1"/>
                    <w:iCs w:val="1"/>
                  </w:rPr>
                </w:rPrChange>
              </w:rPr>
              <w:t>Retained for another purpose</w:t>
            </w:r>
            <w:r w:rsidRPr="4986D35A">
              <w:rPr>
                <w:strike w:val="1"/>
                <w:rPrChange w:author="Syed Ahmed" w:date="2026-09-16T14:47:31.496Z" w16du:dateUtc="2026-09-16T14:47:31.496Z" w:id="2051616790"/>
              </w:rPr>
              <w:t xml:space="preserve"> ☐ </w:t>
            </w:r>
            <w:r w:rsidRPr="4986D35A">
              <w:rPr>
                <w:i w:val="1"/>
                <w:iCs w:val="1"/>
                <w:strike w:val="1"/>
                <w:rPrChange w:author="Syed Ahmed" w:date="2026-09-16T14:47:31.496Z" w16du:dateUtc="2026-09-16T14:47:31.496Z" w:id="85697747">
                  <w:rPr>
                    <w:i w:val="1"/>
                    <w:iCs w:val="1"/>
                  </w:rPr>
                </w:rPrChange>
              </w:rPr>
              <w:t>Disabled and deleted</w:t>
            </w:r>
          </w:p>
        </w:tc>
      </w:tr>
    </w:tbl>
    <w:p w:rsidR="001F702A" w:rsidP="4986D35A" w:rsidRDefault="00000000" w14:paraId="796FA5C8" w14:textId="77777777">
      <w:pPr>
        <w:pStyle w:val="BodyText"/>
        <w:rPr>
          <w:b w:val="1"/>
          <w:bCs w:val="1"/>
          <w:strike w:val="1"/>
          <w:sz w:val="15"/>
          <w:szCs w:val="15"/>
          <w:rPrChange w:author="Syed Ahmed" w:date="2026-09-16T14:47:31.498Z" w:id="1222809111"/>
        </w:rPr>
      </w:pPr>
      <w:r w:rsidRPr="4986D35A">
        <w:rPr>
          <w:b w:val="1"/>
          <w:bCs w:val="1"/>
          <w:strike w:val="1"/>
          <w:sz w:val="15"/>
          <w:szCs w:val="15"/>
          <w:rPrChange w:author="Syed Ahmed" w:date="2026-09-16T14:47:31.497Z" w16du:dateUtc="2026-09-16T14:47:31.497Z" w:id="1639455126">
            <w:rPr>
              <w:b w:val="1"/>
              <w:bCs w:val="1"/>
              <w:sz w:val="15"/>
              <w:szCs w:val="15"/>
            </w:rPr>
          </w:rPrChange>
        </w:rPr>
        <w:t>Table 4.5.5 — Service &amp; Application Account Register</w:t>
      </w:r>
    </w:p>
    <w:p w:rsidR="001F702A" w:rsidRDefault="001F702A" w14:paraId="796FA5C9" w14:textId="77777777">
      <w:pPr>
        <w:pStyle w:val="Compact"/>
      </w:pPr>
    </w:p>
    <w:p w:rsidR="001F702A" w:rsidP="4986D35A" w:rsidRDefault="00000000" w14:paraId="796FA5CA" w14:textId="77777777">
      <w:pPr>
        <w:pStyle w:val="Heading2"/>
        <w:rPr>
          <w:strike w:val="1"/>
          <w:rPrChange w:author="Syed Ahmed" w:date="2026-09-16T14:47:22.885Z" w:id="1935653927"/>
        </w:rPr>
      </w:pPr>
      <w:bookmarkStart w:name="network" w:id="24"/>
      <w:bookmarkEnd w:id="18"/>
      <w:bookmarkEnd w:id="23"/>
      <w:r>
        <w:rPr/>
        <w:t>4</w:t>
      </w:r>
      <w:r w:rsidRPr="4986D35A">
        <w:rPr>
          <w:strike w:val="1"/>
          <w:rPrChange w:author="Syed Ahmed" w:date="2026-09-16T14:47:22.884Z" w16du:dateUtc="2026-09-16T14:47:22.884Z" w:id="459211363"/>
        </w:rPr>
        <w:t>.6 Network</w:t>
      </w:r>
    </w:p>
    <w:p w:rsidR="001F702A" w:rsidP="4986D35A" w:rsidRDefault="00000000" w14:paraId="796FA5CB" w14:textId="77777777">
      <w:pPr>
        <w:pStyle w:val="FirstParagraph"/>
        <w:rPr>
          <w:strike w:val="1"/>
          <w:rPrChange w:author="Syed Ahmed" w:date="2026-09-16T14:47:22.886Z" w:id="24953666"/>
        </w:rPr>
      </w:pPr>
      <w:r w:rsidRPr="4986D35A">
        <w:rPr>
          <w:strike w:val="1"/>
          <w:rPrChange w:author="Syed Ahmed" w:date="2026-09-16T14:47:22.885Z" w16du:dateUtc="2026-09-16T14:47:22.885Z" w:id="1359740488"/>
        </w:rPr>
        <w:t>Only the network configuration that must change as a consequence of this migration is documented here; configuration unaffected by the move is deliberately out of scope to keep the record actionable.</w:t>
      </w:r>
      <w:r w:rsidRPr="4986D35A">
        <w:rPr>
          <w:strike w:val="1"/>
          <w:rPrChange w:author="Syed Ahmed" w:date="2026-09-16T14:47:22.885Z" w16du:dateUtc="2026-09-16T14:47:22.885Z" w:id="78427001"/>
        </w:rPr>
        <w:t xml:space="preserve"> DNS records are captured with their current resolution, time-to-live </w:t>
      </w:r>
      <w:r w:rsidRPr="4986D35A">
        <w:rPr>
          <w:strike w:val="1"/>
          <w:rPrChange w:author="Syed Ahmed" w:date="2026-09-16T14:47:22.885Z" w16du:dateUtc="2026-09-16T14:47:22.885Z" w:id="1669009235"/>
        </w:rPr>
        <w:t>values</w:t>
      </w:r>
      <w:r w:rsidRPr="4986D35A">
        <w:rPr>
          <w:strike w:val="1"/>
          <w:rPrChange w:author="Syed Ahmed" w:date="2026-09-16T14:47:22.885Z" w16du:dateUtc="2026-09-16T14:47:22.885Z" w:id="1778605920"/>
        </w:rPr>
        <w:t xml:space="preserve"> and owning team, because lowering time-to-live ahead of cutover is a lead-time activity rather than a cutover step. </w:t>
      </w:r>
      <w:r w:rsidRPr="4986D35A">
        <w:rPr>
          <w:strike w:val="1"/>
          <w:rPrChange w:author="Syed Ahmed" w:date="2026-09-16T14:47:22.885Z" w16du:dateUtc="2026-09-16T14:47:22.885Z" w:id="1647493516"/>
        </w:rPr>
        <w:t>Firewall</w:t>
      </w:r>
      <w:r w:rsidRPr="4986D35A">
        <w:rPr>
          <w:strike w:val="1"/>
          <w:rPrChange w:author="Syed Ahmed" w:date="2026-09-16T14:47:22.885Z" w16du:dateUtc="2026-09-16T14:47:22.885Z" w:id="353722788"/>
        </w:rPr>
        <w:t xml:space="preserve"> rules that exist solely for this application are </w:t>
      </w:r>
      <w:r w:rsidRPr="4986D35A">
        <w:rPr>
          <w:strike w:val="1"/>
          <w:rPrChange w:author="Syed Ahmed" w:date="2026-09-16T14:47:22.885Z" w16du:dateUtc="2026-09-16T14:47:22.885Z" w:id="657396704"/>
        </w:rPr>
        <w:t>identified</w:t>
      </w:r>
      <w:r w:rsidRPr="4986D35A">
        <w:rPr>
          <w:strike w:val="1"/>
          <w:rPrChange w:author="Syed Ahmed" w:date="2026-09-16T14:47:22.885Z" w16du:dateUtc="2026-09-16T14:47:22.885Z" w:id="76913143"/>
        </w:rPr>
        <w:t xml:space="preserve"> so they can be removed at decommission rather than left standing indefinitely. External and partner connectivity is recorded </w:t>
      </w:r>
      <w:r w:rsidRPr="4986D35A">
        <w:rPr>
          <w:strike w:val="1"/>
          <w:rPrChange w:author="Syed Ahmed" w:date="2026-09-16T14:47:22.885Z" w16du:dateUtc="2026-09-16T14:47:22.885Z" w:id="1134364938"/>
        </w:rPr>
        <w:t>separately, since</w:t>
      </w:r>
      <w:r w:rsidRPr="4986D35A">
        <w:rPr>
          <w:strike w:val="1"/>
          <w:rPrChange w:author="Syed Ahmed" w:date="2026-09-16T14:47:22.885Z" w16du:dateUtc="2026-09-16T14:47:22.885Z" w:id="892257582"/>
        </w:rPr>
        <w:t xml:space="preserve"> changes at the far end run on someone else's change process and timetable.</w:t>
      </w:r>
    </w:p>
    <w:p w:rsidR="001F702A" w:rsidP="4986D35A" w:rsidRDefault="001F702A" w14:paraId="796FA5CC" w14:textId="77777777">
      <w:pPr>
        <w:pStyle w:val="Compact"/>
        <w:rPr>
          <w:strike w:val="1"/>
          <w:rPrChange w:author="Syed Ahmed" w:date="2026-09-16T14:47:22.886Z" w:id="63191605"/>
        </w:rPr>
      </w:pPr>
    </w:p>
    <w:tbl>
      <w:tblPr>
        <w:tblStyle w:val="Table"/>
        <w:tblW w:w="5000" w:type="pct"/>
        <w:tblLook w:val="0020" w:firstRow="1" w:lastRow="0" w:firstColumn="0" w:lastColumn="0" w:noHBand="0" w:noVBand="0"/>
      </w:tblPr>
      <w:tblGrid>
        <w:gridCol w:w="1388"/>
        <w:gridCol w:w="8088"/>
      </w:tblGrid>
      <w:tr w:rsidR="001F702A" w:rsidTr="4986D35A" w14:paraId="796FA5C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CD" w14:textId="77777777">
            <w:pPr>
              <w:pStyle w:val="Compact"/>
              <w:rPr>
                <w:b w:val="1"/>
                <w:bCs w:val="1"/>
                <w:strike w:val="1"/>
                <w:rPrChange w:author="Syed Ahmed" w:date="2026-09-16T14:47:22.887Z" w:id="1973820417"/>
              </w:rPr>
            </w:pPr>
            <w:r w:rsidRPr="4986D35A">
              <w:rPr>
                <w:b w:val="1"/>
                <w:bCs w:val="1"/>
                <w:strike w:val="1"/>
                <w:rPrChange w:author="Syed Ahmed" w:date="2026-09-16T14:47:22.887Z" w16du:dateUtc="2026-09-16T14:47:22.887Z" w:id="705998555">
                  <w:rPr>
                    <w:b w:val="1"/>
                    <w:bCs w:val="1"/>
                  </w:rPr>
                </w:rPrChange>
              </w:rPr>
              <w:t>DNS Records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CE" w14:textId="77777777">
            <w:pPr>
              <w:pStyle w:val="Compact"/>
              <w:rPr>
                <w:i w:val="1"/>
                <w:iCs w:val="1"/>
                <w:strike w:val="1"/>
                <w:rPrChange w:author="Syed Ahmed" w:date="2026-09-16T14:47:22.889Z" w:id="690210624"/>
              </w:rPr>
            </w:pPr>
            <w:r w:rsidRPr="4986D35A">
              <w:rPr>
                <w:i w:val="1"/>
                <w:iCs w:val="1"/>
                <w:strike w:val="1"/>
                <w:rPrChange w:author="Syed Ahmed" w:date="2026-09-16T14:47:22.888Z" w16du:dateUtc="2026-09-16T14:47:22.888Z" w:id="1223616103">
                  <w:rPr>
                    <w:i w:val="1"/>
                    <w:iCs w:val="1"/>
                  </w:rPr>
                </w:rPrChange>
              </w:rPr>
              <w:t xml:space="preserve">GEHA </w:t>
            </w:r>
            <w:r w:rsidRPr="4986D35A">
              <w:rPr>
                <w:i w:val="1"/>
                <w:iCs w:val="1"/>
                <w:strike w:val="1"/>
                <w:rPrChange w:author="Syed Ahmed" w:date="2026-09-16T14:47:22.888Z" w16du:dateUtc="2026-09-16T14:47:22.888Z" w:id="1284785018">
                  <w:rPr>
                    <w:i w:val="1"/>
                    <w:iCs w:val="1"/>
                  </w:rPr>
                </w:rPrChange>
              </w:rPr>
              <w:t>operates</w:t>
            </w:r>
            <w:r w:rsidRPr="4986D35A">
              <w:rPr>
                <w:i w:val="1"/>
                <w:iCs w:val="1"/>
                <w:strike w:val="1"/>
                <w:rPrChange w:author="Syed Ahmed" w:date="2026-09-16T14:47:22.888Z" w16du:dateUtc="2026-09-16T14:47:22.888Z" w:id="302719671">
                  <w:rPr>
                    <w:i w:val="1"/>
                    <w:iCs w:val="1"/>
                  </w:rPr>
                </w:rPrChange>
              </w:rPr>
              <w:t xml:space="preserve"> 144 DNS zones (read: </w:t>
            </w:r>
            <w:r w:rsidRPr="4986D35A">
              <w:rPr>
                <w:i w:val="1"/>
                <w:iCs w:val="1"/>
                <w:strike w:val="1"/>
                <w:rPrChange w:author="Syed Ahmed" w:date="2026-09-16T14:47:22.888Z" w16du:dateUtc="2026-09-16T14:47:22.888Z" w:id="1796098920">
                  <w:rPr>
                    <w:i w:val="1"/>
                    <w:iCs w:val="1"/>
                  </w:rPr>
                </w:rPrChange>
              </w:rPr>
              <w:t>DHCP_DNS_list</w:t>
            </w:r>
            <w:r w:rsidRPr="4986D35A">
              <w:rPr>
                <w:i w:val="1"/>
                <w:iCs w:val="1"/>
                <w:strike w:val="1"/>
                <w:rPrChange w:author="Syed Ahmed" w:date="2026-09-16T14:47:22.888Z" w16du:dateUtc="2026-09-16T14:47:22.888Z" w:id="877321354">
                  <w:rPr>
                    <w:i w:val="1"/>
                    <w:iCs w:val="1"/>
                  </w:rPr>
                </w:rPrChange>
              </w:rPr>
              <w:t xml:space="preserve"> DNS tab). The records for this application must be </w:t>
            </w:r>
            <w:r w:rsidRPr="4986D35A">
              <w:rPr>
                <w:i w:val="1"/>
                <w:iCs w:val="1"/>
                <w:strike w:val="1"/>
                <w:rPrChange w:author="Syed Ahmed" w:date="2026-09-16T14:47:22.888Z" w16du:dateUtc="2026-09-16T14:47:22.888Z" w:id="810747988">
                  <w:rPr>
                    <w:i w:val="1"/>
                    <w:iCs w:val="1"/>
                  </w:rPr>
                </w:rPrChange>
              </w:rPr>
              <w:t>identified</w:t>
            </w:r>
            <w:r w:rsidRPr="4986D35A">
              <w:rPr>
                <w:i w:val="1"/>
                <w:iCs w:val="1"/>
                <w:strike w:val="1"/>
                <w:rPrChange w:author="Syed Ahmed" w:date="2026-09-16T14:47:22.888Z" w16du:dateUtc="2026-09-16T14:47:22.888Z" w:id="874973953">
                  <w:rPr>
                    <w:i w:val="1"/>
                    <w:iCs w:val="1"/>
                  </w:rPr>
                </w:rPrChange>
              </w:rPr>
              <w:t xml:space="preserve"> within them before cutover; per-record TTLs are not held in the export</w:t>
            </w:r>
            <w:r w:rsidRPr="4986D35A">
              <w:rPr>
                <w:i w:val="1"/>
                <w:iCs w:val="1"/>
                <w:strike w:val="1"/>
                <w:rPrChange w:author="Syed Ahmed" w:date="2026-09-16T14:47:22.888Z" w16du:dateUtc="2026-09-16T14:47:22.888Z" w:id="342020876">
                  <w:rPr>
                    <w:i w:val="1"/>
                    <w:iCs w:val="1"/>
                  </w:rPr>
                </w:rPrChange>
              </w:rPr>
              <w:t xml:space="preserve">.  </w:t>
            </w:r>
            <w:r w:rsidRPr="4986D35A">
              <w:rPr>
                <w:i w:val="1"/>
                <w:iCs w:val="1"/>
                <w:strike w:val="1"/>
                <w:rPrChange w:author="Syed Ahmed" w:date="2026-09-16T14:47:22.888Z" w16du:dateUtc="2026-09-16T14:47:22.888Z" w:id="367479595">
                  <w:rPr>
                    <w:i w:val="1"/>
                    <w:iCs w:val="1"/>
                  </w:rPr>
                </w:rPrChange>
              </w:rPr>
              <w:t xml:space="preserve">(Source: </w:t>
            </w:r>
            <w:r w:rsidRPr="4986D35A">
              <w:rPr>
                <w:i w:val="1"/>
                <w:iCs w:val="1"/>
                <w:strike w:val="1"/>
                <w:rPrChange w:author="Syed Ahmed" w:date="2026-09-16T14:47:22.888Z" w16du:dateUtc="2026-09-16T14:47:22.888Z" w:id="797581801">
                  <w:rPr>
                    <w:i w:val="1"/>
                    <w:iCs w:val="1"/>
                  </w:rPr>
                </w:rPrChange>
              </w:rPr>
              <w:t>DHCP_DNS_list</w:t>
            </w:r>
            <w:r w:rsidRPr="4986D35A">
              <w:rPr>
                <w:i w:val="1"/>
                <w:iCs w:val="1"/>
                <w:strike w:val="1"/>
                <w:rPrChange w:author="Syed Ahmed" w:date="2026-09-16T14:47:22.888Z" w16du:dateUtc="2026-09-16T14:47:22.888Z" w:id="69870878">
                  <w:rPr>
                    <w:i w:val="1"/>
                    <w:iCs w:val="1"/>
                  </w:rPr>
                </w:rPrChange>
              </w:rPr>
              <w:t xml:space="preserve"> (DNS tab))</w:t>
            </w:r>
          </w:p>
        </w:tc>
      </w:tr>
      <w:tr w:rsidR="001F702A" w:rsidTr="4986D35A" w14:paraId="796FA5D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D0" w14:textId="77777777">
            <w:pPr>
              <w:pStyle w:val="Compact"/>
              <w:rPr>
                <w:b w:val="1"/>
                <w:bCs w:val="1"/>
                <w:strike w:val="1"/>
                <w:rPrChange w:author="Syed Ahmed" w:date="2026-09-16T14:47:22.889Z" w:id="1617463025"/>
              </w:rPr>
            </w:pPr>
            <w:r w:rsidRPr="4986D35A">
              <w:rPr>
                <w:b w:val="1"/>
                <w:bCs w:val="1"/>
                <w:strike w:val="1"/>
                <w:rPrChange w:author="Syed Ahmed" w:date="2026-09-16T14:47:22.889Z" w16du:dateUtc="2026-09-16T14:47:22.889Z" w:id="1162184423">
                  <w:rPr>
                    <w:b w:val="1"/>
                    <w:bCs w:val="1"/>
                  </w:rPr>
                </w:rPrChange>
              </w:rPr>
              <w:t>Firewall Rules to Remove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D1" w14:textId="77777777">
            <w:pPr>
              <w:pStyle w:val="Compact"/>
              <w:rPr>
                <w:i w:val="1"/>
                <w:iCs w:val="1"/>
                <w:strike w:val="1"/>
                <w:rPrChange w:author="Syed Ahmed" w:date="2026-09-16T14:47:22.89Z" w:id="2114417778"/>
              </w:rPr>
            </w:pPr>
            <w:r w:rsidRPr="4986D35A">
              <w:rPr>
                <w:i w:val="1"/>
                <w:iCs w:val="1"/>
                <w:strike w:val="1"/>
                <w:rPrChange w:author="Syed Ahmed" w:date="2026-09-16T14:47:22.89Z" w16du:dateUtc="2026-09-16T14:47:22.89Z" w:id="157067387">
                  <w:rPr>
                    <w:i w:val="1"/>
                    <w:iCs w:val="1"/>
                  </w:rPr>
                </w:rPrChange>
              </w:rPr>
              <w:t>Not yet provided — requested from GEHA, required by 2026-09-01 (Appendix B, item 06).</w:t>
            </w:r>
          </w:p>
        </w:tc>
      </w:tr>
      <w:tr w:rsidR="001F702A" w:rsidTr="4986D35A" w14:paraId="796FA5D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5D3" w14:textId="77777777">
            <w:pPr>
              <w:pStyle w:val="Compact"/>
              <w:rPr>
                <w:b w:val="1"/>
                <w:bCs w:val="1"/>
                <w:strike w:val="1"/>
                <w:rPrChange w:author="Syed Ahmed" w:date="2026-09-16T14:47:22.89Z" w:id="434266684"/>
              </w:rPr>
            </w:pPr>
            <w:r w:rsidRPr="4986D35A">
              <w:rPr>
                <w:b w:val="1"/>
                <w:bCs w:val="1"/>
                <w:strike w:val="1"/>
                <w:rPrChange w:author="Syed Ahmed" w:date="2026-09-16T14:47:22.89Z" w16du:dateUtc="2026-09-16T14:47:22.89Z" w:id="1238869926">
                  <w:rPr>
                    <w:b w:val="1"/>
                    <w:bCs w:val="1"/>
                  </w:rPr>
                </w:rPrChange>
              </w:rPr>
              <w:t>External / Partner Connectivity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5D4" w14:textId="77777777">
            <w:pPr>
              <w:pStyle w:val="Compact"/>
              <w:rPr>
                <w:i w:val="1"/>
                <w:iCs w:val="1"/>
                <w:strike w:val="1"/>
                <w:rPrChange w:author="Syed Ahmed" w:date="2026-09-16T14:47:22.891Z" w:id="1371680533"/>
              </w:rPr>
            </w:pPr>
            <w:r w:rsidRPr="4986D35A">
              <w:rPr>
                <w:i w:val="1"/>
                <w:iCs w:val="1"/>
                <w:strike w:val="1"/>
                <w:rPrChange w:author="Syed Ahmed" w:date="2026-09-16T14:47:22.891Z" w16du:dateUtc="2026-09-16T14:47:22.891Z" w:id="1227422587">
                  <w:rPr>
                    <w:i w:val="1"/>
                    <w:iCs w:val="1"/>
                  </w:rPr>
                </w:rPrChange>
              </w:rPr>
              <w:t xml:space="preserve">Observed outbound destination ports — 443 (HTTPS) — 85 rows; 9998 — 27 rows; 135 (RPC endpoint mapper) — 11 rows; 389 (LDAP) — 6 rows; 8089 — 4 rows; 49667 — 2 rows; 49669 — 2 rows; 49670 — 2 rows; 8 out-of-network </w:t>
            </w:r>
            <w:r w:rsidRPr="4986D35A">
              <w:rPr>
                <w:i w:val="1"/>
                <w:iCs w:val="1"/>
                <w:strike w:val="1"/>
                <w:rPrChange w:author="Syed Ahmed" w:date="2026-09-16T14:47:22.891Z" w16du:dateUtc="2026-09-16T14:47:22.891Z" w:id="250517458">
                  <w:rPr>
                    <w:i w:val="1"/>
                    <w:iCs w:val="1"/>
                  </w:rPr>
                </w:rPrChange>
              </w:rPr>
              <w:t>endpoints  (</w:t>
            </w:r>
            <w:r w:rsidRPr="4986D35A">
              <w:rPr>
                <w:i w:val="1"/>
                <w:iCs w:val="1"/>
                <w:strike w:val="1"/>
                <w:rPrChange w:author="Syed Ahmed" w:date="2026-09-16T14:47:22.891Z" w16du:dateUtc="2026-09-16T14:47:22.891Z" w:id="1905835858">
                  <w:rPr>
                    <w:i w:val="1"/>
                    <w:iCs w:val="1"/>
                  </w:rPr>
                </w:rPrChange>
              </w:rPr>
              <w:t>Source: Application Interface Details, full 451,897-row pass, as-of 12/24/25)</w:t>
            </w:r>
          </w:p>
        </w:tc>
      </w:tr>
    </w:tbl>
    <w:p w:rsidR="001F702A" w:rsidP="4986D35A" w:rsidRDefault="00000000" w14:paraId="796FA5D6" w14:textId="77777777">
      <w:pPr>
        <w:pStyle w:val="BodyText"/>
        <w:rPr>
          <w:b w:val="1"/>
          <w:bCs w:val="1"/>
          <w:strike w:val="1"/>
          <w:sz w:val="15"/>
          <w:szCs w:val="15"/>
          <w:rPrChange w:author="Syed Ahmed" w:date="2026-09-16T14:47:22.892Z" w:id="136637656"/>
        </w:rPr>
      </w:pPr>
      <w:r w:rsidRPr="4986D35A">
        <w:rPr>
          <w:b w:val="1"/>
          <w:bCs w:val="1"/>
          <w:strike w:val="1"/>
          <w:sz w:val="15"/>
          <w:szCs w:val="15"/>
          <w:rPrChange w:author="Syed Ahmed" w:date="2026-09-16T14:47:22.891Z" w16du:dateUtc="2026-09-16T14:47:22.891Z" w:id="1275383899">
            <w:rPr>
              <w:b w:val="1"/>
              <w:bCs w:val="1"/>
              <w:sz w:val="15"/>
              <w:szCs w:val="15"/>
            </w:rPr>
          </w:rPrChange>
        </w:rPr>
        <w:t>Table 4.6 — Network</w:t>
      </w:r>
    </w:p>
    <w:p w:rsidR="001F702A" w:rsidRDefault="001F702A" w14:paraId="796FA5D7" w14:textId="77777777">
      <w:pPr>
        <w:pStyle w:val="Compact"/>
      </w:pPr>
    </w:p>
    <w:p w:rsidR="001F702A" w:rsidRDefault="00000000" w14:paraId="796FA5D8" w14:textId="77777777">
      <w:pPr>
        <w:pStyle w:val="Heading3"/>
      </w:pPr>
      <w:bookmarkStart w:name="vpn-remote-connectivity" w:id="25"/>
      <w:r>
        <w:t>4.6.1 VPN &amp; Remote Connectivity</w:t>
      </w:r>
    </w:p>
    <w:p w:rsidR="001F702A" w:rsidP="4986D35A" w:rsidRDefault="00000000" w14:paraId="796FA5D9" w14:textId="5306F52D">
      <w:pPr>
        <w:pStyle w:val="FirstParagraph"/>
        <w:suppressLineNumbers w:val="0"/>
        <w:bidi w:val="0"/>
        <w:spacing w:before="90" w:beforeAutospacing="off" w:after="90" w:afterAutospacing="off" w:line="259" w:lineRule="auto"/>
        <w:ind w:left="0" w:right="0"/>
        <w:jc w:val="left"/>
        <w:pPrChange w:author="Syed Ahmed" w:date="2026-09-16T14:46:56.854Z">
          <w:pPr>
            <w:pStyle w:val="FirstParagraph"/>
          </w:pPr>
        </w:pPrChange>
      </w:pPr>
      <w:ins w:author="Syed Ahmed" w:date="2026-09-16T14:46:59.852Z" w16du:dateUtc="2026-09-16T14:46:59.852Z" w:id="1039450721">
        <w:r w:rsidR="6E1B1209">
          <w:t xml:space="preserve">To </w:t>
        </w:r>
      </w:ins>
      <w:ins w:author="Syed Ahmed" w:date="2026-09-16T14:47:03.242Z" w16du:dateUtc="2026-09-16T14:47:03.242Z" w:id="1854816089">
        <w:r w:rsidR="6E1B1209">
          <w:t xml:space="preserve">be determined </w:t>
        </w:r>
      </w:ins>
      <w:r>
        <w:rPr/>
        <w:t>Remote access and site-to-site connectivity are treated separately here because they behave differently after a move to Azure. Remote access requirements change rather than disappear, and the answer depends on the connectivity model chosen in the target design, including whether traffic to Azure endpoints is forced back through the corporate tunnel — a frequent and avoidable cause of post-cutover performance complaints. Site-to-site tunnels are jointly owned with external organizations, so their encryption domains, authentication material and far-end contacts are recorded with the lead time each partner's change process requires. Where this application was the only reason a population held VPN access, that access is reviewed rather than left in place.</w:t>
      </w:r>
    </w:p>
    <w:p w:rsidR="001F702A" w:rsidRDefault="001F702A" w14:paraId="796FA5DA" w14:textId="77777777">
      <w:pPr>
        <w:pStyle w:val="Compact"/>
      </w:pPr>
    </w:p>
    <w:tbl>
      <w:tblPr>
        <w:tblStyle w:val="Table"/>
        <w:tblW w:w="5000" w:type="pct"/>
        <w:tblLook w:val="0020" w:firstRow="1" w:lastRow="0" w:firstColumn="0" w:lastColumn="0" w:noHBand="0" w:noVBand="0"/>
      </w:tblPr>
      <w:tblGrid>
        <w:gridCol w:w="1719"/>
        <w:gridCol w:w="7757"/>
      </w:tblGrid>
      <w:tr w:rsidR="001F702A" w:rsidTr="001F702A" w14:paraId="796FA5D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5DB" w14:textId="77777777">
            <w:pPr>
              <w:pStyle w:val="Compact"/>
            </w:pPr>
            <w:r>
              <w:rPr>
                <w:b/>
                <w:bCs/>
              </w:rPr>
              <w:t>Is Remote Access VPN Required to Reach the Application?</w:t>
            </w:r>
          </w:p>
        </w:tc>
        <w:tc>
          <w:tcPr>
            <w:tcW w:w="0" w:type="auto"/>
          </w:tcPr>
          <w:p w:rsidR="001F702A" w:rsidRDefault="00000000" w14:paraId="796FA5DC" w14:textId="77777777">
            <w:pPr>
              <w:pStyle w:val="Compact"/>
            </w:pPr>
            <w:r>
              <w:t>Program record — "it ExpressRoute uplink as a potential risk for migration timelines, but stated that using VPNs or publicly reachable storage accounts can bypass this limitation. Firewall management and automation + Ron stated that Azure firewall rules are managed via bicep templates during app deployment, and noted" (ai notes - 2025.11.26 network and connectivity) | "from on-premises infrastructure through edge switches, Palo Alto firewalls, Megaport, and ExpressRoute to Azure. + Ron explained that V hubs are deployed in each Azure region with secured hubs using Azure Firewall, all regions are directly peered, and on-premises ranges connect directly to the Xbox " (ai notes - 2025.11.26 network and connectivity)  (Source: GEHA Network &amp;amp; Connectivity discovery session, 26-Nov-2025)</w:t>
            </w:r>
            <w:r>
              <w:rPr>
                <w:i/>
                <w:iCs/>
              </w:rPr>
              <w:t>Yes</w:t>
            </w:r>
            <w:r>
              <w:t xml:space="preserve"> ☐ </w:t>
            </w:r>
            <w:r>
              <w:rPr>
                <w:i/>
                <w:iCs/>
              </w:rPr>
              <w:t>No</w:t>
            </w:r>
            <w:r>
              <w:t xml:space="preserve"> ☐ </w:t>
            </w:r>
            <w:r>
              <w:rPr>
                <w:i/>
                <w:iCs/>
              </w:rPr>
              <w:t>Only some populations</w:t>
            </w:r>
            <w:r>
              <w:t xml:space="preserve"> — </w:t>
            </w:r>
            <w:r>
              <w:rPr>
                <w:i/>
                <w:iCs/>
              </w:rPr>
              <w:t>To be provided by GEHA</w:t>
            </w:r>
          </w:p>
        </w:tc>
      </w:tr>
      <w:tr w:rsidR="001F702A" w14:paraId="796FA5E0" w14:textId="77777777">
        <w:tc>
          <w:tcPr>
            <w:tcW w:w="0" w:type="auto"/>
          </w:tcPr>
          <w:p w:rsidR="001F702A" w:rsidRDefault="00000000" w14:paraId="796FA5DE" w14:textId="77777777">
            <w:pPr>
              <w:pStyle w:val="Compact"/>
            </w:pPr>
            <w:r>
              <w:rPr>
                <w:b/>
                <w:bCs/>
              </w:rPr>
              <w:t>Solution &amp; Client</w:t>
            </w:r>
          </w:p>
        </w:tc>
        <w:tc>
          <w:tcPr>
            <w:tcW w:w="0" w:type="auto"/>
          </w:tcPr>
          <w:p w:rsidR="001F702A" w:rsidRDefault="00000000" w14:paraId="796FA5DF" w14:textId="77777777">
            <w:pPr>
              <w:pStyle w:val="Compact"/>
            </w:pPr>
            <w:r>
              <w:rPr>
                <w:i/>
                <w:iCs/>
              </w:rPr>
              <w:t>Not yet provided — Product and version, client-based or clientless portal, and whether the client is part of the desktop build in §4.3. Not on file in the evidence pack (searched per the Appendix B source-exhaustion note, 26-Aug-2026); requested from GEHA (Appendix B; register W3-UTIL).</w:t>
            </w:r>
          </w:p>
        </w:tc>
      </w:tr>
      <w:tr w:rsidR="001F702A" w14:paraId="796FA5E3" w14:textId="77777777">
        <w:tc>
          <w:tcPr>
            <w:tcW w:w="0" w:type="auto"/>
          </w:tcPr>
          <w:p w:rsidR="001F702A" w:rsidRDefault="00000000" w14:paraId="796FA5E1" w14:textId="77777777">
            <w:pPr>
              <w:pStyle w:val="Compact"/>
            </w:pPr>
            <w:r>
              <w:rPr>
                <w:b/>
                <w:bCs/>
              </w:rPr>
              <w:t>Concentrator / Gateway</w:t>
            </w:r>
          </w:p>
        </w:tc>
        <w:tc>
          <w:tcPr>
            <w:tcW w:w="0" w:type="auto"/>
          </w:tcPr>
          <w:p w:rsidR="001F702A" w:rsidRDefault="00000000" w14:paraId="796FA5E2" w14:textId="77777777">
            <w:pPr>
              <w:pStyle w:val="Compact"/>
            </w:pPr>
            <w:r>
              <w:rPr>
                <w:i/>
                <w:iCs/>
              </w:rPr>
              <w:t>Not yet provided — Device or service terminating the connection, and the team that owns it. Not on file in the evidence pack (searched per the Appendix B source-exhaustion note, 26-Aug-2026); requested from GEHA (Appendix B; register W3-UTIL).</w:t>
            </w:r>
          </w:p>
        </w:tc>
      </w:tr>
      <w:tr w:rsidR="001F702A" w14:paraId="796FA5E6" w14:textId="77777777">
        <w:tc>
          <w:tcPr>
            <w:tcW w:w="0" w:type="auto"/>
          </w:tcPr>
          <w:p w:rsidR="001F702A" w:rsidRDefault="00000000" w14:paraId="796FA5E4" w14:textId="77777777">
            <w:pPr>
              <w:pStyle w:val="Compact"/>
            </w:pPr>
            <w:r>
              <w:rPr>
                <w:b/>
                <w:bCs/>
              </w:rPr>
              <w:t>Authentication to the VPN</w:t>
            </w:r>
          </w:p>
        </w:tc>
        <w:tc>
          <w:tcPr>
            <w:tcW w:w="0" w:type="auto"/>
          </w:tcPr>
          <w:p w:rsidR="001F702A" w:rsidRDefault="00000000" w14:paraId="796FA5E5" w14:textId="77777777">
            <w:pPr>
              <w:pStyle w:val="Compact"/>
            </w:pPr>
            <w:r>
              <w:rPr>
                <w:i/>
                <w:iCs/>
              </w:rPr>
              <w:t>Not yet provided — Directory, certificate, MFA — and whether this is a second authentication on top of the application login in §4.5. Not on file in the evidence pack (searched per the Appendix B source-exhaustion note, 26-Aug-2026); requested from GEHA (Appendix B; register W3-UTIL).</w:t>
            </w:r>
          </w:p>
        </w:tc>
      </w:tr>
      <w:tr w:rsidR="001F702A" w14:paraId="796FA5E9" w14:textId="77777777">
        <w:tc>
          <w:tcPr>
            <w:tcW w:w="0" w:type="auto"/>
          </w:tcPr>
          <w:p w:rsidR="001F702A" w:rsidRDefault="00000000" w14:paraId="796FA5E7" w14:textId="77777777">
            <w:pPr>
              <w:pStyle w:val="Compact"/>
            </w:pPr>
            <w:r>
              <w:rPr>
                <w:b/>
                <w:bCs/>
              </w:rPr>
              <w:t>Split Tunnel Behavior</w:t>
            </w:r>
          </w:p>
        </w:tc>
        <w:tc>
          <w:tcPr>
            <w:tcW w:w="0" w:type="auto"/>
          </w:tcPr>
          <w:p w:rsidR="001F702A" w:rsidRDefault="00000000" w14:paraId="796FA5E8" w14:textId="77777777">
            <w:pPr>
              <w:pStyle w:val="Compact"/>
            </w:pPr>
            <w:r>
              <w:rPr>
                <w:i/>
                <w:iCs/>
              </w:rPr>
              <w:t>Not yet provided — Whether all traffic or only corporate traffic traverses the tunnel. Traffic to Azure forced back through the tunnel adds. Not on file in the evidence pack (searched per the Appendix B source-exhaustion note, 26-Aug-2026); requested from GEHA (Appendix B; register W3-UTIL).</w:t>
            </w:r>
          </w:p>
        </w:tc>
      </w:tr>
      <w:tr w:rsidR="001F702A" w14:paraId="796FA5EC" w14:textId="77777777">
        <w:tc>
          <w:tcPr>
            <w:tcW w:w="0" w:type="auto"/>
          </w:tcPr>
          <w:p w:rsidR="001F702A" w:rsidRDefault="00000000" w14:paraId="796FA5EA" w14:textId="77777777">
            <w:pPr>
              <w:pStyle w:val="Compact"/>
            </w:pPr>
            <w:r>
              <w:rPr>
                <w:b/>
                <w:bCs/>
              </w:rPr>
              <w:t>User Populations Dependent on It</w:t>
            </w:r>
          </w:p>
        </w:tc>
        <w:tc>
          <w:tcPr>
            <w:tcW w:w="0" w:type="auto"/>
          </w:tcPr>
          <w:p w:rsidR="001F702A" w:rsidRDefault="00000000" w14:paraId="796FA5EB" w14:textId="77777777">
            <w:pPr>
              <w:pStyle w:val="Compact"/>
            </w:pPr>
            <w:r>
              <w:rPr>
                <w:i/>
                <w:iCs/>
              </w:rPr>
              <w:t>—</w:t>
            </w:r>
          </w:p>
        </w:tc>
      </w:tr>
      <w:tr w:rsidR="001F702A" w14:paraId="796FA5EF" w14:textId="77777777">
        <w:tc>
          <w:tcPr>
            <w:tcW w:w="0" w:type="auto"/>
          </w:tcPr>
          <w:p w:rsidR="001F702A" w:rsidRDefault="00000000" w14:paraId="796FA5ED" w14:textId="77777777">
            <w:pPr>
              <w:pStyle w:val="Compact"/>
            </w:pPr>
            <w:r>
              <w:rPr>
                <w:b/>
                <w:bCs/>
              </w:rPr>
              <w:t>Still Required After Cutover?</w:t>
            </w:r>
          </w:p>
        </w:tc>
        <w:tc>
          <w:tcPr>
            <w:tcW w:w="0" w:type="auto"/>
          </w:tcPr>
          <w:p w:rsidR="001F702A" w:rsidRDefault="00000000" w14:paraId="796FA5EE" w14:textId="77777777">
            <w:pPr>
              <w:pStyle w:val="Compact"/>
            </w:pPr>
            <w:r>
              <w:t>☐ Yes ☐ No ☐ Only for other applications — Not yet provided — if this application was the only reason a population held VPN access, that access should be reviewed rather than left st. Not on file in the evidence pack (searched per the Appendix B source-exhaustion note, 26-Aug-2026); requested from GEHA (Appendix B; register W3-UTIL).</w:t>
            </w:r>
          </w:p>
        </w:tc>
      </w:tr>
    </w:tbl>
    <w:p w:rsidR="001F702A" w:rsidRDefault="00000000" w14:paraId="796FA5F0" w14:textId="77777777">
      <w:pPr>
        <w:pStyle w:val="BodyText"/>
      </w:pPr>
      <w:r>
        <w:rPr>
          <w:b/>
          <w:bCs/>
          <w:sz w:val="15"/>
          <w:szCs w:val="15"/>
        </w:rPr>
        <w:t>Table 4.6.1a — Remote Access VPN</w:t>
      </w:r>
    </w:p>
    <w:p w:rsidR="001F702A" w:rsidRDefault="001F702A" w14:paraId="796FA5F1" w14:textId="77777777">
      <w:pPr>
        <w:pStyle w:val="Compact"/>
      </w:pPr>
    </w:p>
    <w:p w:rsidR="001F702A" w:rsidRDefault="00000000" w14:paraId="796FA5F2" w14:textId="77777777">
      <w:pPr>
        <w:pStyle w:val="BodyText"/>
      </w:pPr>
      <w:r>
        <w:t>Each site-to-site tunnel is registered individually because changes at the far end are outside GEHA's control and run to the partner's timetable, not the program's. The register records what traffic the tunnel carries, its encryption domain, the device terminating it, the authentication material and its expiry, and a named contact at the far end together with their required notice period. Tunnels shared with other applications are identified explicitly so they are not retired alongside this one. Each tunnel resolves to retirement, retention or modification, and that disposition is agreed with the partner before the cutover window opens.</w:t>
      </w:r>
    </w:p>
    <w:p w:rsidR="001F702A" w:rsidRDefault="001F702A" w14:paraId="796FA5F3" w14:textId="77777777">
      <w:pPr>
        <w:sectPr w:rsidR="001F702A">
          <w:headerReference w:type="default" r:id="rId28"/>
          <w:footerReference w:type="default" r:id="rId29"/>
          <w:pgSz w:w="12240" w:h="15840" w:orient="portrait"/>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736"/>
        <w:gridCol w:w="1775"/>
        <w:gridCol w:w="1866"/>
        <w:gridCol w:w="1686"/>
        <w:gridCol w:w="1791"/>
        <w:gridCol w:w="2137"/>
        <w:gridCol w:w="737"/>
        <w:gridCol w:w="1206"/>
        <w:gridCol w:w="1142"/>
      </w:tblGrid>
      <w:tr w:rsidR="001F702A" w:rsidTr="001F702A" w14:paraId="796FA5F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5F4" w14:textId="77777777">
            <w:pPr>
              <w:pStyle w:val="Compact"/>
            </w:pPr>
            <w:r>
              <w:rPr>
                <w:b/>
                <w:bCs/>
              </w:rPr>
              <w:t>Tunnel / Peer</w:t>
            </w:r>
          </w:p>
        </w:tc>
        <w:tc>
          <w:tcPr>
            <w:tcW w:w="0" w:type="auto"/>
          </w:tcPr>
          <w:p w:rsidR="001F702A" w:rsidRDefault="00000000" w14:paraId="796FA5F5" w14:textId="77777777">
            <w:pPr>
              <w:pStyle w:val="Compact"/>
            </w:pPr>
            <w:r>
              <w:rPr>
                <w:b/>
                <w:bCs/>
              </w:rPr>
              <w:t>Far-End Organization</w:t>
            </w:r>
          </w:p>
        </w:tc>
        <w:tc>
          <w:tcPr>
            <w:tcW w:w="0" w:type="auto"/>
          </w:tcPr>
          <w:p w:rsidR="001F702A" w:rsidRDefault="00000000" w14:paraId="796FA5F6" w14:textId="77777777">
            <w:pPr>
              <w:pStyle w:val="Compact"/>
            </w:pPr>
            <w:r>
              <w:rPr>
                <w:b/>
                <w:bCs/>
              </w:rPr>
              <w:t>Traffic Carried</w:t>
            </w:r>
          </w:p>
        </w:tc>
        <w:tc>
          <w:tcPr>
            <w:tcW w:w="0" w:type="auto"/>
          </w:tcPr>
          <w:p w:rsidR="001F702A" w:rsidRDefault="00000000" w14:paraId="796FA5F7" w14:textId="77777777">
            <w:pPr>
              <w:pStyle w:val="Compact"/>
            </w:pPr>
            <w:r>
              <w:rPr>
                <w:b/>
                <w:bCs/>
              </w:rPr>
              <w:t>Encryption Domain</w:t>
            </w:r>
          </w:p>
        </w:tc>
        <w:tc>
          <w:tcPr>
            <w:tcW w:w="0" w:type="auto"/>
          </w:tcPr>
          <w:p w:rsidR="001F702A" w:rsidRDefault="00000000" w14:paraId="796FA5F8" w14:textId="77777777">
            <w:pPr>
              <w:pStyle w:val="Compact"/>
            </w:pPr>
            <w:r>
              <w:rPr>
                <w:b/>
                <w:bCs/>
              </w:rPr>
              <w:t>Termination Device</w:t>
            </w:r>
          </w:p>
        </w:tc>
        <w:tc>
          <w:tcPr>
            <w:tcW w:w="0" w:type="auto"/>
          </w:tcPr>
          <w:p w:rsidR="001F702A" w:rsidRDefault="00000000" w14:paraId="796FA5F9" w14:textId="77777777">
            <w:pPr>
              <w:pStyle w:val="Compact"/>
            </w:pPr>
            <w:r>
              <w:rPr>
                <w:b/>
                <w:bCs/>
              </w:rPr>
              <w:t>Authentication &amp; Expiry</w:t>
            </w:r>
          </w:p>
        </w:tc>
        <w:tc>
          <w:tcPr>
            <w:tcW w:w="0" w:type="auto"/>
          </w:tcPr>
          <w:p w:rsidR="001F702A" w:rsidRDefault="00000000" w14:paraId="796FA5FA" w14:textId="77777777">
            <w:pPr>
              <w:pStyle w:val="Compact"/>
            </w:pPr>
            <w:r>
              <w:rPr>
                <w:b/>
                <w:bCs/>
              </w:rPr>
              <w:t>Far-End Contact</w:t>
            </w:r>
          </w:p>
        </w:tc>
        <w:tc>
          <w:tcPr>
            <w:tcW w:w="0" w:type="auto"/>
          </w:tcPr>
          <w:p w:rsidR="001F702A" w:rsidRDefault="00000000" w14:paraId="796FA5FB" w14:textId="77777777">
            <w:pPr>
              <w:pStyle w:val="Compact"/>
            </w:pPr>
            <w:r>
              <w:rPr>
                <w:b/>
                <w:bCs/>
              </w:rPr>
              <w:t>Used by Other Applications?</w:t>
            </w:r>
          </w:p>
        </w:tc>
        <w:tc>
          <w:tcPr>
            <w:tcW w:w="0" w:type="auto"/>
          </w:tcPr>
          <w:p w:rsidR="001F702A" w:rsidRDefault="00000000" w14:paraId="796FA5FC" w14:textId="77777777">
            <w:pPr>
              <w:pStyle w:val="Compact"/>
            </w:pPr>
            <w:r>
              <w:rPr>
                <w:b/>
                <w:bCs/>
              </w:rPr>
              <w:t>Disposition</w:t>
            </w:r>
          </w:p>
        </w:tc>
      </w:tr>
      <w:tr w:rsidR="001F702A" w14:paraId="796FA607" w14:textId="77777777">
        <w:tc>
          <w:tcPr>
            <w:tcW w:w="0" w:type="auto"/>
          </w:tcPr>
          <w:p w:rsidR="001F702A" w:rsidRDefault="00000000" w14:paraId="796FA5FE" w14:textId="77777777">
            <w:pPr>
              <w:pStyle w:val="Compact"/>
            </w:pPr>
            <w:r>
              <w:rPr>
                <w:i/>
                <w:iCs/>
              </w:rPr>
              <w:t>To be provided by GEHA</w:t>
            </w:r>
          </w:p>
        </w:tc>
        <w:tc>
          <w:tcPr>
            <w:tcW w:w="0" w:type="auto"/>
          </w:tcPr>
          <w:p w:rsidR="001F702A" w:rsidRDefault="00000000" w14:paraId="796FA5FF" w14:textId="77777777">
            <w:pPr>
              <w:pStyle w:val="Compact"/>
            </w:pPr>
            <w:r>
              <w:rPr>
                <w:i/>
                <w:iCs/>
              </w:rPr>
              <w:t>Not yet provided — Partner, vendor or other site. Not on file in the evidence pack (searched per the Appendix B source-exhaustion note, 26-Aug-2026); requested from GEHA (Appendix B; register W3-UTIL).</w:t>
            </w:r>
          </w:p>
        </w:tc>
        <w:tc>
          <w:tcPr>
            <w:tcW w:w="0" w:type="auto"/>
          </w:tcPr>
          <w:p w:rsidR="001F702A" w:rsidRDefault="00000000" w14:paraId="796FA600" w14:textId="77777777">
            <w:pPr>
              <w:pStyle w:val="Compact"/>
            </w:pPr>
            <w:r>
              <w:rPr>
                <w:i/>
                <w:iCs/>
              </w:rPr>
              <w:t>Not yet provided — What flows across it, in which direction, and which interfaces in §4.7 depend on it. Not on file in the evidence pack (searched per the Appendix B source-exhaustion note, 26-Aug-2026); requested from GEHA (Appendix B; register W3-UTIL).</w:t>
            </w:r>
          </w:p>
        </w:tc>
        <w:tc>
          <w:tcPr>
            <w:tcW w:w="0" w:type="auto"/>
          </w:tcPr>
          <w:p w:rsidR="001F702A" w:rsidRDefault="00000000" w14:paraId="796FA601" w14:textId="77777777">
            <w:pPr>
              <w:pStyle w:val="Compact"/>
            </w:pPr>
            <w:r>
              <w:rPr>
                <w:i/>
                <w:iCs/>
              </w:rPr>
              <w:t>Not yet provided — Local and remote subnets in scope. Not on file in the evidence pack (searched per the Appendix B source-exhaustion note, 26-Aug-2026); requested from GEHA (Appendix B; register W3-UTIL).</w:t>
            </w:r>
          </w:p>
        </w:tc>
        <w:tc>
          <w:tcPr>
            <w:tcW w:w="0" w:type="auto"/>
          </w:tcPr>
          <w:p w:rsidR="001F702A" w:rsidRDefault="00000000" w14:paraId="796FA602" w14:textId="77777777">
            <w:pPr>
              <w:pStyle w:val="Compact"/>
            </w:pPr>
            <w:r>
              <w:rPr>
                <w:i/>
                <w:iCs/>
              </w:rPr>
              <w:t>Not yet provided — Firewall or gateway, and the owning team. Not on file in the evidence pack (searched per the Appendix B source-exhaustion note, 26-Aug-2026); requested from GEHA (Appendix B; register W3-UTIL).</w:t>
            </w:r>
          </w:p>
        </w:tc>
        <w:tc>
          <w:tcPr>
            <w:tcW w:w="0" w:type="auto"/>
          </w:tcPr>
          <w:p w:rsidR="001F702A" w:rsidRDefault="00000000" w14:paraId="796FA603" w14:textId="77777777">
            <w:pPr>
              <w:pStyle w:val="Compact"/>
            </w:pPr>
            <w:r>
              <w:rPr>
                <w:i/>
                <w:iCs/>
              </w:rPr>
              <w:t>Not yet provided — Pre-shared key or certificate, with rotation or expiry date — add certificates to §4.8. Not on file in the evidence pack (searched per the Appendix B source-exhaustion note, 26-Aug-2026); requested from GEHA (Appendix B; register W3-UTIL).</w:t>
            </w:r>
          </w:p>
        </w:tc>
        <w:tc>
          <w:tcPr>
            <w:tcW w:w="0" w:type="auto"/>
          </w:tcPr>
          <w:p w:rsidR="001F702A" w:rsidRDefault="00000000" w14:paraId="796FA604" w14:textId="77777777">
            <w:pPr>
              <w:pStyle w:val="Compact"/>
            </w:pPr>
            <w:r>
              <w:rPr>
                <w:i/>
                <w:iCs/>
              </w:rPr>
              <w:t>To be provided by GEHA</w:t>
            </w:r>
          </w:p>
        </w:tc>
        <w:tc>
          <w:tcPr>
            <w:tcW w:w="0" w:type="auto"/>
          </w:tcPr>
          <w:p w:rsidR="001F702A" w:rsidRDefault="00000000" w14:paraId="796FA605" w14:textId="77777777">
            <w:pPr>
              <w:pStyle w:val="Compact"/>
            </w:pPr>
            <w:r>
              <w:t xml:space="preserve">☐ </w:t>
            </w:r>
            <w:r>
              <w:rPr>
                <w:i/>
                <w:iCs/>
              </w:rPr>
              <w:t>Yes — name them</w:t>
            </w:r>
            <w:r>
              <w:t xml:space="preserve"> ☐ </w:t>
            </w:r>
            <w:r>
              <w:rPr>
                <w:i/>
                <w:iCs/>
              </w:rPr>
              <w:t>No — carries only this application</w:t>
            </w:r>
          </w:p>
        </w:tc>
        <w:tc>
          <w:tcPr>
            <w:tcW w:w="0" w:type="auto"/>
          </w:tcPr>
          <w:p w:rsidR="001F702A" w:rsidRDefault="00000000" w14:paraId="796FA606" w14:textId="77777777">
            <w:pPr>
              <w:pStyle w:val="Compact"/>
            </w:pPr>
            <w:r>
              <w:t xml:space="preserve">☐ </w:t>
            </w:r>
            <w:r>
              <w:rPr>
                <w:i/>
                <w:iCs/>
              </w:rPr>
              <w:t>Retire after cutover</w:t>
            </w:r>
            <w:r>
              <w:t xml:space="preserve"> ☐ </w:t>
            </w:r>
            <w:r>
              <w:rPr>
                <w:i/>
                <w:iCs/>
              </w:rPr>
              <w:t>Retain for other traffic</w:t>
            </w:r>
            <w:r>
              <w:t xml:space="preserve"> ☐ </w:t>
            </w:r>
            <w:r>
              <w:rPr>
                <w:i/>
                <w:iCs/>
              </w:rPr>
              <w:t>Modify encryption domain</w:t>
            </w:r>
          </w:p>
        </w:tc>
      </w:tr>
    </w:tbl>
    <w:p w:rsidR="001F702A" w:rsidRDefault="00000000" w14:paraId="796FA608" w14:textId="77777777">
      <w:pPr>
        <w:pStyle w:val="BodyText"/>
      </w:pPr>
      <w:r>
        <w:rPr>
          <w:b/>
          <w:bCs/>
          <w:sz w:val="15"/>
          <w:szCs w:val="15"/>
        </w:rPr>
        <w:t>Table 4.6.1b — Site-to-Site Tunnels</w:t>
      </w:r>
    </w:p>
    <w:p w:rsidR="001F702A" w:rsidRDefault="001F702A" w14:paraId="796FA609" w14:textId="77777777">
      <w:pPr>
        <w:sectPr w:rsidR="001F702A">
          <w:headerReference w:type="default" r:id="rId30"/>
          <w:footerReference w:type="default" r:id="rId31"/>
          <w:pgSz w:w="15840" w:h="12240" w:orient="landscape"/>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458"/>
        <w:gridCol w:w="8018"/>
      </w:tblGrid>
      <w:tr w:rsidR="001F702A" w:rsidTr="001F702A" w14:paraId="796FA60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60A" w14:textId="77777777">
            <w:pPr>
              <w:pStyle w:val="Compact"/>
            </w:pPr>
            <w:r>
              <w:rPr>
                <w:b/>
                <w:bCs/>
              </w:rPr>
              <w:t>Incumbent Vendor Support Access</w:t>
            </w:r>
          </w:p>
        </w:tc>
        <w:tc>
          <w:tcPr>
            <w:tcW w:w="0" w:type="auto"/>
          </w:tcPr>
          <w:p w:rsidR="001F702A" w:rsidRDefault="00000000" w14:paraId="796FA60B" w14:textId="77777777">
            <w:pPr>
              <w:pStyle w:val="Compact"/>
            </w:pPr>
            <w:r>
              <w:rPr>
                <w:i/>
                <w:iCs/>
              </w:rPr>
              <w:t>Not yet provided — How the current vendor or any third party reaches this environment for support — VPN, jump host, remote tool, standing a. Not on file in the evidence pack (searched per the Appendix B source-exhaustion note, 26-Aug-2026); requested from GEHA (Appendix B; register W3-UTIL).</w:t>
            </w:r>
          </w:p>
        </w:tc>
      </w:tr>
      <w:tr w:rsidR="001F702A" w14:paraId="796FA60F" w14:textId="77777777">
        <w:tc>
          <w:tcPr>
            <w:tcW w:w="0" w:type="auto"/>
          </w:tcPr>
          <w:p w:rsidR="001F702A" w:rsidRDefault="00000000" w14:paraId="796FA60D" w14:textId="77777777">
            <w:pPr>
              <w:pStyle w:val="Compact"/>
            </w:pPr>
            <w:r>
              <w:rPr>
                <w:b/>
                <w:bCs/>
              </w:rPr>
              <w:t>Standing Versus On-Demand</w:t>
            </w:r>
          </w:p>
        </w:tc>
        <w:tc>
          <w:tcPr>
            <w:tcW w:w="0" w:type="auto"/>
          </w:tcPr>
          <w:p w:rsidR="001F702A" w:rsidRDefault="00000000" w14:paraId="796FA60E" w14:textId="77777777">
            <w:pPr>
              <w:pStyle w:val="Compact"/>
            </w:pPr>
            <w:r>
              <w:rPr>
                <w:i/>
                <w:iCs/>
              </w:rPr>
              <w:t>Not yet provided — Whether that access is always available or requested per incident, and who approves it. Not on file in the evidence pack (searched per the Appendix B source-exhaustion note, 26-Aug-2026); requested from GEHA (Appendix B; register W3-UTIL).</w:t>
            </w:r>
          </w:p>
        </w:tc>
      </w:tr>
    </w:tbl>
    <w:p w:rsidR="001F702A" w:rsidRDefault="00000000" w14:paraId="796FA610" w14:textId="77777777">
      <w:pPr>
        <w:pStyle w:val="BodyText"/>
      </w:pPr>
      <w:r>
        <w:rPr>
          <w:b/>
          <w:bCs/>
          <w:sz w:val="15"/>
          <w:szCs w:val="15"/>
        </w:rPr>
        <w:t>Table 4.6.1c — Vendor &amp; Third-Party Access</w:t>
      </w:r>
    </w:p>
    <w:p w:rsidR="001F702A" w:rsidRDefault="001F702A" w14:paraId="796FA611" w14:textId="77777777">
      <w:pPr>
        <w:pStyle w:val="Compact"/>
      </w:pPr>
    </w:p>
    <w:p w:rsidR="001F702A" w:rsidP="4986D35A" w:rsidRDefault="00000000" w14:paraId="796FA612" w14:textId="77777777">
      <w:pPr>
        <w:pStyle w:val="Heading3"/>
        <w:rPr>
          <w:strike w:val="1"/>
          <w:rPrChange w:author="Syed Ahmed" w:date="2026-09-16T14:16:31.583Z" w:id="856395848"/>
        </w:rPr>
      </w:pPr>
      <w:bookmarkStart w:name="load-balancer-configuration" w:id="26"/>
      <w:bookmarkEnd w:id="25"/>
      <w:r w:rsidRPr="4986D35A">
        <w:rPr>
          <w:strike w:val="1"/>
          <w:rPrChange w:author="Syed Ahmed" w:date="2026-09-16T14:16:31.582Z" w16du:dateUtc="2026-09-16T14:16:31.582Z" w:id="35246264"/>
        </w:rPr>
        <w:t>4.6.2 Load Balancer Configuration</w:t>
      </w:r>
    </w:p>
    <w:p w:rsidR="001F702A" w:rsidP="4986D35A" w:rsidRDefault="001F702A" w14:paraId="796FA613" w14:textId="77777777">
      <w:pPr>
        <w:pStyle w:val="Compact"/>
        <w:rPr>
          <w:strike w:val="1"/>
          <w:rPrChange w:author="Syed Ahmed" w:date="2026-09-16T14:16:31.583Z" w:id="199740204"/>
        </w:rPr>
      </w:pPr>
    </w:p>
    <w:tbl>
      <w:tblPr>
        <w:tblStyle w:val="Table"/>
        <w:tblW w:w="5000" w:type="pct"/>
        <w:tblLook w:val="0020" w:firstRow="1" w:lastRow="0" w:firstColumn="0" w:lastColumn="0" w:noHBand="0" w:noVBand="0"/>
      </w:tblPr>
      <w:tblGrid>
        <w:gridCol w:w="972"/>
        <w:gridCol w:w="8504"/>
      </w:tblGrid>
      <w:tr w:rsidR="001F702A" w:rsidTr="4986D35A" w14:paraId="796FA616"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14" w14:textId="77777777">
            <w:pPr>
              <w:pStyle w:val="Compact"/>
              <w:rPr>
                <w:b w:val="1"/>
                <w:bCs w:val="1"/>
                <w:strike w:val="1"/>
                <w:rPrChange w:author="Syed Ahmed" w:date="2026-09-16T14:16:31.584Z" w:id="1898386871"/>
              </w:rPr>
            </w:pPr>
            <w:r w:rsidRPr="4986D35A">
              <w:rPr>
                <w:b w:val="1"/>
                <w:bCs w:val="1"/>
                <w:strike w:val="1"/>
                <w:rPrChange w:author="Syed Ahmed" w:date="2026-09-16T14:16:31.583Z" w16du:dateUtc="2026-09-16T14:16:31.583Z" w:id="1843844687">
                  <w:rPr>
                    <w:b w:val="1"/>
                    <w:bCs w:val="1"/>
                  </w:rPr>
                </w:rPrChange>
              </w:rPr>
              <w:t>Load Balancer in Use?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15" w14:textId="77777777">
            <w:pPr>
              <w:pStyle w:val="Compact"/>
              <w:rPr>
                <w:strike w:val="1"/>
                <w:rPrChange w:author="Syed Ahmed" w:date="2026-09-16T14:16:31.584Z" w:id="1278645602"/>
              </w:rPr>
            </w:pPr>
            <w:r w:rsidRPr="4986D35A">
              <w:rPr>
                <w:strike w:val="1"/>
                <w:rPrChange w:author="Syed Ahmed" w:date="2026-09-16T14:16:31.584Z" w16du:dateUtc="2026-09-16T14:16:31.584Z" w:id="30313498"/>
              </w:rPr>
              <w:t>Not yet provided — requested from GEHA, required by 2026-09-01 (Appendix B, item 06</w:t>
            </w:r>
            <w:r w:rsidRPr="4986D35A">
              <w:rPr>
                <w:strike w:val="1"/>
                <w:rPrChange w:author="Syed Ahmed" w:date="2026-09-16T14:16:31.584Z" w16du:dateUtc="2026-09-16T14:16:31.584Z" w:id="475497736"/>
              </w:rPr>
              <w:t>).Yes</w:t>
            </w:r>
            <w:r w:rsidRPr="4986D35A">
              <w:rPr>
                <w:strike w:val="1"/>
                <w:rPrChange w:author="Syed Ahmed" w:date="2026-09-16T14:16:31.584Z" w16du:dateUtc="2026-09-16T14:16:31.584Z" w:id="587037471"/>
              </w:rPr>
              <w:t xml:space="preserve"> ☐ No ☐ Partially — Not yet provided — if No, state how traffic reaches the application — direct DNS, reverse proxy, or client-side — and complete no further r. Not on file in the evidence pack (searched per the Appendix B source-exhaustion note, 26-Aug-2026); requested from GEHA (Appendix B; register W3-UTIL).</w:t>
            </w:r>
          </w:p>
        </w:tc>
      </w:tr>
    </w:tbl>
    <w:p w:rsidR="001F702A" w:rsidP="4986D35A" w:rsidRDefault="00000000" w14:paraId="796FA617" w14:textId="77777777">
      <w:pPr>
        <w:pStyle w:val="FirstParagraph"/>
        <w:rPr>
          <w:b w:val="1"/>
          <w:bCs w:val="1"/>
          <w:strike w:val="1"/>
          <w:sz w:val="15"/>
          <w:szCs w:val="15"/>
          <w:rPrChange w:author="Syed Ahmed" w:date="2026-09-16T14:16:31.585Z" w:id="1748547772"/>
        </w:rPr>
      </w:pPr>
      <w:r w:rsidRPr="4986D35A">
        <w:rPr>
          <w:b w:val="1"/>
          <w:bCs w:val="1"/>
          <w:strike w:val="1"/>
          <w:sz w:val="15"/>
          <w:szCs w:val="15"/>
          <w:rPrChange w:author="Syed Ahmed" w:date="2026-09-16T14:16:31.584Z" w16du:dateUtc="2026-09-16T14:16:31.584Z" w:id="592283969">
            <w:rPr>
              <w:b w:val="1"/>
              <w:bCs w:val="1"/>
              <w:sz w:val="15"/>
              <w:szCs w:val="15"/>
            </w:rPr>
          </w:rPrChange>
        </w:rPr>
        <w:t>Table 4.6.2a — Load Balancer Configuration</w:t>
      </w:r>
    </w:p>
    <w:p w:rsidR="001F702A" w:rsidP="4986D35A" w:rsidRDefault="001F702A" w14:paraId="796FA618" w14:textId="77777777">
      <w:pPr>
        <w:pStyle w:val="Compact"/>
        <w:rPr>
          <w:strike w:val="1"/>
          <w:rPrChange w:author="Syed Ahmed" w:date="2026-09-16T14:16:31.585Z" w:id="82814048"/>
        </w:rPr>
      </w:pPr>
    </w:p>
    <w:p w:rsidR="001F702A" w:rsidP="4986D35A" w:rsidRDefault="00000000" w14:paraId="796FA619" w14:textId="77777777">
      <w:pPr>
        <w:pStyle w:val="BodyText"/>
        <w:rPr>
          <w:strike w:val="1"/>
          <w:rPrChange w:author="Syed Ahmed" w:date="2026-09-16T14:16:31.585Z" w:id="1766667875"/>
        </w:rPr>
      </w:pPr>
      <w:r w:rsidRPr="4986D35A">
        <w:rPr>
          <w:strike w:val="1"/>
          <w:rPrChange w:author="Syed Ahmed" w:date="2026-09-16T14:16:31.585Z" w16du:dateUtc="2026-09-16T14:16:31.585Z" w:id="2069546486"/>
        </w:rPr>
        <w:t xml:space="preserve">The load balancer configuration is recorded from an exported running configuration rather than from screen captures, because the settings that break applications — persistence profiles, health monitor strings, traffic policies, source address translation and client-IP preservation — are precisely the ones screenshots omit. Each virtual server is documented with its address, the hostnames it serves, its pool members, its balancing </w:t>
      </w:r>
      <w:r w:rsidRPr="4986D35A">
        <w:rPr>
          <w:strike w:val="1"/>
          <w:rPrChange w:author="Syed Ahmed" w:date="2026-09-16T14:16:31.585Z" w16du:dateUtc="2026-09-16T14:16:31.585Z" w:id="123855503"/>
        </w:rPr>
        <w:t>method</w:t>
      </w:r>
      <w:r w:rsidRPr="4986D35A">
        <w:rPr>
          <w:strike w:val="1"/>
          <w:rPrChange w:author="Syed Ahmed" w:date="2026-09-16T14:16:31.585Z" w16du:dateUtc="2026-09-16T14:16:31.585Z" w:id="417007035"/>
        </w:rPr>
        <w:t xml:space="preserve"> and its TLS termination model. A virtual server that fronts more than one application cannot be retired with this application alone and is recorded as a coupling finding. Certificates presented by the load balancer are cross-referenced to the certificate </w:t>
      </w:r>
      <w:r w:rsidRPr="4986D35A">
        <w:rPr>
          <w:strike w:val="1"/>
          <w:rPrChange w:author="Syed Ahmed" w:date="2026-09-16T14:16:31.585Z" w16du:dateUtc="2026-09-16T14:16:31.585Z" w:id="664519060"/>
        </w:rPr>
        <w:t>register</w:t>
      </w:r>
      <w:r w:rsidRPr="4986D35A">
        <w:rPr>
          <w:strike w:val="1"/>
          <w:rPrChange w:author="Syed Ahmed" w:date="2026-09-16T14:16:31.585Z" w16du:dateUtc="2026-09-16T14:16:31.585Z" w:id="662787341"/>
        </w:rPr>
        <w:t xml:space="preserve"> and their expiry checked against the cutover date rather than today's date.</w:t>
      </w:r>
    </w:p>
    <w:p w:rsidR="001F702A" w:rsidP="4986D35A" w:rsidRDefault="001F702A" w14:paraId="796FA61A" w14:textId="77777777">
      <w:pPr>
        <w:pStyle w:val="Compact"/>
        <w:rPr>
          <w:strike w:val="1"/>
          <w:rPrChange w:author="Syed Ahmed" w:date="2026-09-16T14:16:31.585Z" w:id="1964244779"/>
        </w:rPr>
      </w:pPr>
    </w:p>
    <w:tbl>
      <w:tblPr>
        <w:tblStyle w:val="Table"/>
        <w:tblW w:w="5000" w:type="pct"/>
        <w:tblLook w:val="0020" w:firstRow="1" w:lastRow="0" w:firstColumn="0" w:lastColumn="0" w:noHBand="0" w:noVBand="0"/>
      </w:tblPr>
      <w:tblGrid>
        <w:gridCol w:w="1751"/>
        <w:gridCol w:w="7725"/>
      </w:tblGrid>
      <w:tr w:rsidR="001F702A" w:rsidTr="4986D35A" w14:paraId="796FA61D"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1B" w14:textId="77777777">
            <w:pPr>
              <w:pStyle w:val="Compact"/>
              <w:rPr>
                <w:b w:val="1"/>
                <w:bCs w:val="1"/>
                <w:strike w:val="1"/>
                <w:rPrChange w:author="Syed Ahmed" w:date="2026-09-16T14:16:31.586Z" w:id="2007851134"/>
              </w:rPr>
            </w:pPr>
            <w:r w:rsidRPr="4986D35A">
              <w:rPr>
                <w:b w:val="1"/>
                <w:bCs w:val="1"/>
                <w:strike w:val="1"/>
                <w:rPrChange w:author="Syed Ahmed" w:date="2026-09-16T14:16:31.586Z" w16du:dateUtc="2026-09-16T14:16:31.586Z" w:id="469968268">
                  <w:rPr>
                    <w:b w:val="1"/>
                    <w:bCs w:val="1"/>
                  </w:rPr>
                </w:rPrChange>
              </w:rPr>
              <w:t>Platform &amp; Version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1C" w14:textId="77777777">
            <w:pPr>
              <w:pStyle w:val="Compact"/>
              <w:rPr>
                <w:i w:val="1"/>
                <w:iCs w:val="1"/>
                <w:strike w:val="1"/>
                <w:rPrChange w:author="Syed Ahmed" w:date="2026-09-16T14:16:31.586Z" w:id="2028642670"/>
              </w:rPr>
            </w:pPr>
            <w:r w:rsidRPr="4986D35A">
              <w:rPr>
                <w:i w:val="1"/>
                <w:iCs w:val="1"/>
                <w:strike w:val="1"/>
                <w:rPrChange w:author="Syed Ahmed" w:date="2026-09-16T14:16:31.586Z" w16du:dateUtc="2026-09-16T14:16:31.586Z" w:id="2109060518">
                  <w:rPr>
                    <w:i w:val="1"/>
                    <w:iCs w:val="1"/>
                  </w:rPr>
                </w:rPrChange>
              </w:rPr>
              <w:t>Not yet provided — Vendor, model, software version, and whether physical or virtual appliance. Not on file in the evidence pack (searched per the Appendix B source-exhaustion note, 26-Aug-2026); requested from GEHA (Appendix B; register W3-UTIL).</w:t>
            </w:r>
          </w:p>
        </w:tc>
      </w:tr>
      <w:tr w:rsidR="001F702A" w:rsidTr="4986D35A" w14:paraId="796FA62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1E" w14:textId="77777777">
            <w:pPr>
              <w:pStyle w:val="Compact"/>
              <w:rPr>
                <w:b w:val="1"/>
                <w:bCs w:val="1"/>
                <w:strike w:val="1"/>
                <w:rPrChange w:author="Syed Ahmed" w:date="2026-09-16T14:16:31.586Z" w:id="194223386"/>
              </w:rPr>
            </w:pPr>
            <w:r w:rsidRPr="4986D35A">
              <w:rPr>
                <w:b w:val="1"/>
                <w:bCs w:val="1"/>
                <w:strike w:val="1"/>
                <w:rPrChange w:author="Syed Ahmed" w:date="2026-09-16T14:16:31.586Z" w16du:dateUtc="2026-09-16T14:16:31.586Z" w:id="2072717144">
                  <w:rPr>
                    <w:b w:val="1"/>
                    <w:bCs w:val="1"/>
                  </w:rPr>
                </w:rPrChange>
              </w:rPr>
              <w:t>Device Names &amp; HA Model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1F" w14:textId="77777777">
            <w:pPr>
              <w:pStyle w:val="Compact"/>
              <w:rPr>
                <w:i w:val="1"/>
                <w:iCs w:val="1"/>
                <w:strike w:val="1"/>
                <w:rPrChange w:author="Syed Ahmed" w:date="2026-09-16T14:16:31.587Z" w:id="1374262715"/>
              </w:rPr>
            </w:pPr>
            <w:r w:rsidRPr="4986D35A">
              <w:rPr>
                <w:i w:val="1"/>
                <w:iCs w:val="1"/>
                <w:strike w:val="1"/>
                <w:rPrChange w:author="Syed Ahmed" w:date="2026-09-16T14:16:31.587Z" w16du:dateUtc="2026-09-16T14:16:31.587Z" w:id="673614105">
                  <w:rPr>
                    <w:i w:val="1"/>
                    <w:iCs w:val="1"/>
                  </w:rPr>
                </w:rPrChange>
              </w:rPr>
              <w:t>Not yet provided — Device hostnames, active/standby or active/active pairing, and the failover mechanism. Not on file in the evidence pack (searched per the Appendix B source-exhaustion note, 26-Aug-2026); requested from GEHA (Appendix B; register W3-UTIL).</w:t>
            </w:r>
          </w:p>
        </w:tc>
      </w:tr>
      <w:tr w:rsidR="001F702A" w:rsidTr="4986D35A" w14:paraId="796FA62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21" w14:textId="77777777">
            <w:pPr>
              <w:pStyle w:val="Compact"/>
              <w:rPr>
                <w:b w:val="1"/>
                <w:bCs w:val="1"/>
                <w:strike w:val="1"/>
                <w:rPrChange w:author="Syed Ahmed" w:date="2026-09-16T14:16:31.587Z" w:id="973242218"/>
              </w:rPr>
            </w:pPr>
            <w:r w:rsidRPr="4986D35A">
              <w:rPr>
                <w:b w:val="1"/>
                <w:bCs w:val="1"/>
                <w:strike w:val="1"/>
                <w:rPrChange w:author="Syed Ahmed" w:date="2026-09-16T14:16:31.587Z" w16du:dateUtc="2026-09-16T14:16:31.587Z" w:id="1642043150">
                  <w:rPr>
                    <w:b w:val="1"/>
                    <w:bCs w:val="1"/>
                  </w:rPr>
                </w:rPrChange>
              </w:rPr>
              <w:t>Virtual Server / VIP</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22" w14:textId="77777777">
            <w:pPr>
              <w:pStyle w:val="Compact"/>
              <w:rPr>
                <w:i w:val="1"/>
                <w:iCs w:val="1"/>
                <w:strike w:val="1"/>
                <w:rPrChange w:author="Syed Ahmed" w:date="2026-09-16T14:16:31.588Z" w:id="479424007"/>
              </w:rPr>
            </w:pPr>
            <w:r w:rsidRPr="4986D35A">
              <w:rPr>
                <w:i w:val="1"/>
                <w:iCs w:val="1"/>
                <w:strike w:val="1"/>
                <w:rPrChange w:author="Syed Ahmed" w:date="2026-09-16T14:16:31.587Z" w16du:dateUtc="2026-09-16T14:16:31.587Z" w:id="515493282">
                  <w:rPr>
                    <w:i w:val="1"/>
                    <w:iCs w:val="1"/>
                  </w:rPr>
                </w:rPrChange>
              </w:rPr>
              <w:t>To be provided by GEHA</w:t>
            </w:r>
          </w:p>
        </w:tc>
      </w:tr>
      <w:tr w:rsidR="001F702A" w:rsidTr="4986D35A" w14:paraId="796FA62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24" w14:textId="77777777">
            <w:pPr>
              <w:pStyle w:val="Compact"/>
              <w:rPr>
                <w:b w:val="1"/>
                <w:bCs w:val="1"/>
                <w:strike w:val="1"/>
                <w:rPrChange w:author="Syed Ahmed" w:date="2026-09-16T14:16:31.588Z" w:id="1992430333"/>
              </w:rPr>
            </w:pPr>
            <w:r w:rsidRPr="4986D35A">
              <w:rPr>
                <w:b w:val="1"/>
                <w:bCs w:val="1"/>
                <w:strike w:val="1"/>
                <w:rPrChange w:author="Syed Ahmed" w:date="2026-09-16T14:16:31.588Z" w16du:dateUtc="2026-09-16T14:16:31.588Z" w:id="1102955328">
                  <w:rPr>
                    <w:b w:val="1"/>
                    <w:bCs w:val="1"/>
                  </w:rPr>
                </w:rPrChange>
              </w:rPr>
              <w:t>FQDNs Served by This VIP</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25" w14:textId="77777777">
            <w:pPr>
              <w:pStyle w:val="Compact"/>
              <w:rPr>
                <w:i w:val="1"/>
                <w:iCs w:val="1"/>
                <w:strike w:val="1"/>
                <w:rPrChange w:author="Syed Ahmed" w:date="2026-09-16T14:16:31.588Z" w:id="1051511669"/>
              </w:rPr>
            </w:pPr>
            <w:r w:rsidRPr="4986D35A">
              <w:rPr>
                <w:i w:val="1"/>
                <w:iCs w:val="1"/>
                <w:strike w:val="1"/>
                <w:rPrChange w:author="Syed Ahmed" w:date="2026-09-16T14:16:31.588Z" w16du:dateUtc="2026-09-16T14:16:31.588Z" w:id="889836159">
                  <w:rPr>
                    <w:i w:val="1"/>
                    <w:iCs w:val="1"/>
                  </w:rPr>
                </w:rPrChange>
              </w:rPr>
              <w:t xml:space="preserve">Not yet provided — Every hostname resolving here, including SNI-based routing. A VIP serving more than one application is a coupling </w:t>
            </w:r>
            <w:r w:rsidRPr="4986D35A">
              <w:rPr>
                <w:i w:val="1"/>
                <w:iCs w:val="1"/>
                <w:strike w:val="1"/>
                <w:rPrChange w:author="Syed Ahmed" w:date="2026-09-16T14:16:31.588Z" w16du:dateUtc="2026-09-16T14:16:31.588Z" w:id="432075074">
                  <w:rPr>
                    <w:i w:val="1"/>
                    <w:iCs w:val="1"/>
                  </w:rPr>
                </w:rPrChange>
              </w:rPr>
              <w:t>findin</w:t>
            </w:r>
            <w:r w:rsidRPr="4986D35A">
              <w:rPr>
                <w:i w:val="1"/>
                <w:iCs w:val="1"/>
                <w:strike w:val="1"/>
                <w:rPrChange w:author="Syed Ahmed" w:date="2026-09-16T14:16:31.588Z" w16du:dateUtc="2026-09-16T14:16:31.588Z" w:id="302694226">
                  <w:rPr>
                    <w:i w:val="1"/>
                    <w:iCs w:val="1"/>
                  </w:rPr>
                </w:rPrChange>
              </w:rPr>
              <w:t>. Not on file in the evidence pack (searched per the Appendix B source-exhaustion note, 26-Aug-2026); requested from GEHA (Appendix B; register W3-UTIL).</w:t>
            </w:r>
          </w:p>
        </w:tc>
      </w:tr>
      <w:tr w:rsidR="001F702A" w:rsidTr="4986D35A" w14:paraId="796FA62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27" w14:textId="77777777">
            <w:pPr>
              <w:pStyle w:val="Compact"/>
              <w:rPr>
                <w:b w:val="1"/>
                <w:bCs w:val="1"/>
                <w:strike w:val="1"/>
                <w:rPrChange w:author="Syed Ahmed" w:date="2026-09-16T14:16:31.589Z" w:id="1996773211"/>
              </w:rPr>
            </w:pPr>
            <w:r w:rsidRPr="4986D35A">
              <w:rPr>
                <w:b w:val="1"/>
                <w:bCs w:val="1"/>
                <w:strike w:val="1"/>
                <w:rPrChange w:author="Syed Ahmed" w:date="2026-09-16T14:16:31.589Z" w16du:dateUtc="2026-09-16T14:16:31.589Z" w:id="1971839909">
                  <w:rPr>
                    <w:b w:val="1"/>
                    <w:bCs w:val="1"/>
                  </w:rPr>
                </w:rPrChange>
              </w:rPr>
              <w:t>Pool &amp; Members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28" w14:textId="77777777">
            <w:pPr>
              <w:pStyle w:val="Compact"/>
              <w:rPr>
                <w:i w:val="1"/>
                <w:iCs w:val="1"/>
                <w:strike w:val="1"/>
                <w:rPrChange w:author="Syed Ahmed" w:date="2026-09-16T14:16:31.589Z" w:id="29067940"/>
              </w:rPr>
            </w:pPr>
            <w:r w:rsidRPr="4986D35A">
              <w:rPr>
                <w:i w:val="1"/>
                <w:iCs w:val="1"/>
                <w:strike w:val="1"/>
                <w:rPrChange w:author="Syed Ahmed" w:date="2026-09-16T14:16:31.589Z" w16du:dateUtc="2026-09-16T14:16:31.589Z" w:id="150200030">
                  <w:rPr>
                    <w:i w:val="1"/>
                    <w:iCs w:val="1"/>
                  </w:rPr>
                </w:rPrChange>
              </w:rPr>
              <w:t>Not yet provided — Pool name, each member as host and port, and their state. These are the servers in §4.1 — the two lists must agree. Not on file in the evidence pack (searched per the Appendix B source-exhaustion note, 26-Aug-2026); requested from GEHA (Appendix B; register W3-UTIL).</w:t>
            </w:r>
          </w:p>
        </w:tc>
      </w:tr>
      <w:tr w:rsidR="001F702A" w:rsidTr="4986D35A" w14:paraId="796FA62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2A" w14:textId="77777777">
            <w:pPr>
              <w:pStyle w:val="Compact"/>
              <w:rPr>
                <w:b w:val="1"/>
                <w:bCs w:val="1"/>
                <w:strike w:val="1"/>
                <w:rPrChange w:author="Syed Ahmed" w:date="2026-09-16T14:16:31.59Z" w:id="232049088"/>
              </w:rPr>
            </w:pPr>
            <w:r w:rsidRPr="4986D35A">
              <w:rPr>
                <w:b w:val="1"/>
                <w:bCs w:val="1"/>
                <w:strike w:val="1"/>
                <w:rPrChange w:author="Syed Ahmed" w:date="2026-09-16T14:16:31.589Z" w16du:dateUtc="2026-09-16T14:16:31.589Z" w:id="658866012">
                  <w:rPr>
                    <w:b w:val="1"/>
                    <w:bCs w:val="1"/>
                  </w:rPr>
                </w:rPrChange>
              </w:rPr>
              <w:t>Load Balancing Method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2B" w14:textId="77777777">
            <w:pPr>
              <w:pStyle w:val="Compact"/>
              <w:rPr>
                <w:i w:val="1"/>
                <w:iCs w:val="1"/>
                <w:strike w:val="1"/>
                <w:rPrChange w:author="Syed Ahmed" w:date="2026-09-16T14:16:31.59Z" w:id="1089610310"/>
              </w:rPr>
            </w:pPr>
            <w:r w:rsidRPr="4986D35A">
              <w:rPr>
                <w:i w:val="1"/>
                <w:iCs w:val="1"/>
                <w:strike w:val="1"/>
                <w:rPrChange w:author="Syed Ahmed" w:date="2026-09-16T14:16:31.59Z" w16du:dateUtc="2026-09-16T14:16:31.59Z" w:id="1165866441">
                  <w:rPr>
                    <w:i w:val="1"/>
                    <w:iCs w:val="1"/>
                  </w:rPr>
                </w:rPrChange>
              </w:rPr>
              <w:t>Not yet provided — Round robin, least connections, ratio, priority groups — and any member weighting. Not on file in the evidence pack (searched per the Appendix B source-exhaustion note, 26-Aug-2026); requested from GEHA (Appendix B; register W3-UTIL).</w:t>
            </w:r>
          </w:p>
        </w:tc>
      </w:tr>
      <w:tr w:rsidR="001F702A" w:rsidTr="4986D35A" w14:paraId="796FA62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2D" w14:textId="77777777">
            <w:pPr>
              <w:pStyle w:val="Compact"/>
              <w:rPr>
                <w:b w:val="1"/>
                <w:bCs w:val="1"/>
                <w:strike w:val="1"/>
                <w:rPrChange w:author="Syed Ahmed" w:date="2026-09-16T14:16:31.59Z" w:id="519520790"/>
              </w:rPr>
            </w:pPr>
            <w:r w:rsidRPr="4986D35A">
              <w:rPr>
                <w:b w:val="1"/>
                <w:bCs w:val="1"/>
                <w:strike w:val="1"/>
                <w:rPrChange w:author="Syed Ahmed" w:date="2026-09-16T14:16:31.59Z" w16du:dateUtc="2026-09-16T14:16:31.59Z" w:id="1159765892">
                  <w:rPr>
                    <w:b w:val="1"/>
                    <w:bCs w:val="1"/>
                  </w:rPr>
                </w:rPrChange>
              </w:rPr>
              <w:t>Persistence / Session Affinity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2E" w14:textId="77777777">
            <w:pPr>
              <w:pStyle w:val="Compact"/>
              <w:rPr>
                <w:i w:val="1"/>
                <w:iCs w:val="1"/>
                <w:strike w:val="1"/>
                <w:rPrChange w:author="Syed Ahmed" w:date="2026-09-16T14:16:31.591Z" w:id="1922462923"/>
              </w:rPr>
            </w:pPr>
            <w:r w:rsidRPr="4986D35A">
              <w:rPr>
                <w:i w:val="1"/>
                <w:iCs w:val="1"/>
                <w:strike w:val="1"/>
                <w:rPrChange w:author="Syed Ahmed" w:date="2026-09-16T14:16:31.591Z" w16du:dateUtc="2026-09-16T14:16:31.591Z" w:id="1171342427">
                  <w:rPr>
                    <w:i w:val="1"/>
                    <w:iCs w:val="1"/>
                  </w:rPr>
                </w:rPrChange>
              </w:rPr>
              <w:t>Not yet provided — Source address, cookie, TLS session, or none — with timeout. Applications that hold session state in process depend on t. Not on file in the evidence pack (searched per the Appendix B source-exhaustion note, 26-Aug-2026); requested from GEHA (Appendix B; register W3-UTIL).</w:t>
            </w:r>
          </w:p>
        </w:tc>
      </w:tr>
      <w:tr w:rsidR="001F702A" w:rsidTr="4986D35A" w14:paraId="796FA63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30" w14:textId="77777777">
            <w:pPr>
              <w:pStyle w:val="Compact"/>
              <w:rPr>
                <w:b w:val="1"/>
                <w:bCs w:val="1"/>
                <w:strike w:val="1"/>
                <w:rPrChange w:author="Syed Ahmed" w:date="2026-09-16T14:16:31.591Z" w:id="852362716"/>
              </w:rPr>
            </w:pPr>
            <w:r w:rsidRPr="4986D35A">
              <w:rPr>
                <w:b w:val="1"/>
                <w:bCs w:val="1"/>
                <w:strike w:val="1"/>
                <w:rPrChange w:author="Syed Ahmed" w:date="2026-09-16T14:16:31.591Z" w16du:dateUtc="2026-09-16T14:16:31.591Z" w:id="144697949">
                  <w:rPr>
                    <w:b w:val="1"/>
                    <w:bCs w:val="1"/>
                  </w:rPr>
                </w:rPrChange>
              </w:rPr>
              <w:t>Health Monitors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31" w14:textId="77777777">
            <w:pPr>
              <w:pStyle w:val="Compact"/>
              <w:rPr>
                <w:i w:val="1"/>
                <w:iCs w:val="1"/>
                <w:strike w:val="1"/>
                <w:rPrChange w:author="Syed Ahmed" w:date="2026-09-16T14:16:31.592Z" w:id="1707160638"/>
              </w:rPr>
            </w:pPr>
            <w:r w:rsidRPr="4986D35A">
              <w:rPr>
                <w:i w:val="1"/>
                <w:iCs w:val="1"/>
                <w:strike w:val="1"/>
                <w:rPrChange w:author="Syed Ahmed" w:date="2026-09-16T14:16:31.591Z" w16du:dateUtc="2026-09-16T14:16:31.591Z" w:id="2041684178">
                  <w:rPr>
                    <w:i w:val="1"/>
                    <w:iCs w:val="1"/>
                  </w:rPr>
                </w:rPrChange>
              </w:rPr>
              <w:t xml:space="preserve">Not yet provided — Monitor type, interval, timeout, and the send and receive strings. A monitor that only checks a port open will not </w:t>
            </w:r>
            <w:r w:rsidRPr="4986D35A">
              <w:rPr>
                <w:i w:val="1"/>
                <w:iCs w:val="1"/>
                <w:strike w:val="1"/>
                <w:rPrChange w:author="Syed Ahmed" w:date="2026-09-16T14:16:31.591Z" w16du:dateUtc="2026-09-16T14:16:31.591Z" w:id="1203575391">
                  <w:rPr>
                    <w:i w:val="1"/>
                    <w:iCs w:val="1"/>
                  </w:rPr>
                </w:rPrChange>
              </w:rPr>
              <w:t>detec</w:t>
            </w:r>
            <w:r w:rsidRPr="4986D35A">
              <w:rPr>
                <w:i w:val="1"/>
                <w:iCs w:val="1"/>
                <w:strike w:val="1"/>
                <w:rPrChange w:author="Syed Ahmed" w:date="2026-09-16T14:16:31.591Z" w16du:dateUtc="2026-09-16T14:16:31.591Z" w:id="153602878">
                  <w:rPr>
                    <w:i w:val="1"/>
                    <w:iCs w:val="1"/>
                  </w:rPr>
                </w:rPrChange>
              </w:rPr>
              <w:t>. Not on file in the evidence pack (searched per the Appendix B source-exhaustion note, 26-Aug-2026); requested from GEHA (Appendix B; register W3-UTIL).</w:t>
            </w:r>
          </w:p>
        </w:tc>
      </w:tr>
      <w:tr w:rsidR="001F702A" w:rsidTr="4986D35A" w14:paraId="796FA63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33" w14:textId="77777777">
            <w:pPr>
              <w:pStyle w:val="Compact"/>
              <w:rPr>
                <w:b w:val="1"/>
                <w:bCs w:val="1"/>
                <w:strike w:val="1"/>
                <w:rPrChange w:author="Syed Ahmed" w:date="2026-09-16T14:16:31.592Z" w:id="403890776"/>
              </w:rPr>
            </w:pPr>
            <w:r w:rsidRPr="4986D35A">
              <w:rPr>
                <w:b w:val="1"/>
                <w:bCs w:val="1"/>
                <w:strike w:val="1"/>
                <w:rPrChange w:author="Syed Ahmed" w:date="2026-09-16T14:16:31.592Z" w16du:dateUtc="2026-09-16T14:16:31.592Z" w:id="1785384533">
                  <w:rPr>
                    <w:b w:val="1"/>
                    <w:bCs w:val="1"/>
                  </w:rPr>
                </w:rPrChange>
              </w:rPr>
              <w:t>TLS Termination Model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34" w14:textId="77777777">
            <w:pPr>
              <w:pStyle w:val="Compact"/>
              <w:rPr>
                <w:i w:val="1"/>
                <w:iCs w:val="1"/>
                <w:strike w:val="1"/>
                <w:rPrChange w:author="Syed Ahmed" w:date="2026-09-16T14:16:31.592Z" w:id="85748966"/>
              </w:rPr>
            </w:pPr>
            <w:r w:rsidRPr="4986D35A">
              <w:rPr>
                <w:i w:val="1"/>
                <w:iCs w:val="1"/>
                <w:strike w:val="1"/>
                <w:rPrChange w:author="Syed Ahmed" w:date="2026-09-16T14:16:31.592Z" w16du:dateUtc="2026-09-16T14:16:31.592Z" w:id="271728885">
                  <w:rPr>
                    <w:i w:val="1"/>
                    <w:iCs w:val="1"/>
                  </w:rPr>
                </w:rPrChange>
              </w:rPr>
              <w:t xml:space="preserve">Not yet provided — Offload, re-encrypt or passthrough — this </w:t>
            </w:r>
            <w:r w:rsidRPr="4986D35A">
              <w:rPr>
                <w:i w:val="1"/>
                <w:iCs w:val="1"/>
                <w:strike w:val="1"/>
                <w:rPrChange w:author="Syed Ahmed" w:date="2026-09-16T14:16:31.592Z" w16du:dateUtc="2026-09-16T14:16:31.592Z" w:id="183741806">
                  <w:rPr>
                    <w:i w:val="1"/>
                    <w:iCs w:val="1"/>
                  </w:rPr>
                </w:rPrChange>
              </w:rPr>
              <w:t>determines</w:t>
            </w:r>
            <w:r w:rsidRPr="4986D35A">
              <w:rPr>
                <w:i w:val="1"/>
                <w:iCs w:val="1"/>
                <w:strike w:val="1"/>
                <w:rPrChange w:author="Syed Ahmed" w:date="2026-09-16T14:16:31.592Z" w16du:dateUtc="2026-09-16T14:16:31.592Z" w:id="1710371871">
                  <w:rPr>
                    <w:i w:val="1"/>
                    <w:iCs w:val="1"/>
                  </w:rPr>
                </w:rPrChange>
              </w:rPr>
              <w:t xml:space="preserve"> where certificates live and what the application sees. Not on file in the evidence pack (searched per the Appendix B source-exhaustion note, 26-Aug-2026); requested from GEHA (Appendix B; register W3-UTIL).</w:t>
            </w:r>
          </w:p>
        </w:tc>
      </w:tr>
      <w:tr w:rsidR="001F702A" w:rsidTr="4986D35A" w14:paraId="796FA63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36" w14:textId="77777777">
            <w:pPr>
              <w:pStyle w:val="Compact"/>
              <w:rPr>
                <w:b w:val="1"/>
                <w:bCs w:val="1"/>
                <w:strike w:val="1"/>
                <w:rPrChange w:author="Syed Ahmed" w:date="2026-09-16T14:16:31.593Z" w:id="547375327"/>
              </w:rPr>
            </w:pPr>
            <w:r w:rsidRPr="4986D35A">
              <w:rPr>
                <w:b w:val="1"/>
                <w:bCs w:val="1"/>
                <w:strike w:val="1"/>
                <w:rPrChange w:author="Syed Ahmed" w:date="2026-09-16T14:16:31.593Z" w16du:dateUtc="2026-09-16T14:16:31.593Z" w:id="544587598">
                  <w:rPr>
                    <w:b w:val="1"/>
                    <w:bCs w:val="1"/>
                  </w:rPr>
                </w:rPrChange>
              </w:rPr>
              <w:t>Certificates on the Load Balancer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37" w14:textId="77777777">
            <w:pPr>
              <w:pStyle w:val="Compact"/>
              <w:rPr>
                <w:i w:val="1"/>
                <w:iCs w:val="1"/>
                <w:strike w:val="1"/>
                <w:rPrChange w:author="Syed Ahmed" w:date="2026-09-16T14:16:31.593Z" w:id="231306372"/>
              </w:rPr>
            </w:pPr>
            <w:r w:rsidRPr="4986D35A">
              <w:rPr>
                <w:i w:val="1"/>
                <w:iCs w:val="1"/>
                <w:strike w:val="1"/>
                <w:rPrChange w:author="Syed Ahmed" w:date="2026-09-16T14:16:31.593Z" w16du:dateUtc="2026-09-16T14:16:31.593Z" w:id="2082879600">
                  <w:rPr>
                    <w:i w:val="1"/>
                    <w:iCs w:val="1"/>
                  </w:rPr>
                </w:rPrChange>
              </w:rPr>
              <w:t xml:space="preserve">Not yet provided — Certificate names, subject and SAN entries, </w:t>
            </w:r>
            <w:r w:rsidRPr="4986D35A">
              <w:rPr>
                <w:i w:val="1"/>
                <w:iCs w:val="1"/>
                <w:strike w:val="1"/>
                <w:rPrChange w:author="Syed Ahmed" w:date="2026-09-16T14:16:31.593Z" w16du:dateUtc="2026-09-16T14:16:31.593Z" w:id="782590319">
                  <w:rPr>
                    <w:i w:val="1"/>
                    <w:iCs w:val="1"/>
                  </w:rPr>
                </w:rPrChange>
              </w:rPr>
              <w:t>issuer</w:t>
            </w:r>
            <w:r w:rsidRPr="4986D35A">
              <w:rPr>
                <w:i w:val="1"/>
                <w:iCs w:val="1"/>
                <w:strike w:val="1"/>
                <w:rPrChange w:author="Syed Ahmed" w:date="2026-09-16T14:16:31.593Z" w16du:dateUtc="2026-09-16T14:16:31.593Z" w:id="1921051351">
                  <w:rPr>
                    <w:i w:val="1"/>
                    <w:iCs w:val="1"/>
                  </w:rPr>
                </w:rPrChange>
              </w:rPr>
              <w:t xml:space="preserve"> and expiry. Each must also appear in §4.8, and expiry checked against. Not on file in the evidence pack (searched per the Appendix B source-exhaustion note, 26-Aug-2026); requested from GEHA (Appendix B; register W3-UTIL).</w:t>
            </w:r>
          </w:p>
        </w:tc>
      </w:tr>
      <w:tr w:rsidR="001F702A" w:rsidTr="4986D35A" w14:paraId="796FA63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39" w14:textId="77777777">
            <w:pPr>
              <w:pStyle w:val="Compact"/>
              <w:rPr>
                <w:b w:val="1"/>
                <w:bCs w:val="1"/>
                <w:strike w:val="1"/>
                <w:rPrChange w:author="Syed Ahmed" w:date="2026-09-16T14:16:31.594Z" w:id="1621843510"/>
              </w:rPr>
            </w:pPr>
            <w:r w:rsidRPr="4986D35A">
              <w:rPr>
                <w:b w:val="1"/>
                <w:bCs w:val="1"/>
                <w:strike w:val="1"/>
                <w:rPrChange w:author="Syed Ahmed" w:date="2026-09-16T14:16:31.593Z" w16du:dateUtc="2026-09-16T14:16:31.593Z" w:id="1267378306">
                  <w:rPr>
                    <w:b w:val="1"/>
                    <w:bCs w:val="1"/>
                  </w:rPr>
                </w:rPrChange>
              </w:rPr>
              <w:t>Cipher Policy &amp; TLS Versions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3A" w14:textId="77777777">
            <w:pPr>
              <w:pStyle w:val="Compact"/>
              <w:rPr>
                <w:i w:val="1"/>
                <w:iCs w:val="1"/>
                <w:strike w:val="1"/>
                <w:rPrChange w:author="Syed Ahmed" w:date="2026-09-16T14:16:31.594Z" w:id="881603701"/>
              </w:rPr>
            </w:pPr>
            <w:r w:rsidRPr="4986D35A">
              <w:rPr>
                <w:i w:val="1"/>
                <w:iCs w:val="1"/>
                <w:strike w:val="1"/>
                <w:rPrChange w:author="Syed Ahmed" w:date="2026-09-16T14:16:31.594Z" w16du:dateUtc="2026-09-16T14:16:31.594Z" w:id="816223601">
                  <w:rPr>
                    <w:i w:val="1"/>
                    <w:iCs w:val="1"/>
                  </w:rPr>
                </w:rPrChange>
              </w:rPr>
              <w:t xml:space="preserve">Not yet provided — Permitted protocol versions and cipher suites, and any client certificate authentication </w:t>
            </w:r>
            <w:r w:rsidRPr="4986D35A">
              <w:rPr>
                <w:i w:val="1"/>
                <w:iCs w:val="1"/>
                <w:strike w:val="1"/>
                <w:rPrChange w:author="Syed Ahmed" w:date="2026-09-16T14:16:31.594Z" w16du:dateUtc="2026-09-16T14:16:31.594Z" w:id="1105080642">
                  <w:rPr>
                    <w:i w:val="1"/>
                    <w:iCs w:val="1"/>
                  </w:rPr>
                </w:rPrChange>
              </w:rPr>
              <w:t>requirement</w:t>
            </w:r>
            <w:r w:rsidRPr="4986D35A">
              <w:rPr>
                <w:i w:val="1"/>
                <w:iCs w:val="1"/>
                <w:strike w:val="1"/>
                <w:rPrChange w:author="Syed Ahmed" w:date="2026-09-16T14:16:31.594Z" w16du:dateUtc="2026-09-16T14:16:31.594Z" w:id="452142466">
                  <w:rPr>
                    <w:i w:val="1"/>
                    <w:iCs w:val="1"/>
                  </w:rPr>
                </w:rPrChange>
              </w:rPr>
              <w:t>. Not on file in the evidence pack (searched per the Appendix B source-exhaustion note, 26-Aug-2026); requested from GEHA (Appendix B; register W3-UTIL).</w:t>
            </w:r>
          </w:p>
        </w:tc>
      </w:tr>
      <w:tr w:rsidR="001F702A" w:rsidTr="4986D35A" w14:paraId="796FA63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3C" w14:textId="77777777">
            <w:pPr>
              <w:pStyle w:val="Compact"/>
              <w:rPr>
                <w:b w:val="1"/>
                <w:bCs w:val="1"/>
                <w:strike w:val="1"/>
                <w:rPrChange w:author="Syed Ahmed" w:date="2026-09-16T14:16:31.595Z" w:id="738014621"/>
              </w:rPr>
            </w:pPr>
            <w:r w:rsidRPr="4986D35A">
              <w:rPr>
                <w:b w:val="1"/>
                <w:bCs w:val="1"/>
                <w:strike w:val="1"/>
                <w:rPrChange w:author="Syed Ahmed" w:date="2026-09-16T14:16:31.595Z" w16du:dateUtc="2026-09-16T14:16:31.595Z" w:id="1918343974">
                  <w:rPr>
                    <w:b w:val="1"/>
                    <w:bCs w:val="1"/>
                  </w:rPr>
                </w:rPrChange>
              </w:rPr>
              <w:t xml:space="preserve">Traffic Policies, </w:t>
            </w:r>
            <w:r w:rsidRPr="4986D35A">
              <w:rPr>
                <w:b w:val="1"/>
                <w:bCs w:val="1"/>
                <w:strike w:val="1"/>
                <w:rPrChange w:author="Syed Ahmed" w:date="2026-09-16T14:16:31.595Z" w16du:dateUtc="2026-09-16T14:16:31.595Z" w:id="1898603205">
                  <w:rPr>
                    <w:b w:val="1"/>
                    <w:bCs w:val="1"/>
                  </w:rPr>
                </w:rPrChange>
              </w:rPr>
              <w:t>iRules</w:t>
            </w:r>
            <w:r w:rsidRPr="4986D35A">
              <w:rPr>
                <w:b w:val="1"/>
                <w:bCs w:val="1"/>
                <w:strike w:val="1"/>
                <w:rPrChange w:author="Syed Ahmed" w:date="2026-09-16T14:16:31.595Z" w16du:dateUtc="2026-09-16T14:16:31.595Z" w:id="1042613822">
                  <w:rPr>
                    <w:b w:val="1"/>
                    <w:bCs w:val="1"/>
                  </w:rPr>
                </w:rPrChange>
              </w:rPr>
              <w:t xml:space="preserve"> or Scripts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3D" w14:textId="77777777">
            <w:pPr>
              <w:pStyle w:val="Compact"/>
              <w:rPr>
                <w:i w:val="1"/>
                <w:iCs w:val="1"/>
                <w:strike w:val="1"/>
                <w:rPrChange w:author="Syed Ahmed" w:date="2026-09-16T14:16:31.595Z" w:id="316296754"/>
              </w:rPr>
            </w:pPr>
            <w:r w:rsidRPr="4986D35A">
              <w:rPr>
                <w:i w:val="1"/>
                <w:iCs w:val="1"/>
                <w:strike w:val="1"/>
                <w:rPrChange w:author="Syed Ahmed" w:date="2026-09-16T14:16:31.595Z" w16du:dateUtc="2026-09-16T14:16:31.595Z" w:id="1802302142">
                  <w:rPr>
                    <w:i w:val="1"/>
                    <w:iCs w:val="1"/>
                  </w:rPr>
                </w:rPrChange>
              </w:rPr>
              <w:t>Not yet provided — Every rule, redirect and rewrite applied — HTTP to HTTPS redirects, path-based routing, header manipulation, maintenance. Not on file in the evidence pack (searched per the Appendix B source-exhaustion note, 26-Aug-2026); requested from GEHA (Appendix B; register W3-UTIL).</w:t>
            </w:r>
          </w:p>
        </w:tc>
      </w:tr>
      <w:tr w:rsidR="001F702A" w:rsidTr="4986D35A" w14:paraId="796FA64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3F" w14:textId="77777777">
            <w:pPr>
              <w:pStyle w:val="Compact"/>
              <w:rPr>
                <w:b w:val="1"/>
                <w:bCs w:val="1"/>
                <w:strike w:val="1"/>
                <w:rPrChange w:author="Syed Ahmed" w:date="2026-09-16T14:16:53.323Z" w:id="1835059303"/>
              </w:rPr>
            </w:pPr>
            <w:r w:rsidRPr="4986D35A">
              <w:rPr>
                <w:b w:val="1"/>
                <w:bCs w:val="1"/>
                <w:strike w:val="1"/>
                <w:rPrChange w:author="Syed Ahmed" w:date="2026-09-16T14:16:53.323Z" w16du:dateUtc="2026-09-16T14:16:53.323Z" w:id="513375988">
                  <w:rPr>
                    <w:b w:val="1"/>
                    <w:bCs w:val="1"/>
                  </w:rPr>
                </w:rPrChange>
              </w:rPr>
              <w:t>WAF / Security Policies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40" w14:textId="77777777">
            <w:pPr>
              <w:pStyle w:val="Compact"/>
              <w:rPr>
                <w:i w:val="1"/>
                <w:iCs w:val="1"/>
                <w:strike w:val="1"/>
                <w:rPrChange w:author="Syed Ahmed" w:date="2026-09-16T14:16:53.323Z" w:id="861139666"/>
              </w:rPr>
            </w:pPr>
            <w:r w:rsidRPr="4986D35A">
              <w:rPr>
                <w:i w:val="1"/>
                <w:iCs w:val="1"/>
                <w:strike w:val="1"/>
                <w:rPrChange w:author="Syed Ahmed" w:date="2026-09-16T14:16:53.323Z" w16du:dateUtc="2026-09-16T14:16:53.323Z" w:id="2135589373">
                  <w:rPr>
                    <w:i w:val="1"/>
                    <w:iCs w:val="1"/>
                  </w:rPr>
                </w:rPrChange>
              </w:rPr>
              <w:t xml:space="preserve">Not yet provided — Web application </w:t>
            </w:r>
            <w:r w:rsidRPr="4986D35A">
              <w:rPr>
                <w:i w:val="1"/>
                <w:iCs w:val="1"/>
                <w:strike w:val="1"/>
                <w:rPrChange w:author="Syed Ahmed" w:date="2026-09-16T14:16:53.323Z" w16du:dateUtc="2026-09-16T14:16:53.323Z" w:id="31663684">
                  <w:rPr>
                    <w:i w:val="1"/>
                    <w:iCs w:val="1"/>
                  </w:rPr>
                </w:rPrChange>
              </w:rPr>
              <w:t>firewall</w:t>
            </w:r>
            <w:r w:rsidRPr="4986D35A">
              <w:rPr>
                <w:i w:val="1"/>
                <w:iCs w:val="1"/>
                <w:strike w:val="1"/>
                <w:rPrChange w:author="Syed Ahmed" w:date="2026-09-16T14:16:53.323Z" w16du:dateUtc="2026-09-16T14:16:53.323Z" w:id="899605134">
                  <w:rPr>
                    <w:i w:val="1"/>
                    <w:iCs w:val="1"/>
                  </w:rPr>
                </w:rPrChange>
              </w:rPr>
              <w:t xml:space="preserve">, bot </w:t>
            </w:r>
            <w:r w:rsidRPr="4986D35A">
              <w:rPr>
                <w:i w:val="1"/>
                <w:iCs w:val="1"/>
                <w:strike w:val="1"/>
                <w:rPrChange w:author="Syed Ahmed" w:date="2026-09-16T14:16:53.323Z" w16du:dateUtc="2026-09-16T14:16:53.323Z" w:id="1665547455">
                  <w:rPr>
                    <w:i w:val="1"/>
                    <w:iCs w:val="1"/>
                  </w:rPr>
                </w:rPrChange>
              </w:rPr>
              <w:t>defence</w:t>
            </w:r>
            <w:r w:rsidRPr="4986D35A">
              <w:rPr>
                <w:i w:val="1"/>
                <w:iCs w:val="1"/>
                <w:strike w:val="1"/>
                <w:rPrChange w:author="Syed Ahmed" w:date="2026-09-16T14:16:53.323Z" w16du:dateUtc="2026-09-16T14:16:53.323Z" w:id="1852980142">
                  <w:rPr>
                    <w:i w:val="1"/>
                    <w:iCs w:val="1"/>
                  </w:rPr>
                </w:rPrChange>
              </w:rPr>
              <w:t>, rate limiting or DDoS policy applied to this virtual server, and who owns the pol. Not on file in the evidence pack (searched per the Appendix B source-exhaustion note, 26-Aug-2026); requested from GEHA (Appendix B; register W3-UTIL).</w:t>
            </w:r>
          </w:p>
        </w:tc>
      </w:tr>
      <w:tr w:rsidR="001F702A" w:rsidTr="4986D35A" w14:paraId="796FA64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42" w14:textId="77777777">
            <w:pPr>
              <w:pStyle w:val="Compact"/>
              <w:rPr>
                <w:b w:val="1"/>
                <w:bCs w:val="1"/>
                <w:strike w:val="1"/>
                <w:rPrChange w:author="Syed Ahmed" w:date="2026-09-16T14:16:53.324Z" w:id="1341843972"/>
              </w:rPr>
            </w:pPr>
            <w:r w:rsidRPr="4986D35A">
              <w:rPr>
                <w:b w:val="1"/>
                <w:bCs w:val="1"/>
                <w:strike w:val="1"/>
                <w:rPrChange w:author="Syed Ahmed" w:date="2026-09-16T14:16:53.324Z" w16du:dateUtc="2026-09-16T14:16:53.324Z" w:id="733409652">
                  <w:rPr>
                    <w:b w:val="1"/>
                    <w:bCs w:val="1"/>
                  </w:rPr>
                </w:rPrChange>
              </w:rPr>
              <w:t>SNAT / Source Address Translation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43" w14:textId="77777777">
            <w:pPr>
              <w:pStyle w:val="Compact"/>
              <w:rPr>
                <w:i w:val="1"/>
                <w:iCs w:val="1"/>
                <w:strike w:val="1"/>
                <w:rPrChange w:author="Syed Ahmed" w:date="2026-09-16T14:16:53.324Z" w:id="1346468177"/>
              </w:rPr>
            </w:pPr>
            <w:r w:rsidRPr="4986D35A">
              <w:rPr>
                <w:i w:val="1"/>
                <w:iCs w:val="1"/>
                <w:strike w:val="1"/>
                <w:rPrChange w:author="Syed Ahmed" w:date="2026-09-16T14:16:53.324Z" w16du:dateUtc="2026-09-16T14:16:53.324Z" w:id="2050102396">
                  <w:rPr>
                    <w:i w:val="1"/>
                    <w:iCs w:val="1"/>
                  </w:rPr>
                </w:rPrChange>
              </w:rPr>
              <w:t xml:space="preserve">Not yet provided — SNAT pool or </w:t>
            </w:r>
            <w:r w:rsidRPr="4986D35A">
              <w:rPr>
                <w:i w:val="1"/>
                <w:iCs w:val="1"/>
                <w:strike w:val="1"/>
                <w:rPrChange w:author="Syed Ahmed" w:date="2026-09-16T14:16:53.324Z" w16du:dateUtc="2026-09-16T14:16:53.324Z" w:id="93134919">
                  <w:rPr>
                    <w:i w:val="1"/>
                    <w:iCs w:val="1"/>
                  </w:rPr>
                </w:rPrChange>
              </w:rPr>
              <w:t>automap</w:t>
            </w:r>
            <w:r w:rsidRPr="4986D35A">
              <w:rPr>
                <w:i w:val="1"/>
                <w:iCs w:val="1"/>
                <w:strike w:val="1"/>
                <w:rPrChange w:author="Syed Ahmed" w:date="2026-09-16T14:16:53.324Z" w16du:dateUtc="2026-09-16T14:16:53.324Z" w:id="1250719414">
                  <w:rPr>
                    <w:i w:val="1"/>
                    <w:iCs w:val="1"/>
                  </w:rPr>
                </w:rPrChange>
              </w:rPr>
              <w:t xml:space="preserve">, and the resulting source addresses </w:t>
            </w:r>
            <w:r w:rsidRPr="4986D35A">
              <w:rPr>
                <w:i w:val="1"/>
                <w:iCs w:val="1"/>
                <w:strike w:val="1"/>
                <w:rPrChange w:author="Syed Ahmed" w:date="2026-09-16T14:16:53.324Z" w16du:dateUtc="2026-09-16T14:16:53.324Z" w:id="539935124">
                  <w:rPr>
                    <w:i w:val="1"/>
                    <w:iCs w:val="1"/>
                  </w:rPr>
                </w:rPrChange>
              </w:rPr>
              <w:t>seen</w:t>
            </w:r>
            <w:r w:rsidRPr="4986D35A">
              <w:rPr>
                <w:i w:val="1"/>
                <w:iCs w:val="1"/>
                <w:strike w:val="1"/>
                <w:rPrChange w:author="Syed Ahmed" w:date="2026-09-16T14:16:53.324Z" w16du:dateUtc="2026-09-16T14:16:53.324Z" w:id="219002433">
                  <w:rPr>
                    <w:i w:val="1"/>
                    <w:iCs w:val="1"/>
                  </w:rPr>
                </w:rPrChange>
              </w:rPr>
              <w:t xml:space="preserve"> by back-end servers. These addresses commonly appear in do. Not on file in the evidence pack (searched per the Appendix B source-exhaustion note, 26-Aug-2026); requested from GEHA (Appendix B; register W3-UTIL).</w:t>
            </w:r>
          </w:p>
        </w:tc>
      </w:tr>
      <w:tr w:rsidR="001F702A" w:rsidTr="4986D35A" w14:paraId="796FA64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45" w14:textId="77777777">
            <w:pPr>
              <w:pStyle w:val="Compact"/>
              <w:rPr>
                <w:b w:val="1"/>
                <w:bCs w:val="1"/>
                <w:strike w:val="1"/>
                <w:rPrChange w:author="Syed Ahmed" w:date="2026-09-16T14:16:53.325Z" w:id="1520047347"/>
              </w:rPr>
            </w:pPr>
            <w:r w:rsidRPr="4986D35A">
              <w:rPr>
                <w:b w:val="1"/>
                <w:bCs w:val="1"/>
                <w:strike w:val="1"/>
                <w:rPrChange w:author="Syed Ahmed" w:date="2026-09-16T14:16:53.325Z" w16du:dateUtc="2026-09-16T14:16:53.325Z" w:id="540005717">
                  <w:rPr>
                    <w:b w:val="1"/>
                    <w:bCs w:val="1"/>
                  </w:rPr>
                </w:rPrChange>
              </w:rPr>
              <w:t>Client IP Preservation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46" w14:textId="77777777">
            <w:pPr>
              <w:pStyle w:val="Compact"/>
              <w:rPr>
                <w:i w:val="1"/>
                <w:iCs w:val="1"/>
                <w:strike w:val="1"/>
                <w:rPrChange w:author="Syed Ahmed" w:date="2026-09-16T14:16:53.325Z" w:id="1407672957"/>
              </w:rPr>
            </w:pPr>
            <w:r w:rsidRPr="4986D35A">
              <w:rPr>
                <w:i w:val="1"/>
                <w:iCs w:val="1"/>
                <w:strike w:val="1"/>
                <w:rPrChange w:author="Syed Ahmed" w:date="2026-09-16T14:16:53.325Z" w16du:dateUtc="2026-09-16T14:16:53.325Z" w:id="879263000">
                  <w:rPr>
                    <w:i w:val="1"/>
                    <w:iCs w:val="1"/>
                  </w:rPr>
                </w:rPrChange>
              </w:rPr>
              <w:t>Not yet provided — Whether X-Forwarded-For or an equivalent header is inserted. Applications and downstream systems that log or authorize o. Not on file in the evidence pack (searched per the Appendix B source-exhaustion note, 26-Aug-2026); requested from GEHA (Appendix B; register W3-UTIL).</w:t>
            </w:r>
          </w:p>
        </w:tc>
      </w:tr>
      <w:tr w:rsidR="001F702A" w:rsidTr="4986D35A" w14:paraId="796FA64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48" w14:textId="77777777">
            <w:pPr>
              <w:pStyle w:val="Compact"/>
              <w:rPr>
                <w:b w:val="1"/>
                <w:bCs w:val="1"/>
                <w:strike w:val="1"/>
                <w:rPrChange w:author="Syed Ahmed" w:date="2026-09-16T14:16:53.326Z" w:id="1950983725"/>
              </w:rPr>
            </w:pPr>
            <w:r w:rsidRPr="4986D35A">
              <w:rPr>
                <w:b w:val="1"/>
                <w:bCs w:val="1"/>
                <w:strike w:val="1"/>
                <w:rPrChange w:author="Syed Ahmed" w:date="2026-09-16T14:16:53.326Z" w16du:dateUtc="2026-09-16T14:16:53.326Z" w:id="845673572">
                  <w:rPr>
                    <w:b w:val="1"/>
                    <w:bCs w:val="1"/>
                  </w:rPr>
                </w:rPrChange>
              </w:rPr>
              <w:t>Global / DNS-Based Load Balancing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49" w14:textId="77777777">
            <w:pPr>
              <w:pStyle w:val="Compact"/>
              <w:rPr>
                <w:i w:val="1"/>
                <w:iCs w:val="1"/>
                <w:strike w:val="1"/>
                <w:rPrChange w:author="Syed Ahmed" w:date="2026-09-16T14:16:53.326Z" w:id="1005481055"/>
              </w:rPr>
            </w:pPr>
            <w:r w:rsidRPr="4986D35A">
              <w:rPr>
                <w:i w:val="1"/>
                <w:iCs w:val="1"/>
                <w:strike w:val="1"/>
                <w:rPrChange w:author="Syed Ahmed" w:date="2026-09-16T14:16:53.326Z" w16du:dateUtc="2026-09-16T14:16:53.326Z" w:id="41968680">
                  <w:rPr>
                    <w:i w:val="1"/>
                    <w:iCs w:val="1"/>
                  </w:rPr>
                </w:rPrChange>
              </w:rPr>
              <w:t>Not yet provided — Whether a GSLB or DNS load balancing tier sits in front of this VIP across sites, and how it decides. Not on file in the evidence pack (searched per the Appendix B source-exhaustion note, 26-Aug-2026); requested from GEHA (Appendix B; register W3-UTIL).</w:t>
            </w:r>
          </w:p>
        </w:tc>
      </w:tr>
      <w:tr w:rsidR="001F702A" w:rsidTr="4986D35A" w14:paraId="796FA64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4B" w14:textId="77777777">
            <w:pPr>
              <w:pStyle w:val="Compact"/>
              <w:rPr>
                <w:b w:val="1"/>
                <w:bCs w:val="1"/>
                <w:strike w:val="1"/>
                <w:rPrChange w:author="Syed Ahmed" w:date="2026-09-16T14:16:53.327Z" w:id="1919760306"/>
              </w:rPr>
            </w:pPr>
            <w:r w:rsidRPr="4986D35A">
              <w:rPr>
                <w:b w:val="1"/>
                <w:bCs w:val="1"/>
                <w:strike w:val="1"/>
                <w:rPrChange w:author="Syed Ahmed" w:date="2026-09-16T14:16:53.326Z" w16du:dateUtc="2026-09-16T14:16:53.326Z" w:id="2072623582">
                  <w:rPr>
                    <w:b w:val="1"/>
                    <w:bCs w:val="1"/>
                  </w:rPr>
                </w:rPrChange>
              </w:rPr>
              <w:t>Configuration Export Held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4C" w14:textId="77777777">
            <w:pPr>
              <w:pStyle w:val="Compact"/>
              <w:rPr>
                <w:i w:val="1"/>
                <w:iCs w:val="1"/>
                <w:strike w:val="1"/>
                <w:rPrChange w:author="Syed Ahmed" w:date="2026-09-16T14:16:53.327Z" w:id="82627720"/>
              </w:rPr>
            </w:pPr>
            <w:r w:rsidRPr="4986D35A">
              <w:rPr>
                <w:i w:val="1"/>
                <w:iCs w:val="1"/>
                <w:strike w:val="1"/>
                <w:rPrChange w:author="Syed Ahmed" w:date="2026-09-16T14:16:53.327Z" w16du:dateUtc="2026-09-16T14:16:53.327Z" w:id="1695732728">
                  <w:rPr>
                    <w:i w:val="1"/>
                    <w:iCs w:val="1"/>
                  </w:rPr>
                </w:rPrChange>
              </w:rPr>
              <w:t>Not yet provided — Type of export obtained, the date it was taken, and where it is stored. Record Not obtained as a finding rather than lea. Not on file in the evidence pack (searched per the Appendix B source-exhaustion note, 26-Aug-2026); requested from GEHA (Appendix B; register W3-UTIL).</w:t>
            </w:r>
          </w:p>
        </w:tc>
      </w:tr>
      <w:tr w:rsidR="001F702A" w:rsidTr="4986D35A" w14:paraId="796FA65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4E" w14:textId="77777777">
            <w:pPr>
              <w:pStyle w:val="Compact"/>
              <w:rPr>
                <w:b w:val="1"/>
                <w:bCs w:val="1"/>
                <w:strike w:val="1"/>
                <w:rPrChange w:author="Syed Ahmed" w:date="2026-09-16T14:16:53.328Z" w:id="1798647247"/>
              </w:rPr>
            </w:pPr>
            <w:r w:rsidRPr="4986D35A">
              <w:rPr>
                <w:b w:val="1"/>
                <w:bCs w:val="1"/>
                <w:strike w:val="1"/>
                <w:rPrChange w:author="Syed Ahmed" w:date="2026-09-16T14:16:53.328Z" w16du:dateUtc="2026-09-16T14:16:53.328Z" w:id="876575004">
                  <w:rPr>
                    <w:b w:val="1"/>
                    <w:bCs w:val="1"/>
                  </w:rPr>
                </w:rPrChange>
              </w:rPr>
              <w:t>Configuration Owner &amp; Change Lead Time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4F" w14:textId="77777777">
            <w:pPr>
              <w:pStyle w:val="Compact"/>
              <w:rPr>
                <w:i w:val="1"/>
                <w:iCs w:val="1"/>
                <w:strike w:val="1"/>
                <w:rPrChange w:author="Syed Ahmed" w:date="2026-09-16T14:16:53.328Z" w:id="1043455984"/>
              </w:rPr>
            </w:pPr>
            <w:r w:rsidRPr="4986D35A">
              <w:rPr>
                <w:i w:val="1"/>
                <w:iCs w:val="1"/>
                <w:strike w:val="1"/>
                <w:rPrChange w:author="Syed Ahmed" w:date="2026-09-16T14:16:53.328Z" w16du:dateUtc="2026-09-16T14:16:53.328Z" w:id="1679869384">
                  <w:rPr>
                    <w:i w:val="1"/>
                    <w:iCs w:val="1"/>
                  </w:rPr>
                </w:rPrChange>
              </w:rPr>
              <w:t>To be provided by GEHA</w:t>
            </w:r>
          </w:p>
        </w:tc>
      </w:tr>
      <w:tr w:rsidR="001F702A" w:rsidTr="4986D35A" w14:paraId="796FA65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51" w14:textId="77777777">
            <w:pPr>
              <w:pStyle w:val="Compact"/>
              <w:rPr>
                <w:b w:val="1"/>
                <w:bCs w:val="1"/>
                <w:strike w:val="1"/>
                <w:rPrChange w:author="Syed Ahmed" w:date="2026-09-16T14:16:53.329Z" w:id="413055856"/>
              </w:rPr>
            </w:pPr>
            <w:r w:rsidRPr="4986D35A">
              <w:rPr>
                <w:b w:val="1"/>
                <w:bCs w:val="1"/>
                <w:strike w:val="1"/>
                <w:rPrChange w:author="Syed Ahmed" w:date="2026-09-16T14:16:53.328Z" w16du:dateUtc="2026-09-16T14:16:53.328Z" w:id="1882492492">
                  <w:rPr>
                    <w:b w:val="1"/>
                    <w:bCs w:val="1"/>
                  </w:rPr>
                </w:rPrChange>
              </w:rPr>
              <w:t>Disposition at Decommission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52" w14:textId="77777777">
            <w:pPr>
              <w:pStyle w:val="Compact"/>
              <w:rPr>
                <w:i w:val="1"/>
                <w:iCs w:val="1"/>
                <w:strike w:val="1"/>
                <w:rPrChange w:author="Syed Ahmed" w:date="2026-09-16T14:16:53.329Z" w:id="792776394"/>
              </w:rPr>
            </w:pPr>
            <w:r w:rsidRPr="4986D35A">
              <w:rPr>
                <w:i w:val="1"/>
                <w:iCs w:val="1"/>
                <w:strike w:val="1"/>
                <w:rPrChange w:author="Syed Ahmed" w:date="2026-09-16T14:16:53.329Z" w16du:dateUtc="2026-09-16T14:16:53.329Z" w:id="676657695">
                  <w:rPr>
                    <w:i w:val="1"/>
                    <w:iCs w:val="1"/>
                  </w:rPr>
                </w:rPrChange>
              </w:rPr>
              <w:t xml:space="preserve">Not yet provided — Retire the virtual server, pool, </w:t>
            </w:r>
            <w:r w:rsidRPr="4986D35A">
              <w:rPr>
                <w:i w:val="1"/>
                <w:iCs w:val="1"/>
                <w:strike w:val="1"/>
                <w:rPrChange w:author="Syed Ahmed" w:date="2026-09-16T14:16:53.329Z" w16du:dateUtc="2026-09-16T14:16:53.329Z" w:id="152304926">
                  <w:rPr>
                    <w:i w:val="1"/>
                    <w:iCs w:val="1"/>
                  </w:rPr>
                </w:rPrChange>
              </w:rPr>
              <w:t>monitors</w:t>
            </w:r>
            <w:r w:rsidRPr="4986D35A">
              <w:rPr>
                <w:i w:val="1"/>
                <w:iCs w:val="1"/>
                <w:strike w:val="1"/>
                <w:rPrChange w:author="Syed Ahmed" w:date="2026-09-16T14:16:53.329Z" w16du:dateUtc="2026-09-16T14:16:53.329Z" w:id="1774703941">
                  <w:rPr>
                    <w:i w:val="1"/>
                    <w:iCs w:val="1"/>
                  </w:rPr>
                </w:rPrChange>
              </w:rPr>
              <w:t xml:space="preserve"> and certificates — or, where objects are shared with another application, </w:t>
            </w:r>
            <w:r w:rsidRPr="4986D35A">
              <w:rPr>
                <w:i w:val="1"/>
                <w:iCs w:val="1"/>
                <w:strike w:val="1"/>
                <w:rPrChange w:author="Syed Ahmed" w:date="2026-09-16T14:16:53.329Z" w16du:dateUtc="2026-09-16T14:16:53.329Z" w:id="224356533">
                  <w:rPr>
                    <w:i w:val="1"/>
                    <w:iCs w:val="1"/>
                  </w:rPr>
                </w:rPrChange>
              </w:rPr>
              <w:t>iden</w:t>
            </w:r>
            <w:r w:rsidRPr="4986D35A">
              <w:rPr>
                <w:i w:val="1"/>
                <w:iCs w:val="1"/>
                <w:strike w:val="1"/>
                <w:rPrChange w:author="Syed Ahmed" w:date="2026-09-16T14:16:53.329Z" w16du:dateUtc="2026-09-16T14:16:53.329Z" w:id="178326167">
                  <w:rPr>
                    <w:i w:val="1"/>
                    <w:iCs w:val="1"/>
                  </w:rPr>
                </w:rPrChange>
              </w:rPr>
              <w:t>. Not on file in the evidence pack (searched per the Appendix B source-exhaustion note, 26-Aug-2026); requested from GEHA (Appendix B; register W3-UTIL).</w:t>
            </w:r>
          </w:p>
        </w:tc>
      </w:tr>
    </w:tbl>
    <w:p w:rsidR="001F702A" w:rsidP="4986D35A" w:rsidRDefault="00000000" w14:paraId="796FA654" w14:textId="77777777">
      <w:pPr>
        <w:pStyle w:val="BodyText"/>
        <w:rPr>
          <w:b w:val="1"/>
          <w:bCs w:val="1"/>
          <w:strike w:val="1"/>
          <w:sz w:val="15"/>
          <w:szCs w:val="15"/>
          <w:rPrChange w:author="Syed Ahmed" w:date="2026-09-16T14:16:53.329Z" w:id="612835964"/>
        </w:rPr>
      </w:pPr>
      <w:r w:rsidRPr="4986D35A">
        <w:rPr>
          <w:b w:val="1"/>
          <w:bCs w:val="1"/>
          <w:strike w:val="1"/>
          <w:sz w:val="15"/>
          <w:szCs w:val="15"/>
          <w:rPrChange w:author="Syed Ahmed" w:date="2026-09-16T14:16:53.329Z" w16du:dateUtc="2026-09-16T14:16:53.329Z" w:id="51910583">
            <w:rPr>
              <w:b w:val="1"/>
              <w:bCs w:val="1"/>
              <w:sz w:val="15"/>
              <w:szCs w:val="15"/>
            </w:rPr>
          </w:rPrChange>
        </w:rPr>
        <w:t>Table 4.6.2b — Load Balancer Configuration</w:t>
      </w:r>
    </w:p>
    <w:p w:rsidR="001F702A" w:rsidRDefault="001F702A" w14:paraId="796FA655" w14:textId="77777777">
      <w:pPr>
        <w:pStyle w:val="Compact"/>
      </w:pPr>
    </w:p>
    <w:p w:rsidR="001F702A" w:rsidRDefault="00000000" w14:paraId="796FA656" w14:textId="77777777">
      <w:pPr>
        <w:pStyle w:val="Heading2"/>
      </w:pPr>
      <w:bookmarkStart w:name="integrations-dependencies" w:id="27"/>
      <w:bookmarkEnd w:id="24"/>
      <w:bookmarkEnd w:id="26"/>
      <w:r>
        <w:t>4.7 Integrations &amp; Dependencies</w:t>
      </w:r>
    </w:p>
    <w:p w:rsidR="001F702A" w:rsidRDefault="00000000" w14:paraId="796FA657" w14:textId="77777777">
      <w:pPr>
        <w:pStyle w:val="FirstParagraph"/>
      </w:pPr>
      <w:r>
        <w:t>Every integration this application participates in is inventoried here, in both directions, with the protocol, frequency and criticality of each. The team owning the far side of the interface is named, because that team controls when the change can be made and their lead time frequently exceeds the migration team's own. Implicit dependencies receive the same treatment as formal interfaces: scheduled jobs on other systems, license servers, mail relays and hardcoded addresses all fail in the same way and for the same reason. This inventory is the input to the target integration design and to the re-pointing tracker executed during the cutover window.</w:t>
      </w:r>
    </w:p>
    <w:p w:rsidR="001F702A" w:rsidRDefault="001F702A" w14:paraId="796FA658" w14:textId="77777777">
      <w:pPr>
        <w:sectPr w:rsidR="001F702A">
          <w:headerReference w:type="default" r:id="rId32"/>
          <w:footerReference w:type="default" r:id="rId33"/>
          <w:pgSz w:w="12240" w:h="15840" w:orient="portrait"/>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693"/>
        <w:gridCol w:w="758"/>
        <w:gridCol w:w="1843"/>
        <w:gridCol w:w="1070"/>
        <w:gridCol w:w="6944"/>
        <w:gridCol w:w="768"/>
      </w:tblGrid>
      <w:tr w:rsidR="001F702A" w:rsidTr="4986D35A" w14:paraId="796FA65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59" w14:textId="77777777">
            <w:pPr>
              <w:pStyle w:val="Compact"/>
            </w:pPr>
            <w:r>
              <w:rPr>
                <w:b/>
                <w:bCs/>
              </w:rPr>
              <w:t>System</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5A" w14:textId="77777777">
            <w:pPr>
              <w:pStyle w:val="Compact"/>
            </w:pPr>
            <w:r>
              <w:rPr>
                <w:b/>
                <w:bCs/>
              </w:rPr>
              <w:t>Direction</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5B" w14:textId="77777777">
            <w:pPr>
              <w:pStyle w:val="Compact"/>
            </w:pPr>
            <w:r>
              <w:rPr>
                <w:b/>
                <w:bCs/>
              </w:rPr>
              <w:t>Protocol / Method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5C" w14:textId="77777777">
            <w:pPr>
              <w:pStyle w:val="Compact"/>
            </w:pPr>
            <w:r>
              <w:rPr>
                <w:b/>
                <w:bCs/>
              </w:rPr>
              <w:t>Frequency</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5D" w14:textId="77777777">
            <w:pPr>
              <w:pStyle w:val="Compact"/>
            </w:pPr>
            <w:r>
              <w:rPr>
                <w:b/>
                <w:bCs/>
              </w:rPr>
              <w:t>Owning Team (Far Side)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5E" w14:textId="77777777">
            <w:pPr>
              <w:pStyle w:val="Compact"/>
            </w:pPr>
            <w:r>
              <w:rPr>
                <w:b/>
                <w:bCs/>
              </w:rPr>
              <w:t>Criticality</w:t>
            </w:r>
          </w:p>
        </w:tc>
      </w:tr>
      <w:tr w:rsidR="001F702A" w:rsidTr="4986D35A" w14:paraId="796FA66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60" w14:textId="77777777">
            <w:pPr>
              <w:pStyle w:val="Compact"/>
            </w:pPr>
            <w:r>
              <w:rPr>
                <w:i/>
                <w:iCs/>
              </w:rPr>
              <w:t>ORION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61" w14:textId="77777777">
            <w:pPr>
              <w:pStyle w:val="Compact"/>
            </w:pPr>
            <w:r>
              <w:rPr>
                <w:i/>
                <w:iCs/>
              </w:rPr>
              <w:t>Outbound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62" w14:textId="77777777">
            <w:pPr>
              <w:pStyle w:val="Compact"/>
            </w:pPr>
            <w:r>
              <w:rPr>
                <w:i/>
                <w:iCs/>
              </w:rPr>
              <w:t>observed on ports 49847… (svchost)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63" w14:textId="77777777">
            <w:pPr>
              <w:pStyle w:val="Compact"/>
            </w:pPr>
            <w:r>
              <w:rPr>
                <w:i/>
                <w:iCs/>
              </w:rPr>
              <w:t>83 connection rows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64" w14:textId="77777777">
            <w:pPr>
              <w:pStyle w:val="Compact"/>
              <w:rPr>
                <w:i w:val="1"/>
                <w:iCs w:val="1"/>
                <w:strike w:val="1"/>
                <w:rPrChange w:author="Syed Ahmed" w:date="2026-09-16T14:16:16.963Z" w:id="271257636"/>
              </w:rPr>
            </w:pPr>
            <w:r w:rsidRPr="4986D35A">
              <w:rPr>
                <w:i w:val="1"/>
                <w:iCs w:val="1"/>
                <w:strike w:val="1"/>
                <w:rPrChange w:author="Syed Ahmed" w:date="2026-09-16T14:16:16.961Z" w16du:dateUtc="2026-09-16T14:16:16.961Z" w:id="1096556751">
                  <w:rPr>
                    <w:i w:val="1"/>
                    <w:iCs w:val="1"/>
                  </w:rPr>
                </w:rPrChange>
              </w:rPr>
              <w:t>Not yet provided — far-side owning team not on file (Appendix B item 05).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65" w14:textId="77777777">
            <w:pPr>
              <w:pStyle w:val="Compact"/>
            </w:pPr>
            <w:r>
              <w:rPr>
                <w:i/>
                <w:iCs/>
              </w:rPr>
              <w:t>Low</w:t>
            </w:r>
          </w:p>
        </w:tc>
      </w:tr>
      <w:tr w:rsidR="001F702A" w:rsidTr="4986D35A" w14:paraId="796FA66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67" w14:textId="77777777">
            <w:pPr>
              <w:pStyle w:val="Compact"/>
            </w:pPr>
            <w:r>
              <w:rPr>
                <w:i/>
                <w:iCs/>
              </w:rPr>
              <w:t>SCCM</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68" w14:textId="77777777">
            <w:pPr>
              <w:pStyle w:val="Compact"/>
            </w:pPr>
            <w:r>
              <w:rPr>
                <w:i/>
                <w:iCs/>
              </w:rPr>
              <w:t>Inbound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69" w14:textId="77777777">
            <w:pPr>
              <w:pStyle w:val="Compact"/>
            </w:pPr>
            <w:r>
              <w:rPr>
                <w:i/>
                <w:iCs/>
              </w:rPr>
              <w:t>observed on ports 60640… (dllhost)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6A" w14:textId="77777777">
            <w:pPr>
              <w:pStyle w:val="Compact"/>
            </w:pPr>
            <w:r>
              <w:rPr>
                <w:i/>
                <w:iCs/>
              </w:rPr>
              <w:t>7 connection rows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6B" w14:textId="77777777">
            <w:pPr>
              <w:pStyle w:val="Compact"/>
              <w:rPr>
                <w:i w:val="1"/>
                <w:iCs w:val="1"/>
                <w:strike w:val="1"/>
                <w:rPrChange w:author="Syed Ahmed" w:date="2026-09-16T14:16:16.965Z" w:id="53748910"/>
              </w:rPr>
            </w:pPr>
            <w:r w:rsidRPr="4986D35A">
              <w:rPr>
                <w:i w:val="1"/>
                <w:iCs w:val="1"/>
                <w:strike w:val="1"/>
                <w:rPrChange w:author="Syed Ahmed" w:date="2026-09-16T14:16:16.964Z" w16du:dateUtc="2026-09-16T14:16:16.964Z" w:id="690332491">
                  <w:rPr>
                    <w:i w:val="1"/>
                    <w:iCs w:val="1"/>
                  </w:rPr>
                </w:rPrChange>
              </w:rPr>
              <w:t>Not yet provided — far-side owning team not on file (Appendix B item 05).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6C" w14:textId="77777777">
            <w:pPr>
              <w:pStyle w:val="Compact"/>
            </w:pPr>
            <w:r>
              <w:rPr>
                <w:i/>
                <w:iCs/>
              </w:rPr>
              <w:t>Low</w:t>
            </w:r>
          </w:p>
        </w:tc>
      </w:tr>
      <w:tr w:rsidR="001F702A" w:rsidTr="4986D35A" w14:paraId="796FA67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6E" w14:textId="77777777">
            <w:pPr>
              <w:pStyle w:val="Compact"/>
            </w:pPr>
            <w:r>
              <w:rPr>
                <w:i/>
                <w:iCs/>
              </w:rPr>
              <w:t>REMOTE DESKTOP LICENSE SERVER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6F" w14:textId="77777777">
            <w:pPr>
              <w:pStyle w:val="Compact"/>
            </w:pPr>
            <w:r>
              <w:rPr>
                <w:i/>
                <w:iCs/>
              </w:rPr>
              <w:t>Inbound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70" w14:textId="77777777">
            <w:pPr>
              <w:pStyle w:val="Compact"/>
            </w:pPr>
            <w:r>
              <w:rPr>
                <w:i/>
                <w:iCs/>
              </w:rPr>
              <w:t>observed on ports 64365… (svchost)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71" w14:textId="77777777">
            <w:pPr>
              <w:pStyle w:val="Compact"/>
            </w:pPr>
            <w:r>
              <w:rPr>
                <w:i/>
                <w:iCs/>
              </w:rPr>
              <w:t>2 connection rows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72" w14:textId="77777777">
            <w:pPr>
              <w:pStyle w:val="Compact"/>
              <w:rPr>
                <w:i w:val="1"/>
                <w:iCs w:val="1"/>
                <w:strike w:val="1"/>
                <w:rPrChange w:author="Syed Ahmed" w:date="2026-09-16T14:16:16.965Z" w:id="1961044067"/>
              </w:rPr>
            </w:pPr>
            <w:r w:rsidRPr="4986D35A">
              <w:rPr>
                <w:i w:val="1"/>
                <w:iCs w:val="1"/>
                <w:strike w:val="1"/>
                <w:rPrChange w:author="Syed Ahmed" w:date="2026-09-16T14:16:16.965Z" w16du:dateUtc="2026-09-16T14:16:16.965Z" w:id="1144849573">
                  <w:rPr>
                    <w:i w:val="1"/>
                    <w:iCs w:val="1"/>
                  </w:rPr>
                </w:rPrChange>
              </w:rPr>
              <w:t>Not yet provided — far-side owning team not on file (Appendix B item 05).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73" w14:textId="77777777">
            <w:pPr>
              <w:pStyle w:val="Compact"/>
            </w:pPr>
            <w:r>
              <w:rPr>
                <w:i/>
                <w:iCs/>
              </w:rPr>
              <w:t>Low</w:t>
            </w:r>
          </w:p>
        </w:tc>
      </w:tr>
      <w:tr w:rsidR="001F702A" w:rsidTr="4986D35A" w14:paraId="796FA67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75" w14:textId="77777777">
            <w:pPr>
              <w:pStyle w:val="Compact"/>
            </w:pPr>
            <w:r>
              <w:rPr>
                <w:i/>
                <w:iCs/>
              </w:rPr>
              <w:t>SERVICENOW</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76" w14:textId="77777777">
            <w:pPr>
              <w:pStyle w:val="Compact"/>
            </w:pPr>
            <w:r>
              <w:rPr>
                <w:i/>
                <w:iCs/>
              </w:rPr>
              <w:t>Outbound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77" w14:textId="77777777">
            <w:pPr>
              <w:pStyle w:val="Compact"/>
            </w:pPr>
            <w:r>
              <w:rPr>
                <w:i/>
                <w:iCs/>
              </w:rPr>
              <w:t>observed on ports 63634… (svchost)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78" w14:textId="77777777">
            <w:pPr>
              <w:pStyle w:val="Compact"/>
            </w:pPr>
            <w:r>
              <w:rPr>
                <w:i/>
                <w:iCs/>
              </w:rPr>
              <w:t>2 connection rows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79" w14:textId="77777777">
            <w:pPr>
              <w:pStyle w:val="Compact"/>
              <w:rPr>
                <w:i w:val="1"/>
                <w:iCs w:val="1"/>
                <w:strike w:val="1"/>
                <w:rPrChange w:author="Syed Ahmed" w:date="2026-09-16T14:16:16.966Z" w:id="962385382"/>
              </w:rPr>
            </w:pPr>
            <w:r w:rsidRPr="4986D35A">
              <w:rPr>
                <w:i w:val="1"/>
                <w:iCs w:val="1"/>
                <w:strike w:val="1"/>
                <w:rPrChange w:author="Syed Ahmed" w:date="2026-09-16T14:16:16.966Z" w16du:dateUtc="2026-09-16T14:16:16.966Z" w:id="1126305275">
                  <w:rPr>
                    <w:i w:val="1"/>
                    <w:iCs w:val="1"/>
                  </w:rPr>
                </w:rPrChange>
              </w:rPr>
              <w:t>Not yet provided — far-side owning team not on file (Appendix B item 05).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7A" w14:textId="77777777">
            <w:pPr>
              <w:pStyle w:val="Compact"/>
            </w:pPr>
            <w:r>
              <w:rPr>
                <w:i/>
                <w:iCs/>
              </w:rPr>
              <w:t>Low</w:t>
            </w:r>
          </w:p>
        </w:tc>
      </w:tr>
      <w:tr w:rsidR="001F702A" w:rsidTr="4986D35A" w14:paraId="796FA68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7C" w14:textId="77777777">
            <w:pPr>
              <w:pStyle w:val="Compact"/>
            </w:pPr>
            <w:r>
              <w:rPr>
                <w:i/>
                <w:iCs/>
              </w:rPr>
              <w:t>ANSIBLE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7D" w14:textId="77777777">
            <w:pPr>
              <w:pStyle w:val="Compact"/>
            </w:pPr>
            <w:r>
              <w:rPr>
                <w:i/>
                <w:iCs/>
              </w:rPr>
              <w:t>Inbound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7E" w14:textId="77777777">
            <w:pPr>
              <w:pStyle w:val="Compact"/>
            </w:pPr>
            <w:r>
              <w:rPr>
                <w:i/>
                <w:iCs/>
              </w:rPr>
              <w:t>observed on ports 55586… (sshd:)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7F" w14:textId="77777777">
            <w:pPr>
              <w:pStyle w:val="Compact"/>
            </w:pPr>
            <w:r>
              <w:rPr>
                <w:i/>
                <w:iCs/>
              </w:rPr>
              <w:t>2 connection rows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80" w14:textId="77777777">
            <w:pPr>
              <w:pStyle w:val="Compact"/>
              <w:rPr>
                <w:i w:val="1"/>
                <w:iCs w:val="1"/>
                <w:strike w:val="1"/>
                <w:rPrChange w:author="Syed Ahmed" w:date="2026-09-16T14:16:16.966Z" w:id="1357386759"/>
              </w:rPr>
            </w:pPr>
            <w:r w:rsidRPr="4986D35A">
              <w:rPr>
                <w:i w:val="1"/>
                <w:iCs w:val="1"/>
                <w:strike w:val="1"/>
                <w:rPrChange w:author="Syed Ahmed" w:date="2026-09-16T14:16:16.966Z" w16du:dateUtc="2026-09-16T14:16:16.966Z" w:id="1864609438">
                  <w:rPr>
                    <w:i w:val="1"/>
                    <w:iCs w:val="1"/>
                  </w:rPr>
                </w:rPrChange>
              </w:rPr>
              <w:t>Not yet provided — far-side owning team not on file (Appendix B item 05).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81" w14:textId="77777777">
            <w:pPr>
              <w:pStyle w:val="Compact"/>
            </w:pPr>
            <w:r>
              <w:rPr>
                <w:i/>
                <w:iCs/>
              </w:rPr>
              <w:t>Low</w:t>
            </w:r>
          </w:p>
        </w:tc>
      </w:tr>
      <w:tr w:rsidR="001F702A" w:rsidTr="4986D35A" w14:paraId="796FA68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83" w14:textId="77777777">
            <w:pPr>
              <w:pStyle w:val="Compact"/>
            </w:pPr>
            <w:r>
              <w:rPr>
                <w:i/>
                <w:iCs/>
              </w:rPr>
              <w:t>DEVELOPMENT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84" w14:textId="77777777">
            <w:pPr>
              <w:pStyle w:val="Compact"/>
            </w:pPr>
            <w:r>
              <w:rPr>
                <w:i/>
                <w:iCs/>
              </w:rPr>
              <w:t>Inbound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85" w14:textId="77777777">
            <w:pPr>
              <w:pStyle w:val="Compact"/>
            </w:pPr>
            <w:r>
              <w:rPr>
                <w:i/>
                <w:iCs/>
              </w:rPr>
              <w:t>observed on ports random/none… (sshd:)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86" w14:textId="77777777">
            <w:pPr>
              <w:pStyle w:val="Compact"/>
            </w:pPr>
            <w:r>
              <w:rPr>
                <w:i/>
                <w:iCs/>
              </w:rPr>
              <w:t>1 connection rows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87" w14:textId="77777777">
            <w:pPr>
              <w:pStyle w:val="Compact"/>
              <w:rPr>
                <w:i w:val="1"/>
                <w:iCs w:val="1"/>
                <w:strike w:val="1"/>
                <w:rPrChange w:author="Syed Ahmed" w:date="2026-09-16T14:16:16.967Z" w:id="1729208302"/>
              </w:rPr>
            </w:pPr>
            <w:r w:rsidRPr="4986D35A">
              <w:rPr>
                <w:i w:val="1"/>
                <w:iCs w:val="1"/>
                <w:strike w:val="1"/>
                <w:rPrChange w:author="Syed Ahmed" w:date="2026-09-16T14:16:16.967Z" w16du:dateUtc="2026-09-16T14:16:16.967Z" w:id="1082831820">
                  <w:rPr>
                    <w:i w:val="1"/>
                    <w:iCs w:val="1"/>
                  </w:rPr>
                </w:rPrChange>
              </w:rPr>
              <w:t>Not yet provided — far-side owning team not on file (Appendix B item 05).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88" w14:textId="77777777">
            <w:pPr>
              <w:pStyle w:val="Compact"/>
            </w:pPr>
            <w:r>
              <w:rPr>
                <w:i/>
                <w:iCs/>
              </w:rPr>
              <w:t>Low</w:t>
            </w:r>
          </w:p>
        </w:tc>
      </w:tr>
      <w:tr w:rsidR="001F702A" w:rsidTr="4986D35A" w14:paraId="796FA69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8A" w14:textId="77777777">
            <w:pPr>
              <w:pStyle w:val="Compact"/>
            </w:pPr>
            <w:r>
              <w:rPr>
                <w:i/>
                <w:iCs/>
              </w:rPr>
              <w:t>CITRIX</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8B" w14:textId="77777777">
            <w:pPr>
              <w:pStyle w:val="Compact"/>
            </w:pPr>
            <w:r>
              <w:rPr>
                <w:i/>
                <w:iCs/>
              </w:rPr>
              <w:t>Outbound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8C" w14:textId="77777777">
            <w:pPr>
              <w:pStyle w:val="Compact"/>
            </w:pPr>
            <w:r>
              <w:rPr>
                <w:i/>
                <w:iCs/>
              </w:rPr>
              <w:t>observed on ports 59417… (svchost)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8D" w14:textId="77777777">
            <w:pPr>
              <w:pStyle w:val="Compact"/>
            </w:pPr>
            <w:r>
              <w:rPr>
                <w:i/>
                <w:iCs/>
              </w:rPr>
              <w:t>1 connection rows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8E" w14:textId="535C81D2">
            <w:pPr>
              <w:pStyle w:val="Compact"/>
              <w:rPr>
                <w:i w:val="1"/>
                <w:iCs w:val="1"/>
                <w:strike w:val="0"/>
                <w:dstrike w:val="0"/>
                <w:rPrChange w:author="Syed Ahmed" w:date="2026-09-16T14:45:57.161Z" w:id="2052587333"/>
              </w:rPr>
            </w:pPr>
            <w:r w:rsidRPr="4986D35A">
              <w:rPr>
                <w:i w:val="1"/>
                <w:iCs w:val="1"/>
                <w:strike w:val="1"/>
                <w:rPrChange w:author="Syed Ahmed" w:date="2026-09-16T14:16:16.967Z" w16du:dateUtc="2026-09-16T14:16:16.967Z" w:id="2085475476">
                  <w:rPr>
                    <w:i w:val="1"/>
                    <w:iCs w:val="1"/>
                  </w:rPr>
                </w:rPrChange>
              </w:rPr>
              <w:t>Not yet provided — far-side owning team not on file (Appendix B item 05). Not on file in the evidence pack (searched per the Appendix B source-exhaustion note, 26-Aug-2026); requested from GEHA (Appendix B; register W3-UTIL)</w:t>
            </w:r>
            <w:r w:rsidRPr="4986D35A">
              <w:rPr>
                <w:i w:val="1"/>
                <w:iCs w:val="1"/>
                <w:strike w:val="1"/>
                <w:rPrChange w:author="Syed Ahmed" w:date="2026-09-16T14:16:16.967Z" w16du:dateUtc="2026-09-16T14:16:16.967Z" w:id="311899705">
                  <w:rPr>
                    <w:i w:val="1"/>
                    <w:iCs w:val="1"/>
                  </w:rPr>
                </w:rPrChange>
              </w:rPr>
              <w:t>.</w:t>
            </w:r>
            <w:ins w:author="Syed Ahmed" w:date="2026-09-16T14:45:59.704Z" w16du:dateUtc="2026-09-16T14:45:59.704Z" w:id="2145504308">
              <w:r w:rsidRPr="4986D35A" w:rsidR="2704F9E6">
                <w:rPr>
                  <w:i w:val="1"/>
                  <w:iCs w:val="1"/>
                  <w:strike w:val="1"/>
                </w:rPr>
                <w:t xml:space="preserve"> </w:t>
              </w:r>
              <w:r w:rsidRPr="4986D35A" w:rsidR="2704F9E6">
                <w:rPr>
                  <w:i w:val="1"/>
                  <w:iCs w:val="1"/>
                  <w:strike w:val="0"/>
                  <w:dstrike w:val="0"/>
                </w:rPr>
                <w:t xml:space="preserve"> </w:t>
              </w:r>
              <w:r w:rsidRPr="4986D35A" w:rsidR="2704F9E6">
                <w:rPr>
                  <w:i w:val="1"/>
                  <w:iCs w:val="1"/>
                  <w:strike w:val="0"/>
                  <w:dstrike w:val="0"/>
                </w:rPr>
                <w:t>Diffe</w:t>
              </w:r>
            </w:ins>
            <w:ins w:author="Syed Ahmed" w:date="2026-09-16T14:46:12.379Z" w16du:dateUtc="2026-09-16T14:46:12.379Z" w:id="1096595717">
              <w:r w:rsidRPr="4986D35A" w:rsidR="2704F9E6">
                <w:rPr>
                  <w:i w:val="1"/>
                  <w:iCs w:val="1"/>
                  <w:strike w:val="0"/>
                  <w:dstrike w:val="0"/>
                </w:rPr>
                <w:t>rent teams on this application to be determined</w:t>
              </w:r>
            </w:ins>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68F" w14:textId="77777777">
            <w:pPr>
              <w:pStyle w:val="Compact"/>
            </w:pPr>
            <w:r>
              <w:rPr>
                <w:i/>
                <w:iCs/>
              </w:rPr>
              <w:t>Low</w:t>
            </w:r>
          </w:p>
        </w:tc>
      </w:tr>
    </w:tbl>
    <w:p w:rsidR="001F702A" w:rsidRDefault="00000000" w14:paraId="796FA691" w14:textId="77777777">
      <w:pPr>
        <w:pStyle w:val="BodyText"/>
      </w:pPr>
      <w:r>
        <w:rPr>
          <w:b/>
          <w:bCs/>
          <w:sz w:val="15"/>
          <w:szCs w:val="15"/>
        </w:rPr>
        <w:t>Table 4.7 — Integrations &amp; Dependencies</w:t>
      </w:r>
    </w:p>
    <w:p w:rsidR="001F702A" w:rsidRDefault="001F702A" w14:paraId="796FA692" w14:textId="77777777">
      <w:pPr>
        <w:sectPr w:rsidR="001F702A">
          <w:headerReference w:type="default" r:id="rId34"/>
          <w:footerReference w:type="default" r:id="rId35"/>
          <w:pgSz w:w="15840" w:h="12240" w:orient="landscape"/>
          <w:pgMar w:top="1440" w:right="1440" w:bottom="1440" w:left="1440" w:header="720" w:footer="620" w:gutter="0"/>
          <w:cols w:space="720"/>
        </w:sectPr>
      </w:pPr>
    </w:p>
    <w:p w:rsidR="001F702A" w:rsidP="4986D35A" w:rsidRDefault="00000000" w14:paraId="796FA693" w14:textId="77777777">
      <w:pPr>
        <w:pStyle w:val="Heading2"/>
        <w:rPr>
          <w:strike w:val="1"/>
        </w:rPr>
      </w:pPr>
      <w:bookmarkStart w:name="certificates-secrets" w:id="28"/>
      <w:bookmarkEnd w:id="27"/>
      <w:r w:rsidRPr="4986D35A">
        <w:rPr>
          <w:strike w:val="1"/>
        </w:rPr>
        <w:t>4.8 Certificates &amp; Secrets</w:t>
      </w:r>
    </w:p>
    <w:p w:rsidR="001F702A" w:rsidP="4986D35A" w:rsidRDefault="00000000" w14:paraId="796FA694" w14:textId="77777777">
      <w:pPr>
        <w:pStyle w:val="FirstParagraph"/>
        <w:rPr>
          <w:strike w:val="1"/>
        </w:rPr>
      </w:pPr>
      <w:r w:rsidRPr="4986D35A">
        <w:rPr>
          <w:strike w:val="1"/>
        </w:rPr>
        <w:t>Every certificate and secret the application depends on is inventoried here, with expiry evaluated against the planned cutover date rather than against today. A certificate that is comfortably valid now but expires during the migration window will fail at the least convenient moment, and renewal frequently involves a third party with its own lead time. Each entry records its purpose, where the private material is held, who custodies it, and the action to be taken — renewal, retirement, or migration to a vault in the target. Certificates presented by load balancers and identity providers appear here as well as in their own sections, so that nothing depends on a reader cross-referencing two lists.</w:t>
      </w:r>
    </w:p>
    <w:p w:rsidR="001F702A" w:rsidP="4986D35A" w:rsidRDefault="001F702A" w14:paraId="796FA695" w14:textId="77777777">
      <w:pPr>
        <w:pStyle w:val="Compact"/>
        <w:rPr>
          <w:strike w:val="1"/>
        </w:rPr>
      </w:pPr>
    </w:p>
    <w:tbl>
      <w:tblPr>
        <w:tblStyle w:val="Table"/>
        <w:tblW w:w="5000" w:type="pct"/>
        <w:tblLook w:val="0020" w:firstRow="1" w:lastRow="0" w:firstColumn="0" w:lastColumn="0" w:noHBand="0" w:noVBand="0"/>
      </w:tblPr>
      <w:tblGrid>
        <w:gridCol w:w="5182"/>
        <w:gridCol w:w="663"/>
        <w:gridCol w:w="978"/>
        <w:gridCol w:w="520"/>
        <w:gridCol w:w="1591"/>
        <w:gridCol w:w="542"/>
      </w:tblGrid>
      <w:tr w:rsidR="001F702A" w:rsidTr="4986D35A" w14:paraId="796FA69C"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96" w14:textId="77777777">
            <w:pPr>
              <w:pStyle w:val="Compact"/>
              <w:rPr>
                <w:b w:val="1"/>
                <w:bCs w:val="1"/>
                <w:strike w:val="1"/>
              </w:rPr>
            </w:pPr>
            <w:r w:rsidRPr="4986D35A">
              <w:rPr>
                <w:b w:val="1"/>
                <w:bCs w:val="1"/>
                <w:strike w:val="1"/>
              </w:rPr>
              <w:t>Certificate / Secret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97" w14:textId="77777777">
            <w:pPr>
              <w:pStyle w:val="Compact"/>
              <w:rPr>
                <w:b w:val="1"/>
                <w:bCs w:val="1"/>
                <w:strike w:val="1"/>
              </w:rPr>
            </w:pPr>
            <w:r w:rsidRPr="4986D35A">
              <w:rPr>
                <w:b w:val="1"/>
                <w:bCs w:val="1"/>
                <w:strike w:val="1"/>
              </w:rPr>
              <w:t>Purpose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98" w14:textId="77777777">
            <w:pPr>
              <w:pStyle w:val="Compact"/>
              <w:rPr>
                <w:b w:val="1"/>
                <w:bCs w:val="1"/>
                <w:strike w:val="1"/>
              </w:rPr>
            </w:pPr>
            <w:r w:rsidRPr="4986D35A">
              <w:rPr>
                <w:b w:val="1"/>
                <w:bCs w:val="1"/>
                <w:strike w:val="1"/>
              </w:rPr>
              <w:t>Holder / Vault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99" w14:textId="77777777">
            <w:pPr>
              <w:pStyle w:val="Compact"/>
              <w:rPr>
                <w:b w:val="1"/>
                <w:bCs w:val="1"/>
                <w:strike w:val="1"/>
              </w:rPr>
            </w:pPr>
            <w:r w:rsidRPr="4986D35A">
              <w:rPr>
                <w:b w:val="1"/>
                <w:bCs w:val="1"/>
                <w:strike w:val="1"/>
              </w:rPr>
              <w:t>Expiry</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9A" w14:textId="77777777">
            <w:pPr>
              <w:pStyle w:val="Compact"/>
              <w:rPr>
                <w:b w:val="1"/>
                <w:bCs w:val="1"/>
                <w:strike w:val="1"/>
              </w:rPr>
            </w:pPr>
            <w:r w:rsidRPr="4986D35A">
              <w:rPr>
                <w:b w:val="1"/>
                <w:bCs w:val="1"/>
                <w:strike w:val="1"/>
              </w:rPr>
              <w:t>Expires Before Cutover?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9B" w14:textId="77777777">
            <w:pPr>
              <w:pStyle w:val="Compact"/>
              <w:rPr>
                <w:b w:val="1"/>
                <w:bCs w:val="1"/>
                <w:strike w:val="1"/>
              </w:rPr>
            </w:pPr>
            <w:r w:rsidRPr="4986D35A">
              <w:rPr>
                <w:b w:val="1"/>
                <w:bCs w:val="1"/>
                <w:strike w:val="1"/>
              </w:rPr>
              <w:t>Action</w:t>
            </w:r>
          </w:p>
        </w:tc>
      </w:tr>
      <w:tr w:rsidR="001F702A" w:rsidTr="4986D35A" w14:paraId="796FA6A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9D" w14:textId="77777777">
            <w:pPr>
              <w:pStyle w:val="Compact"/>
              <w:rPr>
                <w:i w:val="1"/>
                <w:iCs w:val="1"/>
                <w:strike w:val="1"/>
              </w:rPr>
            </w:pPr>
            <w:r w:rsidRPr="4986D35A">
              <w:rPr>
                <w:i w:val="1"/>
                <w:iCs w:val="1"/>
                <w:strike w:val="1"/>
              </w:rPr>
              <w:t>Not yet provided — requested from GEHA, required by 2026-09-01 (Appendix B, item 06).</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9E" w14:textId="77777777">
            <w:pPr>
              <w:pStyle w:val="Compact"/>
              <w:rPr>
                <w:i w:val="1"/>
                <w:iCs w:val="1"/>
                <w:strike w:val="1"/>
              </w:rPr>
            </w:pPr>
            <w:r w:rsidRPr="4986D35A">
              <w:rPr>
                <w:i w:val="1"/>
                <w:iCs w:val="1"/>
                <w:strike w:val="1"/>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9F" w14:textId="77777777">
            <w:pPr>
              <w:pStyle w:val="Compact"/>
              <w:rPr>
                <w:i w:val="1"/>
                <w:iCs w:val="1"/>
                <w:strike w:val="1"/>
              </w:rPr>
            </w:pPr>
            <w:r w:rsidRPr="4986D35A">
              <w:rPr>
                <w:i w:val="1"/>
                <w:iCs w:val="1"/>
                <w:strike w:val="1"/>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A0" w14:textId="77777777">
            <w:pPr>
              <w:pStyle w:val="Compact"/>
              <w:rPr>
                <w:i w:val="1"/>
                <w:iCs w:val="1"/>
                <w:strike w:val="1"/>
              </w:rPr>
            </w:pPr>
            <w:r w:rsidRPr="4986D35A">
              <w:rPr>
                <w:i w:val="1"/>
                <w:iCs w:val="1"/>
                <w:strike w:val="1"/>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A1" w14:textId="77777777">
            <w:pPr>
              <w:pStyle w:val="Compact"/>
              <w:rPr>
                <w:strike w:val="1"/>
              </w:rPr>
            </w:pPr>
            <w:r w:rsidRPr="4986D35A">
              <w:rPr>
                <w:strike w:val="1"/>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A2" w14:textId="77777777">
            <w:pPr>
              <w:pStyle w:val="Compact"/>
              <w:rPr>
                <w:strike w:val="1"/>
              </w:rPr>
            </w:pPr>
            <w:r w:rsidRPr="4986D35A">
              <w:rPr>
                <w:strike w:val="1"/>
              </w:rPr>
              <w:t>—</w:t>
            </w:r>
          </w:p>
        </w:tc>
      </w:tr>
    </w:tbl>
    <w:p w:rsidR="001F702A" w:rsidP="4986D35A" w:rsidRDefault="00000000" w14:paraId="796FA6A4" w14:textId="77777777">
      <w:pPr>
        <w:pStyle w:val="BodyText"/>
        <w:rPr>
          <w:b w:val="1"/>
          <w:bCs w:val="1"/>
          <w:strike w:val="1"/>
          <w:sz w:val="15"/>
          <w:szCs w:val="15"/>
        </w:rPr>
      </w:pPr>
      <w:r w:rsidRPr="4986D35A">
        <w:rPr>
          <w:b w:val="1"/>
          <w:bCs w:val="1"/>
          <w:strike w:val="1"/>
          <w:sz w:val="15"/>
          <w:szCs w:val="15"/>
        </w:rPr>
        <w:t>Table 4.8 — Certificates &amp; Secrets</w:t>
      </w:r>
    </w:p>
    <w:p w:rsidR="001F702A" w:rsidRDefault="001F702A" w14:paraId="796FA6A5" w14:textId="77777777">
      <w:pPr>
        <w:pStyle w:val="Compact"/>
      </w:pPr>
    </w:p>
    <w:p w:rsidR="001F702A" w:rsidRDefault="00000000" w14:paraId="796FA6A6" w14:textId="77777777">
      <w:pPr>
        <w:pStyle w:val="Heading2"/>
      </w:pPr>
      <w:bookmarkStart w:name="data-classification" w:id="29"/>
      <w:bookmarkEnd w:id="28"/>
      <w:r>
        <w:t>4.9 Data Classification</w:t>
      </w:r>
    </w:p>
    <w:p w:rsidR="001F702A" w:rsidP="4986D35A" w:rsidRDefault="00000000" w14:paraId="796FA6A7" w14:textId="670E5A4A">
      <w:pPr>
        <w:pStyle w:val="FirstParagraph"/>
        <w:rPr>
          <w:strike w:val="1"/>
          <w:rPrChange w:author="Syed Ahmed" w:date="2026-09-16T14:21:11.941Z" w:id="1801913606"/>
        </w:rPr>
      </w:pPr>
      <w:r w:rsidRPr="4986D35A">
        <w:rPr>
          <w:strike w:val="1"/>
          <w:rPrChange w:author="Syed Ahmed" w:date="2026-09-16T14:21:11.941Z" w16du:dateUtc="2026-09-16T14:21:11.941Z" w:id="1667207792"/>
        </w:rPr>
        <w:t xml:space="preserve">The sensitivity of the data this application holds, and the regulatory obligations that follow from it, are recorded here because they constrain target </w:t>
      </w:r>
      <w:r w:rsidRPr="4986D35A">
        <w:rPr>
          <w:strike w:val="1"/>
          <w:rPrChange w:author="Syed Ahmed" w:date="2026-09-16T14:21:11.941Z" w16du:dateUtc="2026-09-16T14:21:11.941Z" w:id="504145308"/>
        </w:rPr>
        <w:t>region</w:t>
      </w:r>
      <w:r w:rsidRPr="4986D35A">
        <w:rPr>
          <w:strike w:val="1"/>
          <w:rPrChange w:author="Syed Ahmed" w:date="2026-09-16T14:21:11.941Z" w16du:dateUtc="2026-09-16T14:21:11.941Z" w:id="1969772920"/>
        </w:rPr>
        <w:t xml:space="preserve">, encryption, </w:t>
      </w:r>
      <w:r w:rsidRPr="4986D35A">
        <w:rPr>
          <w:strike w:val="1"/>
          <w:rPrChange w:author="Syed Ahmed" w:date="2026-09-16T14:21:11.941Z" w16du:dateUtc="2026-09-16T14:21:11.941Z" w:id="1068813978"/>
        </w:rPr>
        <w:t>logging</w:t>
      </w:r>
      <w:r w:rsidRPr="4986D35A">
        <w:rPr>
          <w:strike w:val="1"/>
          <w:rPrChange w:author="Syed Ahmed" w:date="2026-09-16T14:21:11.941Z" w16du:dateUtc="2026-09-16T14:21:11.941Z" w:id="707530828"/>
        </w:rPr>
        <w:t xml:space="preserve"> and retention decisions rather than merely describing them. </w:t>
      </w:r>
      <w:r w:rsidRPr="4986D35A">
        <w:rPr>
          <w:strike w:val="1"/>
          <w:rPrChange w:author="Syed Ahmed" w:date="2026-09-16T14:21:11.941Z" w16du:dateUtc="2026-09-16T14:21:11.941Z" w:id="164049618"/>
        </w:rPr>
        <w:t>Presence</w:t>
      </w:r>
      <w:r w:rsidRPr="4986D35A">
        <w:rPr>
          <w:strike w:val="1"/>
          <w:rPrChange w:author="Syed Ahmed" w:date="2026-09-16T14:21:11.941Z" w16du:dateUtc="2026-09-16T14:21:11.941Z" w:id="1351180083"/>
        </w:rPr>
        <w:t xml:space="preserve"> of protected health information, personally identifiable information or cardholder data is </w:t>
      </w:r>
      <w:r w:rsidRPr="4986D35A">
        <w:rPr>
          <w:strike w:val="1"/>
          <w:rPrChange w:author="Syed Ahmed" w:date="2026-09-16T14:21:11.941Z" w16du:dateUtc="2026-09-16T14:21:11.941Z" w:id="1369325993"/>
        </w:rPr>
        <w:t>stated</w:t>
      </w:r>
      <w:r w:rsidRPr="4986D35A">
        <w:rPr>
          <w:strike w:val="1"/>
          <w:rPrChange w:author="Syed Ahmed" w:date="2026-09-16T14:21:11.941Z" w16du:dateUtc="2026-09-16T14:21:11.941Z" w:id="2012668740"/>
        </w:rPr>
        <w:t xml:space="preserve"> explicitly rather than implied by the application's business purpose. Residency constraints are captured because they </w:t>
      </w:r>
      <w:r w:rsidRPr="4986D35A">
        <w:rPr>
          <w:strike w:val="1"/>
          <w:rPrChange w:author="Syed Ahmed" w:date="2026-09-16T14:21:11.941Z" w16du:dateUtc="2026-09-16T14:21:11.941Z" w:id="1977871722"/>
        </w:rPr>
        <w:t>determine</w:t>
      </w:r>
      <w:r w:rsidRPr="4986D35A">
        <w:rPr>
          <w:strike w:val="1"/>
          <w:rPrChange w:author="Syed Ahmed" w:date="2026-09-16T14:21:11.941Z" w16du:dateUtc="2026-09-16T14:21:11.941Z" w:id="864945900"/>
        </w:rPr>
        <w:t xml:space="preserve"> not only where the workload runs but where its backups and diagnostic logs may be held. Current encryption at rest and in transit is recorded so the target can be shown to preserve or improve the position rather than quietly weaken </w:t>
      </w:r>
      <w:r w:rsidRPr="4986D35A">
        <w:rPr>
          <w:strike w:val="1"/>
          <w:rPrChange w:author="Syed Ahmed" w:date="2026-09-16T14:21:11.941Z" w16du:dateUtc="2026-09-16T14:21:11.941Z" w:id="1599625750"/>
        </w:rPr>
        <w:t>it</w:t>
      </w:r>
      <w:ins w:author="Syed Ahmed" w:date="2026-09-16T14:21:59.895Z" w16du:dateUtc="2026-09-16T14:21:59.895Z" w:id="1942324610">
        <w:r w:rsidRPr="4986D35A" w:rsidR="2B3BEBDD">
          <w:rPr>
            <w:strike w:val="1"/>
          </w:rPr>
          <w:t xml:space="preserve"> </w:t>
        </w:r>
        <w:r w:rsidR="2B3BEBDD">
          <w:rPr>
            <w:strike w:val="0"/>
            <w:dstrike w:val="0"/>
          </w:rPr>
          <w:t xml:space="preserve"> The</w:t>
        </w:r>
        <w:r w:rsidR="2B3BEBDD">
          <w:rPr>
            <w:strike w:val="0"/>
            <w:dstrike w:val="0"/>
          </w:rPr>
          <w:t xml:space="preserve"> utility servers function as shared jump boxes uses by support teams to install administrative tools perform support activities and run </w:t>
        </w:r>
        <w:r w:rsidR="2B3BEBDD">
          <w:rPr>
            <w:strike w:val="0"/>
            <w:dstrike w:val="0"/>
          </w:rPr>
          <w:t>sceduled</w:t>
        </w:r>
        <w:r w:rsidR="2B3BEBDD">
          <w:rPr>
            <w:strike w:val="0"/>
            <w:dstrike w:val="0"/>
          </w:rPr>
          <w:t xml:space="preserve"> jobs. They </w:t>
        </w:r>
      </w:ins>
      <w:ins w:author="Syed Ahmed" w:date="2026-09-16T14:22:33.794Z" w16du:dateUtc="2026-09-16T14:22:33.794Z" w:id="512833547">
        <w:r w:rsidR="2B3BEBDD">
          <w:rPr>
            <w:strike w:val="0"/>
            <w:dstrike w:val="0"/>
          </w:rPr>
          <w:t>are not intended to store application or business data. Based on the in</w:t>
        </w:r>
        <w:r w:rsidR="32935041">
          <w:rPr>
            <w:strike w:val="0"/>
            <w:dstrike w:val="0"/>
          </w:rPr>
          <w:t xml:space="preserve">formation currently </w:t>
        </w:r>
        <w:r w:rsidR="32935041">
          <w:rPr>
            <w:strike w:val="0"/>
            <w:dstrike w:val="0"/>
          </w:rPr>
          <w:t>avaliable</w:t>
        </w:r>
        <w:r w:rsidR="32935041">
          <w:rPr>
            <w:strike w:val="0"/>
            <w:dstrike w:val="0"/>
          </w:rPr>
          <w:t xml:space="preserve"> the </w:t>
        </w:r>
        <w:r w:rsidR="32935041">
          <w:rPr>
            <w:strike w:val="0"/>
            <w:dstrike w:val="0"/>
          </w:rPr>
          <w:t>enviroment</w:t>
        </w:r>
        <w:r w:rsidR="32935041">
          <w:rPr>
            <w:strike w:val="0"/>
            <w:dstrike w:val="0"/>
          </w:rPr>
          <w:t xml:space="preserve"> is </w:t>
        </w:r>
        <w:r w:rsidR="32935041">
          <w:rPr>
            <w:strike w:val="0"/>
            <w:dstrike w:val="0"/>
          </w:rPr>
          <w:t>classfied</w:t>
        </w:r>
        <w:r w:rsidR="32935041">
          <w:rPr>
            <w:strike w:val="0"/>
            <w:dstrike w:val="0"/>
          </w:rPr>
          <w:t xml:space="preserve"> as internal, and no P</w:t>
        </w:r>
      </w:ins>
      <w:ins w:author="Syed Ahmed" w:date="2026-09-16T14:23:03.391Z" w16du:dateUtc="2026-09-16T14:23:03.391Z" w:id="503616105">
        <w:r w:rsidR="32935041">
          <w:rPr>
            <w:strike w:val="0"/>
            <w:dstrike w:val="0"/>
          </w:rPr>
          <w:t xml:space="preserve">HI, </w:t>
        </w:r>
        <w:r w:rsidR="32935041">
          <w:rPr>
            <w:strike w:val="0"/>
            <w:dstrike w:val="0"/>
          </w:rPr>
          <w:t>PCI</w:t>
        </w:r>
      </w:ins>
      <w:ins w:author="Syed Ahmed" w:date="2026-09-16T14:24:58.588Z" w16du:dateUtc="2026-09-16T14:24:58.588Z" w:id="1878004124">
        <w:r w:rsidR="6332CE21">
          <w:rPr>
            <w:strike w:val="0"/>
            <w:dstrike w:val="0"/>
          </w:rPr>
          <w:t xml:space="preserve"> or data-residency </w:t>
        </w:r>
        <w:r w:rsidR="6332CE21">
          <w:rPr>
            <w:strike w:val="0"/>
            <w:dstrike w:val="0"/>
          </w:rPr>
          <w:t>requirments</w:t>
        </w:r>
        <w:r w:rsidR="6332CE21">
          <w:rPr>
            <w:strike w:val="0"/>
            <w:dstrike w:val="0"/>
          </w:rPr>
          <w:t xml:space="preserve"> have been </w:t>
        </w:r>
        <w:r w:rsidR="6332CE21">
          <w:rPr>
            <w:strike w:val="0"/>
            <w:dstrike w:val="0"/>
          </w:rPr>
          <w:t>indentified</w:t>
        </w:r>
        <w:r w:rsidR="6332CE21">
          <w:rPr>
            <w:strike w:val="0"/>
            <w:dstrike w:val="0"/>
          </w:rPr>
          <w:t xml:space="preserve">. The current encryption methods </w:t>
        </w:r>
      </w:ins>
      <w:ins w:author="Syed Ahmed" w:date="2026-09-16T14:25:34.204Z" w16du:dateUtc="2026-09-16T14:25:34.204Z" w:id="1939523733">
        <w:r w:rsidR="6332CE21">
          <w:rPr>
            <w:strike w:val="0"/>
            <w:dstrike w:val="0"/>
          </w:rPr>
          <w:t>for data at rest and data in transit</w:t>
        </w:r>
        <w:r w:rsidR="0FA9FA70">
          <w:rPr>
            <w:strike w:val="0"/>
            <w:dstrike w:val="0"/>
          </w:rPr>
          <w:t xml:space="preserve">- require confirmation from GEHA </w:t>
        </w:r>
      </w:ins>
      <w:ins w:author="Syed Ahmed" w:date="2026-09-16T14:22:33.794Z" w16du:dateUtc="2026-09-16T14:22:33.794Z" w:id="2141775812">
        <w:r w:rsidR="32935041">
          <w:rPr>
            <w:strike w:val="0"/>
            <w:dstrike w:val="0"/>
          </w:rPr>
          <w:t xml:space="preserve"> </w:t>
        </w:r>
      </w:ins>
      <w:del w:author="Syed Ahmed" w:date="2026-09-16T14:21:16.096Z" w16du:dateUtc="2026-09-16T14:21:16.096Z" w:id="3309483">
        <w:r w:rsidRPr="4986D35A">
          <w:rPr>
            <w:strike w:val="1"/>
            <w:rPrChange w:author="Syed Ahmed" w:date="2026-09-16T14:21:11.941Z" w16du:dateUtc="2026-09-16T14:21:11.941Z" w:id="1085667018"/>
          </w:rPr>
          <w:delText>.</w:delText>
        </w:r>
      </w:del>
    </w:p>
    <w:p w:rsidR="001F702A" w:rsidRDefault="001F702A" w14:paraId="796FA6A8" w14:textId="77777777">
      <w:pPr>
        <w:pStyle w:val="Compact"/>
      </w:pPr>
    </w:p>
    <w:tbl>
      <w:tblPr>
        <w:tblStyle w:val="Table"/>
        <w:tblW w:w="5000" w:type="pct"/>
        <w:tblLook w:val="0020" w:firstRow="1" w:lastRow="0" w:firstColumn="0" w:lastColumn="0" w:noHBand="0" w:noVBand="0"/>
      </w:tblPr>
      <w:tblGrid>
        <w:gridCol w:w="3706"/>
        <w:gridCol w:w="5770"/>
      </w:tblGrid>
      <w:tr w:rsidR="001F702A" w:rsidTr="4986D35A" w14:paraId="796FA6AB"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A9" w14:textId="77777777">
            <w:pPr>
              <w:pStyle w:val="Compact"/>
            </w:pPr>
            <w:r>
              <w:rPr>
                <w:b/>
                <w:bCs/>
              </w:rPr>
              <w:t>Data Sensitivity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AA" w14:textId="3FBAF263">
            <w:pPr>
              <w:pStyle w:val="Compact"/>
              <w:rPr>
                <w:i w:val="1"/>
                <w:iCs w:val="1"/>
                <w:strike w:val="0"/>
                <w:dstrike w:val="0"/>
                <w:rPrChange w:author="Syed Ahmed" w:date="2026-09-16T14:18:04.576Z" w:id="1953544709">
                  <w:rPr>
                    <w:i w:val="1"/>
                    <w:iCs w:val="1"/>
                    <w:strike w:val="1"/>
                  </w:rPr>
                </w:rPrChange>
              </w:rPr>
            </w:pPr>
            <w:r w:rsidRPr="4986D35A">
              <w:rPr>
                <w:strike w:val="1"/>
                <w:rPrChange w:author="Syed Ahmed" w:date="2026-09-16T14:17:54.936Z" w16du:dateUtc="2026-09-16T14:17:54.936Z" w:id="291132435"/>
              </w:rPr>
              <w:t xml:space="preserve">☐ </w:t>
            </w:r>
            <w:r w:rsidRPr="4986D35A">
              <w:rPr>
                <w:i w:val="1"/>
                <w:iCs w:val="1"/>
                <w:strike w:val="1"/>
                <w:rPrChange w:author="Syed Ahmed" w:date="2026-09-16T14:17:54.936Z" w16du:dateUtc="2026-09-16T14:17:54.936Z" w:id="428620446">
                  <w:rPr>
                    <w:i w:val="1"/>
                    <w:iCs w:val="1"/>
                  </w:rPr>
                </w:rPrChange>
              </w:rPr>
              <w:t>Public</w:t>
            </w:r>
            <w:r>
              <w:rPr/>
              <w:t xml:space="preserve"> ☐ </w:t>
            </w:r>
            <w:r w:rsidRPr="4986D35A">
              <w:rPr>
                <w:i w:val="1"/>
                <w:iCs w:val="1"/>
              </w:rPr>
              <w:t>Internal</w:t>
            </w:r>
            <w:r w:rsidRPr="4986D35A">
              <w:rPr>
                <w:strike w:val="1"/>
                <w:rPrChange w:author="Syed Ahmed" w:date="2026-09-16T14:17:58.842Z" w16du:dateUtc="2026-09-16T14:17:58.842Z" w:id="735020955"/>
              </w:rPr>
              <w:t xml:space="preserve"> ☐ </w:t>
            </w:r>
            <w:r w:rsidRPr="4986D35A">
              <w:rPr>
                <w:i w:val="1"/>
                <w:iCs w:val="1"/>
                <w:strike w:val="1"/>
                <w:rPrChange w:author="Syed Ahmed" w:date="2026-09-16T14:17:58.842Z" w16du:dateUtc="2026-09-16T14:17:58.842Z" w:id="152787410">
                  <w:rPr>
                    <w:i w:val="1"/>
                    <w:iCs w:val="1"/>
                  </w:rPr>
                </w:rPrChange>
              </w:rPr>
              <w:t>Confidential</w:t>
            </w:r>
            <w:r w:rsidRPr="4986D35A">
              <w:rPr>
                <w:strike w:val="1"/>
                <w:rPrChange w:author="Syed Ahmed" w:date="2026-09-16T14:17:58.842Z" w16du:dateUtc="2026-09-16T14:17:58.842Z" w:id="1784051863"/>
              </w:rPr>
              <w:t xml:space="preserve"> ☐ </w:t>
            </w:r>
            <w:r w:rsidRPr="4986D35A">
              <w:rPr>
                <w:i w:val="1"/>
                <w:iCs w:val="1"/>
                <w:strike w:val="1"/>
                <w:rPrChange w:author="Syed Ahmed" w:date="2026-09-16T14:17:58.843Z" w16du:dateUtc="2026-09-16T14:17:58.843Z" w:id="364205785">
                  <w:rPr>
                    <w:i w:val="1"/>
                    <w:iCs w:val="1"/>
                  </w:rPr>
                </w:rPrChange>
              </w:rPr>
              <w:t>Restricted</w:t>
            </w:r>
            <w:ins w:author="Syed Ahmed" w:date="2026-09-16T14:18:06.473Z" w16du:dateUtc="2026-09-16T14:18:06.473Z" w:id="246907952">
              <w:r w:rsidRPr="4986D35A" w:rsidR="5CBF48BD">
                <w:rPr>
                  <w:i w:val="1"/>
                  <w:iCs w:val="1"/>
                  <w:strike w:val="1"/>
                </w:rPr>
                <w:t xml:space="preserve"> </w:t>
              </w:r>
              <w:r w:rsidRPr="4986D35A" w:rsidR="5CBF48BD">
                <w:rPr>
                  <w:i w:val="1"/>
                  <w:iCs w:val="1"/>
                  <w:strike w:val="0"/>
                  <w:dstrike w:val="0"/>
                </w:rPr>
                <w:t xml:space="preserve"> internal </w:t>
              </w:r>
            </w:ins>
          </w:p>
        </w:tc>
      </w:tr>
      <w:tr w:rsidR="001F702A" w:rsidTr="4986D35A" w14:paraId="796FA6A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AC" w14:textId="77777777">
            <w:pPr>
              <w:pStyle w:val="Compact"/>
            </w:pPr>
            <w:r>
              <w:rPr>
                <w:b/>
                <w:bCs/>
              </w:rPr>
              <w:t>PII / PHI / PCI Present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AD" w14:textId="1DEEE67F">
            <w:pPr>
              <w:pStyle w:val="Compact"/>
              <w:rPr>
                <w:i w:val="1"/>
                <w:iCs w:val="1"/>
              </w:rPr>
            </w:pPr>
            <w:r>
              <w:rPr/>
              <w:t xml:space="preserve">☐ </w:t>
            </w:r>
            <w:r w:rsidRPr="4986D35A">
              <w:rPr>
                <w:i w:val="1"/>
                <w:iCs w:val="1"/>
              </w:rPr>
              <w:t>Yes</w:t>
            </w:r>
            <w:r>
              <w:rPr/>
              <w:t xml:space="preserve"> ☐ </w:t>
            </w:r>
            <w:r w:rsidRPr="4986D35A">
              <w:rPr>
                <w:i w:val="1"/>
                <w:iCs w:val="1"/>
              </w:rPr>
              <w:t>No</w:t>
            </w:r>
            <w:r>
              <w:rPr/>
              <w:t xml:space="preserve"> —</w:t>
            </w:r>
            <w:del w:author="Syed Ahmed" w:date="2026-09-16T14:18:14.664Z" w16du:dateUtc="2026-09-16T14:18:14.664Z" w:id="789464264">
              <w:r>
                <w:delText xml:space="preserve"> </w:delText>
              </w:r>
              <w:r w:rsidRPr="4986D35A">
                <w:rPr>
                  <w:i w:val="1"/>
                  <w:iCs w:val="1"/>
                </w:rPr>
                <w:delText>To be provided by GEHA</w:delText>
              </w:r>
            </w:del>
            <w:ins w:author="Syed Ahmed" w:date="2026-09-16T14:18:43.825Z" w16du:dateUtc="2026-09-16T14:18:43.825Z" w:id="1075859163">
              <w:r w:rsidRPr="4986D35A" w:rsidR="1CFA0BFA">
                <w:rPr>
                  <w:i w:val="1"/>
                  <w:iCs w:val="1"/>
                </w:rPr>
                <w:t xml:space="preserve"> NO – utility servers are jump boxes and are not intended to store application or business data</w:t>
              </w:r>
            </w:ins>
          </w:p>
        </w:tc>
      </w:tr>
      <w:tr w:rsidR="001F702A" w:rsidTr="4986D35A" w14:paraId="796FA6B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6AF" w14:textId="77777777">
            <w:pPr>
              <w:pStyle w:val="Compact"/>
            </w:pPr>
            <w:r>
              <w:rPr>
                <w:b/>
                <w:bCs/>
              </w:rPr>
              <w:t>Data Residency Constraints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1F702A" w14:paraId="796FA6B0" w14:textId="77777777">
            <w:pPr>
              <w:pStyle w:val="Compact"/>
            </w:pPr>
          </w:p>
        </w:tc>
      </w:tr>
      <w:tr w:rsidR="001F702A" w:rsidTr="4986D35A" w14:paraId="796FA6B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B2" w14:textId="77777777">
            <w:pPr>
              <w:pStyle w:val="Compact"/>
              <w:rPr>
                <w:b w:val="1"/>
                <w:bCs w:val="1"/>
                <w:strike w:val="1"/>
                <w:rPrChange w:author="Syed Ahmed" w:date="2026-09-16T14:18:53.766Z" w:id="242473360"/>
              </w:rPr>
            </w:pPr>
            <w:r w:rsidRPr="4986D35A">
              <w:rPr>
                <w:b w:val="1"/>
                <w:bCs w:val="1"/>
                <w:strike w:val="1"/>
                <w:rPrChange w:author="Syed Ahmed" w:date="2026-09-16T14:18:53.765Z" w16du:dateUtc="2026-09-16T14:18:53.765Z" w:id="1094645550">
                  <w:rPr>
                    <w:b w:val="1"/>
                    <w:bCs w:val="1"/>
                  </w:rPr>
                </w:rPrChange>
              </w:rPr>
              <w:t>Current Encryption at Rest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B3" w14:textId="77777777">
            <w:pPr>
              <w:pStyle w:val="Compact"/>
              <w:rPr>
                <w:i w:val="1"/>
                <w:iCs w:val="1"/>
                <w:strike w:val="1"/>
                <w:rPrChange w:author="Syed Ahmed" w:date="2026-09-16T14:18:53.767Z" w:id="895315380"/>
              </w:rPr>
            </w:pPr>
            <w:r w:rsidRPr="4986D35A">
              <w:rPr>
                <w:strike w:val="1"/>
                <w:rPrChange w:author="Syed Ahmed" w:date="2026-09-16T14:18:53.766Z" w16du:dateUtc="2026-09-16T14:18:53.766Z" w:id="1653178159"/>
              </w:rPr>
              <w:t xml:space="preserve">☐ </w:t>
            </w:r>
            <w:r w:rsidRPr="4986D35A">
              <w:rPr>
                <w:i w:val="1"/>
                <w:iCs w:val="1"/>
                <w:strike w:val="1"/>
                <w:rPrChange w:author="Syed Ahmed" w:date="2026-09-16T14:18:53.766Z" w16du:dateUtc="2026-09-16T14:18:53.766Z" w:id="383486216">
                  <w:rPr>
                    <w:i w:val="1"/>
                    <w:iCs w:val="1"/>
                  </w:rPr>
                </w:rPrChange>
              </w:rPr>
              <w:t>Yes</w:t>
            </w:r>
            <w:r w:rsidRPr="4986D35A">
              <w:rPr>
                <w:strike w:val="1"/>
                <w:rPrChange w:author="Syed Ahmed" w:date="2026-09-16T14:18:53.766Z" w16du:dateUtc="2026-09-16T14:18:53.766Z" w:id="1333782285"/>
              </w:rPr>
              <w:t xml:space="preserve"> ☐ </w:t>
            </w:r>
            <w:r w:rsidRPr="4986D35A">
              <w:rPr>
                <w:i w:val="1"/>
                <w:iCs w:val="1"/>
                <w:strike w:val="1"/>
                <w:rPrChange w:author="Syed Ahmed" w:date="2026-09-16T14:18:53.766Z" w16du:dateUtc="2026-09-16T14:18:53.766Z" w:id="155081922">
                  <w:rPr>
                    <w:i w:val="1"/>
                    <w:iCs w:val="1"/>
                  </w:rPr>
                </w:rPrChange>
              </w:rPr>
              <w:t>No</w:t>
            </w:r>
            <w:r w:rsidRPr="4986D35A">
              <w:rPr>
                <w:strike w:val="1"/>
                <w:rPrChange w:author="Syed Ahmed" w:date="2026-09-16T14:18:53.767Z" w16du:dateUtc="2026-09-16T14:18:53.767Z" w:id="826416844"/>
              </w:rPr>
              <w:t xml:space="preserve"> — </w:t>
            </w:r>
            <w:r w:rsidRPr="4986D35A">
              <w:rPr>
                <w:i w:val="1"/>
                <w:iCs w:val="1"/>
                <w:strike w:val="1"/>
                <w:rPrChange w:author="Syed Ahmed" w:date="2026-09-16T14:18:53.767Z" w16du:dateUtc="2026-09-16T14:18:53.767Z" w:id="1935589466">
                  <w:rPr>
                    <w:i w:val="1"/>
                    <w:iCs w:val="1"/>
                  </w:rPr>
                </w:rPrChange>
              </w:rPr>
              <w:t>To be provided by GEHA</w:t>
            </w:r>
          </w:p>
        </w:tc>
      </w:tr>
      <w:tr w:rsidR="001F702A" w:rsidTr="4986D35A" w14:paraId="796FA6B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B5" w14:textId="77777777">
            <w:pPr>
              <w:pStyle w:val="Compact"/>
              <w:rPr>
                <w:b w:val="1"/>
                <w:bCs w:val="1"/>
                <w:strike w:val="1"/>
                <w:rPrChange w:author="Syed Ahmed" w:date="2026-09-16T14:18:53.768Z" w:id="197272510"/>
              </w:rPr>
            </w:pPr>
            <w:r w:rsidRPr="4986D35A">
              <w:rPr>
                <w:b w:val="1"/>
                <w:bCs w:val="1"/>
                <w:strike w:val="1"/>
                <w:rPrChange w:author="Syed Ahmed" w:date="2026-09-16T14:18:53.767Z" w16du:dateUtc="2026-09-16T14:18:53.767Z" w:id="928291792">
                  <w:rPr>
                    <w:b w:val="1"/>
                    <w:bCs w:val="1"/>
                  </w:rPr>
                </w:rPrChange>
              </w:rPr>
              <w:t>Current Encryption in Transit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B6" w14:textId="77777777">
            <w:pPr>
              <w:pStyle w:val="Compact"/>
              <w:rPr>
                <w:i w:val="1"/>
                <w:iCs w:val="1"/>
                <w:strike w:val="1"/>
                <w:rPrChange w:author="Syed Ahmed" w:date="2026-09-16T14:18:53.768Z" w:id="175442399"/>
              </w:rPr>
            </w:pPr>
            <w:r w:rsidRPr="4986D35A">
              <w:rPr>
                <w:i w:val="1"/>
                <w:iCs w:val="1"/>
                <w:strike w:val="1"/>
                <w:rPrChange w:author="Syed Ahmed" w:date="2026-09-16T14:18:53.768Z" w16du:dateUtc="2026-09-16T14:18:53.768Z" w:id="1641887342">
                  <w:rPr>
                    <w:i w:val="1"/>
                    <w:iCs w:val="1"/>
                  </w:rPr>
                </w:rPrChange>
              </w:rPr>
              <w:t>To be provided by GEHA</w:t>
            </w:r>
          </w:p>
        </w:tc>
      </w:tr>
    </w:tbl>
    <w:p w:rsidR="001F702A" w:rsidP="4986D35A" w:rsidRDefault="00000000" w14:paraId="796FA6B8" w14:textId="77777777">
      <w:pPr>
        <w:pStyle w:val="BodyText"/>
        <w:rPr>
          <w:b w:val="1"/>
          <w:bCs w:val="1"/>
          <w:strike w:val="1"/>
          <w:sz w:val="15"/>
          <w:szCs w:val="15"/>
          <w:rPrChange w:author="Syed Ahmed" w:date="2026-09-16T14:18:53.769Z" w:id="1555888406"/>
        </w:rPr>
      </w:pPr>
      <w:r w:rsidRPr="4986D35A">
        <w:rPr>
          <w:b w:val="1"/>
          <w:bCs w:val="1"/>
          <w:strike w:val="1"/>
          <w:sz w:val="15"/>
          <w:szCs w:val="15"/>
          <w:rPrChange w:author="Syed Ahmed" w:date="2026-09-16T14:18:53.768Z" w16du:dateUtc="2026-09-16T14:18:53.768Z" w:id="28935104">
            <w:rPr>
              <w:b w:val="1"/>
              <w:bCs w:val="1"/>
              <w:sz w:val="15"/>
              <w:szCs w:val="15"/>
            </w:rPr>
          </w:rPrChange>
        </w:rPr>
        <w:t>Table 4.9 — Data Classification</w:t>
      </w:r>
    </w:p>
    <w:p w:rsidR="001F702A" w:rsidRDefault="001F702A" w14:paraId="796FA6B9" w14:textId="77777777">
      <w:pPr>
        <w:pStyle w:val="Compact"/>
      </w:pPr>
    </w:p>
    <w:p w:rsidR="001F702A" w:rsidP="4986D35A" w:rsidRDefault="00000000" w14:paraId="796FA6BA" w14:textId="77777777">
      <w:pPr>
        <w:pStyle w:val="Heading2"/>
        <w:rPr>
          <w:strike w:val="1"/>
          <w:rPrChange w:author="Syed Ahmed" w:date="2026-09-16T14:25:44.057Z" w:id="102990494"/>
        </w:rPr>
      </w:pPr>
      <w:bookmarkStart w:name="environment-inventory" w:id="30"/>
      <w:bookmarkEnd w:id="29"/>
      <w:r w:rsidRPr="4986D35A">
        <w:rPr>
          <w:strike w:val="1"/>
          <w:rPrChange w:author="Syed Ahmed" w:date="2026-09-16T14:25:44.056Z" w16du:dateUtc="2026-09-16T14:25:44.056Z" w:id="1240182806"/>
        </w:rPr>
        <w:t>4.10 Environment Inventory</w:t>
      </w:r>
    </w:p>
    <w:p w:rsidR="001F702A" w:rsidP="4986D35A" w:rsidRDefault="00000000" w14:paraId="796FA6BB" w14:textId="77777777">
      <w:pPr>
        <w:pStyle w:val="FirstParagraph"/>
        <w:rPr>
          <w:strike w:val="1"/>
          <w:rPrChange w:author="Syed Ahmed" w:date="2026-09-16T14:25:44.058Z" w:id="147233619"/>
        </w:rPr>
      </w:pPr>
      <w:r w:rsidRPr="4986D35A">
        <w:rPr>
          <w:strike w:val="1"/>
          <w:rPrChange w:author="Syed Ahmed" w:date="2026-09-16T14:25:44.057Z" w16du:dateUtc="2026-09-16T14:25:44.057Z" w:id="981392377"/>
        </w:rPr>
        <w:t>Every environment is inventoried here, not only production, because non-production estates carry real data, real integrations and real license obligations far more often than expected.</w:t>
      </w:r>
      <w:r w:rsidRPr="4986D35A">
        <w:rPr>
          <w:strike w:val="1"/>
          <w:rPrChange w:author="Syed Ahmed" w:date="2026-09-16T14:25:44.057Z" w16du:dateUtc="2026-09-16T14:25:44.057Z" w:id="1535221014"/>
        </w:rPr>
        <w:t xml:space="preserve"> Each environment records its purpose, its endpoint, the nature of the data it </w:t>
      </w:r>
      <w:r w:rsidRPr="4986D35A">
        <w:rPr>
          <w:strike w:val="1"/>
          <w:rPrChange w:author="Syed Ahmed" w:date="2026-09-16T14:25:44.057Z" w16du:dateUtc="2026-09-16T14:25:44.057Z" w:id="2061638139"/>
        </w:rPr>
        <w:t>holds</w:t>
      </w:r>
      <w:r w:rsidRPr="4986D35A">
        <w:rPr>
          <w:strike w:val="1"/>
          <w:rPrChange w:author="Syed Ahmed" w:date="2026-09-16T14:25:44.057Z" w16du:dateUtc="2026-09-16T14:25:44.057Z" w:id="845932426"/>
        </w:rPr>
        <w:t xml:space="preserve"> and the internal move group it belongs to. Non-production is migrated ahead of production deliberately, so that the process is proven on a system whose failure costs nothing. Environments that are dormant or unused are </w:t>
      </w:r>
      <w:r w:rsidRPr="4986D35A">
        <w:rPr>
          <w:strike w:val="1"/>
          <w:rPrChange w:author="Syed Ahmed" w:date="2026-09-16T14:25:44.057Z" w16du:dateUtc="2026-09-16T14:25:44.057Z" w:id="497968198"/>
        </w:rPr>
        <w:t>identified</w:t>
      </w:r>
      <w:r w:rsidRPr="4986D35A">
        <w:rPr>
          <w:strike w:val="1"/>
          <w:rPrChange w:author="Syed Ahmed" w:date="2026-09-16T14:25:44.057Z" w16du:dateUtc="2026-09-16T14:25:44.057Z" w:id="618279858"/>
        </w:rPr>
        <w:t xml:space="preserve"> here as retirement candidates rather than migrated by default.</w:t>
      </w:r>
    </w:p>
    <w:p w:rsidR="001F702A" w:rsidRDefault="001F702A" w14:paraId="796FA6BC" w14:textId="77777777">
      <w:pPr>
        <w:pStyle w:val="Compact"/>
      </w:pPr>
    </w:p>
    <w:tbl>
      <w:tblPr>
        <w:tblStyle w:val="Table"/>
        <w:tblW w:w="5000" w:type="pct"/>
        <w:tblLook w:val="0020" w:firstRow="1" w:lastRow="0" w:firstColumn="0" w:lastColumn="0" w:noHBand="0" w:noVBand="0"/>
      </w:tblPr>
      <w:tblGrid>
        <w:gridCol w:w="961"/>
        <w:gridCol w:w="1223"/>
        <w:gridCol w:w="5279"/>
        <w:gridCol w:w="1024"/>
        <w:gridCol w:w="989"/>
      </w:tblGrid>
      <w:tr w:rsidR="001F702A" w:rsidTr="001F702A" w14:paraId="796FA6C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6BD" w14:textId="77777777">
            <w:pPr>
              <w:pStyle w:val="Compact"/>
            </w:pPr>
            <w:r>
              <w:rPr>
                <w:b/>
                <w:bCs/>
              </w:rPr>
              <w:t>Environment</w:t>
            </w:r>
          </w:p>
        </w:tc>
        <w:tc>
          <w:tcPr>
            <w:tcW w:w="0" w:type="auto"/>
          </w:tcPr>
          <w:p w:rsidR="001F702A" w:rsidRDefault="00000000" w14:paraId="796FA6BE" w14:textId="77777777">
            <w:pPr>
              <w:pStyle w:val="Compact"/>
            </w:pPr>
            <w:r>
              <w:rPr>
                <w:b/>
                <w:bCs/>
              </w:rPr>
              <w:t>Purpose</w:t>
            </w:r>
          </w:p>
        </w:tc>
        <w:tc>
          <w:tcPr>
            <w:tcW w:w="0" w:type="auto"/>
          </w:tcPr>
          <w:p w:rsidR="001F702A" w:rsidRDefault="00000000" w14:paraId="796FA6BF" w14:textId="77777777">
            <w:pPr>
              <w:pStyle w:val="Compact"/>
            </w:pPr>
            <w:r>
              <w:rPr>
                <w:b/>
                <w:bCs/>
              </w:rPr>
              <w:t>URL / Endpoint</w:t>
            </w:r>
          </w:p>
        </w:tc>
        <w:tc>
          <w:tcPr>
            <w:tcW w:w="0" w:type="auto"/>
          </w:tcPr>
          <w:p w:rsidR="001F702A" w:rsidRDefault="00000000" w14:paraId="796FA6C0" w14:textId="77777777">
            <w:pPr>
              <w:pStyle w:val="Compact"/>
            </w:pPr>
            <w:r>
              <w:rPr>
                <w:b/>
                <w:bCs/>
              </w:rPr>
              <w:t>Data Source</w:t>
            </w:r>
          </w:p>
        </w:tc>
        <w:tc>
          <w:tcPr>
            <w:tcW w:w="0" w:type="auto"/>
          </w:tcPr>
          <w:p w:rsidR="001F702A" w:rsidRDefault="00000000" w14:paraId="796FA6C1" w14:textId="77777777">
            <w:pPr>
              <w:pStyle w:val="Compact"/>
            </w:pPr>
            <w:r>
              <w:rPr>
                <w:b/>
                <w:bCs/>
              </w:rPr>
              <w:t>Migration Wave</w:t>
            </w:r>
          </w:p>
        </w:tc>
      </w:tr>
      <w:tr w:rsidR="001F702A" w14:paraId="796FA6C8" w14:textId="77777777">
        <w:tc>
          <w:tcPr>
            <w:tcW w:w="0" w:type="auto"/>
          </w:tcPr>
          <w:p w:rsidR="001F702A" w:rsidRDefault="00000000" w14:paraId="796FA6C3" w14:textId="77777777">
            <w:pPr>
              <w:pStyle w:val="Compact"/>
            </w:pPr>
            <w:r>
              <w:rPr>
                <w:i/>
                <w:iCs/>
              </w:rPr>
              <w:t>DEV</w:t>
            </w:r>
          </w:p>
        </w:tc>
        <w:tc>
          <w:tcPr>
            <w:tcW w:w="0" w:type="auto"/>
          </w:tcPr>
          <w:p w:rsidR="001F702A" w:rsidRDefault="00000000" w14:paraId="796FA6C4" w14:textId="77777777">
            <w:pPr>
              <w:pStyle w:val="Compact"/>
            </w:pPr>
            <w:r>
              <w:rPr>
                <w:i/>
                <w:iCs/>
              </w:rPr>
              <w:t>Development</w:t>
            </w:r>
          </w:p>
        </w:tc>
        <w:tc>
          <w:tcPr>
            <w:tcW w:w="0" w:type="auto"/>
          </w:tcPr>
          <w:p w:rsidR="001F702A" w:rsidRDefault="00000000" w14:paraId="796FA6C5" w14:textId="77777777">
            <w:pPr>
              <w:pStyle w:val="Compact"/>
            </w:pPr>
            <w:r>
              <w:rPr>
                <w:i/>
                <w:iCs/>
              </w:rPr>
              <w:t>Not yet provided — endpoint URL not on file (Appendix B item 05). Not on file in the evidence pack (searched per the Appendix B source-exhaustion note, 26-Aug-2026); requested from GEHA (Appendix B; register W3-UTIL).</w:t>
            </w:r>
          </w:p>
        </w:tc>
        <w:tc>
          <w:tcPr>
            <w:tcW w:w="0" w:type="auto"/>
          </w:tcPr>
          <w:p w:rsidR="001F702A" w:rsidRDefault="00000000" w14:paraId="796FA6C6" w14:textId="77777777">
            <w:pPr>
              <w:pStyle w:val="Compact"/>
            </w:pPr>
            <w:r>
              <w:rPr>
                <w:i/>
                <w:iCs/>
              </w:rPr>
              <w:t>Non-production data</w:t>
            </w:r>
          </w:p>
        </w:tc>
        <w:tc>
          <w:tcPr>
            <w:tcW w:w="0" w:type="auto"/>
          </w:tcPr>
          <w:p w:rsidR="001F702A" w:rsidRDefault="00000000" w14:paraId="796FA6C7" w14:textId="77777777">
            <w:pPr>
              <w:pStyle w:val="Compact"/>
            </w:pPr>
            <w:r>
              <w:rPr>
                <w:i/>
                <w:iCs/>
              </w:rPr>
              <w:t>1 host-rows observed</w:t>
            </w:r>
          </w:p>
        </w:tc>
      </w:tr>
      <w:tr w:rsidR="001F702A" w14:paraId="796FA6CE" w14:textId="77777777">
        <w:tc>
          <w:tcPr>
            <w:tcW w:w="0" w:type="auto"/>
          </w:tcPr>
          <w:p w:rsidR="001F702A" w:rsidRDefault="00000000" w14:paraId="796FA6C9" w14:textId="77777777">
            <w:pPr>
              <w:pStyle w:val="Compact"/>
            </w:pPr>
            <w:r>
              <w:rPr>
                <w:i/>
                <w:iCs/>
              </w:rPr>
              <w:t>PROD</w:t>
            </w:r>
          </w:p>
        </w:tc>
        <w:tc>
          <w:tcPr>
            <w:tcW w:w="0" w:type="auto"/>
          </w:tcPr>
          <w:p w:rsidR="001F702A" w:rsidRDefault="00000000" w14:paraId="796FA6CA" w14:textId="77777777">
            <w:pPr>
              <w:pStyle w:val="Compact"/>
            </w:pPr>
            <w:r>
              <w:rPr>
                <w:i/>
                <w:iCs/>
              </w:rPr>
              <w:t>Live business use</w:t>
            </w:r>
          </w:p>
        </w:tc>
        <w:tc>
          <w:tcPr>
            <w:tcW w:w="0" w:type="auto"/>
          </w:tcPr>
          <w:p w:rsidR="001F702A" w:rsidRDefault="00000000" w14:paraId="796FA6CB" w14:textId="77777777">
            <w:pPr>
              <w:pStyle w:val="Compact"/>
            </w:pPr>
            <w:r>
              <w:rPr>
                <w:i/>
                <w:iCs/>
              </w:rPr>
              <w:t>Not yet provided — endpoint URL not on file (Appendix B item 05). Not on file in the evidence pack (searched per the Appendix B source-exhaustion note, 26-Aug-2026); requested from GEHA (Appendix B; register W3-UTIL).</w:t>
            </w:r>
          </w:p>
        </w:tc>
        <w:tc>
          <w:tcPr>
            <w:tcW w:w="0" w:type="auto"/>
          </w:tcPr>
          <w:p w:rsidR="001F702A" w:rsidRDefault="00000000" w14:paraId="796FA6CC" w14:textId="77777777">
            <w:pPr>
              <w:pStyle w:val="Compact"/>
            </w:pPr>
            <w:r>
              <w:rPr>
                <w:i/>
                <w:iCs/>
              </w:rPr>
              <w:t>Live data</w:t>
            </w:r>
          </w:p>
        </w:tc>
        <w:tc>
          <w:tcPr>
            <w:tcW w:w="0" w:type="auto"/>
          </w:tcPr>
          <w:p w:rsidR="001F702A" w:rsidRDefault="00000000" w14:paraId="796FA6CD" w14:textId="77777777">
            <w:pPr>
              <w:pStyle w:val="Compact"/>
            </w:pPr>
            <w:r>
              <w:rPr>
                <w:i/>
                <w:iCs/>
              </w:rPr>
              <w:t>5 host-rows observed</w:t>
            </w:r>
          </w:p>
        </w:tc>
      </w:tr>
      <w:tr w:rsidR="001F702A" w14:paraId="796FA6D4" w14:textId="77777777">
        <w:tc>
          <w:tcPr>
            <w:tcW w:w="0" w:type="auto"/>
          </w:tcPr>
          <w:p w:rsidR="001F702A" w:rsidRDefault="00000000" w14:paraId="796FA6CF" w14:textId="77777777">
            <w:pPr>
              <w:pStyle w:val="Compact"/>
            </w:pPr>
            <w:r>
              <w:rPr>
                <w:i/>
                <w:iCs/>
              </w:rPr>
              <w:t>TEST</w:t>
            </w:r>
          </w:p>
        </w:tc>
        <w:tc>
          <w:tcPr>
            <w:tcW w:w="0" w:type="auto"/>
          </w:tcPr>
          <w:p w:rsidR="001F702A" w:rsidRDefault="00000000" w14:paraId="796FA6D0" w14:textId="77777777">
            <w:pPr>
              <w:pStyle w:val="Compact"/>
            </w:pPr>
            <w:r>
              <w:rPr>
                <w:i/>
                <w:iCs/>
              </w:rPr>
              <w:t>Pre-production validation</w:t>
            </w:r>
          </w:p>
        </w:tc>
        <w:tc>
          <w:tcPr>
            <w:tcW w:w="0" w:type="auto"/>
          </w:tcPr>
          <w:p w:rsidR="001F702A" w:rsidRDefault="00000000" w14:paraId="796FA6D1" w14:textId="77777777">
            <w:pPr>
              <w:pStyle w:val="Compact"/>
            </w:pPr>
            <w:r>
              <w:rPr>
                <w:i/>
                <w:iCs/>
              </w:rPr>
              <w:t>Not yet provided — endpoint URL not on file (Appendix B item 05). Not on file in the evidence pack (searched per the Appendix B source-exhaustion note, 26-Aug-2026); requested from GEHA (Appendix B; register W3-UTIL).</w:t>
            </w:r>
          </w:p>
        </w:tc>
        <w:tc>
          <w:tcPr>
            <w:tcW w:w="0" w:type="auto"/>
          </w:tcPr>
          <w:p w:rsidR="001F702A" w:rsidRDefault="00000000" w14:paraId="796FA6D2" w14:textId="77777777">
            <w:pPr>
              <w:pStyle w:val="Compact"/>
            </w:pPr>
            <w:r>
              <w:rPr>
                <w:i/>
                <w:iCs/>
              </w:rPr>
              <w:t>Non-production data</w:t>
            </w:r>
          </w:p>
        </w:tc>
        <w:tc>
          <w:tcPr>
            <w:tcW w:w="0" w:type="auto"/>
          </w:tcPr>
          <w:p w:rsidR="001F702A" w:rsidRDefault="00000000" w14:paraId="796FA6D3" w14:textId="77777777">
            <w:pPr>
              <w:pStyle w:val="Compact"/>
            </w:pPr>
            <w:r>
              <w:rPr>
                <w:i/>
                <w:iCs/>
              </w:rPr>
              <w:t>2 host-rows observed</w:t>
            </w:r>
          </w:p>
        </w:tc>
      </w:tr>
    </w:tbl>
    <w:p w:rsidR="001F702A" w:rsidRDefault="00000000" w14:paraId="796FA6D5" w14:textId="77777777">
      <w:pPr>
        <w:pStyle w:val="BodyText"/>
      </w:pPr>
      <w:r>
        <w:rPr>
          <w:b/>
          <w:bCs/>
          <w:sz w:val="15"/>
          <w:szCs w:val="15"/>
        </w:rPr>
        <w:t>Table 4.10 — Environment Inventory</w:t>
      </w:r>
    </w:p>
    <w:p w:rsidR="001F702A" w:rsidRDefault="001F702A" w14:paraId="796FA6D6" w14:textId="77777777">
      <w:pPr>
        <w:pStyle w:val="Compact"/>
      </w:pPr>
    </w:p>
    <w:p w:rsidR="001F702A" w:rsidP="4986D35A" w:rsidRDefault="00000000" w14:paraId="796FA6D7" w14:textId="77777777">
      <w:pPr>
        <w:pStyle w:val="Heading2"/>
        <w:rPr>
          <w:strike w:val="1"/>
          <w:rPrChange w:author="Syed Ahmed" w:date="2026-09-16T14:26:42.003Z" w:id="1991784361"/>
        </w:rPr>
      </w:pPr>
      <w:bookmarkStart w:name="availability-backup-position" w:id="31"/>
      <w:bookmarkEnd w:id="30"/>
      <w:r w:rsidRPr="4986D35A">
        <w:rPr>
          <w:strike w:val="1"/>
          <w:rPrChange w:author="Syed Ahmed" w:date="2026-09-16T14:26:42.002Z" w16du:dateUtc="2026-09-16T14:26:42.002Z" w:id="1083095664"/>
        </w:rPr>
        <w:t>4.11 Availability &amp; Backup Position</w:t>
      </w:r>
    </w:p>
    <w:p w:rsidR="001F702A" w:rsidP="4986D35A" w:rsidRDefault="00000000" w14:paraId="796FA6D8" w14:textId="77777777">
      <w:pPr>
        <w:pStyle w:val="FirstParagraph"/>
        <w:rPr>
          <w:strike w:val="1"/>
          <w:rPrChange w:author="Syed Ahmed" w:date="2026-09-16T14:26:42.004Z" w:id="410833514"/>
        </w:rPr>
      </w:pPr>
      <w:r w:rsidRPr="4986D35A">
        <w:rPr>
          <w:strike w:val="1"/>
          <w:rPrChange w:author="Syed Ahmed" w:date="2026-09-16T14:26:42.004Z" w16du:dateUtc="2026-09-16T14:26:42.004Z" w:id="1356059555"/>
        </w:rPr>
        <w:t xml:space="preserve">Availability and backup posture </w:t>
      </w:r>
      <w:r w:rsidRPr="4986D35A">
        <w:rPr>
          <w:strike w:val="1"/>
          <w:rPrChange w:author="Syed Ahmed" w:date="2026-09-16T14:26:42.004Z" w16du:dateUtc="2026-09-16T14:26:42.004Z" w:id="1224798482"/>
        </w:rPr>
        <w:t>is</w:t>
      </w:r>
      <w:r w:rsidRPr="4986D35A">
        <w:rPr>
          <w:strike w:val="1"/>
          <w:rPrChange w:author="Syed Ahmed" w:date="2026-09-16T14:26:42.004Z" w16du:dateUtc="2026-09-16T14:26:42.004Z" w:id="1395432542"/>
        </w:rPr>
        <w:t xml:space="preserve"> recorded here to the extent that it bears on the migration itself, rather than as a description of steady-state operations. Cluster and replication topology </w:t>
      </w:r>
      <w:r w:rsidRPr="4986D35A">
        <w:rPr>
          <w:strike w:val="1"/>
          <w:rPrChange w:author="Syed Ahmed" w:date="2026-09-16T14:26:42.004Z" w16du:dateUtc="2026-09-16T14:26:42.004Z" w:id="382677019"/>
        </w:rPr>
        <w:t>is</w:t>
      </w:r>
      <w:r w:rsidRPr="4986D35A">
        <w:rPr>
          <w:strike w:val="1"/>
          <w:rPrChange w:author="Syed Ahmed" w:date="2026-09-16T14:26:42.004Z" w16du:dateUtc="2026-09-16T14:26:42.004Z" w:id="810941765"/>
        </w:rPr>
        <w:t xml:space="preserve"> captured because it </w:t>
      </w:r>
      <w:r w:rsidRPr="4986D35A">
        <w:rPr>
          <w:strike w:val="1"/>
          <w:rPrChange w:author="Syed Ahmed" w:date="2026-09-16T14:26:42.004Z" w16du:dateUtc="2026-09-16T14:26:42.004Z" w:id="1271264281"/>
        </w:rPr>
        <w:t>determines</w:t>
      </w:r>
      <w:r w:rsidRPr="4986D35A">
        <w:rPr>
          <w:strike w:val="1"/>
          <w:rPrChange w:author="Syed Ahmed" w:date="2026-09-16T14:26:42.004Z" w16du:dateUtc="2026-09-16T14:26:42.004Z" w:id="877367401"/>
        </w:rPr>
        <w:t xml:space="preserve"> which migration methods are available, and a verified restore point is captured because it is the only genuine protection across the cutover window. The recovery </w:t>
      </w:r>
      <w:r w:rsidRPr="4986D35A">
        <w:rPr>
          <w:strike w:val="1"/>
          <w:rPrChange w:author="Syed Ahmed" w:date="2026-09-16T14:26:42.004Z" w16du:dateUtc="2026-09-16T14:26:42.004Z" w:id="1157073526"/>
        </w:rPr>
        <w:t>point</w:t>
      </w:r>
      <w:r w:rsidRPr="4986D35A">
        <w:rPr>
          <w:strike w:val="1"/>
          <w:rPrChange w:author="Syed Ahmed" w:date="2026-09-16T14:26:42.004Z" w16du:dateUtc="2026-09-16T14:26:42.004Z" w:id="855588344"/>
        </w:rPr>
        <w:t xml:space="preserve"> the current configuration </w:t>
      </w:r>
      <w:r w:rsidRPr="4986D35A">
        <w:rPr>
          <w:strike w:val="1"/>
          <w:rPrChange w:author="Syed Ahmed" w:date="2026-09-16T14:26:42.004Z" w16du:dateUtc="2026-09-16T14:26:42.004Z" w:id="1564209360"/>
        </w:rPr>
        <w:t>actually delivers</w:t>
      </w:r>
      <w:r w:rsidRPr="4986D35A">
        <w:rPr>
          <w:strike w:val="1"/>
          <w:rPrChange w:author="Syed Ahmed" w:date="2026-09-16T14:26:42.004Z" w16du:dateUtc="2026-09-16T14:26:42.004Z" w:id="116960020"/>
        </w:rPr>
        <w:t xml:space="preserve"> is recorded alongside the </w:t>
      </w:r>
      <w:r w:rsidRPr="4986D35A">
        <w:rPr>
          <w:strike w:val="1"/>
          <w:rPrChange w:author="Syed Ahmed" w:date="2026-09-16T14:26:42.004Z" w16du:dateUtc="2026-09-16T14:26:42.004Z" w:id="895055813"/>
        </w:rPr>
        <w:t>objective</w:t>
      </w:r>
      <w:r w:rsidRPr="4986D35A">
        <w:rPr>
          <w:strike w:val="1"/>
          <w:rPrChange w:author="Syed Ahmed" w:date="2026-09-16T14:26:42.004Z" w16du:dateUtc="2026-09-16T14:26:42.004Z" w:id="436873996"/>
        </w:rPr>
        <w:t xml:space="preserve"> the business believes it has, since the two </w:t>
      </w:r>
      <w:r w:rsidRPr="4986D35A">
        <w:rPr>
          <w:strike w:val="1"/>
          <w:rPrChange w:author="Syed Ahmed" w:date="2026-09-16T14:26:42.004Z" w16du:dateUtc="2026-09-16T14:26:42.004Z" w:id="311763227"/>
        </w:rPr>
        <w:t>frequently</w:t>
      </w:r>
      <w:r w:rsidRPr="4986D35A">
        <w:rPr>
          <w:strike w:val="1"/>
          <w:rPrChange w:author="Syed Ahmed" w:date="2026-09-16T14:26:42.004Z" w16du:dateUtc="2026-09-16T14:26:42.004Z" w:id="351755557"/>
        </w:rPr>
        <w:t xml:space="preserve"> </w:t>
      </w:r>
      <w:r w:rsidRPr="4986D35A">
        <w:rPr>
          <w:strike w:val="1"/>
          <w:rPrChange w:author="Syed Ahmed" w:date="2026-09-16T14:26:42.004Z" w16du:dateUtc="2026-09-16T14:26:42.004Z" w:id="1647310069"/>
        </w:rPr>
        <w:t>differ</w:t>
      </w:r>
      <w:r w:rsidRPr="4986D35A">
        <w:rPr>
          <w:strike w:val="1"/>
          <w:rPrChange w:author="Syed Ahmed" w:date="2026-09-16T14:26:42.004Z" w16du:dateUtc="2026-09-16T14:26:42.004Z" w:id="946547290"/>
        </w:rPr>
        <w:t xml:space="preserve"> and the target should not be designed to an aspiration. Retention and legal-hold obligations, and any standby copy holding live data, are recorded because both outlive the source system.</w:t>
      </w:r>
    </w:p>
    <w:p w:rsidR="001F702A" w:rsidP="4986D35A" w:rsidRDefault="001F702A" w14:paraId="796FA6D9" w14:textId="77777777">
      <w:pPr>
        <w:pStyle w:val="Compact"/>
        <w:rPr>
          <w:strike w:val="1"/>
          <w:rPrChange w:author="Syed Ahmed" w:date="2026-09-16T14:26:42.005Z" w:id="2136646640"/>
        </w:rPr>
      </w:pPr>
    </w:p>
    <w:tbl>
      <w:tblPr>
        <w:tblStyle w:val="Table"/>
        <w:tblW w:w="5000" w:type="pct"/>
        <w:tblLook w:val="0020" w:firstRow="1" w:lastRow="0" w:firstColumn="0" w:lastColumn="0" w:noHBand="0" w:noVBand="0"/>
      </w:tblPr>
      <w:tblGrid>
        <w:gridCol w:w="1170"/>
        <w:gridCol w:w="8306"/>
      </w:tblGrid>
      <w:tr w:rsidR="001F702A" w:rsidTr="4986D35A" w14:paraId="796FA6DC"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DA" w14:textId="77777777">
            <w:pPr>
              <w:pStyle w:val="Compact"/>
              <w:rPr>
                <w:b w:val="1"/>
                <w:bCs w:val="1"/>
                <w:strike w:val="1"/>
                <w:rPrChange w:author="Syed Ahmed" w:date="2026-09-16T14:26:42.005Z" w:id="575789894"/>
              </w:rPr>
            </w:pPr>
            <w:r w:rsidRPr="4986D35A">
              <w:rPr>
                <w:b w:val="1"/>
                <w:bCs w:val="1"/>
                <w:strike w:val="1"/>
                <w:rPrChange w:author="Syed Ahmed" w:date="2026-09-16T14:26:42.005Z" w16du:dateUtc="2026-09-16T14:26:42.005Z" w:id="976353244">
                  <w:rPr>
                    <w:b w:val="1"/>
                    <w:bCs w:val="1"/>
                  </w:rPr>
                </w:rPrChange>
              </w:rPr>
              <w:t>High Availability Topology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DB" w14:textId="77777777">
            <w:pPr>
              <w:pStyle w:val="Compact"/>
              <w:rPr>
                <w:strike w:val="1"/>
                <w:rPrChange w:author="Syed Ahmed" w:date="2026-09-16T14:26:42.005Z" w:id="1426702775"/>
              </w:rPr>
            </w:pPr>
            <w:r w:rsidRPr="4986D35A">
              <w:rPr>
                <w:strike w:val="1"/>
                <w:rPrChange w:author="Syed Ahmed" w:date="2026-09-16T14:26:42.005Z" w16du:dateUtc="2026-09-16T14:26:42.005Z" w:id="1829342476"/>
              </w:rPr>
              <w:t>Not yet provided — requested from GEHA, required by 2026-09-15 (Appendix B, item 16</w:t>
            </w:r>
            <w:r w:rsidRPr="4986D35A">
              <w:rPr>
                <w:strike w:val="1"/>
                <w:rPrChange w:author="Syed Ahmed" w:date="2026-09-16T14:26:42.005Z" w16du:dateUtc="2026-09-16T14:26:42.005Z" w:id="736292590"/>
              </w:rPr>
              <w:t>).Standalone</w:t>
            </w:r>
            <w:r w:rsidRPr="4986D35A">
              <w:rPr>
                <w:strike w:val="1"/>
                <w:rPrChange w:author="Syed Ahmed" w:date="2026-09-16T14:26:42.005Z" w16du:dateUtc="2026-09-16T14:26:42.005Z" w:id="1505188615"/>
              </w:rPr>
              <w:t xml:space="preserve"> ☐ Clustered ☐ Replicated / mirrored ☐ Load-balanced pair — Not yet provided — per tier. Anything other than standalone changes the migration method — record which tier and what form. Not on file in the evidence pack (searched per the Appendix B source-exhaustion note, 26-Aug-2026); requested from GEHA (Appendix B; register W3-UTIL).</w:t>
            </w:r>
          </w:p>
        </w:tc>
      </w:tr>
      <w:tr w:rsidR="001F702A" w:rsidTr="4986D35A" w14:paraId="796FA6D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DD" w14:textId="77777777">
            <w:pPr>
              <w:pStyle w:val="Compact"/>
              <w:rPr>
                <w:b w:val="1"/>
                <w:bCs w:val="1"/>
                <w:strike w:val="1"/>
                <w:rPrChange w:author="Syed Ahmed" w:date="2026-09-16T14:26:42.006Z" w:id="1159858130"/>
              </w:rPr>
            </w:pPr>
            <w:r w:rsidRPr="4986D35A">
              <w:rPr>
                <w:b w:val="1"/>
                <w:bCs w:val="1"/>
                <w:strike w:val="1"/>
                <w:rPrChange w:author="Syed Ahmed" w:date="2026-09-16T14:26:42.006Z" w16du:dateUtc="2026-09-16T14:26:42.006Z" w:id="350471447">
                  <w:rPr>
                    <w:b w:val="1"/>
                    <w:bCs w:val="1"/>
                  </w:rPr>
                </w:rPrChange>
              </w:rPr>
              <w:t>Known Single Points of Failure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DE" w14:textId="77777777">
            <w:pPr>
              <w:pStyle w:val="Compact"/>
              <w:rPr>
                <w:i w:val="1"/>
                <w:iCs w:val="1"/>
                <w:strike w:val="1"/>
                <w:rPrChange w:author="Syed Ahmed" w:date="2026-09-16T14:26:42.006Z" w:id="361381080"/>
              </w:rPr>
            </w:pPr>
            <w:r w:rsidRPr="4986D35A">
              <w:rPr>
                <w:i w:val="1"/>
                <w:iCs w:val="1"/>
                <w:strike w:val="1"/>
                <w:rPrChange w:author="Syed Ahmed" w:date="2026-09-16T14:26:42.006Z" w16du:dateUtc="2026-09-16T14:26:42.006Z" w:id="1206128651">
                  <w:rPr>
                    <w:i w:val="1"/>
                    <w:iCs w:val="1"/>
                  </w:rPr>
                </w:rPrChange>
              </w:rPr>
              <w:t>Not yet provided — requested from GEHA, required by 2026-09-15 (Appendix B, item 05).</w:t>
            </w:r>
          </w:p>
        </w:tc>
      </w:tr>
      <w:tr w:rsidR="001F702A" w:rsidTr="4986D35A" w14:paraId="796FA6E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E0" w14:textId="77777777">
            <w:pPr>
              <w:pStyle w:val="Compact"/>
              <w:rPr>
                <w:b w:val="1"/>
                <w:bCs w:val="1"/>
                <w:strike w:val="1"/>
                <w:rPrChange w:author="Syed Ahmed" w:date="2026-09-16T14:26:42.007Z" w:id="207841349"/>
              </w:rPr>
            </w:pPr>
            <w:r w:rsidRPr="4986D35A">
              <w:rPr>
                <w:b w:val="1"/>
                <w:bCs w:val="1"/>
                <w:strike w:val="1"/>
                <w:rPrChange w:author="Syed Ahmed" w:date="2026-09-16T14:26:42.006Z" w16du:dateUtc="2026-09-16T14:26:42.006Z" w:id="2145816430">
                  <w:rPr>
                    <w:b w:val="1"/>
                    <w:bCs w:val="1"/>
                  </w:rPr>
                </w:rPrChange>
              </w:rPr>
              <w:t>Backup Product &amp; Schedule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E1" w14:textId="77777777">
            <w:pPr>
              <w:pStyle w:val="Compact"/>
              <w:rPr>
                <w:i w:val="1"/>
                <w:iCs w:val="1"/>
                <w:strike w:val="1"/>
                <w:rPrChange w:author="Syed Ahmed" w:date="2026-09-16T14:26:42.007Z" w:id="793217581"/>
              </w:rPr>
            </w:pPr>
            <w:r w:rsidRPr="4986D35A">
              <w:rPr>
                <w:i w:val="1"/>
                <w:iCs w:val="1"/>
                <w:strike w:val="1"/>
                <w:rPrChange w:author="Syed Ahmed" w:date="2026-09-16T14:26:42.007Z" w16du:dateUtc="2026-09-16T14:26:42.007Z" w:id="584424711">
                  <w:rPr>
                    <w:i w:val="1"/>
                    <w:iCs w:val="1"/>
                  </w:rPr>
                </w:rPrChange>
              </w:rPr>
              <w:t xml:space="preserve">Per-host vCenter backup policies on file: LSUTILPRD101 "8WK Backup, </w:t>
            </w:r>
            <w:r w:rsidRPr="4986D35A">
              <w:rPr>
                <w:i w:val="1"/>
                <w:iCs w:val="1"/>
                <w:strike w:val="1"/>
                <w:rPrChange w:author="Syed Ahmed" w:date="2026-09-16T14:26:42.007Z" w16du:dateUtc="2026-09-16T14:26:42.007Z" w:id="856664337">
                  <w:rPr>
                    <w:i w:val="1"/>
                    <w:iCs w:val="1"/>
                  </w:rPr>
                </w:rPrChange>
              </w:rPr>
              <w:t>ansiblehost</w:t>
            </w:r>
            <w:r w:rsidRPr="4986D35A">
              <w:rPr>
                <w:i w:val="1"/>
                <w:iCs w:val="1"/>
                <w:strike w:val="1"/>
                <w:rPrChange w:author="Syed Ahmed" w:date="2026-09-16T14:26:42.007Z" w16du:dateUtc="2026-09-16T14:26:42.007Z" w:id="1453014109">
                  <w:rPr>
                    <w:i w:val="1"/>
                    <w:iCs w:val="1"/>
                  </w:rPr>
                </w:rPrChange>
              </w:rPr>
              <w:t>"; LXUTILPRD101, SECADMUTLPRD101, MSCOREOSPRD101 and NETBACKUPPRD101 "8WK Backup"; OIMTST101/102 and EAUTILDEV201 "2WK Backup</w:t>
            </w:r>
            <w:r w:rsidRPr="4986D35A">
              <w:rPr>
                <w:i w:val="1"/>
                <w:iCs w:val="1"/>
                <w:strike w:val="1"/>
                <w:rPrChange w:author="Syed Ahmed" w:date="2026-09-16T14:26:42.007Z" w16du:dateUtc="2026-09-16T14:26:42.007Z" w:id="212515150">
                  <w:rPr>
                    <w:i w:val="1"/>
                    <w:iCs w:val="1"/>
                  </w:rPr>
                </w:rPrChange>
              </w:rPr>
              <w:t>"  (</w:t>
            </w:r>
            <w:r w:rsidRPr="4986D35A">
              <w:rPr>
                <w:i w:val="1"/>
                <w:iCs w:val="1"/>
                <w:strike w:val="1"/>
                <w:rPrChange w:author="Syed Ahmed" w:date="2026-09-16T14:26:42.007Z" w16du:dateUtc="2026-09-16T14:26:42.007Z" w:id="1763176906">
                  <w:rPr>
                    <w:i w:val="1"/>
                    <w:iCs w:val="1"/>
                  </w:rPr>
                </w:rPrChange>
              </w:rPr>
              <w:t xml:space="preserve">Evidenced — </w:t>
            </w:r>
            <w:r w:rsidRPr="4986D35A">
              <w:rPr>
                <w:i w:val="1"/>
                <w:iCs w:val="1"/>
                <w:strike w:val="1"/>
                <w:rPrChange w:author="Syed Ahmed" w:date="2026-09-16T14:26:42.007Z" w16du:dateUtc="2026-09-16T14:26:42.007Z" w:id="473831834">
                  <w:rPr>
                    <w:i w:val="1"/>
                    <w:iCs w:val="1"/>
                  </w:rPr>
                </w:rPrChange>
              </w:rPr>
              <w:t>Server_VM_Inventory</w:t>
            </w:r>
            <w:r w:rsidRPr="4986D35A">
              <w:rPr>
                <w:i w:val="1"/>
                <w:iCs w:val="1"/>
                <w:strike w:val="1"/>
                <w:rPrChange w:author="Syed Ahmed" w:date="2026-09-16T14:26:42.007Z" w16du:dateUtc="2026-09-16T14:26:42.007Z" w:id="1364739290">
                  <w:rPr>
                    <w:i w:val="1"/>
                    <w:iCs w:val="1"/>
                  </w:rPr>
                </w:rPrChange>
              </w:rPr>
              <w:t xml:space="preserve"> (vCenter export), Backup Policy column, LS/LX tabs). Backup product and restore verification remain with GEHA (Appendix B item 17; register W3-UTIL-3).</w:t>
            </w:r>
          </w:p>
        </w:tc>
      </w:tr>
      <w:tr w:rsidR="001F702A" w:rsidTr="4986D35A" w14:paraId="796FA6E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E3" w14:textId="77777777">
            <w:pPr>
              <w:pStyle w:val="Compact"/>
              <w:rPr>
                <w:b w:val="1"/>
                <w:bCs w:val="1"/>
                <w:strike w:val="1"/>
                <w:rPrChange w:author="Syed Ahmed" w:date="2026-09-16T14:26:42.007Z" w:id="1594663171"/>
              </w:rPr>
            </w:pPr>
            <w:r w:rsidRPr="4986D35A">
              <w:rPr>
                <w:b w:val="1"/>
                <w:bCs w:val="1"/>
                <w:strike w:val="1"/>
                <w:rPrChange w:author="Syed Ahmed" w:date="2026-09-16T14:26:42.007Z" w16du:dateUtc="2026-09-16T14:26:42.007Z" w:id="1085256008">
                  <w:rPr>
                    <w:b w:val="1"/>
                    <w:bCs w:val="1"/>
                  </w:rPr>
                </w:rPrChange>
              </w:rPr>
              <w:t>Most Recent Verified Restore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E4" w14:textId="77777777">
            <w:pPr>
              <w:pStyle w:val="Compact"/>
              <w:rPr>
                <w:i w:val="1"/>
                <w:iCs w:val="1"/>
                <w:strike w:val="1"/>
                <w:rPrChange w:author="Syed Ahmed" w:date="2026-09-16T14:26:42.008Z" w:id="1933674030"/>
              </w:rPr>
            </w:pPr>
            <w:r w:rsidRPr="4986D35A">
              <w:rPr>
                <w:i w:val="1"/>
                <w:iCs w:val="1"/>
                <w:strike w:val="1"/>
                <w:rPrChange w:author="Syed Ahmed" w:date="2026-09-16T14:26:42.007Z" w16du:dateUtc="2026-09-16T14:26:42.007Z" w:id="352818340">
                  <w:rPr>
                    <w:i w:val="1"/>
                    <w:iCs w:val="1"/>
                  </w:rPr>
                </w:rPrChange>
              </w:rPr>
              <w:t>Not on file — the vCenter export records backup policy but no restore-verification history; searched the full evidence pack (Appendix B note); requested from GEHA (Appendix B item 17; register W3-UTIL-3).</w:t>
            </w:r>
          </w:p>
        </w:tc>
      </w:tr>
      <w:tr w:rsidR="001F702A" w:rsidTr="4986D35A" w14:paraId="796FA6E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E6" w14:textId="77777777">
            <w:pPr>
              <w:pStyle w:val="Compact"/>
              <w:rPr>
                <w:b w:val="1"/>
                <w:bCs w:val="1"/>
                <w:strike w:val="1"/>
                <w:rPrChange w:author="Syed Ahmed" w:date="2026-09-16T14:26:42.008Z" w:id="896336110"/>
              </w:rPr>
            </w:pPr>
            <w:r w:rsidRPr="4986D35A">
              <w:rPr>
                <w:b w:val="1"/>
                <w:bCs w:val="1"/>
                <w:strike w:val="1"/>
                <w:rPrChange w:author="Syed Ahmed" w:date="2026-09-16T14:26:42.008Z" w16du:dateUtc="2026-09-16T14:26:42.008Z" w:id="580804809">
                  <w:rPr>
                    <w:b w:val="1"/>
                    <w:bCs w:val="1"/>
                  </w:rPr>
                </w:rPrChange>
              </w:rPr>
              <w:t>Retention &amp; Legal Hold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E7" w14:textId="77777777">
            <w:pPr>
              <w:pStyle w:val="Compact"/>
              <w:rPr>
                <w:i w:val="1"/>
                <w:iCs w:val="1"/>
                <w:strike w:val="1"/>
                <w:rPrChange w:author="Syed Ahmed" w:date="2026-09-16T14:26:42.008Z" w:id="1806738224"/>
              </w:rPr>
            </w:pPr>
            <w:r w:rsidRPr="4986D35A">
              <w:rPr>
                <w:i w:val="1"/>
                <w:iCs w:val="1"/>
                <w:strike w:val="1"/>
                <w:rPrChange w:author="Syed Ahmed" w:date="2026-09-16T14:26:42.008Z" w16du:dateUtc="2026-09-16T14:26:42.008Z" w:id="865099172">
                  <w:rPr>
                    <w:i w:val="1"/>
                    <w:iCs w:val="1"/>
                  </w:rPr>
                </w:rPrChange>
              </w:rPr>
              <w:t>Not yet provided — requested from GEHA, required by 2026-09-30 (Appendix B, item 12).</w:t>
            </w:r>
          </w:p>
        </w:tc>
      </w:tr>
      <w:tr w:rsidR="001F702A" w:rsidTr="4986D35A" w14:paraId="796FA6E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E9" w14:textId="77777777">
            <w:pPr>
              <w:pStyle w:val="Compact"/>
              <w:rPr>
                <w:b w:val="1"/>
                <w:bCs w:val="1"/>
                <w:strike w:val="1"/>
                <w:rPrChange w:author="Syed Ahmed" w:date="2026-09-16T14:26:42.009Z" w:id="2107501973"/>
              </w:rPr>
            </w:pPr>
            <w:r w:rsidRPr="4986D35A">
              <w:rPr>
                <w:b w:val="1"/>
                <w:bCs w:val="1"/>
                <w:strike w:val="1"/>
                <w:rPrChange w:author="Syed Ahmed" w:date="2026-09-16T14:26:42.009Z" w16du:dateUtc="2026-09-16T14:26:42.009Z" w:id="1180839059">
                  <w:rPr>
                    <w:b w:val="1"/>
                    <w:bCs w:val="1"/>
                  </w:rPr>
                </w:rPrChange>
              </w:rPr>
              <w:t>Achieved RPO Today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EA" w14:textId="77777777">
            <w:pPr>
              <w:pStyle w:val="Compact"/>
              <w:rPr>
                <w:i w:val="1"/>
                <w:iCs w:val="1"/>
                <w:strike w:val="1"/>
                <w:rPrChange w:author="Syed Ahmed" w:date="2026-09-16T14:26:42.009Z" w:id="1295309405"/>
              </w:rPr>
            </w:pPr>
            <w:r w:rsidRPr="4986D35A">
              <w:rPr>
                <w:i w:val="1"/>
                <w:iCs w:val="1"/>
                <w:strike w:val="1"/>
                <w:rPrChange w:author="Syed Ahmed" w:date="2026-09-16T14:26:42.009Z" w16du:dateUtc="2026-09-16T14:26:42.009Z" w:id="1711855197">
                  <w:rPr>
                    <w:i w:val="1"/>
                    <w:iCs w:val="1"/>
                  </w:rPr>
                </w:rPrChange>
              </w:rPr>
              <w:t>Not yet provided — requested from GEHA, required by 2026-09-15 (Appendix B, item 16).</w:t>
            </w:r>
          </w:p>
        </w:tc>
      </w:tr>
      <w:tr w:rsidR="001F702A" w:rsidTr="4986D35A" w14:paraId="796FA6E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6EC" w14:textId="77777777">
            <w:pPr>
              <w:pStyle w:val="Compact"/>
              <w:rPr>
                <w:b w:val="1"/>
                <w:bCs w:val="1"/>
                <w:strike w:val="1"/>
                <w:rPrChange w:author="Syed Ahmed" w:date="2026-09-16T14:26:42.01Z" w:id="1923103101"/>
              </w:rPr>
            </w:pPr>
            <w:r w:rsidRPr="4986D35A">
              <w:rPr>
                <w:b w:val="1"/>
                <w:bCs w:val="1"/>
                <w:strike w:val="1"/>
                <w:rPrChange w:author="Syed Ahmed" w:date="2026-09-16T14:26:42.01Z" w16du:dateUtc="2026-09-16T14:26:42.01Z" w:id="169630590">
                  <w:rPr>
                    <w:b w:val="1"/>
                    <w:bCs w:val="1"/>
                  </w:rPr>
                </w:rPrChange>
              </w:rPr>
              <w:t>DR Replica or Standby Copy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6ED" w14:textId="77777777">
            <w:pPr>
              <w:pStyle w:val="Compact"/>
              <w:rPr>
                <w:strike w:val="1"/>
                <w:rPrChange w:author="Syed Ahmed" w:date="2026-09-16T14:26:42.011Z" w:id="1417182907"/>
              </w:rPr>
            </w:pPr>
            <w:r w:rsidRPr="4986D35A">
              <w:rPr>
                <w:strike w:val="1"/>
                <w:rPrChange w:author="Syed Ahmed" w:date="2026-09-16T14:26:42.011Z" w16du:dateUtc="2026-09-16T14:26:42.011Z" w:id="546623007"/>
              </w:rPr>
              <w:t>Not yet provided — requested from GEHA, required by 2026-09-15 (Appendix B, item 16</w:t>
            </w:r>
            <w:r w:rsidRPr="4986D35A">
              <w:rPr>
                <w:strike w:val="1"/>
                <w:rPrChange w:author="Syed Ahmed" w:date="2026-09-16T14:26:42.011Z" w16du:dateUtc="2026-09-16T14:26:42.011Z" w:id="55348512"/>
              </w:rPr>
              <w:t>).None</w:t>
            </w:r>
            <w:r w:rsidRPr="4986D35A">
              <w:rPr>
                <w:strike w:val="1"/>
                <w:rPrChange w:author="Syed Ahmed" w:date="2026-09-16T14:26:42.011Z" w16du:dateUtc="2026-09-16T14:26:42.011Z" w:id="1598713136"/>
              </w:rPr>
              <w:t xml:space="preserve"> ☐ Standby / replica exists — Not yet provided — if one exists, state whether it migrates, retires, or is left in place — a forgotten standby holds live data after go-li. Not on file in the evidence pack (searched per the Appendix B source-exhaustion note, 26-Aug-2026); requested from GEHA (Appendix B; register W3-UTIL).</w:t>
            </w:r>
          </w:p>
        </w:tc>
      </w:tr>
    </w:tbl>
    <w:p w:rsidR="001F702A" w:rsidP="4986D35A" w:rsidRDefault="00000000" w14:paraId="796FA6EF" w14:textId="77777777">
      <w:pPr>
        <w:pStyle w:val="BodyText"/>
        <w:rPr>
          <w:b w:val="1"/>
          <w:bCs w:val="1"/>
          <w:strike w:val="1"/>
          <w:sz w:val="15"/>
          <w:szCs w:val="15"/>
          <w:rPrChange w:author="Syed Ahmed" w:date="2026-09-16T14:26:42.011Z" w:id="1850162801"/>
        </w:rPr>
      </w:pPr>
      <w:r w:rsidRPr="4986D35A">
        <w:rPr>
          <w:b w:val="1"/>
          <w:bCs w:val="1"/>
          <w:strike w:val="1"/>
          <w:sz w:val="15"/>
          <w:szCs w:val="15"/>
          <w:rPrChange w:author="Syed Ahmed" w:date="2026-09-16T14:26:42.011Z" w16du:dateUtc="2026-09-16T14:26:42.011Z" w:id="76857076">
            <w:rPr>
              <w:b w:val="1"/>
              <w:bCs w:val="1"/>
              <w:sz w:val="15"/>
              <w:szCs w:val="15"/>
            </w:rPr>
          </w:rPrChange>
        </w:rPr>
        <w:t>Table 4.11 — Availability &amp; Backup Position</w:t>
      </w:r>
    </w:p>
    <w:p w:rsidR="001F702A" w:rsidRDefault="001F702A" w14:paraId="796FA6F0" w14:textId="77777777">
      <w:pPr>
        <w:pStyle w:val="Compact"/>
      </w:pPr>
    </w:p>
    <w:p w:rsidR="001F702A" w:rsidRDefault="00000000" w14:paraId="796FA6F1" w14:textId="77777777">
      <w:pPr>
        <w:pStyle w:val="Heading1"/>
        <w:pageBreakBefore/>
      </w:pPr>
      <w:bookmarkStart w:name="target-state" w:id="32"/>
      <w:bookmarkEnd w:id="10"/>
      <w:bookmarkEnd w:id="31"/>
      <w:r>
        <w:t>5. Target State</w:t>
      </w:r>
    </w:p>
    <w:p w:rsidR="001F702A" w:rsidRDefault="00000000" w14:paraId="796FA6F2" w14:textId="77777777">
      <w:pPr>
        <w:pStyle w:val="FirstParagraph"/>
      </w:pPr>
      <w:r>
        <w:rPr/>
        <w:t xml:space="preserve">The target state is defined here decision by decision, with the reasoning recorded alongside each choice. Unlike a vendor-operated service, this environment is designed and operated by GEHA, so an undocumented rationale cannot be reviewed and will not survive the staff changes that occur across a program of </w:t>
      </w:r>
      <w:commentRangeStart w:id="126042728"/>
      <w:r>
        <w:rPr/>
        <w:t>this</w:t>
      </w:r>
      <w:commentRangeEnd w:id="126042728"/>
      <w:r>
        <w:rPr>
          <w:rStyle w:val="CommentReference"/>
        </w:rPr>
        <w:commentReference w:id="126042728"/>
      </w:r>
      <w:r>
        <w:rPr/>
        <w:t xml:space="preserve"> length. Each decision names what was chosen, what was rejected, and who accepted the resulting trade-off. Read against the current-state section, the difference between the two is the migration.</w:t>
      </w:r>
    </w:p>
    <w:p w:rsidR="001F702A" w:rsidRDefault="00000000" w14:paraId="796FA6F3" w14:textId="77777777">
      <w:pPr>
        <w:pStyle w:val="Heading2"/>
      </w:pPr>
      <w:bookmarkStart w:name="target-state-architecture-diagram" w:id="33"/>
      <w:r>
        <w:t>5.0 Target State Architecture Diagram</w:t>
      </w:r>
    </w:p>
    <w:p w:rsidR="001F702A" w:rsidRDefault="00000000" w14:paraId="796FA6F4" w14:textId="77777777">
      <w:pPr>
        <w:pStyle w:val="FirstParagraph"/>
      </w:pPr>
      <w:r>
        <w:t>The diagram presents the application as it will run in Azure and serves as the visual counterpart to the design decisions recorded in this section. Subscription and resource-group boundaries, compute, data services, network segmentation and identity paths should all be locatable on it, and any component drawn without an owning subsection is undesigned rather than merely undocumented. It is used for design review and sign-off, for briefing the platform and network teams on what to build, and afterwards for verifying that what was built matches what was agreed. Read against the current-state diagram, the delta between the two is the scope of work.</w:t>
      </w:r>
    </w:p>
    <w:p w:rsidR="001F702A" w:rsidRDefault="00000000" w14:paraId="796FA6F5" w14:textId="77777777">
      <w:pPr>
        <w:pStyle w:val="BodyText"/>
      </w:pPr>
      <w:r>
        <w:t>Not yet provided — INSERT TARGET STATE ARCHITECTURE DIAGRAM HERE. To be supplied by GEHA (Appendix B).</w:t>
      </w:r>
    </w:p>
    <w:p w:rsidR="001F702A" w:rsidRDefault="001F702A" w14:paraId="796FA6F6" w14:textId="77777777">
      <w:pPr>
        <w:pStyle w:val="Compact"/>
      </w:pPr>
    </w:p>
    <w:tbl>
      <w:tblPr>
        <w:tblStyle w:val="Table"/>
        <w:tblW w:w="5000" w:type="pct"/>
        <w:tblLook w:val="0020" w:firstRow="1" w:lastRow="0" w:firstColumn="0" w:lastColumn="0" w:noHBand="0" w:noVBand="0"/>
      </w:tblPr>
      <w:tblGrid>
        <w:gridCol w:w="955"/>
        <w:gridCol w:w="8521"/>
      </w:tblGrid>
      <w:tr w:rsidR="001F702A" w:rsidTr="001F702A" w14:paraId="796FA6F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6F7" w14:textId="77777777">
            <w:pPr>
              <w:pStyle w:val="Compact"/>
            </w:pPr>
            <w:r>
              <w:rPr>
                <w:b/>
                <w:bCs/>
              </w:rPr>
              <w:t>Diagram Name</w:t>
            </w:r>
          </w:p>
        </w:tc>
        <w:tc>
          <w:tcPr>
            <w:tcW w:w="0" w:type="auto"/>
          </w:tcPr>
          <w:p w:rsidR="001F702A" w:rsidRDefault="00000000" w14:paraId="796FA6F8" w14:textId="77777777">
            <w:pPr>
              <w:pStyle w:val="Compact"/>
            </w:pPr>
            <w:r>
              <w:rPr>
                <w:i/>
                <w:iCs/>
              </w:rPr>
              <w:t>— Target State on Azure</w:t>
            </w:r>
          </w:p>
        </w:tc>
      </w:tr>
      <w:tr w:rsidR="001F702A" w14:paraId="796FA6FC" w14:textId="77777777">
        <w:tc>
          <w:tcPr>
            <w:tcW w:w="0" w:type="auto"/>
          </w:tcPr>
          <w:p w:rsidR="001F702A" w:rsidRDefault="00000000" w14:paraId="796FA6FA" w14:textId="77777777">
            <w:pPr>
              <w:pStyle w:val="Compact"/>
            </w:pPr>
            <w:r>
              <w:rPr>
                <w:b/>
                <w:bCs/>
              </w:rPr>
              <w:t>Description</w:t>
            </w:r>
          </w:p>
        </w:tc>
        <w:tc>
          <w:tcPr>
            <w:tcW w:w="0" w:type="auto"/>
          </w:tcPr>
          <w:p w:rsidR="001F702A" w:rsidRDefault="00000000" w14:paraId="796FA6FB" w14:textId="77777777">
            <w:pPr>
              <w:pStyle w:val="Compact"/>
            </w:pPr>
            <w:r>
              <w:rPr>
                <w:i/>
                <w:iCs/>
              </w:rPr>
              <w:t>Not yet provided — One or two sentences: what the diagram shows and the boundary it covers — which environments, which subscriptions, what . Not on file in the evidence pack (searched per the Appendix B source-exhaustion note, 26-Aug-2026); requested from GEHA (Appendix B; register W3-UTIL).</w:t>
            </w:r>
          </w:p>
        </w:tc>
      </w:tr>
      <w:tr w:rsidR="001F702A" w14:paraId="796FA6FF" w14:textId="77777777">
        <w:tc>
          <w:tcPr>
            <w:tcW w:w="0" w:type="auto"/>
          </w:tcPr>
          <w:p w:rsidR="001F702A" w:rsidRDefault="00000000" w14:paraId="796FA6FD" w14:textId="77777777">
            <w:pPr>
              <w:pStyle w:val="Compact"/>
            </w:pPr>
            <w:r>
              <w:rPr>
                <w:b/>
                <w:bCs/>
              </w:rPr>
              <w:t>Use Case</w:t>
            </w:r>
          </w:p>
        </w:tc>
        <w:tc>
          <w:tcPr>
            <w:tcW w:w="0" w:type="auto"/>
          </w:tcPr>
          <w:p w:rsidR="001F702A" w:rsidRDefault="00000000" w14:paraId="796FA6FE" w14:textId="77777777">
            <w:pPr>
              <w:pStyle w:val="Compact"/>
            </w:pPr>
            <w:r>
              <w:rPr>
                <w:i/>
                <w:iCs/>
              </w:rPr>
              <w:t>Not yet provided — What this diagram is used for: design review and §12 sign-off, the §5.14 Well-Architected review, briefing the platform . Not on file in the evidence pack (searched per the Appendix B source-exhaustion note, 26-Aug-2026); requested from GEHA (Appendix B; register W3-UTIL).</w:t>
            </w:r>
          </w:p>
        </w:tc>
      </w:tr>
      <w:tr w:rsidR="001F702A" w14:paraId="796FA702" w14:textId="77777777">
        <w:tc>
          <w:tcPr>
            <w:tcW w:w="0" w:type="auto"/>
          </w:tcPr>
          <w:p w:rsidR="001F702A" w:rsidRDefault="00000000" w14:paraId="796FA700" w14:textId="77777777">
            <w:pPr>
              <w:pStyle w:val="Compact"/>
            </w:pPr>
            <w:r>
              <w:rPr>
                <w:b/>
                <w:bCs/>
              </w:rPr>
              <w:t>Source of Truth</w:t>
            </w:r>
          </w:p>
        </w:tc>
        <w:tc>
          <w:tcPr>
            <w:tcW w:w="0" w:type="auto"/>
          </w:tcPr>
          <w:p w:rsidR="001F702A" w:rsidRDefault="00000000" w14:paraId="796FA701" w14:textId="77777777">
            <w:pPr>
              <w:pStyle w:val="Compact"/>
            </w:pPr>
            <w:r>
              <w:rPr>
                <w:i/>
                <w:iCs/>
              </w:rPr>
              <w:t>Not yet provided — The design decisions and IaC repository the diagram reflects, with the version or date it was last synchronized. Not on file in the evidence pack (searched per the Appendix B source-exhaustion note, 26-Aug-2026); requested from GEHA (Appendix B; register W3-UTIL).</w:t>
            </w:r>
          </w:p>
        </w:tc>
      </w:tr>
      <w:tr w:rsidR="001F702A" w14:paraId="796FA705" w14:textId="77777777">
        <w:tc>
          <w:tcPr>
            <w:tcW w:w="0" w:type="auto"/>
          </w:tcPr>
          <w:p w:rsidR="001F702A" w:rsidRDefault="00000000" w14:paraId="796FA703" w14:textId="77777777">
            <w:pPr>
              <w:pStyle w:val="Compact"/>
            </w:pPr>
            <w:r>
              <w:rPr>
                <w:b/>
                <w:bCs/>
              </w:rPr>
              <w:t>Author &amp; Date</w:t>
            </w:r>
          </w:p>
        </w:tc>
        <w:tc>
          <w:tcPr>
            <w:tcW w:w="0" w:type="auto"/>
          </w:tcPr>
          <w:p w:rsidR="001F702A" w:rsidRDefault="00000000" w14:paraId="796FA704" w14:textId="77777777">
            <w:pPr>
              <w:pStyle w:val="Compact"/>
            </w:pPr>
            <w:r>
              <w:rPr>
                <w:i/>
                <w:iCs/>
              </w:rPr>
              <w:t>To be provided by GEHA</w:t>
            </w:r>
          </w:p>
        </w:tc>
      </w:tr>
      <w:tr w:rsidR="001F702A" w14:paraId="796FA708" w14:textId="77777777">
        <w:tc>
          <w:tcPr>
            <w:tcW w:w="0" w:type="auto"/>
          </w:tcPr>
          <w:p w:rsidR="001F702A" w:rsidRDefault="00000000" w14:paraId="796FA706" w14:textId="77777777">
            <w:pPr>
              <w:pStyle w:val="Compact"/>
            </w:pPr>
            <w:r>
              <w:rPr>
                <w:b/>
                <w:bCs/>
              </w:rPr>
              <w:t>Sign-Off</w:t>
            </w:r>
          </w:p>
        </w:tc>
        <w:tc>
          <w:tcPr>
            <w:tcW w:w="0" w:type="auto"/>
          </w:tcPr>
          <w:p w:rsidR="001F702A" w:rsidRDefault="00000000" w14:paraId="796FA707" w14:textId="77777777">
            <w:pPr>
              <w:pStyle w:val="Compact"/>
            </w:pPr>
            <w:r>
              <w:rPr>
                <w:i/>
                <w:iCs/>
              </w:rPr>
              <w:t>Not yet provided — Client approver — name, role, date. Not on file in the evidence pack (searched per the Appendix B source-exhaustion note, 26-Aug-2026); requested from GEHA (Appendix B; register W3-UTIL). / Not yet provided — Vendor approver — name, role, date. Not on file in the evidence pack (searched per the Appendix B source-exhaustion note, 26-Aug-2026); requested from GEHA (Appendix B; register W3-UTIL).</w:t>
            </w:r>
          </w:p>
        </w:tc>
      </w:tr>
    </w:tbl>
    <w:p w:rsidR="001F702A" w:rsidRDefault="00000000" w14:paraId="796FA709" w14:textId="77777777">
      <w:pPr>
        <w:pStyle w:val="BodyText"/>
      </w:pPr>
      <w:r>
        <w:rPr>
          <w:b/>
          <w:bCs/>
          <w:sz w:val="15"/>
          <w:szCs w:val="15"/>
        </w:rPr>
        <w:t>Table 5.0 — Diagram Record</w:t>
      </w:r>
    </w:p>
    <w:p w:rsidR="001F702A" w:rsidRDefault="001F702A" w14:paraId="796FA70A" w14:textId="77777777">
      <w:pPr>
        <w:pStyle w:val="Compact"/>
      </w:pPr>
    </w:p>
    <w:p w:rsidR="001F702A" w:rsidRDefault="00000000" w14:paraId="796FA70B" w14:textId="77777777">
      <w:pPr>
        <w:pStyle w:val="Heading2"/>
      </w:pPr>
      <w:bookmarkStart w:name="migration-strategy" w:id="34"/>
      <w:bookmarkEnd w:id="33"/>
      <w:r>
        <w:t>5.1 Migration Strategy</w:t>
      </w:r>
    </w:p>
    <w:p w:rsidR="001F702A" w:rsidRDefault="00000000" w14:paraId="796FA70C" w14:textId="77777777">
      <w:pPr>
        <w:pStyle w:val="FirstParagraph"/>
      </w:pPr>
      <w:r>
        <w:t>Migration strategy is settled per component rather than per application, because a single application routinely rehosts one tier, replatforms another and retires a third. Each component records its strategy, its target service, the reasoning behind the choice and the person who made it. Recording what was rejected matters as much as recording what was chosen, since the question is invariably revisited later by someone who was not in the room. The strategies chosen here determine the migration method, the achievable downtime and the rollback position described in the sections that follow.</w:t>
      </w:r>
    </w:p>
    <w:p w:rsidR="001F702A" w:rsidRDefault="001F702A" w14:paraId="796FA70D" w14:textId="77777777">
      <w:pPr>
        <w:pStyle w:val="Compact"/>
      </w:pPr>
    </w:p>
    <w:tbl>
      <w:tblPr>
        <w:tblStyle w:val="Table"/>
        <w:tblW w:w="5000" w:type="pct"/>
        <w:tblLook w:val="0020" w:firstRow="1" w:lastRow="0" w:firstColumn="0" w:lastColumn="0" w:noHBand="0" w:noVBand="0"/>
      </w:tblPr>
      <w:tblGrid>
        <w:gridCol w:w="996"/>
        <w:gridCol w:w="664"/>
        <w:gridCol w:w="1063"/>
        <w:gridCol w:w="5577"/>
        <w:gridCol w:w="1176"/>
      </w:tblGrid>
      <w:tr w:rsidR="001F702A" w:rsidTr="001F702A" w14:paraId="796FA71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70E" w14:textId="77777777">
            <w:pPr>
              <w:pStyle w:val="Compact"/>
            </w:pPr>
            <w:r>
              <w:rPr>
                <w:b/>
                <w:bCs/>
              </w:rPr>
              <w:t>Component</w:t>
            </w:r>
          </w:p>
        </w:tc>
        <w:tc>
          <w:tcPr>
            <w:tcW w:w="0" w:type="auto"/>
          </w:tcPr>
          <w:p w:rsidR="001F702A" w:rsidRDefault="00000000" w14:paraId="796FA70F" w14:textId="77777777">
            <w:pPr>
              <w:pStyle w:val="Compact"/>
            </w:pPr>
            <w:r>
              <w:rPr>
                <w:b/>
                <w:bCs/>
              </w:rPr>
              <w:t>Strategy</w:t>
            </w:r>
          </w:p>
        </w:tc>
        <w:tc>
          <w:tcPr>
            <w:tcW w:w="0" w:type="auto"/>
          </w:tcPr>
          <w:p w:rsidR="001F702A" w:rsidRDefault="00000000" w14:paraId="796FA710" w14:textId="77777777">
            <w:pPr>
              <w:pStyle w:val="Compact"/>
            </w:pPr>
            <w:r>
              <w:rPr>
                <w:b/>
                <w:bCs/>
              </w:rPr>
              <w:t>Target Service</w:t>
            </w:r>
          </w:p>
        </w:tc>
        <w:tc>
          <w:tcPr>
            <w:tcW w:w="0" w:type="auto"/>
          </w:tcPr>
          <w:p w:rsidR="001F702A" w:rsidRDefault="00000000" w14:paraId="796FA711" w14:textId="77777777">
            <w:pPr>
              <w:pStyle w:val="Compact"/>
            </w:pPr>
            <w:r>
              <w:rPr>
                <w:b/>
                <w:bCs/>
              </w:rPr>
              <w:t>Rationale</w:t>
            </w:r>
          </w:p>
        </w:tc>
        <w:tc>
          <w:tcPr>
            <w:tcW w:w="0" w:type="auto"/>
          </w:tcPr>
          <w:p w:rsidR="001F702A" w:rsidRDefault="00000000" w14:paraId="796FA712" w14:textId="77777777">
            <w:pPr>
              <w:pStyle w:val="Compact"/>
            </w:pPr>
            <w:r>
              <w:rPr>
                <w:b/>
                <w:bCs/>
              </w:rPr>
              <w:t>Decided By</w:t>
            </w:r>
          </w:p>
        </w:tc>
      </w:tr>
      <w:tr w:rsidR="001F702A" w14:paraId="796FA719" w14:textId="77777777">
        <w:tc>
          <w:tcPr>
            <w:tcW w:w="0" w:type="auto"/>
          </w:tcPr>
          <w:p w:rsidR="001F702A" w:rsidRDefault="00000000" w14:paraId="796FA714" w14:textId="77777777">
            <w:pPr>
              <w:pStyle w:val="Compact"/>
            </w:pPr>
            <w:r>
              <w:rPr>
                <w:i/>
                <w:iCs/>
              </w:rPr>
              <w:t>Utility — application tier</w:t>
            </w:r>
          </w:p>
        </w:tc>
        <w:tc>
          <w:tcPr>
            <w:tcW w:w="0" w:type="auto"/>
          </w:tcPr>
          <w:p w:rsidR="001F702A" w:rsidRDefault="00000000" w14:paraId="796FA715" w14:textId="77777777">
            <w:pPr>
              <w:pStyle w:val="Compact"/>
            </w:pPr>
            <w:r>
              <w:t>Rehost</w:t>
            </w:r>
          </w:p>
        </w:tc>
        <w:tc>
          <w:tcPr>
            <w:tcW w:w="0" w:type="auto"/>
          </w:tcPr>
          <w:p w:rsidR="001F702A" w:rsidRDefault="00000000" w14:paraId="796FA716" w14:textId="77777777">
            <w:pPr>
              <w:pStyle w:val="Compact"/>
            </w:pPr>
            <w:r>
              <w:rPr>
                <w:i/>
                <w:iCs/>
              </w:rPr>
              <w:t>target service not recorded in the Wave Plan Tracker</w:t>
            </w:r>
          </w:p>
        </w:tc>
        <w:tc>
          <w:tcPr>
            <w:tcW w:w="0" w:type="auto"/>
          </w:tcPr>
          <w:p w:rsidR="001F702A" w:rsidRDefault="00000000" w14:paraId="796FA717" w14:textId="77777777">
            <w:pPr>
              <w:pStyle w:val="Compact"/>
            </w:pPr>
            <w:r>
              <w:rPr>
                <w:i/>
                <w:iCs/>
              </w:rPr>
              <w:t>Rehost per the authoritative tracker (BASELINE v2.1 Reference -App Disp). CONFLICT logged, not resolved silently: Matilda Application Assessment Summary records UTILITY:PROD as Replatform (IaaS,PaaS) and marks the docker workload on NETBACKUPPRD101 "Upgrade to Azure ACI container" (Application Summary Details), while UTILITY:DEV/TEST are Rehost/IaaS. The tracker ruling stands; the Matilda recommendation is recorded for the NETBACKUPPRD101 container ruling (register DECISION W3-UTIL-D1).</w:t>
            </w:r>
          </w:p>
        </w:tc>
        <w:tc>
          <w:tcPr>
            <w:tcW w:w="0" w:type="auto"/>
          </w:tcPr>
          <w:p w:rsidR="001F702A" w:rsidRDefault="00000000" w14:paraId="796FA718" w14:textId="77777777">
            <w:pPr>
              <w:pStyle w:val="Compact"/>
            </w:pPr>
            <w:r>
              <w:rPr>
                <w:i/>
                <w:iCs/>
              </w:rPr>
              <w:t>Wave Plan Tracker rev-3 / Matilda assessment</w:t>
            </w:r>
          </w:p>
        </w:tc>
      </w:tr>
    </w:tbl>
    <w:p w:rsidR="001F702A" w:rsidRDefault="00000000" w14:paraId="796FA71A" w14:textId="77777777">
      <w:pPr>
        <w:pStyle w:val="BodyText"/>
      </w:pPr>
      <w:r>
        <w:rPr>
          <w:b/>
          <w:bCs/>
          <w:sz w:val="15"/>
          <w:szCs w:val="15"/>
        </w:rPr>
        <w:t>Table 5.1 — Migration Strategy</w:t>
      </w:r>
    </w:p>
    <w:p w:rsidR="001F702A" w:rsidRDefault="001F702A" w14:paraId="796FA71B" w14:textId="77777777">
      <w:pPr>
        <w:pStyle w:val="Compact"/>
      </w:pPr>
    </w:p>
    <w:p w:rsidR="001F702A" w:rsidRDefault="00000000" w14:paraId="796FA71C" w14:textId="77777777">
      <w:pPr>
        <w:pStyle w:val="Heading2"/>
      </w:pPr>
      <w:bookmarkStart w:name="landing-zone-placement" w:id="35"/>
      <w:bookmarkEnd w:id="34"/>
      <w:r>
        <w:t>5.2 Landing Zone Placement</w:t>
      </w:r>
    </w:p>
    <w:p w:rsidR="001F702A" w:rsidRDefault="00000000" w14:paraId="796FA71D" w14:textId="77777777">
      <w:pPr>
        <w:pStyle w:val="FirstParagraph"/>
      </w:pPr>
      <w:r>
        <w:t>Landing zone placement records where this workload deploys and, just as importantly, what it inherits by deploying there. The management group, subscription, resource groups, region and paired region are captured together with the naming and tagging standards the workload must satisfy. Inherited policy is called out explicitly because it constrains deployments in ways invisible to the application team and is a frequent cause of failures that appear inexplicable at build time. Quota, SKU and zone availability in the target region are confirmed before design sign-off rather than discovered on the day of deployment.</w:t>
      </w:r>
    </w:p>
    <w:p w:rsidR="001F702A" w:rsidRDefault="001F702A" w14:paraId="796FA71E" w14:textId="77777777">
      <w:pPr>
        <w:pStyle w:val="Compact"/>
      </w:pPr>
    </w:p>
    <w:tbl>
      <w:tblPr>
        <w:tblStyle w:val="Table"/>
        <w:tblW w:w="5000" w:type="pct"/>
        <w:tblLook w:val="0020" w:firstRow="1" w:lastRow="0" w:firstColumn="0" w:lastColumn="0" w:noHBand="0" w:noVBand="0"/>
      </w:tblPr>
      <w:tblGrid>
        <w:gridCol w:w="1327"/>
        <w:gridCol w:w="8149"/>
      </w:tblGrid>
      <w:tr w:rsidR="001F702A" w:rsidTr="001F702A" w14:paraId="796FA72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71F" w14:textId="77777777">
            <w:pPr>
              <w:pStyle w:val="Compact"/>
            </w:pPr>
            <w:r>
              <w:rPr>
                <w:b/>
                <w:bCs/>
              </w:rPr>
              <w:t>Management Group</w:t>
            </w:r>
          </w:p>
        </w:tc>
        <w:tc>
          <w:tcPr>
            <w:tcW w:w="0" w:type="auto"/>
          </w:tcPr>
          <w:p w:rsidR="001F702A" w:rsidRDefault="00000000" w14:paraId="796FA720" w14:textId="77777777">
            <w:pPr>
              <w:pStyle w:val="Compact"/>
            </w:pPr>
            <w:r>
              <w:rPr>
                <w:i/>
                <w:iCs/>
              </w:rPr>
              <w:t>GEHA tenant hierarchy holds 0 management groups and 95 subscriptions; the target group for this workload is a placement decision still open.  (Source: Subscription_Management_Groups export)</w:t>
            </w:r>
          </w:p>
        </w:tc>
      </w:tr>
      <w:tr w:rsidR="001F702A" w14:paraId="796FA724" w14:textId="77777777">
        <w:tc>
          <w:tcPr>
            <w:tcW w:w="0" w:type="auto"/>
          </w:tcPr>
          <w:p w:rsidR="001F702A" w:rsidRDefault="00000000" w14:paraId="796FA722" w14:textId="77777777">
            <w:pPr>
              <w:pStyle w:val="Compact"/>
            </w:pPr>
            <w:r>
              <w:rPr>
                <w:b/>
                <w:bCs/>
              </w:rPr>
              <w:t>Subscription Name &amp; ID</w:t>
            </w:r>
          </w:p>
        </w:tc>
        <w:tc>
          <w:tcPr>
            <w:tcW w:w="0" w:type="auto"/>
          </w:tcPr>
          <w:p w:rsidR="001F702A" w:rsidRDefault="00000000" w14:paraId="796FA723" w14:textId="77777777">
            <w:pPr>
              <w:pStyle w:val="Compact"/>
            </w:pPr>
            <w:r>
              <w:rPr>
                <w:i/>
                <w:iCs/>
              </w:rPr>
              <w:t>Not yet provided — Target subscription. State whether it exists or must be provisioned, and the lead time if it must. Not on file in the evidence pack (searched per the Appendix B source-exhaustion note, 26-Aug-2026); requested from GEHA (Appendix B; register W3-UTIL).</w:t>
            </w:r>
          </w:p>
        </w:tc>
      </w:tr>
      <w:tr w:rsidR="001F702A" w14:paraId="796FA727" w14:textId="77777777">
        <w:tc>
          <w:tcPr>
            <w:tcW w:w="0" w:type="auto"/>
          </w:tcPr>
          <w:p w:rsidR="001F702A" w:rsidRDefault="00000000" w14:paraId="796FA725" w14:textId="77777777">
            <w:pPr>
              <w:pStyle w:val="Compact"/>
            </w:pPr>
            <w:r>
              <w:rPr>
                <w:b/>
                <w:bCs/>
              </w:rPr>
              <w:t>Resource Groups</w:t>
            </w:r>
          </w:p>
        </w:tc>
        <w:tc>
          <w:tcPr>
            <w:tcW w:w="0" w:type="auto"/>
          </w:tcPr>
          <w:p w:rsidR="001F702A" w:rsidRDefault="00000000" w14:paraId="796FA726" w14:textId="77777777">
            <w:pPr>
              <w:pStyle w:val="Compact"/>
            </w:pPr>
            <w:r>
              <w:rPr>
                <w:i/>
                <w:iCs/>
              </w:rPr>
              <w:t>Not yet provided — Resource groups to be created, and the lifecycle boundary each represents. Not on file in the evidence pack (searched per the Appendix B source-exhaustion note, 26-Aug-2026); requested from GEHA (Appendix B; register W3-UTIL).</w:t>
            </w:r>
          </w:p>
        </w:tc>
      </w:tr>
      <w:tr w:rsidR="001F702A" w14:paraId="796FA72A" w14:textId="77777777">
        <w:tc>
          <w:tcPr>
            <w:tcW w:w="0" w:type="auto"/>
          </w:tcPr>
          <w:p w:rsidR="001F702A" w:rsidRDefault="00000000" w14:paraId="796FA728" w14:textId="77777777">
            <w:pPr>
              <w:pStyle w:val="Compact"/>
            </w:pPr>
            <w:r>
              <w:rPr>
                <w:b/>
                <w:bCs/>
              </w:rPr>
              <w:t>Primary Region &amp; Paired Region</w:t>
            </w:r>
          </w:p>
        </w:tc>
        <w:tc>
          <w:tcPr>
            <w:tcW w:w="0" w:type="auto"/>
          </w:tcPr>
          <w:p w:rsidR="001F702A" w:rsidRDefault="00000000" w14:paraId="796FA729" w14:textId="77777777">
            <w:pPr>
              <w:pStyle w:val="Compact"/>
            </w:pPr>
            <w:r>
              <w:rPr>
                <w:i/>
                <w:iCs/>
              </w:rPr>
              <w:t>Program target — "| | Minutes of Meeting — Azure Landing Zone Discovery Session | +-----------------------------------------------------------------------+ 1. Meeting Details --------------- ------------------------------------------------------- Meeting Title Azure Landing Zone — Discove" (GEHA_LZ_Discovery_MoM_0702) | "--------- ------------------------------------------------------- Meeting Title Azure Landing Zone — Discovery Session Date July 1, 2026 Duration Approximately 55 minutes Facilitator George (CitiusTech) Note-taker CitiusTech Delivery Team Distribution All participants + GEHA Cloud, Security, Network" (GEHA_LZ_Discovery_MoM_0702)  (Source: GEHA Azure Landing Zone Discovery minutes of meeting, 01-Jul-2026)</w:t>
            </w:r>
          </w:p>
        </w:tc>
      </w:tr>
      <w:tr w:rsidR="001F702A" w14:paraId="796FA72D" w14:textId="77777777">
        <w:tc>
          <w:tcPr>
            <w:tcW w:w="0" w:type="auto"/>
          </w:tcPr>
          <w:p w:rsidR="001F702A" w:rsidRDefault="00000000" w14:paraId="796FA72B" w14:textId="77777777">
            <w:pPr>
              <w:pStyle w:val="Compact"/>
            </w:pPr>
            <w:r>
              <w:rPr>
                <w:b/>
                <w:bCs/>
              </w:rPr>
              <w:t>Naming Standard</w:t>
            </w:r>
          </w:p>
        </w:tc>
        <w:tc>
          <w:tcPr>
            <w:tcW w:w="0" w:type="auto"/>
          </w:tcPr>
          <w:p w:rsidR="001F702A" w:rsidRDefault="00000000" w14:paraId="796FA72C" w14:textId="77777777">
            <w:pPr>
              <w:pStyle w:val="Compact"/>
            </w:pPr>
            <w:r>
              <w:rPr>
                <w:i/>
                <w:iCs/>
              </w:rPr>
              <w:t>Not yet provided — The convention applied, and where it is published. Not on file in the evidence pack (searched per the Appendix B source-exhaustion note, 26-Aug-2026); requested from GEHA (Appendix B; register W3-UTIL).</w:t>
            </w:r>
          </w:p>
        </w:tc>
      </w:tr>
      <w:tr w:rsidR="001F702A" w14:paraId="796FA730" w14:textId="77777777">
        <w:tc>
          <w:tcPr>
            <w:tcW w:w="0" w:type="auto"/>
          </w:tcPr>
          <w:p w:rsidR="001F702A" w:rsidRDefault="00000000" w14:paraId="796FA72E" w14:textId="77777777">
            <w:pPr>
              <w:pStyle w:val="Compact"/>
            </w:pPr>
            <w:r>
              <w:rPr>
                <w:b/>
                <w:bCs/>
              </w:rPr>
              <w:t>Tagging Requirements</w:t>
            </w:r>
          </w:p>
        </w:tc>
        <w:tc>
          <w:tcPr>
            <w:tcW w:w="0" w:type="auto"/>
          </w:tcPr>
          <w:p w:rsidR="001F702A" w:rsidRDefault="00000000" w14:paraId="796FA72F" w14:textId="77777777">
            <w:pPr>
              <w:pStyle w:val="Compact"/>
            </w:pPr>
            <w:r>
              <w:rPr>
                <w:i/>
                <w:iCs/>
              </w:rPr>
              <w:t>Not yet provided — Mandatory tags and their values for this workload — owner, cost center, environment, criticality, data classification. Not on file in the evidence pack (searched per the Appendix B source-exhaustion note, 26-Aug-2026); requested from GEHA (Appendix B; register W3-UTIL).</w:t>
            </w:r>
          </w:p>
        </w:tc>
      </w:tr>
      <w:tr w:rsidR="001F702A" w14:paraId="796FA733" w14:textId="77777777">
        <w:tc>
          <w:tcPr>
            <w:tcW w:w="0" w:type="auto"/>
          </w:tcPr>
          <w:p w:rsidR="001F702A" w:rsidRDefault="00000000" w14:paraId="796FA731" w14:textId="77777777">
            <w:pPr>
              <w:pStyle w:val="Compact"/>
            </w:pPr>
            <w:r>
              <w:rPr>
                <w:b/>
                <w:bCs/>
              </w:rPr>
              <w:t>Inherited Policy Assignments</w:t>
            </w:r>
          </w:p>
        </w:tc>
        <w:tc>
          <w:tcPr>
            <w:tcW w:w="0" w:type="auto"/>
          </w:tcPr>
          <w:p w:rsidR="001F702A" w:rsidRDefault="00000000" w14:paraId="796FA732" w14:textId="77777777">
            <w:pPr>
              <w:pStyle w:val="Compact"/>
            </w:pPr>
            <w:r>
              <w:rPr>
                <w:i/>
                <w:iCs/>
              </w:rPr>
              <w:t>42 policy assignments exist in the tenant and will apply at the scope this workload lands in.  (Source: Policy_list (AssignmentListExport))</w:t>
            </w:r>
          </w:p>
        </w:tc>
      </w:tr>
      <w:tr w:rsidR="001F702A" w14:paraId="796FA736" w14:textId="77777777">
        <w:tc>
          <w:tcPr>
            <w:tcW w:w="0" w:type="auto"/>
          </w:tcPr>
          <w:p w:rsidR="001F702A" w:rsidRDefault="00000000" w14:paraId="796FA734" w14:textId="77777777">
            <w:pPr>
              <w:pStyle w:val="Compact"/>
            </w:pPr>
            <w:r>
              <w:rPr>
                <w:b/>
                <w:bCs/>
              </w:rPr>
              <w:t>Policy Exemptions Required</w:t>
            </w:r>
          </w:p>
        </w:tc>
        <w:tc>
          <w:tcPr>
            <w:tcW w:w="0" w:type="auto"/>
          </w:tcPr>
          <w:p w:rsidR="001F702A" w:rsidRDefault="00000000" w14:paraId="796FA735" w14:textId="77777777">
            <w:pPr>
              <w:pStyle w:val="Compact"/>
            </w:pPr>
            <w:r>
              <w:rPr>
                <w:i/>
                <w:iCs/>
              </w:rPr>
              <w:t>Not yet provided — Any exemption this workload needs, with the justification, the approver and an expiry date. An exemption without an expi. Not on file in the evidence pack (searched per the Appendix B source-exhaustion note, 26-Aug-2026); requested from GEHA (Appendix B; register W3-UTIL).</w:t>
            </w:r>
          </w:p>
        </w:tc>
      </w:tr>
      <w:tr w:rsidR="001F702A" w14:paraId="796FA739" w14:textId="77777777">
        <w:tc>
          <w:tcPr>
            <w:tcW w:w="0" w:type="auto"/>
          </w:tcPr>
          <w:p w:rsidR="001F702A" w:rsidRDefault="00000000" w14:paraId="796FA737" w14:textId="77777777">
            <w:pPr>
              <w:pStyle w:val="Compact"/>
            </w:pPr>
            <w:r>
              <w:rPr>
                <w:b/>
                <w:bCs/>
              </w:rPr>
              <w:t>RBAC Scope for the Workload Team</w:t>
            </w:r>
          </w:p>
        </w:tc>
        <w:tc>
          <w:tcPr>
            <w:tcW w:w="0" w:type="auto"/>
          </w:tcPr>
          <w:p w:rsidR="001F702A" w:rsidRDefault="00000000" w14:paraId="796FA738" w14:textId="77777777">
            <w:pPr>
              <w:pStyle w:val="Compact"/>
            </w:pPr>
            <w:r>
              <w:rPr>
                <w:i/>
                <w:iCs/>
              </w:rPr>
              <w:t>Not yet provided — What the application team can do in this subscription, and what remains with the platform team. Not on file in the evidence pack (searched per the Appendix B source-exhaustion note, 26-Aug-2026); requested from GEHA (Appendix B; register W3-UTIL).</w:t>
            </w:r>
          </w:p>
        </w:tc>
      </w:tr>
      <w:tr w:rsidR="001F702A" w14:paraId="796FA73C" w14:textId="77777777">
        <w:tc>
          <w:tcPr>
            <w:tcW w:w="0" w:type="auto"/>
          </w:tcPr>
          <w:p w:rsidR="001F702A" w:rsidRDefault="00000000" w14:paraId="796FA73A" w14:textId="77777777">
            <w:pPr>
              <w:pStyle w:val="Compact"/>
            </w:pPr>
            <w:r>
              <w:rPr>
                <w:b/>
                <w:bCs/>
              </w:rPr>
              <w:t>Quota &amp; Capacity Confirmation</w:t>
            </w:r>
          </w:p>
        </w:tc>
        <w:tc>
          <w:tcPr>
            <w:tcW w:w="0" w:type="auto"/>
          </w:tcPr>
          <w:p w:rsidR="001F702A" w:rsidRDefault="00000000" w14:paraId="796FA73B" w14:textId="77777777">
            <w:pPr>
              <w:pStyle w:val="Compact"/>
            </w:pPr>
            <w:r>
              <w:rPr>
                <w:i/>
                <w:iCs/>
              </w:rPr>
              <w:t>Not yet provided — vCPU quota, SKU availability and zone availability confirmed in the target region — check before design sign-off, not at. Not on file in the evidence pack (searched per the Appendix B source-exhaustion note, 26-Aug-2026); requested from GEHA (Appendix B; register W3-UTIL).</w:t>
            </w:r>
          </w:p>
        </w:tc>
      </w:tr>
    </w:tbl>
    <w:p w:rsidR="001F702A" w:rsidRDefault="00000000" w14:paraId="796FA73D" w14:textId="77777777">
      <w:pPr>
        <w:pStyle w:val="BodyText"/>
      </w:pPr>
      <w:r>
        <w:rPr>
          <w:b/>
          <w:bCs/>
          <w:sz w:val="15"/>
          <w:szCs w:val="15"/>
        </w:rPr>
        <w:t>Table 5.2 — Landing Zone Placement</w:t>
      </w:r>
    </w:p>
    <w:p w:rsidR="001F702A" w:rsidRDefault="001F702A" w14:paraId="796FA73E" w14:textId="77777777">
      <w:pPr>
        <w:pStyle w:val="Compact"/>
      </w:pPr>
    </w:p>
    <w:p w:rsidR="001F702A" w:rsidP="4986D35A" w:rsidRDefault="00000000" w14:paraId="796FA73F" w14:textId="77777777">
      <w:pPr>
        <w:pStyle w:val="Heading2"/>
        <w:rPr>
          <w:strike w:val="1"/>
          <w:rPrChange w:author="Syed Ahmed" w:date="2026-09-16T14:28:39.462Z" w:id="1188597461"/>
        </w:rPr>
      </w:pPr>
      <w:bookmarkStart w:name="compute" w:id="36"/>
      <w:bookmarkEnd w:id="35"/>
      <w:r w:rsidRPr="4986D35A">
        <w:rPr>
          <w:strike w:val="1"/>
          <w:rPrChange w:author="Syed Ahmed" w:date="2026-09-16T14:28:39.462Z" w16du:dateUtc="2026-09-16T14:28:39.462Z" w:id="971367878"/>
        </w:rPr>
        <w:t>5.3 Compute</w:t>
      </w:r>
    </w:p>
    <w:p w:rsidR="001F702A" w:rsidP="4986D35A" w:rsidRDefault="00000000" w14:paraId="796FA740" w14:textId="77777777">
      <w:pPr>
        <w:pStyle w:val="FirstParagraph"/>
        <w:rPr>
          <w:strike w:val="1"/>
          <w:rPrChange w:author="Syed Ahmed" w:date="2026-09-16T14:28:39.463Z" w:id="1704036897"/>
        </w:rPr>
      </w:pPr>
      <w:r w:rsidRPr="4986D35A">
        <w:rPr>
          <w:strike w:val="1"/>
          <w:rPrChange w:author="Syed Ahmed" w:date="2026-09-16T14:28:39.463Z" w16du:dateUtc="2026-09-16T14:28:39.463Z" w:id="422589202"/>
        </w:rPr>
        <w:t xml:space="preserve">The target compute design is sized from measured </w:t>
      </w:r>
      <w:r w:rsidRPr="4986D35A">
        <w:rPr>
          <w:strike w:val="1"/>
          <w:rPrChange w:author="Syed Ahmed" w:date="2026-09-16T14:28:39.463Z" w16du:dateUtc="2026-09-16T14:28:39.463Z" w:id="1921135970"/>
        </w:rPr>
        <w:t>utilization</w:t>
      </w:r>
      <w:r w:rsidRPr="4986D35A">
        <w:rPr>
          <w:strike w:val="1"/>
          <w:rPrChange w:author="Syed Ahmed" w:date="2026-09-16T14:28:39.463Z" w16du:dateUtc="2026-09-16T14:28:39.463Z" w:id="964182586"/>
        </w:rPr>
        <w:t xml:space="preserve"> rather than from </w:t>
      </w:r>
      <w:r w:rsidRPr="4986D35A">
        <w:rPr>
          <w:strike w:val="1"/>
          <w:rPrChange w:author="Syed Ahmed" w:date="2026-09-16T14:28:39.463Z" w16du:dateUtc="2026-09-16T14:28:39.463Z" w:id="1956096125"/>
        </w:rPr>
        <w:t>allocated</w:t>
      </w:r>
      <w:r w:rsidRPr="4986D35A">
        <w:rPr>
          <w:strike w:val="1"/>
          <w:rPrChange w:author="Syed Ahmed" w:date="2026-09-16T14:28:39.463Z" w16du:dateUtc="2026-09-16T14:28:39.463Z" w:id="2015743346"/>
        </w:rPr>
        <w:t xml:space="preserve"> capacity, so that the migration does not carry years of over-provisioning into a consumption-billed platform. Each server records its target SKU, the assessment output the recommendation came from, and the reasoning wherever a recommendation has been overridden. </w:t>
      </w:r>
      <w:r w:rsidRPr="4986D35A">
        <w:rPr>
          <w:strike w:val="1"/>
          <w:rPrChange w:author="Syed Ahmed" w:date="2026-09-16T14:28:39.463Z" w16du:dateUtc="2026-09-16T14:28:39.463Z" w:id="1009342386"/>
        </w:rPr>
        <w:t>Availability design is stated with the uptime commitment it actually supports, so it can be compared honestly against the service level the business expects.</w:t>
      </w:r>
      <w:r w:rsidRPr="4986D35A">
        <w:rPr>
          <w:strike w:val="1"/>
          <w:rPrChange w:author="Syed Ahmed" w:date="2026-09-16T14:28:39.463Z" w16du:dateUtc="2026-09-16T14:28:39.463Z" w:id="1476480110"/>
        </w:rPr>
        <w:t xml:space="preserve"> Disk configuration is specified against measured throughput and latency requirements rather than replicating on-premises disk layouts by default.</w:t>
      </w:r>
    </w:p>
    <w:p w:rsidR="001F702A" w:rsidRDefault="001F702A" w14:paraId="796FA741" w14:textId="77777777">
      <w:pPr>
        <w:pStyle w:val="Compact"/>
      </w:pPr>
    </w:p>
    <w:tbl>
      <w:tblPr>
        <w:tblStyle w:val="Table"/>
        <w:tblW w:w="5000" w:type="pct"/>
        <w:tblLook w:val="0020" w:firstRow="1" w:lastRow="0" w:firstColumn="0" w:lastColumn="0" w:noHBand="0" w:noVBand="0"/>
      </w:tblPr>
      <w:tblGrid>
        <w:gridCol w:w="1344"/>
        <w:gridCol w:w="8132"/>
      </w:tblGrid>
      <w:tr w:rsidR="001F702A" w:rsidTr="4986D35A" w14:paraId="796FA744"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42" w14:textId="77777777">
            <w:pPr>
              <w:pStyle w:val="Compact"/>
              <w:rPr>
                <w:b w:val="1"/>
                <w:bCs w:val="1"/>
                <w:strike w:val="1"/>
                <w:rPrChange w:author="Syed Ahmed" w:date="2026-09-16T14:28:46.143Z" w:id="1262551131"/>
              </w:rPr>
            </w:pPr>
            <w:r w:rsidRPr="4986D35A">
              <w:rPr>
                <w:b w:val="1"/>
                <w:bCs w:val="1"/>
                <w:strike w:val="1"/>
                <w:rPrChange w:author="Syed Ahmed" w:date="2026-09-16T14:28:46.142Z" w16du:dateUtc="2026-09-16T14:28:46.142Z" w:id="1023071221">
                  <w:rPr>
                    <w:b w:val="1"/>
                    <w:bCs w:val="1"/>
                  </w:rPr>
                </w:rPrChange>
              </w:rPr>
              <w:t>Target VM SKUs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43" w14:textId="77777777">
            <w:pPr>
              <w:pStyle w:val="Compact"/>
              <w:rPr>
                <w:i w:val="1"/>
                <w:iCs w:val="1"/>
                <w:strike w:val="1"/>
                <w:rPrChange w:author="Syed Ahmed" w:date="2026-09-16T14:28:46.143Z" w:id="650919871"/>
              </w:rPr>
            </w:pPr>
            <w:r w:rsidRPr="4986D35A">
              <w:rPr>
                <w:i w:val="1"/>
                <w:iCs w:val="1"/>
                <w:strike w:val="1"/>
                <w:rPrChange w:author="Syed Ahmed" w:date="2026-09-16T14:28:46.143Z" w16du:dateUtc="2026-09-16T14:28:46.143Z" w:id="1911184760">
                  <w:rPr>
                    <w:i w:val="1"/>
                    <w:iCs w:val="1"/>
                  </w:rPr>
                </w:rPrChange>
              </w:rPr>
              <w:t xml:space="preserve">Right-sizing input — 8 hosts across 3 environments (Evidenced — Matilda Application TCO Right Sizing rows 254-256, as-of 08-Aug-2026): DEV (EAUTILDEV201) 2 logical processors / 8 GB / 209.4 GB; TEST (OIMTST101/102) 6 / 16 GB / 158.9 GB; PROD (LSUTILPRD101, LXUTILPRD101, SECADMUTLPRD101, MSCOREOSPRD101, NETBACKUPPRD101) 16 / 115.3 GB / 2,455.1 GB. Totals 24 logical processors, 139.3 GB memory, 2,823.4 GB storage. The prior figure in revision 0.3 used the DEV row alone and is corrected. SKU selection is a design </w:t>
            </w:r>
            <w:r w:rsidRPr="4986D35A">
              <w:rPr>
                <w:i w:val="1"/>
                <w:iCs w:val="1"/>
                <w:strike w:val="1"/>
                <w:rPrChange w:author="Syed Ahmed" w:date="2026-09-16T14:28:46.143Z" w16du:dateUtc="2026-09-16T14:28:46.143Z" w:id="215556898">
                  <w:rPr>
                    <w:i w:val="1"/>
                    <w:iCs w:val="1"/>
                  </w:rPr>
                </w:rPrChange>
              </w:rPr>
              <w:t>decision</w:t>
            </w:r>
            <w:r w:rsidRPr="4986D35A">
              <w:rPr>
                <w:i w:val="1"/>
                <w:iCs w:val="1"/>
                <w:strike w:val="1"/>
                <w:rPrChange w:author="Syed Ahmed" w:date="2026-09-16T14:28:46.143Z" w16du:dateUtc="2026-09-16T14:28:46.143Z" w:id="180732675">
                  <w:rPr>
                    <w:i w:val="1"/>
                    <w:iCs w:val="1"/>
                  </w:rPr>
                </w:rPrChange>
              </w:rPr>
              <w:t xml:space="preserve"> still open.</w:t>
            </w:r>
          </w:p>
        </w:tc>
      </w:tr>
      <w:tr w:rsidR="001F702A" w:rsidTr="4986D35A" w14:paraId="796FA74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45" w14:textId="77777777">
            <w:pPr>
              <w:pStyle w:val="Compact"/>
              <w:rPr>
                <w:b w:val="1"/>
                <w:bCs w:val="1"/>
                <w:strike w:val="1"/>
                <w:rPrChange w:author="Syed Ahmed" w:date="2026-09-16T14:28:46.144Z" w:id="1740763458"/>
              </w:rPr>
            </w:pPr>
            <w:r w:rsidRPr="4986D35A">
              <w:rPr>
                <w:b w:val="1"/>
                <w:bCs w:val="1"/>
                <w:strike w:val="1"/>
                <w:rPrChange w:author="Syed Ahmed" w:date="2026-09-16T14:28:46.144Z" w16du:dateUtc="2026-09-16T14:28:46.144Z" w:id="275820976">
                  <w:rPr>
                    <w:b w:val="1"/>
                    <w:bCs w:val="1"/>
                  </w:rPr>
                </w:rPrChange>
              </w:rPr>
              <w:t>Assessment Report Reference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46" w14:textId="77777777">
            <w:pPr>
              <w:pStyle w:val="Compact"/>
              <w:rPr>
                <w:i w:val="1"/>
                <w:iCs w:val="1"/>
                <w:strike w:val="1"/>
                <w:rPrChange w:author="Syed Ahmed" w:date="2026-09-16T14:28:46.144Z" w:id="1789809670"/>
              </w:rPr>
            </w:pPr>
            <w:r w:rsidRPr="4986D35A">
              <w:rPr>
                <w:i w:val="1"/>
                <w:iCs w:val="1"/>
                <w:strike w:val="1"/>
                <w:rPrChange w:author="Syed Ahmed" w:date="2026-09-16T14:28:46.144Z" w16du:dateUtc="2026-09-16T14:28:46.144Z" w:id="1412598556">
                  <w:rPr>
                    <w:i w:val="1"/>
                    <w:iCs w:val="1"/>
                  </w:rPr>
                </w:rPrChange>
              </w:rPr>
              <w:t>To be provided by GEHA</w:t>
            </w:r>
          </w:p>
        </w:tc>
      </w:tr>
      <w:tr w:rsidR="001F702A" w:rsidTr="4986D35A" w14:paraId="796FA74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48" w14:textId="77777777">
            <w:pPr>
              <w:pStyle w:val="Compact"/>
              <w:rPr>
                <w:b w:val="1"/>
                <w:bCs w:val="1"/>
                <w:strike w:val="1"/>
                <w:rPrChange w:author="Syed Ahmed" w:date="2026-09-16T14:28:46.145Z" w:id="1290801055"/>
              </w:rPr>
            </w:pPr>
            <w:r w:rsidRPr="4986D35A">
              <w:rPr>
                <w:b w:val="1"/>
                <w:bCs w:val="1"/>
                <w:strike w:val="1"/>
                <w:rPrChange w:author="Syed Ahmed" w:date="2026-09-16T14:28:46.145Z" w16du:dateUtc="2026-09-16T14:28:46.145Z" w:id="240938201">
                  <w:rPr>
                    <w:b w:val="1"/>
                    <w:bCs w:val="1"/>
                  </w:rPr>
                </w:rPrChange>
              </w:rPr>
              <w:t>Right-Sizing Basis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49" w14:textId="77777777">
            <w:pPr>
              <w:pStyle w:val="Compact"/>
              <w:rPr>
                <w:strike w:val="1"/>
                <w:rPrChange w:author="Syed Ahmed" w:date="2026-09-16T14:28:46.146Z" w:id="2138813533"/>
              </w:rPr>
            </w:pPr>
            <w:r w:rsidRPr="4986D35A">
              <w:rPr>
                <w:strike w:val="1"/>
                <w:rPrChange w:author="Syed Ahmed" w:date="2026-09-16T14:28:46.145Z" w16du:dateUtc="2026-09-16T14:28:46.145Z" w:id="936140594"/>
              </w:rPr>
              <w:t xml:space="preserve">Matilda assessment: migration type IaaS, complexity Low, priority Low, group </w:t>
            </w:r>
            <w:r w:rsidRPr="4986D35A">
              <w:rPr>
                <w:strike w:val="1"/>
                <w:rPrChange w:author="Syed Ahmed" w:date="2026-09-16T14:28:46.145Z" w16du:dateUtc="2026-09-16T14:28:46.145Z" w:id="2092008116"/>
              </w:rPr>
              <w:t>GroupFive</w:t>
            </w:r>
            <w:r w:rsidRPr="4986D35A">
              <w:rPr>
                <w:strike w:val="1"/>
                <w:rPrChange w:author="Syed Ahmed" w:date="2026-09-16T14:28:46.145Z" w16du:dateUtc="2026-09-16T14:28:46.145Z" w:id="932425440"/>
              </w:rPr>
              <w:t xml:space="preserve">  (Source: Matilda Discovery Assessment Summary (Application Assessment Summary), as-of 08-Aug-</w:t>
            </w:r>
            <w:r w:rsidRPr="4986D35A">
              <w:rPr>
                <w:strike w:val="1"/>
                <w:rPrChange w:author="Syed Ahmed" w:date="2026-09-16T14:28:46.145Z" w16du:dateUtc="2026-09-16T14:28:46.145Z" w:id="118705624"/>
              </w:rPr>
              <w:t>2026)Measured</w:t>
            </w:r>
            <w:r w:rsidRPr="4986D35A">
              <w:rPr>
                <w:strike w:val="1"/>
                <w:rPrChange w:author="Syed Ahmed" w:date="2026-09-16T14:28:46.145Z" w16du:dateUtc="2026-09-16T14:28:46.145Z" w:id="1753104639"/>
              </w:rPr>
              <w:t xml:space="preserve"> utilization ☐ Allocated capacity ☐ Vendor requirement — Not yet provided — if allocation was used, say why measurement was unavailable. Not on file in the evidence pack (searched per the Appendix B source-exhaustion note, 26-Aug-2026); requested from GEHA (Appendix B; register W3-UTIL).</w:t>
            </w:r>
          </w:p>
        </w:tc>
      </w:tr>
      <w:tr w:rsidR="001F702A" w:rsidTr="4986D35A" w14:paraId="796FA74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4B" w14:textId="77777777">
            <w:pPr>
              <w:pStyle w:val="Compact"/>
              <w:rPr>
                <w:b w:val="1"/>
                <w:bCs w:val="1"/>
                <w:strike w:val="1"/>
                <w:rPrChange w:author="Syed Ahmed" w:date="2026-09-16T14:28:46.146Z" w:id="1996843230"/>
              </w:rPr>
            </w:pPr>
            <w:r w:rsidRPr="4986D35A">
              <w:rPr>
                <w:b w:val="1"/>
                <w:bCs w:val="1"/>
                <w:strike w:val="1"/>
                <w:rPrChange w:author="Syed Ahmed" w:date="2026-09-16T14:28:46.146Z" w16du:dateUtc="2026-09-16T14:28:46.146Z" w:id="1938599108">
                  <w:rPr>
                    <w:b w:val="1"/>
                    <w:bCs w:val="1"/>
                  </w:rPr>
                </w:rPrChange>
              </w:rPr>
              <w:t>Availability Design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4C" w14:textId="77777777">
            <w:pPr>
              <w:pStyle w:val="Compact"/>
              <w:rPr>
                <w:strike w:val="1"/>
                <w:rPrChange w:author="Syed Ahmed" w:date="2026-09-16T14:28:46.147Z" w:id="1666971372"/>
              </w:rPr>
            </w:pPr>
            <w:r w:rsidRPr="4986D35A">
              <w:rPr>
                <w:strike w:val="1"/>
                <w:rPrChange w:author="Syed Ahmed" w:date="2026-09-16T14:28:46.146Z" w16du:dateUtc="2026-09-16T14:28:46.146Z" w:id="1339313697"/>
              </w:rPr>
              <w:t>☐ Availability zones ☐ Availability set ☐ Single instance — Not yet provided — with the uptime commitment each gives, compared against §3.3. Not on file in the evidence pack (searched per the Appendix B source-exhaustion note, 26-Aug-2026); requested from GEHA (Appendix B; register W3-UTIL).</w:t>
            </w:r>
          </w:p>
        </w:tc>
      </w:tr>
      <w:tr w:rsidR="001F702A" w:rsidTr="4986D35A" w14:paraId="796FA75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4E" w14:textId="77777777">
            <w:pPr>
              <w:pStyle w:val="Compact"/>
              <w:rPr>
                <w:b w:val="1"/>
                <w:bCs w:val="1"/>
                <w:strike w:val="1"/>
                <w:rPrChange w:author="Syed Ahmed" w:date="2026-09-16T14:28:46.147Z" w:id="1632870582"/>
              </w:rPr>
            </w:pPr>
            <w:r w:rsidRPr="4986D35A">
              <w:rPr>
                <w:b w:val="1"/>
                <w:bCs w:val="1"/>
                <w:strike w:val="1"/>
                <w:rPrChange w:author="Syed Ahmed" w:date="2026-09-16T14:28:46.147Z" w16du:dateUtc="2026-09-16T14:28:46.147Z" w:id="1307013497">
                  <w:rPr>
                    <w:b w:val="1"/>
                    <w:bCs w:val="1"/>
                  </w:rPr>
                </w:rPrChange>
              </w:rPr>
              <w:t>Disk Configuration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4F" w14:textId="77777777">
            <w:pPr>
              <w:pStyle w:val="Compact"/>
              <w:rPr>
                <w:i w:val="1"/>
                <w:iCs w:val="1"/>
                <w:strike w:val="1"/>
                <w:rPrChange w:author="Syed Ahmed" w:date="2026-09-16T14:28:46.148Z" w:id="388198452"/>
              </w:rPr>
            </w:pPr>
            <w:r w:rsidRPr="4986D35A">
              <w:rPr>
                <w:i w:val="1"/>
                <w:iCs w:val="1"/>
                <w:strike w:val="1"/>
                <w:rPrChange w:author="Syed Ahmed" w:date="2026-09-16T14:28:46.147Z" w16du:dateUtc="2026-09-16T14:28:46.147Z" w:id="602962311">
                  <w:rPr>
                    <w:i w:val="1"/>
                    <w:iCs w:val="1"/>
                  </w:rPr>
                </w:rPrChange>
              </w:rPr>
              <w:t>Not yet provided — Disk type and size per volume, with the IOPS and throughput each provides against the §4.1.1 measured peak. Not on file in the evidence pack (searched per the Appendix B source-exhaustion note, 26-Aug-2026); requested from GEHA (Appendix B; register W3-UTIL).</w:t>
            </w:r>
          </w:p>
        </w:tc>
      </w:tr>
      <w:tr w:rsidR="001F702A" w:rsidTr="4986D35A" w14:paraId="796FA75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51" w14:textId="77777777">
            <w:pPr>
              <w:pStyle w:val="Compact"/>
              <w:rPr>
                <w:b w:val="1"/>
                <w:bCs w:val="1"/>
                <w:strike w:val="1"/>
                <w:rPrChange w:author="Syed Ahmed" w:date="2026-09-16T14:28:46.148Z" w:id="95652594"/>
              </w:rPr>
            </w:pPr>
            <w:r w:rsidRPr="4986D35A">
              <w:rPr>
                <w:b w:val="1"/>
                <w:bCs w:val="1"/>
                <w:strike w:val="1"/>
                <w:rPrChange w:author="Syed Ahmed" w:date="2026-09-16T14:28:46.148Z" w16du:dateUtc="2026-09-16T14:28:46.148Z" w:id="1525366715">
                  <w:rPr>
                    <w:b w:val="1"/>
                    <w:bCs w:val="1"/>
                  </w:rPr>
                </w:rPrChange>
              </w:rPr>
              <w:t>Proximity &amp; Latency Requirements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52" w14:textId="77777777">
            <w:pPr>
              <w:pStyle w:val="Compact"/>
              <w:rPr>
                <w:i w:val="1"/>
                <w:iCs w:val="1"/>
                <w:strike w:val="1"/>
                <w:rPrChange w:author="Syed Ahmed" w:date="2026-09-16T14:28:46.148Z" w:id="749512259"/>
              </w:rPr>
            </w:pPr>
            <w:r w:rsidRPr="4986D35A">
              <w:rPr>
                <w:i w:val="1"/>
                <w:iCs w:val="1"/>
                <w:strike w:val="1"/>
                <w:rPrChange w:author="Syed Ahmed" w:date="2026-09-16T14:28:46.148Z" w16du:dateUtc="2026-09-16T14:28:46.148Z" w:id="227257897">
                  <w:rPr>
                    <w:i w:val="1"/>
                    <w:iCs w:val="1"/>
                  </w:rPr>
                </w:rPrChange>
              </w:rPr>
              <w:t>Not yet provided — Whether components must be co-located, and what breaks if they are not. Not on file in the evidence pack (searched per the Appendix B source-exhaustion note, 26-Aug-2026); requested from GEHA (Appendix B; register W3-UTIL).</w:t>
            </w:r>
          </w:p>
        </w:tc>
      </w:tr>
      <w:tr w:rsidR="001F702A" w:rsidTr="4986D35A" w14:paraId="796FA75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54" w14:textId="77777777">
            <w:pPr>
              <w:pStyle w:val="Compact"/>
              <w:rPr>
                <w:b w:val="1"/>
                <w:bCs w:val="1"/>
                <w:strike w:val="1"/>
                <w:rPrChange w:author="Syed Ahmed" w:date="2026-09-16T14:28:46.149Z" w:id="1502066607"/>
              </w:rPr>
            </w:pPr>
            <w:r w:rsidRPr="4986D35A">
              <w:rPr>
                <w:b w:val="1"/>
                <w:bCs w:val="1"/>
                <w:strike w:val="1"/>
                <w:rPrChange w:author="Syed Ahmed" w:date="2026-09-16T14:28:46.149Z" w16du:dateUtc="2026-09-16T14:28:46.149Z" w:id="1348613982">
                  <w:rPr>
                    <w:b w:val="1"/>
                    <w:bCs w:val="1"/>
                  </w:rPr>
                </w:rPrChange>
              </w:rPr>
              <w:t>VM Extensions &amp; Agents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55" w14:textId="77777777">
            <w:pPr>
              <w:pStyle w:val="Compact"/>
              <w:rPr>
                <w:i w:val="1"/>
                <w:iCs w:val="1"/>
                <w:strike w:val="1"/>
                <w:rPrChange w:author="Syed Ahmed" w:date="2026-09-16T14:28:46.149Z" w:id="924042870"/>
              </w:rPr>
            </w:pPr>
            <w:r w:rsidRPr="4986D35A">
              <w:rPr>
                <w:i w:val="1"/>
                <w:iCs w:val="1"/>
                <w:strike w:val="1"/>
                <w:rPrChange w:author="Syed Ahmed" w:date="2026-09-16T14:28:46.149Z" w16du:dateUtc="2026-09-16T14:28:46.149Z" w:id="1929914553">
                  <w:rPr>
                    <w:i w:val="1"/>
                    <w:iCs w:val="1"/>
                  </w:rPr>
                </w:rPrChange>
              </w:rPr>
              <w:t>Not yet provided — Extensions to be installed — monitoring, backup, security, domain join, custom script — and who owns each. Not on file in the evidence pack (searched per the Appendix B source-exhaustion note, 26-Aug-2026); requested from GEHA (Appendix B; register W3-UTIL).</w:t>
            </w:r>
          </w:p>
        </w:tc>
      </w:tr>
      <w:tr w:rsidR="001F702A" w:rsidTr="4986D35A" w14:paraId="796FA75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57" w14:textId="77777777">
            <w:pPr>
              <w:pStyle w:val="Compact"/>
              <w:rPr>
                <w:b w:val="1"/>
                <w:bCs w:val="1"/>
                <w:strike w:val="1"/>
                <w:rPrChange w:author="Syed Ahmed" w:date="2026-09-16T14:28:46.149Z" w:id="538644087"/>
              </w:rPr>
            </w:pPr>
            <w:r w:rsidRPr="4986D35A">
              <w:rPr>
                <w:b w:val="1"/>
                <w:bCs w:val="1"/>
                <w:strike w:val="1"/>
                <w:rPrChange w:author="Syed Ahmed" w:date="2026-09-16T14:28:46.149Z" w16du:dateUtc="2026-09-16T14:28:46.149Z" w:id="1432884766">
                  <w:rPr>
                    <w:b w:val="1"/>
                    <w:bCs w:val="1"/>
                  </w:rPr>
                </w:rPrChange>
              </w:rPr>
              <w:t>Trusted Launch / Security Type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58" w14:textId="77777777">
            <w:pPr>
              <w:pStyle w:val="Compact"/>
              <w:rPr>
                <w:strike w:val="1"/>
                <w:rPrChange w:author="Syed Ahmed" w:date="2026-09-16T14:28:46.15Z" w:id="1618634458"/>
              </w:rPr>
            </w:pPr>
            <w:r w:rsidRPr="4986D35A">
              <w:rPr>
                <w:strike w:val="1"/>
                <w:rPrChange w:author="Syed Ahmed" w:date="2026-09-16T14:28:46.15Z" w16du:dateUtc="2026-09-16T14:28:46.15Z" w:id="662212972"/>
              </w:rPr>
              <w:t xml:space="preserve">☐ Trusted Launch ☐ Standard — Not yet provided — Trusted Launch </w:t>
            </w:r>
            <w:r w:rsidRPr="4986D35A">
              <w:rPr>
                <w:strike w:val="1"/>
                <w:rPrChange w:author="Syed Ahmed" w:date="2026-09-16T14:28:46.15Z" w16du:dateUtc="2026-09-16T14:28:46.15Z" w:id="1167726525"/>
              </w:rPr>
              <w:t>requires</w:t>
            </w:r>
            <w:r w:rsidRPr="4986D35A">
              <w:rPr>
                <w:strike w:val="1"/>
                <w:rPrChange w:author="Syed Ahmed" w:date="2026-09-16T14:28:46.15Z" w16du:dateUtc="2026-09-16T14:28:46.15Z" w:id="148020634"/>
              </w:rPr>
              <w:t xml:space="preserve"> a Gen2 UEFI source; confirm against the boot type in §4.1.2 and </w:t>
            </w:r>
            <w:r w:rsidRPr="4986D35A">
              <w:rPr>
                <w:strike w:val="1"/>
                <w:rPrChange w:author="Syed Ahmed" w:date="2026-09-16T14:28:46.15Z" w16du:dateUtc="2026-09-16T14:28:46.15Z" w:id="1725211672"/>
              </w:rPr>
              <w:t>state</w:t>
            </w:r>
            <w:r w:rsidRPr="4986D35A">
              <w:rPr>
                <w:strike w:val="1"/>
                <w:rPrChange w:author="Syed Ahmed" w:date="2026-09-16T14:28:46.15Z" w16du:dateUtc="2026-09-16T14:28:46.15Z" w:id="335709175"/>
              </w:rPr>
              <w:t xml:space="preserve"> the reason where </w:t>
            </w:r>
            <w:r w:rsidRPr="4986D35A">
              <w:rPr>
                <w:strike w:val="1"/>
                <w:rPrChange w:author="Syed Ahmed" w:date="2026-09-16T14:28:46.15Z" w16du:dateUtc="2026-09-16T14:28:46.15Z" w:id="1360358105"/>
              </w:rPr>
              <w:t>Standard .</w:t>
            </w:r>
            <w:r w:rsidRPr="4986D35A">
              <w:rPr>
                <w:strike w:val="1"/>
                <w:rPrChange w:author="Syed Ahmed" w:date="2026-09-16T14:28:46.15Z" w16du:dateUtc="2026-09-16T14:28:46.15Z" w:id="1106517711"/>
              </w:rPr>
              <w:t xml:space="preserve"> Not on file in the evidence pack (searched per the Appendix B source-exhaustion note, 26-Aug-2026); requested from GEHA (Appendix B; register W3-UTIL).</w:t>
            </w:r>
          </w:p>
        </w:tc>
      </w:tr>
      <w:tr w:rsidR="001F702A" w:rsidTr="4986D35A" w14:paraId="796FA75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5A" w14:textId="77777777">
            <w:pPr>
              <w:pStyle w:val="Compact"/>
              <w:rPr>
                <w:b w:val="1"/>
                <w:bCs w:val="1"/>
                <w:strike w:val="1"/>
                <w:rPrChange w:author="Syed Ahmed" w:date="2026-09-16T14:28:46.15Z" w:id="29719146"/>
              </w:rPr>
            </w:pPr>
            <w:r w:rsidRPr="4986D35A">
              <w:rPr>
                <w:b w:val="1"/>
                <w:bCs w:val="1"/>
                <w:strike w:val="1"/>
                <w:rPrChange w:author="Syed Ahmed" w:date="2026-09-16T14:28:46.15Z" w16du:dateUtc="2026-09-16T14:28:46.15Z" w:id="892531073">
                  <w:rPr>
                    <w:b w:val="1"/>
                    <w:bCs w:val="1"/>
                  </w:rPr>
                </w:rPrChange>
              </w:rPr>
              <w:t>Boot Diagnostics &amp; Serial Access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5B" w14:textId="77777777">
            <w:pPr>
              <w:pStyle w:val="Compact"/>
              <w:rPr>
                <w:i w:val="1"/>
                <w:iCs w:val="1"/>
                <w:strike w:val="1"/>
                <w:rPrChange w:author="Syed Ahmed" w:date="2026-09-16T14:28:46.151Z" w:id="2028452441"/>
              </w:rPr>
            </w:pPr>
            <w:r w:rsidRPr="4986D35A">
              <w:rPr>
                <w:i w:val="1"/>
                <w:iCs w:val="1"/>
                <w:strike w:val="1"/>
                <w:rPrChange w:author="Syed Ahmed" w:date="2026-09-16T14:28:46.15Z" w16du:dateUtc="2026-09-16T14:28:46.15Z" w:id="170836046">
                  <w:rPr>
                    <w:i w:val="1"/>
                    <w:iCs w:val="1"/>
                  </w:rPr>
                </w:rPrChange>
              </w:rPr>
              <w:t>Not yet provided — Enabled, and where diagnostics are stored — this is what makes a failed boot diagnosable. Not on file in the evidence pack (searched per the Appendix B source-exhaustion note, 26-Aug-2026); requested from GEHA (Appendix B; register W3-UTIL).</w:t>
            </w:r>
          </w:p>
        </w:tc>
      </w:tr>
      <w:tr w:rsidR="001F702A" w:rsidTr="4986D35A" w14:paraId="796FA75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5D" w14:textId="77777777">
            <w:pPr>
              <w:pStyle w:val="Compact"/>
              <w:rPr>
                <w:b w:val="1"/>
                <w:bCs w:val="1"/>
                <w:strike w:val="1"/>
                <w:rPrChange w:author="Syed Ahmed" w:date="2026-09-16T14:28:46.151Z" w:id="1424581441"/>
              </w:rPr>
            </w:pPr>
            <w:r w:rsidRPr="4986D35A">
              <w:rPr>
                <w:b w:val="1"/>
                <w:bCs w:val="1"/>
                <w:strike w:val="1"/>
                <w:rPrChange w:author="Syed Ahmed" w:date="2026-09-16T14:28:46.151Z" w16du:dateUtc="2026-09-16T14:28:46.151Z" w:id="1116764200">
                  <w:rPr>
                    <w:b w:val="1"/>
                    <w:bCs w:val="1"/>
                  </w:rPr>
                </w:rPrChange>
              </w:rPr>
              <w:t>Auto-Shutdown / Scheduling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5E" w14:textId="77777777">
            <w:pPr>
              <w:pStyle w:val="Compact"/>
              <w:rPr>
                <w:i w:val="1"/>
                <w:iCs w:val="1"/>
                <w:strike w:val="1"/>
                <w:rPrChange w:author="Syed Ahmed" w:date="2026-09-16T14:28:46.151Z" w:id="1741555955"/>
              </w:rPr>
            </w:pPr>
            <w:r w:rsidRPr="4986D35A">
              <w:rPr>
                <w:i w:val="1"/>
                <w:iCs w:val="1"/>
                <w:strike w:val="1"/>
                <w:rPrChange w:author="Syed Ahmed" w:date="2026-09-16T14:28:46.151Z" w16du:dateUtc="2026-09-16T14:28:46.151Z" w:id="561651917">
                  <w:rPr>
                    <w:i w:val="1"/>
                    <w:iCs w:val="1"/>
                  </w:rPr>
                </w:rPrChange>
              </w:rPr>
              <w:t xml:space="preserve">Not yet provided — Applies to non-production; </w:t>
            </w:r>
            <w:r w:rsidRPr="4986D35A">
              <w:rPr>
                <w:i w:val="1"/>
                <w:iCs w:val="1"/>
                <w:strike w:val="1"/>
                <w:rPrChange w:author="Syed Ahmed" w:date="2026-09-16T14:28:46.151Z" w16du:dateUtc="2026-09-16T14:28:46.151Z" w:id="1376616445">
                  <w:rPr>
                    <w:i w:val="1"/>
                    <w:iCs w:val="1"/>
                  </w:rPr>
                </w:rPrChange>
              </w:rPr>
              <w:t>state</w:t>
            </w:r>
            <w:r w:rsidRPr="4986D35A">
              <w:rPr>
                <w:i w:val="1"/>
                <w:iCs w:val="1"/>
                <w:strike w:val="1"/>
                <w:rPrChange w:author="Syed Ahmed" w:date="2026-09-16T14:28:46.151Z" w16du:dateUtc="2026-09-16T14:28:46.151Z" w:id="1944288654">
                  <w:rPr>
                    <w:i w:val="1"/>
                    <w:iCs w:val="1"/>
                  </w:rPr>
                </w:rPrChange>
              </w:rPr>
              <w:t xml:space="preserve"> the schedule and who can override it. Not on file in the evidence pack (searched per the Appendix B source-exhaustion note, 26-Aug-2026); requested from GEHA (Appendix B; register W3-UTIL).</w:t>
            </w:r>
          </w:p>
        </w:tc>
      </w:tr>
      <w:tr w:rsidR="001F702A" w:rsidTr="4986D35A" w14:paraId="796FA76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60" w14:textId="77777777">
            <w:pPr>
              <w:pStyle w:val="Compact"/>
              <w:rPr>
                <w:b w:val="1"/>
                <w:bCs w:val="1"/>
                <w:strike w:val="1"/>
                <w:rPrChange w:author="Syed Ahmed" w:date="2026-09-16T14:28:46.152Z" w:id="804496893"/>
              </w:rPr>
            </w:pPr>
            <w:r w:rsidRPr="4986D35A">
              <w:rPr>
                <w:b w:val="1"/>
                <w:bCs w:val="1"/>
                <w:strike w:val="1"/>
                <w:rPrChange w:author="Syed Ahmed" w:date="2026-09-16T14:28:46.151Z" w16du:dateUtc="2026-09-16T14:28:46.151Z" w:id="1407264525">
                  <w:rPr>
                    <w:b w:val="1"/>
                    <w:bCs w:val="1"/>
                  </w:rPr>
                </w:rPrChange>
              </w:rPr>
              <w:t>Scaling Approach</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61" w14:textId="77777777">
            <w:pPr>
              <w:pStyle w:val="Compact"/>
              <w:rPr>
                <w:i w:val="1"/>
                <w:iCs w:val="1"/>
                <w:strike w:val="1"/>
                <w:rPrChange w:author="Syed Ahmed" w:date="2026-09-16T14:28:46.152Z" w:id="299648297"/>
              </w:rPr>
            </w:pPr>
            <w:r w:rsidRPr="4986D35A">
              <w:rPr>
                <w:i w:val="1"/>
                <w:iCs w:val="1"/>
                <w:strike w:val="1"/>
                <w:rPrChange w:author="Syed Ahmed" w:date="2026-09-16T14:28:46.152Z" w16du:dateUtc="2026-09-16T14:28:46.152Z" w:id="235465140">
                  <w:rPr>
                    <w:i w:val="1"/>
                    <w:iCs w:val="1"/>
                  </w:rPr>
                </w:rPrChange>
              </w:rPr>
              <w:t>Not yet provided — Fixed size, scale set, or manual resize — and the trigger for a resize decision. Not on file in the evidence pack (searched per the Appendix B source-exhaustion note, 26-Aug-2026); requested from GEHA (Appendix B; register W3-UTIL).</w:t>
            </w:r>
          </w:p>
        </w:tc>
      </w:tr>
    </w:tbl>
    <w:p w:rsidR="001F702A" w:rsidP="4986D35A" w:rsidRDefault="00000000" w14:paraId="796FA763" w14:textId="77777777">
      <w:pPr>
        <w:pStyle w:val="BodyText"/>
        <w:rPr>
          <w:b w:val="1"/>
          <w:bCs w:val="1"/>
          <w:strike w:val="1"/>
          <w:sz w:val="15"/>
          <w:szCs w:val="15"/>
          <w:rPrChange w:author="Syed Ahmed" w:date="2026-09-16T14:28:46.152Z" w:id="377620017"/>
        </w:rPr>
      </w:pPr>
      <w:r w:rsidRPr="4986D35A">
        <w:rPr>
          <w:b w:val="1"/>
          <w:bCs w:val="1"/>
          <w:strike w:val="1"/>
          <w:sz w:val="15"/>
          <w:szCs w:val="15"/>
          <w:rPrChange w:author="Syed Ahmed" w:date="2026-09-16T14:28:46.152Z" w16du:dateUtc="2026-09-16T14:28:46.152Z" w:id="1999443896">
            <w:rPr>
              <w:b w:val="1"/>
              <w:bCs w:val="1"/>
              <w:sz w:val="15"/>
              <w:szCs w:val="15"/>
            </w:rPr>
          </w:rPrChange>
        </w:rPr>
        <w:t>Table 5.3 — Compute</w:t>
      </w:r>
    </w:p>
    <w:p w:rsidR="001F702A" w:rsidRDefault="001F702A" w14:paraId="796FA764" w14:textId="77777777">
      <w:pPr>
        <w:pStyle w:val="Compact"/>
      </w:pPr>
    </w:p>
    <w:p w:rsidR="001F702A" w:rsidP="4986D35A" w:rsidRDefault="00000000" w14:paraId="796FA765" w14:textId="77777777">
      <w:pPr>
        <w:pStyle w:val="Heading2"/>
        <w:rPr>
          <w:strike w:val="1"/>
          <w:rPrChange w:author="Syed Ahmed" w:date="2026-09-16T14:29:06.565Z" w:id="661577084"/>
        </w:rPr>
      </w:pPr>
      <w:bookmarkStart w:name="data-platform" w:id="37"/>
      <w:bookmarkEnd w:id="36"/>
      <w:r w:rsidRPr="4986D35A">
        <w:rPr>
          <w:strike w:val="1"/>
          <w:rPrChange w:author="Syed Ahmed" w:date="2026-09-16T14:29:06.565Z" w16du:dateUtc="2026-09-16T14:29:06.565Z" w:id="1453082239"/>
        </w:rPr>
        <w:t>5.4 Data Platform</w:t>
      </w:r>
    </w:p>
    <w:p w:rsidR="001F702A" w:rsidP="4986D35A" w:rsidRDefault="00000000" w14:paraId="796FA766" w14:textId="77777777">
      <w:pPr>
        <w:pStyle w:val="FirstParagraph"/>
        <w:rPr>
          <w:strike w:val="1"/>
          <w:rPrChange w:author="Syed Ahmed" w:date="2026-09-16T14:29:06.566Z" w:id="1099806324"/>
        </w:rPr>
      </w:pPr>
      <w:r w:rsidRPr="4986D35A">
        <w:rPr>
          <w:strike w:val="1"/>
          <w:rPrChange w:author="Syed Ahmed" w:date="2026-09-16T14:29:06.565Z" w16du:dateUtc="2026-09-16T14:29:06.565Z" w:id="1618977329"/>
        </w:rPr>
        <w:t xml:space="preserve">The target data service is recorded here together with the migration method that reaches it and the downtime that method implies. The compatibility assessment of the source instance is the input to this decision: collation, compatibility level and unsupported features </w:t>
      </w:r>
      <w:r w:rsidRPr="4986D35A">
        <w:rPr>
          <w:strike w:val="1"/>
          <w:rPrChange w:author="Syed Ahmed" w:date="2026-09-16T14:29:06.565Z" w16du:dateUtc="2026-09-16T14:29:06.565Z" w:id="1441461907"/>
        </w:rPr>
        <w:t>determine</w:t>
      </w:r>
      <w:r w:rsidRPr="4986D35A">
        <w:rPr>
          <w:strike w:val="1"/>
          <w:rPrChange w:author="Syed Ahmed" w:date="2026-09-16T14:29:06.565Z" w16du:dateUtc="2026-09-16T14:29:06.565Z" w:id="1262939053"/>
        </w:rPr>
        <w:t xml:space="preserve"> whether a managed platform target is available or whether a lift to a virtual machine is the only supported path. Backup, </w:t>
      </w:r>
      <w:r w:rsidRPr="4986D35A">
        <w:rPr>
          <w:strike w:val="1"/>
          <w:rPrChange w:author="Syed Ahmed" w:date="2026-09-16T14:29:06.565Z" w16du:dateUtc="2026-09-16T14:29:06.565Z" w:id="1367850895"/>
        </w:rPr>
        <w:t>retention</w:t>
      </w:r>
      <w:r w:rsidRPr="4986D35A">
        <w:rPr>
          <w:strike w:val="1"/>
          <w:rPrChange w:author="Syed Ahmed" w:date="2026-09-16T14:29:06.565Z" w16du:dateUtc="2026-09-16T14:29:06.565Z" w:id="1355158957"/>
        </w:rPr>
        <w:t xml:space="preserve"> and restore testing are defined as part of the design rather than deferred to operations. Every endpoint change is </w:t>
      </w:r>
      <w:r w:rsidRPr="4986D35A">
        <w:rPr>
          <w:strike w:val="1"/>
          <w:rPrChange w:author="Syed Ahmed" w:date="2026-09-16T14:29:06.565Z" w16du:dateUtc="2026-09-16T14:29:06.565Z" w:id="1135976166"/>
        </w:rPr>
        <w:t>identified</w:t>
      </w:r>
      <w:r w:rsidRPr="4986D35A">
        <w:rPr>
          <w:strike w:val="1"/>
          <w:rPrChange w:author="Syed Ahmed" w:date="2026-09-16T14:29:06.565Z" w16du:dateUtc="2026-09-16T14:29:06.565Z" w:id="353436410"/>
        </w:rPr>
        <w:t xml:space="preserve"> so that connection strings and downstream references can be updated in a controlled way rather than discovered by failure.</w:t>
      </w:r>
    </w:p>
    <w:p w:rsidR="001F702A" w:rsidP="4986D35A" w:rsidRDefault="001F702A" w14:paraId="796FA767" w14:textId="77777777">
      <w:pPr>
        <w:pStyle w:val="Compact"/>
        <w:rPr>
          <w:strike w:val="1"/>
          <w:rPrChange w:author="Syed Ahmed" w:date="2026-09-16T14:29:06.566Z" w:id="34063959"/>
        </w:rPr>
      </w:pPr>
    </w:p>
    <w:tbl>
      <w:tblPr>
        <w:tblStyle w:val="Table"/>
        <w:tblW w:w="5000" w:type="pct"/>
        <w:tblLook w:val="0020" w:firstRow="1" w:lastRow="0" w:firstColumn="0" w:lastColumn="0" w:noHBand="0" w:noVBand="0"/>
      </w:tblPr>
      <w:tblGrid>
        <w:gridCol w:w="1610"/>
        <w:gridCol w:w="7866"/>
      </w:tblGrid>
      <w:tr w:rsidR="001F702A" w:rsidTr="4986D35A" w14:paraId="796FA76A"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68" w14:textId="77777777">
            <w:pPr>
              <w:pStyle w:val="Compact"/>
              <w:rPr>
                <w:b w:val="1"/>
                <w:bCs w:val="1"/>
                <w:strike w:val="1"/>
                <w:rPrChange w:author="Syed Ahmed" w:date="2026-09-16T14:29:06.566Z" w:id="2025903444"/>
              </w:rPr>
            </w:pPr>
            <w:r w:rsidRPr="4986D35A">
              <w:rPr>
                <w:b w:val="1"/>
                <w:bCs w:val="1"/>
                <w:strike w:val="1"/>
                <w:rPrChange w:author="Syed Ahmed" w:date="2026-09-16T14:29:06.566Z" w16du:dateUtc="2026-09-16T14:29:06.566Z" w:id="1966430873">
                  <w:rPr>
                    <w:b w:val="1"/>
                    <w:bCs w:val="1"/>
                  </w:rPr>
                </w:rPrChange>
              </w:rPr>
              <w:t>Target Data Service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69" w14:textId="77777777">
            <w:pPr>
              <w:pStyle w:val="Compact"/>
              <w:rPr>
                <w:strike w:val="1"/>
                <w:rPrChange w:author="Syed Ahmed" w:date="2026-09-16T14:29:06.567Z" w:id="1825277351"/>
              </w:rPr>
            </w:pPr>
            <w:r w:rsidRPr="4986D35A">
              <w:rPr>
                <w:strike w:val="1"/>
                <w:rPrChange w:author="Syed Ahmed" w:date="2026-09-16T14:29:06.567Z" w16du:dateUtc="2026-09-16T14:29:06.567Z" w:id="424308100"/>
              </w:rPr>
              <w:t>☐ SQL on Azure VM ☐ SQL Managed Instance ☐ Azure SQL Database ☐ Other — Not yet provided — with the reason, referencing the §4.4 compatibility assessment. Not on file in the evidence pack (searched per the Appendix B source-exhaustion note, 26-Aug-2026); requested from GEHA (Appendix B; register W3-UTIL).</w:t>
            </w:r>
          </w:p>
        </w:tc>
      </w:tr>
      <w:tr w:rsidR="001F702A" w:rsidTr="4986D35A" w14:paraId="796FA76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6B" w14:textId="77777777">
            <w:pPr>
              <w:pStyle w:val="Compact"/>
              <w:rPr>
                <w:b w:val="1"/>
                <w:bCs w:val="1"/>
                <w:strike w:val="1"/>
                <w:rPrChange w:author="Syed Ahmed" w:date="2026-09-16T14:29:06.567Z" w:id="376075228"/>
              </w:rPr>
            </w:pPr>
            <w:r w:rsidRPr="4986D35A">
              <w:rPr>
                <w:b w:val="1"/>
                <w:bCs w:val="1"/>
                <w:strike w:val="1"/>
                <w:rPrChange w:author="Syed Ahmed" w:date="2026-09-16T14:29:06.567Z" w16du:dateUtc="2026-09-16T14:29:06.567Z" w:id="1698950893">
                  <w:rPr>
                    <w:b w:val="1"/>
                    <w:bCs w:val="1"/>
                  </w:rPr>
                </w:rPrChange>
              </w:rPr>
              <w:t>Service Tier &amp; Sizing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6C" w14:textId="77777777">
            <w:pPr>
              <w:pStyle w:val="Compact"/>
              <w:rPr>
                <w:i w:val="1"/>
                <w:iCs w:val="1"/>
                <w:strike w:val="1"/>
                <w:rPrChange w:author="Syed Ahmed" w:date="2026-09-16T14:29:06.568Z" w:id="2090640329"/>
              </w:rPr>
            </w:pPr>
            <w:r w:rsidRPr="4986D35A">
              <w:rPr>
                <w:i w:val="1"/>
                <w:iCs w:val="1"/>
                <w:strike w:val="1"/>
                <w:rPrChange w:author="Syed Ahmed" w:date="2026-09-16T14:29:06.568Z" w16du:dateUtc="2026-09-16T14:29:06.568Z" w:id="597246483">
                  <w:rPr>
                    <w:i w:val="1"/>
                    <w:iCs w:val="1"/>
                  </w:rPr>
                </w:rPrChange>
              </w:rPr>
              <w:t xml:space="preserve">Not yet provided — Tier, compute size and storage, sized from the §4.4 </w:t>
            </w:r>
            <w:r w:rsidRPr="4986D35A">
              <w:rPr>
                <w:i w:val="1"/>
                <w:iCs w:val="1"/>
                <w:strike w:val="1"/>
                <w:rPrChange w:author="Syed Ahmed" w:date="2026-09-16T14:29:06.568Z" w16du:dateUtc="2026-09-16T14:29:06.568Z" w:id="43460205">
                  <w:rPr>
                    <w:i w:val="1"/>
                    <w:iCs w:val="1"/>
                  </w:rPr>
                </w:rPrChange>
              </w:rPr>
              <w:t>utilization</w:t>
            </w:r>
            <w:r w:rsidRPr="4986D35A">
              <w:rPr>
                <w:i w:val="1"/>
                <w:iCs w:val="1"/>
                <w:strike w:val="1"/>
                <w:rPrChange w:author="Syed Ahmed" w:date="2026-09-16T14:29:06.568Z" w16du:dateUtc="2026-09-16T14:29:06.568Z" w:id="580146748">
                  <w:rPr>
                    <w:i w:val="1"/>
                    <w:iCs w:val="1"/>
                  </w:rPr>
                </w:rPrChange>
              </w:rPr>
              <w:t xml:space="preserve"> figures. Not on file in the evidence pack (searched per the Appendix B source-exhaustion note, 26-Aug-2026); requested from GEHA (Appendix B; register W3-UTIL).</w:t>
            </w:r>
          </w:p>
        </w:tc>
      </w:tr>
      <w:tr w:rsidR="001F702A" w:rsidTr="4986D35A" w14:paraId="796FA77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6E" w14:textId="77777777">
            <w:pPr>
              <w:pStyle w:val="Compact"/>
              <w:rPr>
                <w:b w:val="1"/>
                <w:bCs w:val="1"/>
                <w:strike w:val="1"/>
                <w:rPrChange w:author="Syed Ahmed" w:date="2026-09-16T14:29:06.568Z" w:id="160177571"/>
              </w:rPr>
            </w:pPr>
            <w:r w:rsidRPr="4986D35A">
              <w:rPr>
                <w:b w:val="1"/>
                <w:bCs w:val="1"/>
                <w:strike w:val="1"/>
                <w:rPrChange w:author="Syed Ahmed" w:date="2026-09-16T14:29:06.568Z" w16du:dateUtc="2026-09-16T14:29:06.568Z" w:id="2043964074">
                  <w:rPr>
                    <w:b w:val="1"/>
                    <w:bCs w:val="1"/>
                  </w:rPr>
                </w:rPrChange>
              </w:rPr>
              <w:t>High Availability Design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6F" w14:textId="77777777">
            <w:pPr>
              <w:pStyle w:val="Compact"/>
              <w:rPr>
                <w:i w:val="1"/>
                <w:iCs w:val="1"/>
                <w:strike w:val="1"/>
                <w:rPrChange w:author="Syed Ahmed" w:date="2026-09-16T14:29:06.569Z" w:id="1035297369"/>
              </w:rPr>
            </w:pPr>
            <w:r w:rsidRPr="4986D35A">
              <w:rPr>
                <w:i w:val="1"/>
                <w:iCs w:val="1"/>
                <w:strike w:val="1"/>
                <w:rPrChange w:author="Syed Ahmed" w:date="2026-09-16T14:29:06.568Z" w16du:dateUtc="2026-09-16T14:29:06.568Z" w:id="1816863509">
                  <w:rPr>
                    <w:i w:val="1"/>
                    <w:iCs w:val="1"/>
                  </w:rPr>
                </w:rPrChange>
              </w:rPr>
              <w:t>Not yet provided — Target HA model and the availability commitment it carries. Not on file in the evidence pack (searched per the Appendix B source-exhaustion note, 26-Aug-2026); requested from GEHA (Appendix B; register W3-UTIL).</w:t>
            </w:r>
          </w:p>
        </w:tc>
      </w:tr>
      <w:tr w:rsidR="001F702A" w:rsidTr="4986D35A" w14:paraId="796FA77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71" w14:textId="77777777">
            <w:pPr>
              <w:pStyle w:val="Compact"/>
              <w:rPr>
                <w:b w:val="1"/>
                <w:bCs w:val="1"/>
                <w:strike w:val="1"/>
                <w:rPrChange w:author="Syed Ahmed" w:date="2026-09-16T14:29:06.569Z" w:id="164586999"/>
              </w:rPr>
            </w:pPr>
            <w:r w:rsidRPr="4986D35A">
              <w:rPr>
                <w:b w:val="1"/>
                <w:bCs w:val="1"/>
                <w:strike w:val="1"/>
                <w:rPrChange w:author="Syed Ahmed" w:date="2026-09-16T14:29:06.569Z" w16du:dateUtc="2026-09-16T14:29:06.569Z" w:id="377780294">
                  <w:rPr>
                    <w:b w:val="1"/>
                    <w:bCs w:val="1"/>
                  </w:rPr>
                </w:rPrChange>
              </w:rPr>
              <w:t>Backup Configuration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72" w14:textId="77777777">
            <w:pPr>
              <w:pStyle w:val="Compact"/>
              <w:rPr>
                <w:i w:val="1"/>
                <w:iCs w:val="1"/>
                <w:strike w:val="1"/>
                <w:rPrChange w:author="Syed Ahmed" w:date="2026-09-16T14:29:06.569Z" w:id="2217009"/>
              </w:rPr>
            </w:pPr>
            <w:r w:rsidRPr="4986D35A">
              <w:rPr>
                <w:i w:val="1"/>
                <w:iCs w:val="1"/>
                <w:strike w:val="1"/>
                <w:rPrChange w:author="Syed Ahmed" w:date="2026-09-16T14:29:06.569Z" w16du:dateUtc="2026-09-16T14:29:06.569Z" w:id="2008050004">
                  <w:rPr>
                    <w:i w:val="1"/>
                    <w:iCs w:val="1"/>
                  </w:rPr>
                </w:rPrChange>
              </w:rPr>
              <w:t>Not yet provided — Backup frequency, retention, long-term retention, and where backups are held. Not on file in the evidence pack (searched per the Appendix B source-exhaustion note, 26-Aug-2026); requested from GEHA (Appendix B; register W3-UTIL).</w:t>
            </w:r>
          </w:p>
        </w:tc>
      </w:tr>
      <w:tr w:rsidR="001F702A" w:rsidTr="4986D35A" w14:paraId="796FA77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74" w14:textId="77777777">
            <w:pPr>
              <w:pStyle w:val="Compact"/>
              <w:rPr>
                <w:b w:val="1"/>
                <w:bCs w:val="1"/>
                <w:strike w:val="1"/>
                <w:rPrChange w:author="Syed Ahmed" w:date="2026-09-16T14:29:06.57Z" w:id="852420326"/>
              </w:rPr>
            </w:pPr>
            <w:r w:rsidRPr="4986D35A">
              <w:rPr>
                <w:b w:val="1"/>
                <w:bCs w:val="1"/>
                <w:strike w:val="1"/>
                <w:rPrChange w:author="Syed Ahmed" w:date="2026-09-16T14:29:06.57Z" w16du:dateUtc="2026-09-16T14:29:06.57Z" w:id="617734148">
                  <w:rPr>
                    <w:b w:val="1"/>
                    <w:bCs w:val="1"/>
                  </w:rPr>
                </w:rPrChange>
              </w:rPr>
              <w:t>Restore Testing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75" w14:textId="77777777">
            <w:pPr>
              <w:pStyle w:val="Compact"/>
              <w:rPr>
                <w:i w:val="1"/>
                <w:iCs w:val="1"/>
                <w:strike w:val="1"/>
                <w:rPrChange w:author="Syed Ahmed" w:date="2026-09-16T14:29:06.57Z" w:id="2139653628"/>
              </w:rPr>
            </w:pPr>
            <w:r w:rsidRPr="4986D35A">
              <w:rPr>
                <w:i w:val="1"/>
                <w:iCs w:val="1"/>
                <w:strike w:val="1"/>
                <w:rPrChange w:author="Syed Ahmed" w:date="2026-09-16T14:29:06.57Z" w16du:dateUtc="2026-09-16T14:29:06.57Z" w:id="988335412">
                  <w:rPr>
                    <w:i w:val="1"/>
                    <w:iCs w:val="1"/>
                  </w:rPr>
                </w:rPrChange>
              </w:rPr>
              <w:t>Not yet provided — How and when a restore is proven — an untested backup is an assumption. Not on file in the evidence pack (searched per the Appendix B source-exhaustion note, 26-Aug-2026); requested from GEHA (Appendix B; register W3-UTIL).</w:t>
            </w:r>
          </w:p>
        </w:tc>
      </w:tr>
      <w:tr w:rsidR="001F702A" w:rsidTr="4986D35A" w14:paraId="796FA77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77" w14:textId="77777777">
            <w:pPr>
              <w:pStyle w:val="Compact"/>
              <w:rPr>
                <w:b w:val="1"/>
                <w:bCs w:val="1"/>
                <w:strike w:val="1"/>
                <w:rPrChange w:author="Syed Ahmed" w:date="2026-09-16T14:29:06.571Z" w:id="1184322144"/>
              </w:rPr>
            </w:pPr>
            <w:r w:rsidRPr="4986D35A">
              <w:rPr>
                <w:b w:val="1"/>
                <w:bCs w:val="1"/>
                <w:strike w:val="1"/>
                <w:rPrChange w:author="Syed Ahmed" w:date="2026-09-16T14:29:06.57Z" w16du:dateUtc="2026-09-16T14:29:06.57Z" w:id="746972135">
                  <w:rPr>
                    <w:b w:val="1"/>
                    <w:bCs w:val="1"/>
                  </w:rPr>
                </w:rPrChange>
              </w:rPr>
              <w:t>Migration Method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78" w14:textId="77777777">
            <w:pPr>
              <w:pStyle w:val="Compact"/>
              <w:rPr>
                <w:i w:val="1"/>
                <w:iCs w:val="1"/>
                <w:strike w:val="1"/>
                <w:rPrChange w:author="Syed Ahmed" w:date="2026-09-16T14:29:06.571Z" w:id="1295639589"/>
              </w:rPr>
            </w:pPr>
            <w:r w:rsidRPr="4986D35A">
              <w:rPr>
                <w:i w:val="1"/>
                <w:iCs w:val="1"/>
                <w:strike w:val="1"/>
                <w:rPrChange w:author="Syed Ahmed" w:date="2026-09-16T14:29:06.571Z" w16du:dateUtc="2026-09-16T14:29:06.571Z" w:id="1940482817">
                  <w:rPr>
                    <w:i w:val="1"/>
                    <w:iCs w:val="1"/>
                  </w:rPr>
                </w:rPrChange>
              </w:rPr>
              <w:t>Not yet provided — Backup and restore, replication link, migration service, or export and import — with the expected downtime each implies. Not on file in the evidence pack (searched per the Appendix B source-exhaustion note, 26-Aug-2026); requested from GEHA (Appendix B; register W3-UTIL).</w:t>
            </w:r>
          </w:p>
        </w:tc>
      </w:tr>
      <w:tr w:rsidR="001F702A" w:rsidTr="4986D35A" w14:paraId="796FA77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7A" w14:textId="77777777">
            <w:pPr>
              <w:pStyle w:val="Compact"/>
              <w:rPr>
                <w:b w:val="1"/>
                <w:bCs w:val="1"/>
                <w:strike w:val="1"/>
                <w:rPrChange w:author="Syed Ahmed" w:date="2026-09-16T14:29:09.979Z" w:id="117465759"/>
              </w:rPr>
            </w:pPr>
            <w:r w:rsidRPr="4986D35A">
              <w:rPr>
                <w:b w:val="1"/>
                <w:bCs w:val="1"/>
                <w:strike w:val="1"/>
                <w:rPrChange w:author="Syed Ahmed" w:date="2026-09-16T14:29:09.978Z" w16du:dateUtc="2026-09-16T14:29:09.978Z" w:id="2123016057">
                  <w:rPr>
                    <w:b w:val="1"/>
                    <w:bCs w:val="1"/>
                  </w:rPr>
                </w:rPrChange>
              </w:rPr>
              <w:t>Compatibility Blockers &amp; Remediation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7B" w14:textId="77777777">
            <w:pPr>
              <w:pStyle w:val="Compact"/>
              <w:rPr>
                <w:i w:val="1"/>
                <w:iCs w:val="1"/>
                <w:strike w:val="1"/>
                <w:rPrChange w:author="Syed Ahmed" w:date="2026-09-16T14:29:09.979Z" w:id="1585181910"/>
              </w:rPr>
            </w:pPr>
            <w:r w:rsidRPr="4986D35A">
              <w:rPr>
                <w:i w:val="1"/>
                <w:iCs w:val="1"/>
                <w:strike w:val="1"/>
                <w:rPrChange w:author="Syed Ahmed" w:date="2026-09-16T14:29:09.979Z" w16du:dateUtc="2026-09-16T14:29:09.979Z" w:id="1859710193">
                  <w:rPr>
                    <w:i w:val="1"/>
                    <w:iCs w:val="1"/>
                  </w:rPr>
                </w:rPrChange>
              </w:rPr>
              <w:t>Not yet provided — Findings from the §4.4 assessment, and the fix or accepted change for each. Not on file in the evidence pack (searched per the Appendix B source-exhaustion note, 26-Aug-2026); requested from GEHA (Appendix B; register W3-UTIL).</w:t>
            </w:r>
          </w:p>
        </w:tc>
      </w:tr>
      <w:tr w:rsidR="001F702A" w:rsidTr="4986D35A" w14:paraId="796FA77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7D" w14:textId="77777777">
            <w:pPr>
              <w:pStyle w:val="Compact"/>
              <w:rPr>
                <w:b w:val="1"/>
                <w:bCs w:val="1"/>
                <w:strike w:val="1"/>
                <w:rPrChange w:author="Syed Ahmed" w:date="2026-09-16T14:29:09.979Z" w:id="936773390"/>
              </w:rPr>
            </w:pPr>
            <w:r w:rsidRPr="4986D35A">
              <w:rPr>
                <w:b w:val="1"/>
                <w:bCs w:val="1"/>
                <w:strike w:val="1"/>
                <w:rPrChange w:author="Syed Ahmed" w:date="2026-09-16T14:29:09.979Z" w16du:dateUtc="2026-09-16T14:29:09.979Z" w:id="972147267">
                  <w:rPr>
                    <w:b w:val="1"/>
                    <w:bCs w:val="1"/>
                  </w:rPr>
                </w:rPrChange>
              </w:rPr>
              <w:t>Connection String &amp; Endpoint Changes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7E" w14:textId="77777777">
            <w:pPr>
              <w:pStyle w:val="Compact"/>
              <w:rPr>
                <w:i w:val="1"/>
                <w:iCs w:val="1"/>
                <w:strike w:val="1"/>
                <w:rPrChange w:author="Syed Ahmed" w:date="2026-09-16T14:29:09.98Z" w:id="711211835"/>
              </w:rPr>
            </w:pPr>
            <w:r w:rsidRPr="4986D35A">
              <w:rPr>
                <w:i w:val="1"/>
                <w:iCs w:val="1"/>
                <w:strike w:val="1"/>
                <w:rPrChange w:author="Syed Ahmed" w:date="2026-09-16T14:29:09.98Z" w16du:dateUtc="2026-09-16T14:29:09.98Z" w:id="483547596">
                  <w:rPr>
                    <w:i w:val="1"/>
                    <w:iCs w:val="1"/>
                  </w:rPr>
                </w:rPrChange>
              </w:rPr>
              <w:t xml:space="preserve">Not yet provided — New endpoints and every </w:t>
            </w:r>
            <w:r w:rsidRPr="4986D35A">
              <w:rPr>
                <w:i w:val="1"/>
                <w:iCs w:val="1"/>
                <w:strike w:val="1"/>
                <w:rPrChange w:author="Syed Ahmed" w:date="2026-09-16T14:29:09.98Z" w16du:dateUtc="2026-09-16T14:29:09.98Z" w:id="848342181">
                  <w:rPr>
                    <w:i w:val="1"/>
                    <w:iCs w:val="1"/>
                  </w:rPr>
                </w:rPrChange>
              </w:rPr>
              <w:t>place</w:t>
            </w:r>
            <w:r w:rsidRPr="4986D35A">
              <w:rPr>
                <w:i w:val="1"/>
                <w:iCs w:val="1"/>
                <w:strike w:val="1"/>
                <w:rPrChange w:author="Syed Ahmed" w:date="2026-09-16T14:29:09.98Z" w16du:dateUtc="2026-09-16T14:29:09.98Z" w:id="1383161187">
                  <w:rPr>
                    <w:i w:val="1"/>
                    <w:iCs w:val="1"/>
                  </w:rPr>
                </w:rPrChange>
              </w:rPr>
              <w:t xml:space="preserve"> a connection string must be updated — cross-reference §5.13. Not on file in the evidence pack (searched per the Appendix B source-exhaustion note, 26-Aug-2026); requested from GEHA (Appendix B; register W3-UTIL).</w:t>
            </w:r>
          </w:p>
        </w:tc>
      </w:tr>
    </w:tbl>
    <w:p w:rsidR="001F702A" w:rsidP="4986D35A" w:rsidRDefault="00000000" w14:paraId="796FA780" w14:textId="77777777">
      <w:pPr>
        <w:pStyle w:val="BodyText"/>
        <w:rPr>
          <w:b w:val="1"/>
          <w:bCs w:val="1"/>
          <w:strike w:val="1"/>
          <w:sz w:val="15"/>
          <w:szCs w:val="15"/>
          <w:rPrChange w:author="Syed Ahmed" w:date="2026-09-16T14:29:09.98Z" w:id="694514284"/>
        </w:rPr>
      </w:pPr>
      <w:r w:rsidRPr="4986D35A">
        <w:rPr>
          <w:b w:val="1"/>
          <w:bCs w:val="1"/>
          <w:strike w:val="1"/>
          <w:sz w:val="15"/>
          <w:szCs w:val="15"/>
          <w:rPrChange w:author="Syed Ahmed" w:date="2026-09-16T14:29:09.98Z" w16du:dateUtc="2026-09-16T14:29:09.98Z" w:id="1885140519">
            <w:rPr>
              <w:b w:val="1"/>
              <w:bCs w:val="1"/>
              <w:sz w:val="15"/>
              <w:szCs w:val="15"/>
            </w:rPr>
          </w:rPrChange>
        </w:rPr>
        <w:t>Table 5.4 — Data Platform</w:t>
      </w:r>
    </w:p>
    <w:p w:rsidR="001F702A" w:rsidRDefault="001F702A" w14:paraId="796FA781" w14:textId="77777777">
      <w:pPr>
        <w:pStyle w:val="Compact"/>
      </w:pPr>
    </w:p>
    <w:p w:rsidR="001F702A" w:rsidP="4986D35A" w:rsidRDefault="00000000" w14:paraId="796FA782" w14:textId="77777777">
      <w:pPr>
        <w:pStyle w:val="Heading2"/>
        <w:rPr>
          <w:strike w:val="1"/>
          <w:rPrChange w:author="Syed Ahmed" w:date="2026-09-16T14:29:28.515Z" w:id="68936321"/>
        </w:rPr>
      </w:pPr>
      <w:bookmarkStart w:name="storage-file-services" w:id="38"/>
      <w:bookmarkEnd w:id="37"/>
      <w:r w:rsidRPr="4986D35A">
        <w:rPr>
          <w:strike w:val="1"/>
          <w:rPrChange w:author="Syed Ahmed" w:date="2026-09-16T14:29:28.515Z" w16du:dateUtc="2026-09-16T14:29:28.515Z" w:id="2139984840"/>
        </w:rPr>
        <w:t>5.5 Storage &amp; File Services</w:t>
      </w:r>
    </w:p>
    <w:p w:rsidR="001F702A" w:rsidP="4986D35A" w:rsidRDefault="00000000" w14:paraId="796FA783" w14:textId="77777777">
      <w:pPr>
        <w:pStyle w:val="FirstParagraph"/>
        <w:rPr>
          <w:strike w:val="1"/>
          <w:rPrChange w:author="Syed Ahmed" w:date="2026-09-16T14:29:28.516Z" w:id="702375049"/>
        </w:rPr>
      </w:pPr>
      <w:r w:rsidRPr="4986D35A">
        <w:rPr>
          <w:strike w:val="1"/>
          <w:rPrChange w:author="Syed Ahmed" w:date="2026-09-16T14:29:28.515Z" w16du:dateUtc="2026-09-16T14:29:28.515Z" w:id="498597052"/>
        </w:rPr>
        <w:t xml:space="preserve">The target storage design addresses not only capacity but the two things that most often break at cutover: how identity is presented to file shares, and whether permissions survive the copy. Each source location maps to a target service with a stated redundancy </w:t>
      </w:r>
      <w:r w:rsidRPr="4986D35A">
        <w:rPr>
          <w:strike w:val="1"/>
          <w:rPrChange w:author="Syed Ahmed" w:date="2026-09-16T14:29:28.515Z" w16du:dateUtc="2026-09-16T14:29:28.515Z" w:id="139908980"/>
        </w:rPr>
        <w:t>option</w:t>
      </w:r>
      <w:r w:rsidRPr="4986D35A">
        <w:rPr>
          <w:strike w:val="1"/>
          <w:rPrChange w:author="Syed Ahmed" w:date="2026-09-16T14:29:28.515Z" w16du:dateUtc="2026-09-16T14:29:28.515Z" w:id="851118585"/>
        </w:rPr>
        <w:t xml:space="preserve"> and lifecycle rule aligned to the retention obligation recorded earlier. Copy duration is taken from the rehearsal rather than estimated, because a file copy that runs longer than the outage window is discovered too late to fix. Permission preservation is verified </w:t>
      </w:r>
      <w:r w:rsidRPr="4986D35A">
        <w:rPr>
          <w:strike w:val="1"/>
          <w:rPrChange w:author="Syed Ahmed" w:date="2026-09-16T14:29:28.515Z" w16du:dateUtc="2026-09-16T14:29:28.515Z" w:id="100351763"/>
        </w:rPr>
        <w:t>explicitly</w:t>
      </w:r>
      <w:r w:rsidRPr="4986D35A">
        <w:rPr>
          <w:strike w:val="1"/>
          <w:rPrChange w:author="Syed Ahmed" w:date="2026-09-16T14:29:28.515Z" w16du:dateUtc="2026-09-16T14:29:28.515Z" w:id="1367162340"/>
        </w:rPr>
        <w:t xml:space="preserve"> and the verification signed, since restored data that nobody can open has not been migrated.</w:t>
      </w:r>
    </w:p>
    <w:p w:rsidR="001F702A" w:rsidP="4986D35A" w:rsidRDefault="001F702A" w14:paraId="796FA784" w14:textId="77777777">
      <w:pPr>
        <w:pStyle w:val="Compact"/>
        <w:rPr>
          <w:strike w:val="1"/>
          <w:rPrChange w:author="Syed Ahmed" w:date="2026-09-16T14:29:28.516Z" w:id="503828429"/>
        </w:rPr>
      </w:pPr>
    </w:p>
    <w:tbl>
      <w:tblPr>
        <w:tblStyle w:val="Table"/>
        <w:tblW w:w="5000" w:type="pct"/>
        <w:tblLook w:val="0020" w:firstRow="1" w:lastRow="0" w:firstColumn="0" w:lastColumn="0" w:noHBand="0" w:noVBand="0"/>
      </w:tblPr>
      <w:tblGrid>
        <w:gridCol w:w="1349"/>
        <w:gridCol w:w="8127"/>
      </w:tblGrid>
      <w:tr w:rsidR="001F702A" w:rsidTr="4986D35A" w14:paraId="796FA78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85" w14:textId="77777777">
            <w:pPr>
              <w:pStyle w:val="Compact"/>
              <w:rPr>
                <w:b w:val="1"/>
                <w:bCs w:val="1"/>
                <w:strike w:val="1"/>
                <w:rPrChange w:author="Syed Ahmed" w:date="2026-09-16T14:29:28.516Z" w:id="1875061147"/>
              </w:rPr>
            </w:pPr>
            <w:r w:rsidRPr="4986D35A">
              <w:rPr>
                <w:b w:val="1"/>
                <w:bCs w:val="1"/>
                <w:strike w:val="1"/>
                <w:rPrChange w:author="Syed Ahmed" w:date="2026-09-16T14:29:28.516Z" w16du:dateUtc="2026-09-16T14:29:28.516Z" w:id="234381581">
                  <w:rPr>
                    <w:b w:val="1"/>
                    <w:bCs w:val="1"/>
                  </w:rPr>
                </w:rPrChange>
              </w:rPr>
              <w:t>Target Storage Services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86" w14:textId="77777777">
            <w:pPr>
              <w:pStyle w:val="Compact"/>
              <w:rPr>
                <w:i w:val="1"/>
                <w:iCs w:val="1"/>
                <w:strike w:val="1"/>
                <w:rPrChange w:author="Syed Ahmed" w:date="2026-09-16T14:29:28.517Z" w:id="1663607477"/>
              </w:rPr>
            </w:pPr>
            <w:r w:rsidRPr="4986D35A">
              <w:rPr>
                <w:i w:val="1"/>
                <w:iCs w:val="1"/>
                <w:strike w:val="1"/>
                <w:rPrChange w:author="Syed Ahmed" w:date="2026-09-16T14:29:28.516Z" w16du:dateUtc="2026-09-16T14:29:28.516Z" w:id="1868262125">
                  <w:rPr>
                    <w:i w:val="1"/>
                    <w:iCs w:val="1"/>
                  </w:rPr>
                </w:rPrChange>
              </w:rPr>
              <w:t xml:space="preserve">Current on-premises platform (source of the data to be moved): Storage | Dell </w:t>
            </w:r>
            <w:r w:rsidRPr="4986D35A">
              <w:rPr>
                <w:i w:val="1"/>
                <w:iCs w:val="1"/>
                <w:strike w:val="1"/>
                <w:rPrChange w:author="Syed Ahmed" w:date="2026-09-16T14:29:28.516Z" w16du:dateUtc="2026-09-16T14:29:28.516Z" w:id="1202880679">
                  <w:rPr>
                    <w:i w:val="1"/>
                    <w:iCs w:val="1"/>
                  </w:rPr>
                </w:rPrChange>
              </w:rPr>
              <w:t>Powerﬂex</w:t>
            </w:r>
            <w:r w:rsidRPr="4986D35A">
              <w:rPr>
                <w:i w:val="1"/>
                <w:iCs w:val="1"/>
                <w:strike w:val="1"/>
                <w:rPrChange w:author="Syed Ahmed" w:date="2026-09-16T14:29:28.516Z" w16du:dateUtc="2026-09-16T14:29:28.516Z" w:id="652463305">
                  <w:rPr>
                    <w:i w:val="1"/>
                    <w:iCs w:val="1"/>
                  </w:rPr>
                </w:rPrChange>
              </w:rPr>
              <w:t>/</w:t>
            </w:r>
            <w:r w:rsidRPr="4986D35A">
              <w:rPr>
                <w:i w:val="1"/>
                <w:iCs w:val="1"/>
                <w:strike w:val="1"/>
                <w:rPrChange w:author="Syed Ahmed" w:date="2026-09-16T14:29:28.516Z" w16du:dateUtc="2026-09-16T14:29:28.516Z" w:id="2119600178">
                  <w:rPr>
                    <w:i w:val="1"/>
                    <w:iCs w:val="1"/>
                  </w:rPr>
                </w:rPrChange>
              </w:rPr>
              <w:t>vxﬂex</w:t>
            </w:r>
            <w:r w:rsidRPr="4986D35A">
              <w:rPr>
                <w:i w:val="1"/>
                <w:iCs w:val="1"/>
                <w:strike w:val="1"/>
                <w:rPrChange w:author="Syed Ahmed" w:date="2026-09-16T14:29:28.516Z" w16du:dateUtc="2026-09-16T14:29:28.516Z" w:id="836744758">
                  <w:rPr>
                    <w:i w:val="1"/>
                    <w:iCs w:val="1"/>
                  </w:rPr>
                </w:rPrChange>
              </w:rPr>
              <w:t xml:space="preserve"> storage cluster | LS – 262TB of capacity. 62% used. 3.09 data reduction. No snapshots or | replication | LX – 222TB of capacity. 58% used. 3.23 data reduction. No snapshots or | replication | Dell Isilon | LS – 415</w:t>
            </w:r>
            <w:r w:rsidRPr="4986D35A">
              <w:rPr>
                <w:i w:val="1"/>
                <w:iCs w:val="1"/>
                <w:strike w:val="1"/>
                <w:rPrChange w:author="Syed Ahmed" w:date="2026-09-16T14:29:28.516Z" w16du:dateUtc="2026-09-16T14:29:28.516Z" w:id="1646575932">
                  <w:rPr>
                    <w:i w:val="1"/>
                    <w:iCs w:val="1"/>
                  </w:rPr>
                </w:rPrChange>
              </w:rPr>
              <w:t>TB of</w:t>
            </w:r>
            <w:r w:rsidRPr="4986D35A">
              <w:rPr>
                <w:i w:val="1"/>
                <w:iCs w:val="1"/>
                <w:strike w:val="1"/>
                <w:rPrChange w:author="Syed Ahmed" w:date="2026-09-16T14:29:28.516Z" w16du:dateUtc="2026-09-16T14:29:28.516Z" w:id="1332996304">
                  <w:rPr>
                    <w:i w:val="1"/>
                    <w:iCs w:val="1"/>
                  </w:rPr>
                </w:rPrChange>
              </w:rPr>
              <w:t xml:space="preserve"> capacity. 68% used. </w:t>
            </w:r>
            <w:r w:rsidRPr="4986D35A">
              <w:rPr>
                <w:i w:val="1"/>
                <w:iCs w:val="1"/>
                <w:strike w:val="1"/>
                <w:rPrChange w:author="Syed Ahmed" w:date="2026-09-16T14:29:28.516Z" w16du:dateUtc="2026-09-16T14:29:28.516Z" w:id="75676543">
                  <w:rPr>
                    <w:i w:val="1"/>
                    <w:iCs w:val="1"/>
                  </w:rPr>
                </w:rPrChange>
              </w:rPr>
              <w:t>SyncIQ</w:t>
            </w:r>
            <w:r w:rsidRPr="4986D35A">
              <w:rPr>
                <w:i w:val="1"/>
                <w:iCs w:val="1"/>
                <w:strike w:val="1"/>
                <w:rPrChange w:author="Syed Ahmed" w:date="2026-09-16T14:29:28.516Z" w16du:dateUtc="2026-09-16T14:29:28.516Z" w:id="1969100440">
                  <w:rPr>
                    <w:i w:val="1"/>
                    <w:iCs w:val="1"/>
                  </w:rPr>
                </w:rPrChange>
              </w:rPr>
              <w:t xml:space="preserve"> is used for replication to LX | LX – 415TB of capacity. 60% used. </w:t>
            </w:r>
            <w:r w:rsidRPr="4986D35A">
              <w:rPr>
                <w:i w:val="1"/>
                <w:iCs w:val="1"/>
                <w:strike w:val="1"/>
                <w:rPrChange w:author="Syed Ahmed" w:date="2026-09-16T14:29:28.516Z" w16du:dateUtc="2026-09-16T14:29:28.516Z" w:id="1128045084">
                  <w:rPr>
                    <w:i w:val="1"/>
                    <w:iCs w:val="1"/>
                  </w:rPr>
                </w:rPrChange>
              </w:rPr>
              <w:t>SyncIQ</w:t>
            </w:r>
            <w:r w:rsidRPr="4986D35A">
              <w:rPr>
                <w:i w:val="1"/>
                <w:iCs w:val="1"/>
                <w:strike w:val="1"/>
                <w:rPrChange w:author="Syed Ahmed" w:date="2026-09-16T14:29:28.516Z" w16du:dateUtc="2026-09-16T14:29:28.516Z" w:id="740474092">
                  <w:rPr>
                    <w:i w:val="1"/>
                    <w:iCs w:val="1"/>
                  </w:rPr>
                </w:rPrChange>
              </w:rPr>
              <w:t xml:space="preserve"> is used for replication to </w:t>
            </w:r>
            <w:r w:rsidRPr="4986D35A">
              <w:rPr>
                <w:i w:val="1"/>
                <w:iCs w:val="1"/>
                <w:strike w:val="1"/>
                <w:rPrChange w:author="Syed Ahmed" w:date="2026-09-16T14:29:28.516Z" w16du:dateUtc="2026-09-16T14:29:28.516Z" w:id="1149240350">
                  <w:rPr>
                    <w:i w:val="1"/>
                    <w:iCs w:val="1"/>
                  </w:rPr>
                </w:rPrChange>
              </w:rPr>
              <w:t>LS  (</w:t>
            </w:r>
            <w:r w:rsidRPr="4986D35A">
              <w:rPr>
                <w:i w:val="1"/>
                <w:iCs w:val="1"/>
                <w:strike w:val="1"/>
                <w:rPrChange w:author="Syed Ahmed" w:date="2026-09-16T14:29:28.516Z" w16du:dateUtc="2026-09-16T14:29:28.516Z" w:id="1146104437">
                  <w:rPr>
                    <w:i w:val="1"/>
                    <w:iCs w:val="1"/>
                  </w:rPr>
                </w:rPrChange>
              </w:rPr>
              <w:t xml:space="preserve">Source: </w:t>
            </w:r>
            <w:r w:rsidRPr="4986D35A">
              <w:rPr>
                <w:i w:val="1"/>
                <w:iCs w:val="1"/>
                <w:strike w:val="1"/>
                <w:rPrChange w:author="Syed Ahmed" w:date="2026-09-16T14:29:28.516Z" w16du:dateUtc="2026-09-16T14:29:28.516Z" w:id="506854125">
                  <w:rPr>
                    <w:i w:val="1"/>
                    <w:iCs w:val="1"/>
                  </w:rPr>
                </w:rPrChange>
              </w:rPr>
              <w:t>Storage_Artifacts</w:t>
            </w:r>
            <w:r w:rsidRPr="4986D35A">
              <w:rPr>
                <w:i w:val="1"/>
                <w:iCs w:val="1"/>
                <w:strike w:val="1"/>
                <w:rPrChange w:author="Syed Ahmed" w:date="2026-09-16T14:29:28.516Z" w16du:dateUtc="2026-09-16T14:29:28.516Z" w:id="749395299">
                  <w:rPr>
                    <w:i w:val="1"/>
                    <w:iCs w:val="1"/>
                  </w:rPr>
                </w:rPrChange>
              </w:rPr>
              <w:t xml:space="preserve"> (Dell </w:t>
            </w:r>
            <w:r w:rsidRPr="4986D35A">
              <w:rPr>
                <w:i w:val="1"/>
                <w:iCs w:val="1"/>
                <w:strike w:val="1"/>
                <w:rPrChange w:author="Syed Ahmed" w:date="2026-09-16T14:29:28.516Z" w16du:dateUtc="2026-09-16T14:29:28.516Z" w:id="1683195961">
                  <w:rPr>
                    <w:i w:val="1"/>
                    <w:iCs w:val="1"/>
                  </w:rPr>
                </w:rPrChange>
              </w:rPr>
              <w:t>PowerFlex</w:t>
            </w:r>
            <w:r w:rsidRPr="4986D35A">
              <w:rPr>
                <w:i w:val="1"/>
                <w:iCs w:val="1"/>
                <w:strike w:val="1"/>
                <w:rPrChange w:author="Syed Ahmed" w:date="2026-09-16T14:29:28.516Z" w16du:dateUtc="2026-09-16T14:29:28.516Z" w:id="922377904">
                  <w:rPr>
                    <w:i w:val="1"/>
                    <w:iCs w:val="1"/>
                  </w:rPr>
                </w:rPrChange>
              </w:rPr>
              <w:t xml:space="preserve"> / Isilon capacity report))</w:t>
            </w:r>
          </w:p>
        </w:tc>
      </w:tr>
      <w:tr w:rsidR="001F702A" w:rsidTr="4986D35A" w14:paraId="796FA78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88" w14:textId="77777777">
            <w:pPr>
              <w:pStyle w:val="Compact"/>
              <w:rPr>
                <w:b w:val="1"/>
                <w:bCs w:val="1"/>
                <w:strike w:val="1"/>
                <w:rPrChange w:author="Syed Ahmed" w:date="2026-09-16T14:29:28.517Z" w:id="1063421343"/>
              </w:rPr>
            </w:pPr>
            <w:r w:rsidRPr="4986D35A">
              <w:rPr>
                <w:b w:val="1"/>
                <w:bCs w:val="1"/>
                <w:strike w:val="1"/>
                <w:rPrChange w:author="Syed Ahmed" w:date="2026-09-16T14:29:28.517Z" w16du:dateUtc="2026-09-16T14:29:28.517Z" w:id="737481252">
                  <w:rPr>
                    <w:b w:val="1"/>
                    <w:bCs w:val="1"/>
                  </w:rPr>
                </w:rPrChange>
              </w:rPr>
              <w:t>Redundancy Option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89" w14:textId="77777777">
            <w:pPr>
              <w:pStyle w:val="Compact"/>
              <w:rPr>
                <w:i w:val="1"/>
                <w:iCs w:val="1"/>
                <w:strike w:val="1"/>
                <w:rPrChange w:author="Syed Ahmed" w:date="2026-09-16T14:29:28.517Z" w:id="1685747796"/>
              </w:rPr>
            </w:pPr>
            <w:r w:rsidRPr="4986D35A">
              <w:rPr>
                <w:i w:val="1"/>
                <w:iCs w:val="1"/>
                <w:strike w:val="1"/>
                <w:rPrChange w:author="Syed Ahmed" w:date="2026-09-16T14:29:28.517Z" w16du:dateUtc="2026-09-16T14:29:28.517Z" w:id="1344259748">
                  <w:rPr>
                    <w:i w:val="1"/>
                    <w:iCs w:val="1"/>
                  </w:rPr>
                </w:rPrChange>
              </w:rPr>
              <w:t>Not yet provided — Local, zone or geo redundancy, and the reason. Not on file in the evidence pack (searched per the Appendix B source-exhaustion note, 26-Aug-2026); requested from GEHA (Appendix B; register W3-UTIL).</w:t>
            </w:r>
          </w:p>
        </w:tc>
      </w:tr>
      <w:tr w:rsidR="001F702A" w:rsidTr="4986D35A" w14:paraId="796FA78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8B" w14:textId="77777777">
            <w:pPr>
              <w:pStyle w:val="Compact"/>
              <w:rPr>
                <w:b w:val="1"/>
                <w:bCs w:val="1"/>
                <w:strike w:val="1"/>
                <w:rPrChange w:author="Syed Ahmed" w:date="2026-09-16T14:29:28.518Z" w:id="1863449219"/>
              </w:rPr>
            </w:pPr>
            <w:r w:rsidRPr="4986D35A">
              <w:rPr>
                <w:b w:val="1"/>
                <w:bCs w:val="1"/>
                <w:strike w:val="1"/>
                <w:rPrChange w:author="Syed Ahmed" w:date="2026-09-16T14:29:28.518Z" w16du:dateUtc="2026-09-16T14:29:28.518Z" w:id="1473077640">
                  <w:rPr>
                    <w:b w:val="1"/>
                    <w:bCs w:val="1"/>
                  </w:rPr>
                </w:rPrChange>
              </w:rPr>
              <w:t>Access Tier &amp; Lifecycle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8C" w14:textId="77777777">
            <w:pPr>
              <w:pStyle w:val="Compact"/>
              <w:rPr>
                <w:i w:val="1"/>
                <w:iCs w:val="1"/>
                <w:strike w:val="1"/>
                <w:rPrChange w:author="Syed Ahmed" w:date="2026-09-16T14:29:28.518Z" w:id="2129353631"/>
              </w:rPr>
            </w:pPr>
            <w:r w:rsidRPr="4986D35A">
              <w:rPr>
                <w:i w:val="1"/>
                <w:iCs w:val="1"/>
                <w:strike w:val="1"/>
                <w:rPrChange w:author="Syed Ahmed" w:date="2026-09-16T14:29:28.518Z" w16du:dateUtc="2026-09-16T14:29:28.518Z" w:id="1569209908">
                  <w:rPr>
                    <w:i w:val="1"/>
                    <w:iCs w:val="1"/>
                  </w:rPr>
                </w:rPrChange>
              </w:rPr>
              <w:t>Not yet provided — Tiering and lifecycle rules, aligned to the retention obligation in §4.4. Not on file in the evidence pack (searched per the Appendix B source-exhaustion note, 26-Aug-2026); requested from GEHA (Appendix B; register W3-UTIL).</w:t>
            </w:r>
          </w:p>
        </w:tc>
      </w:tr>
      <w:tr w:rsidR="001F702A" w:rsidTr="4986D35A" w14:paraId="796FA79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8E" w14:textId="77777777">
            <w:pPr>
              <w:pStyle w:val="Compact"/>
              <w:rPr>
                <w:b w:val="1"/>
                <w:bCs w:val="1"/>
                <w:strike w:val="1"/>
                <w:rPrChange w:author="Syed Ahmed" w:date="2026-09-16T14:29:28.519Z" w:id="1185624263"/>
              </w:rPr>
            </w:pPr>
            <w:r w:rsidRPr="4986D35A">
              <w:rPr>
                <w:b w:val="1"/>
                <w:bCs w:val="1"/>
                <w:strike w:val="1"/>
                <w:rPrChange w:author="Syed Ahmed" w:date="2026-09-16T14:29:28.518Z" w16du:dateUtc="2026-09-16T14:29:28.518Z" w:id="1474456654">
                  <w:rPr>
                    <w:b w:val="1"/>
                    <w:bCs w:val="1"/>
                  </w:rPr>
                </w:rPrChange>
              </w:rPr>
              <w:t>Share Access Method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8F" w14:textId="77777777">
            <w:pPr>
              <w:pStyle w:val="Compact"/>
              <w:rPr>
                <w:i w:val="1"/>
                <w:iCs w:val="1"/>
                <w:strike w:val="1"/>
                <w:rPrChange w:author="Syed Ahmed" w:date="2026-09-16T14:29:28.52Z" w:id="329490954"/>
              </w:rPr>
            </w:pPr>
            <w:r w:rsidRPr="4986D35A">
              <w:rPr>
                <w:i w:val="1"/>
                <w:iCs w:val="1"/>
                <w:strike w:val="1"/>
                <w:rPrChange w:author="Syed Ahmed" w:date="2026-09-16T14:29:28.519Z" w16du:dateUtc="2026-09-16T14:29:28.519Z" w:id="561418914">
                  <w:rPr>
                    <w:i w:val="1"/>
                    <w:iCs w:val="1"/>
                  </w:rPr>
                </w:rPrChange>
              </w:rPr>
              <w:t>Not yet provided — SMB or NFS, and how identity is handled — this is where domain-joined file access commonly breaks. Not on file in the evidence pack (searched per the Appendix B source-exhaustion note, 26-Aug-2026); requested from GEHA (Appendix B; register W3-UTIL).</w:t>
            </w:r>
          </w:p>
        </w:tc>
      </w:tr>
      <w:tr w:rsidR="001F702A" w:rsidTr="4986D35A" w14:paraId="796FA79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91" w14:textId="77777777">
            <w:pPr>
              <w:pStyle w:val="Compact"/>
              <w:rPr>
                <w:b w:val="1"/>
                <w:bCs w:val="1"/>
                <w:strike w:val="1"/>
                <w:rPrChange w:author="Syed Ahmed" w:date="2026-09-16T14:29:28.52Z" w:id="97615113"/>
              </w:rPr>
            </w:pPr>
            <w:r w:rsidRPr="4986D35A">
              <w:rPr>
                <w:b w:val="1"/>
                <w:bCs w:val="1"/>
                <w:strike w:val="1"/>
                <w:rPrChange w:author="Syed Ahmed" w:date="2026-09-16T14:29:28.52Z" w16du:dateUtc="2026-09-16T14:29:28.52Z" w:id="1968189859">
                  <w:rPr>
                    <w:b w:val="1"/>
                    <w:bCs w:val="1"/>
                  </w:rPr>
                </w:rPrChange>
              </w:rPr>
              <w:t>Migration Method &amp; Measured Duration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92" w14:textId="77777777">
            <w:pPr>
              <w:pStyle w:val="Compact"/>
              <w:rPr>
                <w:i w:val="1"/>
                <w:iCs w:val="1"/>
                <w:strike w:val="1"/>
                <w:rPrChange w:author="Syed Ahmed" w:date="2026-09-16T14:29:28.52Z" w:id="1262207163"/>
              </w:rPr>
            </w:pPr>
            <w:r w:rsidRPr="4986D35A">
              <w:rPr>
                <w:i w:val="1"/>
                <w:iCs w:val="1"/>
                <w:strike w:val="1"/>
                <w:rPrChange w:author="Syed Ahmed" w:date="2026-09-16T14:29:28.52Z" w16du:dateUtc="2026-09-16T14:29:28.52Z" w:id="1615543748">
                  <w:rPr>
                    <w:i w:val="1"/>
                    <w:iCs w:val="1"/>
                  </w:rPr>
                </w:rPrChange>
              </w:rPr>
              <w:t>Not yet provided — Copy tooling, and elapsed time measured during the §6.4 test, not estimated. Not on file in the evidence pack (searched per the Appendix B source-exhaustion note, 26-Aug-2026); requested from GEHA (Appendix B; register W3-UTIL).</w:t>
            </w:r>
          </w:p>
        </w:tc>
      </w:tr>
      <w:tr w:rsidR="001F702A" w:rsidTr="4986D35A" w14:paraId="796FA79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94" w14:textId="77777777">
            <w:pPr>
              <w:pStyle w:val="Compact"/>
              <w:rPr>
                <w:b w:val="1"/>
                <w:bCs w:val="1"/>
                <w:strike w:val="1"/>
                <w:rPrChange w:author="Syed Ahmed" w:date="2026-09-16T14:29:28.521Z" w:id="212587674"/>
              </w:rPr>
            </w:pPr>
            <w:r w:rsidRPr="4986D35A">
              <w:rPr>
                <w:b w:val="1"/>
                <w:bCs w:val="1"/>
                <w:strike w:val="1"/>
                <w:rPrChange w:author="Syed Ahmed" w:date="2026-09-16T14:29:28.521Z" w16du:dateUtc="2026-09-16T14:29:28.521Z" w:id="492122536">
                  <w:rPr>
                    <w:b w:val="1"/>
                    <w:bCs w:val="1"/>
                  </w:rPr>
                </w:rPrChange>
              </w:rPr>
              <w:t>Permissions Preservation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95" w14:textId="77777777">
            <w:pPr>
              <w:pStyle w:val="Compact"/>
              <w:rPr>
                <w:i w:val="1"/>
                <w:iCs w:val="1"/>
                <w:strike w:val="1"/>
                <w:rPrChange w:author="Syed Ahmed" w:date="2026-09-16T14:29:28.521Z" w:id="352783584"/>
              </w:rPr>
            </w:pPr>
            <w:r w:rsidRPr="4986D35A">
              <w:rPr>
                <w:i w:val="1"/>
                <w:iCs w:val="1"/>
                <w:strike w:val="1"/>
                <w:rPrChange w:author="Syed Ahmed" w:date="2026-09-16T14:29:28.521Z" w16du:dateUtc="2026-09-16T14:29:28.521Z" w:id="403013369">
                  <w:rPr>
                    <w:i w:val="1"/>
                    <w:iCs w:val="1"/>
                  </w:rPr>
                </w:rPrChange>
              </w:rPr>
              <w:t xml:space="preserve">Not yet provided — Whether ACLs are </w:t>
            </w:r>
            <w:r w:rsidRPr="4986D35A">
              <w:rPr>
                <w:i w:val="1"/>
                <w:iCs w:val="1"/>
                <w:strike w:val="1"/>
                <w:rPrChange w:author="Syed Ahmed" w:date="2026-09-16T14:29:28.521Z" w16du:dateUtc="2026-09-16T14:29:28.521Z" w:id="1075826322">
                  <w:rPr>
                    <w:i w:val="1"/>
                    <w:iCs w:val="1"/>
                  </w:rPr>
                </w:rPrChange>
              </w:rPr>
              <w:t>carried</w:t>
            </w:r>
            <w:r w:rsidRPr="4986D35A">
              <w:rPr>
                <w:i w:val="1"/>
                <w:iCs w:val="1"/>
                <w:strike w:val="1"/>
                <w:rPrChange w:author="Syed Ahmed" w:date="2026-09-16T14:29:28.521Z" w16du:dateUtc="2026-09-16T14:29:28.521Z" w:id="306166377">
                  <w:rPr>
                    <w:i w:val="1"/>
                    <w:iCs w:val="1"/>
                  </w:rPr>
                </w:rPrChange>
              </w:rPr>
              <w:t>, how they are verified, and who signs the verification. Not on file in the evidence pack (searched per the Appendix B source-exhaustion note, 26-Aug-2026); requested from GEHA (Appendix B; register W3-UTIL).</w:t>
            </w:r>
          </w:p>
        </w:tc>
      </w:tr>
    </w:tbl>
    <w:p w:rsidR="001F702A" w:rsidP="4986D35A" w:rsidRDefault="00000000" w14:paraId="796FA797" w14:textId="77777777">
      <w:pPr>
        <w:pStyle w:val="BodyText"/>
        <w:rPr>
          <w:b w:val="1"/>
          <w:bCs w:val="1"/>
          <w:strike w:val="1"/>
          <w:sz w:val="15"/>
          <w:szCs w:val="15"/>
          <w:rPrChange w:author="Syed Ahmed" w:date="2026-09-16T14:29:28.522Z" w:id="1976764194"/>
        </w:rPr>
      </w:pPr>
      <w:r w:rsidRPr="4986D35A">
        <w:rPr>
          <w:b w:val="1"/>
          <w:bCs w:val="1"/>
          <w:strike w:val="1"/>
          <w:sz w:val="15"/>
          <w:szCs w:val="15"/>
          <w:rPrChange w:author="Syed Ahmed" w:date="2026-09-16T14:29:28.522Z" w16du:dateUtc="2026-09-16T14:29:28.522Z" w:id="1356918586">
            <w:rPr>
              <w:b w:val="1"/>
              <w:bCs w:val="1"/>
              <w:sz w:val="15"/>
              <w:szCs w:val="15"/>
            </w:rPr>
          </w:rPrChange>
        </w:rPr>
        <w:t>Table 5.5 — Storage &amp; File Services</w:t>
      </w:r>
    </w:p>
    <w:p w:rsidR="001F702A" w:rsidRDefault="001F702A" w14:paraId="796FA798" w14:textId="77777777">
      <w:pPr>
        <w:pStyle w:val="Compact"/>
      </w:pPr>
    </w:p>
    <w:p w:rsidR="001F702A" w:rsidRDefault="00000000" w14:paraId="796FA799" w14:textId="77777777">
      <w:pPr>
        <w:pStyle w:val="Heading2"/>
      </w:pPr>
      <w:bookmarkStart w:name="network-1" w:id="39"/>
      <w:bookmarkEnd w:id="38"/>
      <w:r>
        <w:t>5.6 Network</w:t>
      </w:r>
    </w:p>
    <w:p w:rsidR="001F702A" w:rsidRDefault="00000000" w14:paraId="796FA79A" w14:textId="60EC3E81">
      <w:pPr>
        <w:pStyle w:val="FirstParagraph"/>
        <w:rPr>
          <w:del w:author="Syed Ahmed" w:date="2026-09-16T14:34:48.349Z" w16du:dateUtc="2026-09-16T14:34:48.349Z" w:id="530073987"/>
          <w:strike w:val="0"/>
          <w:dstrike w:val="0"/>
        </w:rPr>
      </w:pPr>
      <w:r w:rsidRPr="4986D35A">
        <w:rPr>
          <w:strike w:val="1"/>
          <w:rPrChange w:author="Syed Ahmed" w:date="2026-09-16T14:31:00.701Z" w16du:dateUtc="2026-09-16T14:31:00.701Z" w:id="380105921"/>
        </w:rPr>
        <w:t xml:space="preserve">The target network design records the addressing, </w:t>
      </w:r>
      <w:r w:rsidRPr="4986D35A">
        <w:rPr>
          <w:strike w:val="1"/>
          <w:rPrChange w:author="Syed Ahmed" w:date="2026-09-16T14:31:00.701Z" w16du:dateUtc="2026-09-16T14:31:00.701Z" w:id="571027195"/>
        </w:rPr>
        <w:t>segmentation</w:t>
      </w:r>
      <w:r w:rsidRPr="4986D35A">
        <w:rPr>
          <w:strike w:val="1"/>
          <w:rPrChange w:author="Syed Ahmed" w:date="2026-09-16T14:31:00.701Z" w16du:dateUtc="2026-09-16T14:31:00.701Z" w:id="305374021"/>
        </w:rPr>
        <w:t xml:space="preserve"> and connectivity the workload requires, together with every change </w:t>
      </w:r>
      <w:r w:rsidRPr="4986D35A">
        <w:rPr>
          <w:strike w:val="1"/>
          <w:rPrChange w:author="Syed Ahmed" w:date="2026-09-16T14:31:00.701Z" w16du:dateUtc="2026-09-16T14:31:00.701Z" w:id="1569953573"/>
        </w:rPr>
        <w:t>users</w:t>
      </w:r>
      <w:r w:rsidRPr="4986D35A">
        <w:rPr>
          <w:strike w:val="1"/>
          <w:rPrChange w:author="Syed Ahmed" w:date="2026-09-16T14:31:00.701Z" w16du:dateUtc="2026-09-16T14:31:00.701Z" w:id="1985238590"/>
        </w:rPr>
        <w:t xml:space="preserve">, integrations and partners must make to reach it. Address space is confirmed as non-overlapping with on-premises and peered ranges before anything is built. Security groups and route tables are derived from the on-premises rules being retired, so that the target reproduces the intended posture rather than inheriting an accumulation of exceptions. Private endpoints, DNS </w:t>
      </w:r>
      <w:r w:rsidRPr="4986D35A">
        <w:rPr>
          <w:strike w:val="1"/>
          <w:rPrChange w:author="Syed Ahmed" w:date="2026-09-16T14:31:00.701Z" w16du:dateUtc="2026-09-16T14:31:00.701Z" w:id="664758139"/>
        </w:rPr>
        <w:t>zones</w:t>
      </w:r>
      <w:r w:rsidRPr="4986D35A">
        <w:rPr>
          <w:strike w:val="1"/>
          <w:rPrChange w:author="Syed Ahmed" w:date="2026-09-16T14:31:00.701Z" w16du:dateUtc="2026-09-16T14:31:00.701Z" w:id="1991071455"/>
        </w:rPr>
        <w:t xml:space="preserve"> and load balancing are specified deliberately, including persistence, health </w:t>
      </w:r>
      <w:r w:rsidRPr="4986D35A">
        <w:rPr>
          <w:strike w:val="1"/>
          <w:rPrChange w:author="Syed Ahmed" w:date="2026-09-16T14:31:00.701Z" w16du:dateUtc="2026-09-16T14:31:00.701Z" w:id="1836176756"/>
        </w:rPr>
        <w:t>probes</w:t>
      </w:r>
      <w:r w:rsidRPr="4986D35A">
        <w:rPr>
          <w:strike w:val="1"/>
          <w:rPrChange w:author="Syed Ahmed" w:date="2026-09-16T14:31:00.701Z" w16du:dateUtc="2026-09-16T14:31:00.701Z" w:id="1303021905"/>
        </w:rPr>
        <w:t xml:space="preserve"> and TLS termination, because carrying these across by default is a common source of intermittent failure.</w:t>
      </w:r>
      <w:ins w:author="Syed Ahmed" w:date="2026-09-16T14:31:59.797Z" w16du:dateUtc="2026-09-16T14:31:59.797Z" w:id="1881513636">
        <w:r w:rsidR="07A631BE">
          <w:rPr>
            <w:strike w:val="0"/>
            <w:dstrike w:val="0"/>
          </w:rPr>
          <w:t xml:space="preserve"> The utility servers will be deployed in the approved GEHA Azure virtual network and subnet. The servers do not </w:t>
        </w:r>
        <w:r w:rsidR="07A631BE">
          <w:rPr>
            <w:strike w:val="0"/>
            <w:dstrike w:val="0"/>
          </w:rPr>
          <w:t>require</w:t>
        </w:r>
        <w:r w:rsidR="07A631BE">
          <w:rPr>
            <w:strike w:val="0"/>
            <w:dstrike w:val="0"/>
          </w:rPr>
          <w:t xml:space="preserve"> static IP addresses, </w:t>
        </w:r>
        <w:r w:rsidR="07A631BE">
          <w:rPr>
            <w:strike w:val="0"/>
            <w:dstrike w:val="0"/>
          </w:rPr>
          <w:t>loadbalancing</w:t>
        </w:r>
        <w:r w:rsidR="07A631BE">
          <w:rPr>
            <w:strike w:val="0"/>
            <w:dstrike w:val="0"/>
          </w:rPr>
          <w:t>, or</w:t>
        </w:r>
      </w:ins>
      <w:ins w:author="Syed Ahmed" w:date="2026-09-16T14:32:44.468Z" w16du:dateUtc="2026-09-16T14:32:44.468Z" w:id="521508330">
        <w:r w:rsidR="07A631BE">
          <w:rPr>
            <w:strike w:val="0"/>
            <w:dstrike w:val="0"/>
          </w:rPr>
          <w:t xml:space="preserve"> utility </w:t>
        </w:r>
        <w:r w:rsidR="07A631BE">
          <w:rPr>
            <w:strike w:val="0"/>
            <w:dstrike w:val="0"/>
          </w:rPr>
          <w:t>specfic</w:t>
        </w:r>
        <w:r w:rsidR="07A631BE">
          <w:rPr>
            <w:strike w:val="0"/>
            <w:dstrike w:val="0"/>
          </w:rPr>
          <w:t xml:space="preserve"> t</w:t>
        </w:r>
        <w:r w:rsidR="5B3212D7">
          <w:rPr>
            <w:strike w:val="0"/>
            <w:dstrike w:val="0"/>
          </w:rPr>
          <w:t xml:space="preserve">unnel or peer connections. Connectivity will be limited to </w:t>
        </w:r>
        <w:r w:rsidR="5B3212D7">
          <w:rPr>
            <w:strike w:val="0"/>
            <w:dstrike w:val="0"/>
          </w:rPr>
          <w:t>administartive</w:t>
        </w:r>
        <w:r w:rsidR="5B3212D7">
          <w:rPr>
            <w:strike w:val="0"/>
            <w:dstrike w:val="0"/>
          </w:rPr>
          <w:t xml:space="preserve"> access and </w:t>
        </w:r>
        <w:r w:rsidR="5B3212D7">
          <w:rPr>
            <w:strike w:val="0"/>
            <w:dstrike w:val="0"/>
          </w:rPr>
          <w:t>required</w:t>
        </w:r>
        <w:r w:rsidR="5B3212D7">
          <w:rPr>
            <w:strike w:val="0"/>
            <w:dstrike w:val="0"/>
          </w:rPr>
          <w:t xml:space="preserve"> enterprise services</w:t>
        </w:r>
      </w:ins>
      <w:ins w:author="Syed Ahmed" w:date="2026-09-16T14:33:59.904Z" w16du:dateUtc="2026-09-16T14:33:59.904Z" w:id="23160267">
        <w:r w:rsidR="32871E29">
          <w:rPr>
            <w:strike w:val="0"/>
            <w:dstrike w:val="0"/>
          </w:rPr>
          <w:t xml:space="preserve">, </w:t>
        </w:r>
        <w:r w:rsidR="32871E29">
          <w:rPr>
            <w:strike w:val="0"/>
            <w:dstrike w:val="0"/>
          </w:rPr>
          <w:t>include</w:t>
        </w:r>
        <w:r w:rsidR="32871E29">
          <w:rPr>
            <w:strike w:val="0"/>
            <w:dstrike w:val="0"/>
          </w:rPr>
          <w:t xml:space="preserve"> Active Directory, DNS, Se</w:t>
        </w:r>
      </w:ins>
      <w:ins w:author="Syed Ahmed" w:date="2026-09-16T14:34:39.299Z" w16du:dateUtc="2026-09-16T14:34:39.299Z" w:id="100331510">
        <w:r w:rsidR="32871E29">
          <w:rPr>
            <w:strike w:val="0"/>
            <w:dstrike w:val="0"/>
          </w:rPr>
          <w:t xml:space="preserve">curity agents, monitoring, </w:t>
        </w:r>
        <w:r w:rsidR="32871E29">
          <w:rPr>
            <w:strike w:val="0"/>
            <w:dstrike w:val="0"/>
          </w:rPr>
          <w:t>pacthing</w:t>
        </w:r>
        <w:r w:rsidR="32871E29">
          <w:rPr>
            <w:strike w:val="0"/>
            <w:dstrike w:val="0"/>
          </w:rPr>
          <w:t>, and team specific tools.</w:t>
        </w:r>
      </w:ins>
    </w:p>
    <w:p w:rsidR="001F702A" w:rsidP="4986D35A" w:rsidRDefault="00000000" w14:paraId="796FA79B" w14:textId="77777777">
      <w:pPr>
        <w:pStyle w:val="BodyText"/>
        <w:rPr>
          <w:i w:val="1"/>
          <w:iCs w:val="1"/>
          <w:strike w:val="1"/>
          <w:rPrChange w:author="Syed Ahmed" w:date="2026-09-16T14:29:39.307Z" w:id="832955394"/>
        </w:rPr>
      </w:pPr>
      <w:r w:rsidRPr="4986D35A">
        <w:rPr>
          <w:i w:val="1"/>
          <w:iCs w:val="1"/>
          <w:strike w:val="1"/>
          <w:rPrChange w:author="Syed Ahmed" w:date="2026-09-16T14:29:39.307Z" w16du:dateUtc="2026-09-16T14:29:39.307Z" w:id="1383484692">
            <w:rPr>
              <w:i w:val="1"/>
              <w:iCs w:val="1"/>
            </w:rPr>
          </w:rPrChange>
        </w:rPr>
        <w:t>Not yet provided — INSERT TARGET NETWORK TOPOLOGY DIAGRAM HERE. To be supplied by GEHA (Appendix B).</w:t>
      </w:r>
    </w:p>
    <w:p w:rsidR="001F702A" w:rsidRDefault="001F702A" w14:paraId="796FA79C" w14:textId="77777777">
      <w:pPr>
        <w:pStyle w:val="Compact"/>
      </w:pPr>
    </w:p>
    <w:tbl>
      <w:tblPr>
        <w:tblStyle w:val="Table"/>
        <w:tblW w:w="5000" w:type="pct"/>
        <w:tblLook w:val="0020" w:firstRow="1" w:lastRow="0" w:firstColumn="0" w:lastColumn="0" w:noHBand="0" w:noVBand="0"/>
      </w:tblPr>
      <w:tblGrid>
        <w:gridCol w:w="1499"/>
        <w:gridCol w:w="7977"/>
      </w:tblGrid>
      <w:tr w:rsidR="001F702A" w:rsidTr="4986D35A" w14:paraId="796FA79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9D" w14:textId="77777777">
            <w:pPr>
              <w:pStyle w:val="Compact"/>
              <w:rPr>
                <w:b w:val="1"/>
                <w:bCs w:val="1"/>
                <w:strike w:val="1"/>
                <w:rPrChange w:author="Syed Ahmed" w:date="2026-09-16T14:45:17.565Z" w:id="2092044005"/>
              </w:rPr>
            </w:pPr>
            <w:r w:rsidRPr="4986D35A">
              <w:rPr>
                <w:b w:val="1"/>
                <w:bCs w:val="1"/>
                <w:strike w:val="1"/>
                <w:rPrChange w:author="Syed Ahmed" w:date="2026-09-16T14:45:17.564Z" w16du:dateUtc="2026-09-16T14:45:17.564Z" w:id="1106577643">
                  <w:rPr>
                    <w:b w:val="1"/>
                    <w:bCs w:val="1"/>
                  </w:rPr>
                </w:rPrChange>
              </w:rPr>
              <w:t>Virtual Network &amp; Subnets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9E" w14:textId="77777777">
            <w:pPr>
              <w:pStyle w:val="Compact"/>
              <w:rPr>
                <w:i w:val="1"/>
                <w:iCs w:val="1"/>
                <w:strike w:val="1"/>
                <w:rPrChange w:author="Syed Ahmed" w:date="2026-09-16T14:45:17.566Z" w:id="384889577"/>
              </w:rPr>
            </w:pPr>
            <w:r w:rsidRPr="4986D35A">
              <w:rPr>
                <w:i w:val="1"/>
                <w:iCs w:val="1"/>
                <w:strike w:val="1"/>
                <w:rPrChange w:author="Syed Ahmed" w:date="2026-09-16T14:45:17.566Z" w16du:dateUtc="2026-09-16T14:45:17.566Z" w:id="203919781">
                  <w:rPr>
                    <w:i w:val="1"/>
                    <w:iCs w:val="1"/>
                  </w:rPr>
                </w:rPrChange>
              </w:rPr>
              <w:t xml:space="preserve">Not yet provided — </w:t>
            </w:r>
            <w:r w:rsidRPr="4986D35A">
              <w:rPr>
                <w:i w:val="1"/>
                <w:iCs w:val="1"/>
                <w:strike w:val="1"/>
                <w:rPrChange w:author="Syed Ahmed" w:date="2026-09-16T14:45:17.566Z" w16du:dateUtc="2026-09-16T14:45:17.566Z" w:id="1493258809">
                  <w:rPr>
                    <w:i w:val="1"/>
                    <w:iCs w:val="1"/>
                  </w:rPr>
                </w:rPrChange>
              </w:rPr>
              <w:t>VNet</w:t>
            </w:r>
            <w:r w:rsidRPr="4986D35A">
              <w:rPr>
                <w:i w:val="1"/>
                <w:iCs w:val="1"/>
                <w:strike w:val="1"/>
                <w:rPrChange w:author="Syed Ahmed" w:date="2026-09-16T14:45:17.566Z" w16du:dateUtc="2026-09-16T14:45:17.566Z" w:id="359866573">
                  <w:rPr>
                    <w:i w:val="1"/>
                    <w:iCs w:val="1"/>
                  </w:rPr>
                </w:rPrChange>
              </w:rPr>
              <w:t xml:space="preserve">, address space, </w:t>
            </w:r>
            <w:r w:rsidRPr="4986D35A">
              <w:rPr>
                <w:i w:val="1"/>
                <w:iCs w:val="1"/>
                <w:strike w:val="1"/>
                <w:rPrChange w:author="Syed Ahmed" w:date="2026-09-16T14:45:17.566Z" w16du:dateUtc="2026-09-16T14:45:17.566Z" w:id="1369857801">
                  <w:rPr>
                    <w:i w:val="1"/>
                    <w:iCs w:val="1"/>
                  </w:rPr>
                </w:rPrChange>
              </w:rPr>
              <w:t>subnets</w:t>
            </w:r>
            <w:r w:rsidRPr="4986D35A">
              <w:rPr>
                <w:i w:val="1"/>
                <w:iCs w:val="1"/>
                <w:strike w:val="1"/>
                <w:rPrChange w:author="Syed Ahmed" w:date="2026-09-16T14:45:17.566Z" w16du:dateUtc="2026-09-16T14:45:17.566Z" w:id="583901104">
                  <w:rPr>
                    <w:i w:val="1"/>
                    <w:iCs w:val="1"/>
                  </w:rPr>
                </w:rPrChange>
              </w:rPr>
              <w:t xml:space="preserve"> and their purpose. Confirm no overlap with on-premises or peered ranges. Not on file in the evidence pack (searched per the Appendix B source-exhaustion note, 26-Aug-2026); requested from GEHA (Appendix B; register W3-UTIL).</w:t>
            </w:r>
          </w:p>
        </w:tc>
      </w:tr>
      <w:tr w:rsidR="001F702A" w:rsidTr="4986D35A" w14:paraId="796FA7A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A0" w14:textId="77777777">
            <w:pPr>
              <w:pStyle w:val="Compact"/>
              <w:rPr>
                <w:b w:val="1"/>
                <w:bCs w:val="1"/>
                <w:strike w:val="1"/>
                <w:rPrChange w:author="Syed Ahmed" w:date="2026-09-16T14:45:17.567Z" w:id="223162202"/>
              </w:rPr>
            </w:pPr>
            <w:r w:rsidRPr="4986D35A">
              <w:rPr>
                <w:b w:val="1"/>
                <w:bCs w:val="1"/>
                <w:strike w:val="1"/>
                <w:rPrChange w:author="Syed Ahmed" w:date="2026-09-16T14:45:17.567Z" w16du:dateUtc="2026-09-16T14:45:17.567Z" w:id="502925803">
                  <w:rPr>
                    <w:b w:val="1"/>
                    <w:bCs w:val="1"/>
                  </w:rPr>
                </w:rPrChange>
              </w:rPr>
              <w:t>IP Addressing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A1" w14:textId="77777777">
            <w:pPr>
              <w:pStyle w:val="Compact"/>
              <w:rPr>
                <w:i w:val="1"/>
                <w:iCs w:val="1"/>
                <w:strike w:val="1"/>
                <w:rPrChange w:author="Syed Ahmed" w:date="2026-09-16T14:45:17.568Z" w:id="1200788911"/>
              </w:rPr>
            </w:pPr>
            <w:r w:rsidRPr="4986D35A">
              <w:rPr>
                <w:i w:val="1"/>
                <w:iCs w:val="1"/>
                <w:strike w:val="1"/>
                <w:rPrChange w:author="Syed Ahmed" w:date="2026-09-16T14:45:17.567Z" w16du:dateUtc="2026-09-16T14:45:17.567Z" w:id="621182226">
                  <w:rPr>
                    <w:i w:val="1"/>
                    <w:iCs w:val="1"/>
                  </w:rPr>
                </w:rPrChange>
              </w:rPr>
              <w:t xml:space="preserve">Not yet provided — Static or dynamic per </w:t>
            </w:r>
            <w:r w:rsidRPr="4986D35A">
              <w:rPr>
                <w:i w:val="1"/>
                <w:iCs w:val="1"/>
                <w:strike w:val="1"/>
                <w:rPrChange w:author="Syed Ahmed" w:date="2026-09-16T14:45:17.567Z" w16du:dateUtc="2026-09-16T14:45:17.567Z" w:id="1313565459">
                  <w:rPr>
                    <w:i w:val="1"/>
                    <w:iCs w:val="1"/>
                  </w:rPr>
                </w:rPrChange>
              </w:rPr>
              <w:t>component</w:t>
            </w:r>
            <w:r w:rsidRPr="4986D35A">
              <w:rPr>
                <w:i w:val="1"/>
                <w:iCs w:val="1"/>
                <w:strike w:val="1"/>
                <w:rPrChange w:author="Syed Ahmed" w:date="2026-09-16T14:45:17.567Z" w16du:dateUtc="2026-09-16T14:45:17.567Z" w:id="227245592">
                  <w:rPr>
                    <w:i w:val="1"/>
                    <w:iCs w:val="1"/>
                  </w:rPr>
                </w:rPrChange>
              </w:rPr>
              <w:t>, and any address that must be reserved because something elsewhere depends on it — see §. Not on file in the evidence pack (searched per the Appendix B source-exhaustion note, 26-Aug-2026); requested from GEHA (Appendix B; register W3-UTIL).</w:t>
            </w:r>
          </w:p>
        </w:tc>
      </w:tr>
      <w:tr w:rsidR="001F702A" w:rsidTr="4986D35A" w14:paraId="796FA7A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A3" w14:textId="77777777">
            <w:pPr>
              <w:pStyle w:val="Compact"/>
              <w:rPr>
                <w:b w:val="1"/>
                <w:bCs w:val="1"/>
                <w:strike w:val="1"/>
                <w:rPrChange w:author="Syed Ahmed" w:date="2026-09-16T14:45:17.568Z" w:id="627136332"/>
              </w:rPr>
            </w:pPr>
            <w:r w:rsidRPr="4986D35A">
              <w:rPr>
                <w:b w:val="1"/>
                <w:bCs w:val="1"/>
                <w:strike w:val="1"/>
                <w:rPrChange w:author="Syed Ahmed" w:date="2026-09-16T14:45:17.568Z" w16du:dateUtc="2026-09-16T14:45:17.568Z" w:id="727200868">
                  <w:rPr>
                    <w:b w:val="1"/>
                    <w:bCs w:val="1"/>
                  </w:rPr>
                </w:rPrChange>
              </w:rPr>
              <w:t>Connectivity to On-Premises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A4" w14:textId="77777777">
            <w:pPr>
              <w:pStyle w:val="Compact"/>
              <w:rPr>
                <w:strike w:val="1"/>
                <w:rPrChange w:author="Syed Ahmed" w:date="2026-09-16T14:45:17.569Z" w:id="266735124"/>
              </w:rPr>
            </w:pPr>
            <w:r w:rsidRPr="4986D35A">
              <w:rPr>
                <w:strike w:val="1"/>
                <w:rPrChange w:author="Syed Ahmed" w:date="2026-09-16T14:45:17.568Z" w16du:dateUtc="2026-09-16T14:45:17.568Z" w:id="1249663436"/>
              </w:rPr>
              <w:t>Program record — "</w:t>
            </w:r>
            <w:r w:rsidRPr="4986D35A">
              <w:rPr>
                <w:strike w:val="1"/>
                <w:rPrChange w:author="Syed Ahmed" w:date="2026-09-16T14:45:17.568Z" w16du:dateUtc="2026-09-16T14:45:17.568Z" w:id="306412834"/>
              </w:rPr>
              <w:t>it</w:t>
            </w:r>
            <w:r w:rsidRPr="4986D35A">
              <w:rPr>
                <w:strike w:val="1"/>
                <w:rPrChange w:author="Syed Ahmed" w:date="2026-09-16T14:45:17.568Z" w16du:dateUtc="2026-09-16T14:45:17.568Z" w:id="1611838967"/>
              </w:rPr>
              <w:t xml:space="preserve"> ExpressRoute </w:t>
            </w:r>
            <w:r w:rsidRPr="4986D35A">
              <w:rPr>
                <w:strike w:val="1"/>
                <w:rPrChange w:author="Syed Ahmed" w:date="2026-09-16T14:45:17.568Z" w16du:dateUtc="2026-09-16T14:45:17.568Z" w:id="1322834768"/>
              </w:rPr>
              <w:t>uplink</w:t>
            </w:r>
            <w:r w:rsidRPr="4986D35A">
              <w:rPr>
                <w:strike w:val="1"/>
                <w:rPrChange w:author="Syed Ahmed" w:date="2026-09-16T14:45:17.568Z" w16du:dateUtc="2026-09-16T14:45:17.568Z" w:id="655035478"/>
              </w:rPr>
              <w:t xml:space="preserve"> as a potential risk for migration </w:t>
            </w:r>
            <w:r w:rsidRPr="4986D35A">
              <w:rPr>
                <w:strike w:val="1"/>
                <w:rPrChange w:author="Syed Ahmed" w:date="2026-09-16T14:45:17.568Z" w16du:dateUtc="2026-09-16T14:45:17.568Z" w:id="607535863"/>
              </w:rPr>
              <w:t>timelines, but</w:t>
            </w:r>
            <w:r w:rsidRPr="4986D35A">
              <w:rPr>
                <w:strike w:val="1"/>
                <w:rPrChange w:author="Syed Ahmed" w:date="2026-09-16T14:45:17.568Z" w16du:dateUtc="2026-09-16T14:45:17.568Z" w:id="2012729475"/>
              </w:rPr>
              <w:t xml:space="preserve"> stated that using VPNs or publicly reachable storage accounts can bypass this limitation. Firewall management and automation + Ron stated that Azure firewall rules are managed via bicep templates during app </w:t>
            </w:r>
            <w:r w:rsidRPr="4986D35A">
              <w:rPr>
                <w:strike w:val="1"/>
                <w:rPrChange w:author="Syed Ahmed" w:date="2026-09-16T14:45:17.568Z" w16du:dateUtc="2026-09-16T14:45:17.568Z" w:id="1814361045"/>
              </w:rPr>
              <w:t>deployment, and</w:t>
            </w:r>
            <w:r w:rsidRPr="4986D35A">
              <w:rPr>
                <w:strike w:val="1"/>
                <w:rPrChange w:author="Syed Ahmed" w:date="2026-09-16T14:45:17.568Z" w16du:dateUtc="2026-09-16T14:45:17.568Z" w:id="217363351"/>
              </w:rPr>
              <w:t xml:space="preserve"> noted" (ai notes - 2025.11.26 network and connectivity) | "from on-premises infrastructure through edge switches, Palo Alto firewalls, Megaport, and ExpressRoute to Azure. + Ron explained that V hubs are deployed in each Azure region with secured hubs using Azure Firewall, all regions are directly peered, and on-premises ranges connect directly to the Xbox " (ai notes - 2025.11.26 network and </w:t>
            </w:r>
            <w:r w:rsidRPr="4986D35A">
              <w:rPr>
                <w:strike w:val="1"/>
                <w:rPrChange w:author="Syed Ahmed" w:date="2026-09-16T14:45:17.568Z" w16du:dateUtc="2026-09-16T14:45:17.568Z" w:id="1154007063"/>
              </w:rPr>
              <w:t>connectivity)  (</w:t>
            </w:r>
            <w:r w:rsidRPr="4986D35A">
              <w:rPr>
                <w:strike w:val="1"/>
                <w:rPrChange w:author="Syed Ahmed" w:date="2026-09-16T14:45:17.568Z" w16du:dateUtc="2026-09-16T14:45:17.568Z" w:id="1731952627"/>
              </w:rPr>
              <w:t>Source: GEHA Network &amp;amp; Connectivity discovery session, 26-Nov-</w:t>
            </w:r>
            <w:r w:rsidRPr="4986D35A">
              <w:rPr>
                <w:strike w:val="1"/>
                <w:rPrChange w:author="Syed Ahmed" w:date="2026-09-16T14:45:17.568Z" w16du:dateUtc="2026-09-16T14:45:17.568Z" w:id="382836336"/>
              </w:rPr>
              <w:t>2025)ExpressRoute</w:t>
            </w:r>
            <w:r w:rsidRPr="4986D35A">
              <w:rPr>
                <w:strike w:val="1"/>
                <w:rPrChange w:author="Syed Ahmed" w:date="2026-09-16T14:45:17.568Z" w16du:dateUtc="2026-09-16T14:45:17.568Z" w:id="1634288272"/>
              </w:rPr>
              <w:t xml:space="preserve"> ☐ Site-to-site VPN ☐ None required — Not yet provided — with the circuit or gateway, its owner, and the change lead time. Not on file in the evidence pack (searched per the Appendix B source-exhaustion note, 26-Aug-2026); requested from GEHA (Appendix B; register W3-UTIL).</w:t>
            </w:r>
          </w:p>
        </w:tc>
      </w:tr>
      <w:tr w:rsidR="001F702A" w:rsidTr="4986D35A" w14:paraId="796FA7A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A6" w14:textId="77777777">
            <w:pPr>
              <w:pStyle w:val="Compact"/>
              <w:rPr>
                <w:b w:val="1"/>
                <w:bCs w:val="1"/>
                <w:strike w:val="1"/>
                <w:rPrChange w:author="Syed Ahmed" w:date="2026-09-16T14:45:17.569Z" w:id="432428213"/>
              </w:rPr>
            </w:pPr>
            <w:r w:rsidRPr="4986D35A">
              <w:rPr>
                <w:b w:val="1"/>
                <w:bCs w:val="1"/>
                <w:strike w:val="1"/>
                <w:rPrChange w:author="Syed Ahmed" w:date="2026-09-16T14:45:17.569Z" w16du:dateUtc="2026-09-16T14:45:17.569Z" w:id="878135781">
                  <w:rPr>
                    <w:b w:val="1"/>
                    <w:bCs w:val="1"/>
                  </w:rPr>
                </w:rPrChange>
              </w:rPr>
              <w:t>Hub / Spoke Peering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A7" w14:textId="77777777">
            <w:pPr>
              <w:pStyle w:val="Compact"/>
              <w:rPr>
                <w:i w:val="1"/>
                <w:iCs w:val="1"/>
                <w:strike w:val="1"/>
                <w:rPrChange w:author="Syed Ahmed" w:date="2026-09-16T14:45:17.569Z" w:id="1915734611"/>
              </w:rPr>
            </w:pPr>
            <w:r w:rsidRPr="4986D35A">
              <w:rPr>
                <w:i w:val="1"/>
                <w:iCs w:val="1"/>
                <w:strike w:val="1"/>
                <w:rPrChange w:author="Syed Ahmed" w:date="2026-09-16T14:45:17.569Z" w16du:dateUtc="2026-09-16T14:45:17.569Z" w:id="736409890">
                  <w:rPr>
                    <w:i w:val="1"/>
                    <w:iCs w:val="1"/>
                  </w:rPr>
                </w:rPrChange>
              </w:rPr>
              <w:t xml:space="preserve">Program target — "| | Minutes of Meeting — Azure Landing Zone Discovery Session | +-----------------------------------------------------------------------+ 1. Meeting Details --------------- ------------------------------------------------------- Meeting Title Azure Landing Zone — </w:t>
            </w:r>
            <w:r w:rsidRPr="4986D35A">
              <w:rPr>
                <w:i w:val="1"/>
                <w:iCs w:val="1"/>
                <w:strike w:val="1"/>
                <w:rPrChange w:author="Syed Ahmed" w:date="2026-09-16T14:45:17.569Z" w16du:dateUtc="2026-09-16T14:45:17.569Z" w:id="842851298">
                  <w:rPr>
                    <w:i w:val="1"/>
                    <w:iCs w:val="1"/>
                  </w:rPr>
                </w:rPrChange>
              </w:rPr>
              <w:t>Discove</w:t>
            </w:r>
            <w:r w:rsidRPr="4986D35A">
              <w:rPr>
                <w:i w:val="1"/>
                <w:iCs w:val="1"/>
                <w:strike w:val="1"/>
                <w:rPrChange w:author="Syed Ahmed" w:date="2026-09-16T14:45:17.569Z" w16du:dateUtc="2026-09-16T14:45:17.569Z" w:id="1824410062">
                  <w:rPr>
                    <w:i w:val="1"/>
                    <w:iCs w:val="1"/>
                  </w:rPr>
                </w:rPrChange>
              </w:rPr>
              <w:t>" (GEHA_LZ_Discovery_MoM_0702) | "--------- ------------------------------------------------------- Meeting Title Azure Landing Zone — Discovery Session Date July 1, 2026 Duration Approximately 55 minutes Facilitator George (CitiusTech) Note-taker CitiusTech Delivery Team Distribution All participants + GEHA Cloud, Security, Network" (GEHA_LZ_Discovery_MoM_0702)  (Source: GEHA Azure Landing Zone Discovery minutes of meeting, 01-Jul-2026)</w:t>
            </w:r>
          </w:p>
        </w:tc>
      </w:tr>
      <w:tr w:rsidR="001F702A" w:rsidTr="4986D35A" w14:paraId="796FA7A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A9" w14:textId="77777777">
            <w:pPr>
              <w:pStyle w:val="Compact"/>
              <w:rPr>
                <w:b w:val="1"/>
                <w:bCs w:val="1"/>
                <w:strike w:val="1"/>
                <w:rPrChange w:author="Syed Ahmed" w:date="2026-09-16T14:45:17.57Z" w:id="318559812"/>
              </w:rPr>
            </w:pPr>
            <w:r w:rsidRPr="4986D35A">
              <w:rPr>
                <w:b w:val="1"/>
                <w:bCs w:val="1"/>
                <w:strike w:val="1"/>
                <w:rPrChange w:author="Syed Ahmed" w:date="2026-09-16T14:45:17.569Z" w16du:dateUtc="2026-09-16T14:45:17.569Z" w:id="1178704694">
                  <w:rPr>
                    <w:b w:val="1"/>
                    <w:bCs w:val="1"/>
                  </w:rPr>
                </w:rPrChange>
              </w:rPr>
              <w:t>Network Security Groups &amp; Application Security Groups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AA" w14:textId="77777777">
            <w:pPr>
              <w:pStyle w:val="Compact"/>
              <w:rPr>
                <w:i w:val="1"/>
                <w:iCs w:val="1"/>
                <w:strike w:val="1"/>
                <w:rPrChange w:author="Syed Ahmed" w:date="2026-09-16T14:45:17.57Z" w:id="1467372156"/>
              </w:rPr>
            </w:pPr>
            <w:r w:rsidRPr="4986D35A">
              <w:rPr>
                <w:i w:val="1"/>
                <w:iCs w:val="1"/>
                <w:strike w:val="1"/>
                <w:rPrChange w:author="Syed Ahmed" w:date="2026-09-16T14:45:17.57Z" w16du:dateUtc="2026-09-16T14:45:17.57Z" w:id="983552423">
                  <w:rPr>
                    <w:i w:val="1"/>
                    <w:iCs w:val="1"/>
                  </w:rPr>
                </w:rPrChange>
              </w:rPr>
              <w:t xml:space="preserve">Not yet provided — Rules </w:t>
            </w:r>
            <w:r w:rsidRPr="4986D35A">
              <w:rPr>
                <w:i w:val="1"/>
                <w:iCs w:val="1"/>
                <w:strike w:val="1"/>
                <w:rPrChange w:author="Syed Ahmed" w:date="2026-09-16T14:45:17.57Z" w16du:dateUtc="2026-09-16T14:45:17.57Z" w:id="697800785">
                  <w:rPr>
                    <w:i w:val="1"/>
                    <w:iCs w:val="1"/>
                  </w:rPr>
                </w:rPrChange>
              </w:rPr>
              <w:t>required</w:t>
            </w:r>
            <w:r w:rsidRPr="4986D35A">
              <w:rPr>
                <w:i w:val="1"/>
                <w:iCs w:val="1"/>
                <w:strike w:val="1"/>
                <w:rPrChange w:author="Syed Ahmed" w:date="2026-09-16T14:45:17.57Z" w16du:dateUtc="2026-09-16T14:45:17.57Z" w:id="1050832213">
                  <w:rPr>
                    <w:i w:val="1"/>
                    <w:iCs w:val="1"/>
                  </w:rPr>
                </w:rPrChange>
              </w:rPr>
              <w:t xml:space="preserve">, derived from the §4.6 rules being retired. Attach the </w:t>
            </w:r>
            <w:r w:rsidRPr="4986D35A">
              <w:rPr>
                <w:i w:val="1"/>
                <w:iCs w:val="1"/>
                <w:strike w:val="1"/>
                <w:rPrChange w:author="Syed Ahmed" w:date="2026-09-16T14:45:17.57Z" w16du:dateUtc="2026-09-16T14:45:17.57Z" w:id="409727024">
                  <w:rPr>
                    <w:i w:val="1"/>
                    <w:iCs w:val="1"/>
                  </w:rPr>
                </w:rPrChange>
              </w:rPr>
              <w:t>rule</w:t>
            </w:r>
            <w:r w:rsidRPr="4986D35A">
              <w:rPr>
                <w:i w:val="1"/>
                <w:iCs w:val="1"/>
                <w:strike w:val="1"/>
                <w:rPrChange w:author="Syed Ahmed" w:date="2026-09-16T14:45:17.57Z" w16du:dateUtc="2026-09-16T14:45:17.57Z" w:id="59916510">
                  <w:rPr>
                    <w:i w:val="1"/>
                    <w:iCs w:val="1"/>
                  </w:rPr>
                </w:rPrChange>
              </w:rPr>
              <w:t xml:space="preserve"> set. Not on file in the evidence pack (searched per the Appendix B source-exhaustion note, 26-Aug-2026); requested from GEHA (Appendix B; register W3-UTIL).</w:t>
            </w:r>
          </w:p>
        </w:tc>
      </w:tr>
      <w:tr w:rsidR="001F702A" w:rsidTr="4986D35A" w14:paraId="796FA7A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AC" w14:textId="77777777">
            <w:pPr>
              <w:pStyle w:val="Compact"/>
              <w:rPr>
                <w:b w:val="1"/>
                <w:bCs w:val="1"/>
                <w:strike w:val="1"/>
                <w:rPrChange w:author="Syed Ahmed" w:date="2026-09-16T14:45:17.57Z" w:id="1444576287"/>
              </w:rPr>
            </w:pPr>
            <w:r w:rsidRPr="4986D35A">
              <w:rPr>
                <w:b w:val="1"/>
                <w:bCs w:val="1"/>
                <w:strike w:val="1"/>
                <w:rPrChange w:author="Syed Ahmed" w:date="2026-09-16T14:45:17.57Z" w16du:dateUtc="2026-09-16T14:45:17.57Z" w:id="1670658575">
                  <w:rPr>
                    <w:b w:val="1"/>
                    <w:bCs w:val="1"/>
                  </w:rPr>
                </w:rPrChange>
              </w:rPr>
              <w:t>Route Tables &amp; Forced Tunnelling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AD" w14:textId="77777777">
            <w:pPr>
              <w:pStyle w:val="Compact"/>
              <w:rPr>
                <w:i w:val="1"/>
                <w:iCs w:val="1"/>
                <w:strike w:val="1"/>
                <w:rPrChange w:author="Syed Ahmed" w:date="2026-09-16T14:45:17.571Z" w:id="105839339"/>
              </w:rPr>
            </w:pPr>
            <w:r w:rsidRPr="4986D35A">
              <w:rPr>
                <w:i w:val="1"/>
                <w:iCs w:val="1"/>
                <w:strike w:val="1"/>
                <w:rPrChange w:author="Syed Ahmed" w:date="2026-09-16T14:45:17.57Z" w16du:dateUtc="2026-09-16T14:45:17.57Z" w:id="2119631501">
                  <w:rPr>
                    <w:i w:val="1"/>
                    <w:iCs w:val="1"/>
                  </w:rPr>
                </w:rPrChange>
              </w:rPr>
              <w:t>Not yet provided — User-defined routes, and whether egress is forced through an inspection point. Not on file in the evidence pack (searched per the Appendix B source-exhaustion note, 26-Aug-2026); requested from GEHA (Appendix B; register W3-UTIL).</w:t>
            </w:r>
          </w:p>
        </w:tc>
      </w:tr>
      <w:tr w:rsidR="001F702A" w:rsidTr="4986D35A" w14:paraId="796FA7B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AF" w14:textId="77777777">
            <w:pPr>
              <w:pStyle w:val="Compact"/>
              <w:rPr>
                <w:b w:val="1"/>
                <w:bCs w:val="1"/>
                <w:strike w:val="1"/>
                <w:rPrChange w:author="Syed Ahmed" w:date="2026-09-16T14:45:17.571Z" w:id="557094280"/>
              </w:rPr>
            </w:pPr>
            <w:r w:rsidRPr="4986D35A">
              <w:rPr>
                <w:b w:val="1"/>
                <w:bCs w:val="1"/>
                <w:strike w:val="1"/>
                <w:rPrChange w:author="Syed Ahmed" w:date="2026-09-16T14:45:17.571Z" w16du:dateUtc="2026-09-16T14:45:17.571Z" w:id="1137690831">
                  <w:rPr>
                    <w:b w:val="1"/>
                    <w:bCs w:val="1"/>
                  </w:rPr>
                </w:rPrChange>
              </w:rPr>
              <w:t>Firewall</w:t>
            </w:r>
            <w:r w:rsidRPr="4986D35A">
              <w:rPr>
                <w:b w:val="1"/>
                <w:bCs w:val="1"/>
                <w:strike w:val="1"/>
                <w:rPrChange w:author="Syed Ahmed" w:date="2026-09-16T14:45:17.571Z" w16du:dateUtc="2026-09-16T14:45:17.571Z" w:id="473962495">
                  <w:rPr>
                    <w:b w:val="1"/>
                    <w:bCs w:val="1"/>
                  </w:rPr>
                </w:rPrChange>
              </w:rPr>
              <w:t xml:space="preserve"> / Egress Control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B0" w14:textId="77777777">
            <w:pPr>
              <w:pStyle w:val="Compact"/>
              <w:rPr>
                <w:i w:val="1"/>
                <w:iCs w:val="1"/>
                <w:strike w:val="1"/>
                <w:rPrChange w:author="Syed Ahmed" w:date="2026-09-16T14:45:17.571Z" w:id="1578851133"/>
              </w:rPr>
            </w:pPr>
            <w:r w:rsidRPr="4986D35A">
              <w:rPr>
                <w:i w:val="1"/>
                <w:iCs w:val="1"/>
                <w:strike w:val="1"/>
                <w:rPrChange w:author="Syed Ahmed" w:date="2026-09-16T14:45:17.571Z" w16du:dateUtc="2026-09-16T14:45:17.571Z" w:id="825328548">
                  <w:rPr>
                    <w:i w:val="1"/>
                    <w:iCs w:val="1"/>
                  </w:rPr>
                </w:rPrChange>
              </w:rPr>
              <w:t>Program target — "</w:t>
            </w:r>
            <w:r w:rsidRPr="4986D35A">
              <w:rPr>
                <w:i w:val="1"/>
                <w:iCs w:val="1"/>
                <w:strike w:val="1"/>
                <w:rPrChange w:author="Syed Ahmed" w:date="2026-09-16T14:45:17.571Z" w16du:dateUtc="2026-09-16T14:45:17.571Z" w:id="2063580900">
                  <w:rPr>
                    <w:i w:val="1"/>
                    <w:iCs w:val="1"/>
                  </w:rPr>
                </w:rPrChange>
              </w:rPr>
              <w:t>ly</w:t>
            </w:r>
            <w:r w:rsidRPr="4986D35A">
              <w:rPr>
                <w:i w:val="1"/>
                <w:iCs w:val="1"/>
                <w:strike w:val="1"/>
                <w:rPrChange w:author="Syed Ahmed" w:date="2026-09-16T14:45:17.571Z" w16du:dateUtc="2026-09-16T14:45:17.571Z" w:id="590855410">
                  <w:rPr>
                    <w:i w:val="1"/>
                    <w:iCs w:val="1"/>
                  </w:rPr>
                </w:rPrChange>
              </w:rPr>
              <w:t xml:space="preserve"> </w:t>
            </w:r>
            <w:r w:rsidRPr="4986D35A">
              <w:rPr>
                <w:i w:val="1"/>
                <w:iCs w:val="1"/>
                <w:strike w:val="1"/>
                <w:rPrChange w:author="Syed Ahmed" w:date="2026-09-16T14:45:17.571Z" w16du:dateUtc="2026-09-16T14:45:17.571Z" w:id="1297989632">
                  <w:rPr>
                    <w:i w:val="1"/>
                    <w:iCs w:val="1"/>
                  </w:rPr>
                </w:rPrChange>
              </w:rPr>
              <w:t>to align</w:t>
            </w:r>
            <w:r w:rsidRPr="4986D35A">
              <w:rPr>
                <w:i w:val="1"/>
                <w:iCs w:val="1"/>
                <w:strike w:val="1"/>
                <w:rPrChange w:author="Syed Ahmed" w:date="2026-09-16T14:45:17.571Z" w16du:dateUtc="2026-09-16T14:45:17.571Z" w:id="960810573">
                  <w:rPr>
                    <w:i w:val="1"/>
                    <w:iCs w:val="1"/>
                  </w:rPr>
                </w:rPrChange>
              </w:rPr>
              <w:t xml:space="preserve"> the network team before detailed Wave planning proceeds</w:t>
            </w:r>
            <w:r w:rsidRPr="4986D35A">
              <w:rPr>
                <w:i w:val="1"/>
                <w:iCs w:val="1"/>
                <w:strike w:val="1"/>
                <w:rPrChange w:author="Syed Ahmed" w:date="2026-09-16T14:45:17.571Z" w16du:dateUtc="2026-09-16T14:45:17.571Z" w:id="1559366359">
                  <w:rPr>
                    <w:i w:val="1"/>
                    <w:iCs w:val="1"/>
                  </w:rPr>
                </w:rPrChange>
              </w:rPr>
              <w:t>.</w:t>
            </w:r>
            <w:r w:rsidRPr="4986D35A">
              <w:rPr>
                <w:i w:val="1"/>
                <w:iCs w:val="1"/>
                <w:strike w:val="1"/>
                <w:rPrChange w:author="Syed Ahmed" w:date="2026-09-16T14:45:17.571Z" w16du:dateUtc="2026-09-16T14:45:17.571Z" w:id="1452691419">
                  <w:rPr>
                    <w:i w:val="1"/>
                    <w:iCs w:val="1"/>
                  </w:rPr>
                </w:rPrChange>
              </w:rPr>
              <w:t xml:space="preserve"> Key Highlights - Azure Firewall Premium confirmed as cloud-side network security. No Palo Alto in Azure. - IDS/IPS active on Azure Firewall. TLS inspection and URL filtering </w:t>
            </w:r>
            <w:r w:rsidRPr="4986D35A">
              <w:rPr>
                <w:i w:val="1"/>
                <w:iCs w:val="1"/>
                <w:strike w:val="1"/>
                <w:rPrChange w:author="Syed Ahmed" w:date="2026-09-16T14:45:17.571Z" w16du:dateUtc="2026-09-16T14:45:17.571Z" w:id="1135709895">
                  <w:rPr>
                    <w:i w:val="1"/>
                    <w:iCs w:val="1"/>
                  </w:rPr>
                </w:rPrChange>
              </w:rPr>
              <w:t>NOT</w:t>
            </w:r>
            <w:r w:rsidRPr="4986D35A">
              <w:rPr>
                <w:i w:val="1"/>
                <w:iCs w:val="1"/>
                <w:strike w:val="1"/>
                <w:rPrChange w:author="Syed Ahmed" w:date="2026-09-16T14:45:17.571Z" w16du:dateUtc="2026-09-16T14:45:17.571Z" w:id="294856235">
                  <w:rPr>
                    <w:i w:val="1"/>
                    <w:iCs w:val="1"/>
                  </w:rPr>
                </w:rPrChange>
              </w:rPr>
              <w:t xml:space="preserve"> enabled on Azure Firewall. - Zscaler ZIA + ZPA in use" (</w:t>
            </w:r>
            <w:r w:rsidRPr="4986D35A">
              <w:rPr>
                <w:i w:val="1"/>
                <w:iCs w:val="1"/>
                <w:strike w:val="1"/>
                <w:rPrChange w:author="Syed Ahmed" w:date="2026-09-16T14:45:17.571Z" w16du:dateUtc="2026-09-16T14:45:17.571Z" w:id="214140888">
                  <w:rPr>
                    <w:i w:val="1"/>
                    <w:iCs w:val="1"/>
                  </w:rPr>
                </w:rPrChange>
              </w:rPr>
              <w:t>GEHA_FW_Migration_MoM</w:t>
            </w:r>
            <w:r w:rsidRPr="4986D35A">
              <w:rPr>
                <w:i w:val="1"/>
                <w:iCs w:val="1"/>
                <w:strike w:val="1"/>
                <w:rPrChange w:author="Syed Ahmed" w:date="2026-09-16T14:45:17.571Z" w16du:dateUtc="2026-09-16T14:45:17.571Z" w:id="2144922989">
                  <w:rPr>
                    <w:i w:val="1"/>
                    <w:iCs w:val="1"/>
                  </w:rPr>
                </w:rPrChange>
              </w:rPr>
              <w:t>) | "</w:t>
            </w:r>
            <w:r w:rsidRPr="4986D35A">
              <w:rPr>
                <w:i w:val="1"/>
                <w:iCs w:val="1"/>
                <w:strike w:val="1"/>
                <w:rPrChange w:author="Syed Ahmed" w:date="2026-09-16T14:45:17.571Z" w16du:dateUtc="2026-09-16T14:45:17.571Z" w:id="2044420628">
                  <w:rPr>
                    <w:i w:val="1"/>
                    <w:iCs w:val="1"/>
                  </w:rPr>
                </w:rPrChange>
              </w:rPr>
              <w:t>nfirmed</w:t>
            </w:r>
            <w:r w:rsidRPr="4986D35A">
              <w:rPr>
                <w:i w:val="1"/>
                <w:iCs w:val="1"/>
                <w:strike w:val="1"/>
                <w:rPrChange w:author="Syed Ahmed" w:date="2026-09-16T14:45:17.571Z" w16du:dateUtc="2026-09-16T14:45:17.571Z" w:id="1527344473">
                  <w:rPr>
                    <w:i w:val="1"/>
                    <w:iCs w:val="1"/>
                  </w:rPr>
                </w:rPrChange>
              </w:rPr>
              <w:t xml:space="preserve"> as cloud-side network security. No Palo Alto in Azure. - IDS/IPS active on Azure Firewall. TLS inspection and URL filtering </w:t>
            </w:r>
            <w:r w:rsidRPr="4986D35A">
              <w:rPr>
                <w:i w:val="1"/>
                <w:iCs w:val="1"/>
                <w:strike w:val="1"/>
                <w:rPrChange w:author="Syed Ahmed" w:date="2026-09-16T14:45:17.571Z" w16du:dateUtc="2026-09-16T14:45:17.571Z" w:id="238435041">
                  <w:rPr>
                    <w:i w:val="1"/>
                    <w:iCs w:val="1"/>
                  </w:rPr>
                </w:rPrChange>
              </w:rPr>
              <w:t>NOT</w:t>
            </w:r>
            <w:r w:rsidRPr="4986D35A">
              <w:rPr>
                <w:i w:val="1"/>
                <w:iCs w:val="1"/>
                <w:strike w:val="1"/>
                <w:rPrChange w:author="Syed Ahmed" w:date="2026-09-16T14:45:17.571Z" w16du:dateUtc="2026-09-16T14:45:17.571Z" w:id="1263460482">
                  <w:rPr>
                    <w:i w:val="1"/>
                    <w:iCs w:val="1"/>
                  </w:rPr>
                </w:rPrChange>
              </w:rPr>
              <w:t xml:space="preserve"> enabled on Azure Firewall. - Zscaler ZIA + ZPA in use for user traffic only. Server egress goes through Azure Firewall. - F5 is a reverse proxy and GSLB — Akamai is" (</w:t>
            </w:r>
            <w:r w:rsidRPr="4986D35A">
              <w:rPr>
                <w:i w:val="1"/>
                <w:iCs w:val="1"/>
                <w:strike w:val="1"/>
                <w:rPrChange w:author="Syed Ahmed" w:date="2026-09-16T14:45:17.571Z" w16du:dateUtc="2026-09-16T14:45:17.571Z" w:id="1590006719">
                  <w:rPr>
                    <w:i w:val="1"/>
                    <w:iCs w:val="1"/>
                  </w:rPr>
                </w:rPrChange>
              </w:rPr>
              <w:t>GEHA_FW_Migration_MoM</w:t>
            </w:r>
            <w:r w:rsidRPr="4986D35A">
              <w:rPr>
                <w:i w:val="1"/>
                <w:iCs w:val="1"/>
                <w:strike w:val="1"/>
                <w:rPrChange w:author="Syed Ahmed" w:date="2026-09-16T14:45:17.571Z" w16du:dateUtc="2026-09-16T14:45:17.571Z" w:id="1947599230">
                  <w:rPr>
                    <w:i w:val="1"/>
                    <w:iCs w:val="1"/>
                  </w:rPr>
                </w:rPrChange>
              </w:rPr>
              <w:t>)  (Source: GEHA Firewall Migration minutes of meeting)</w:t>
            </w:r>
          </w:p>
        </w:tc>
      </w:tr>
      <w:tr w:rsidR="001F702A" w:rsidTr="4986D35A" w14:paraId="796FA7B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B2" w14:textId="77777777">
            <w:pPr>
              <w:pStyle w:val="Compact"/>
              <w:rPr>
                <w:b w:val="1"/>
                <w:bCs w:val="1"/>
                <w:strike w:val="1"/>
                <w:rPrChange w:author="Syed Ahmed" w:date="2026-09-16T14:45:17.572Z" w:id="688202664"/>
              </w:rPr>
            </w:pPr>
            <w:r w:rsidRPr="4986D35A">
              <w:rPr>
                <w:b w:val="1"/>
                <w:bCs w:val="1"/>
                <w:strike w:val="1"/>
                <w:rPrChange w:author="Syed Ahmed" w:date="2026-09-16T14:45:17.572Z" w16du:dateUtc="2026-09-16T14:45:17.572Z" w:id="851744514">
                  <w:rPr>
                    <w:b w:val="1"/>
                    <w:bCs w:val="1"/>
                  </w:rPr>
                </w:rPrChange>
              </w:rPr>
              <w:t>Private Endpoints &amp; Private DNS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B3" w14:textId="77777777">
            <w:pPr>
              <w:pStyle w:val="Compact"/>
              <w:rPr>
                <w:i w:val="1"/>
                <w:iCs w:val="1"/>
                <w:strike w:val="1"/>
                <w:rPrChange w:author="Syed Ahmed" w:date="2026-09-16T14:45:17.572Z" w:id="318749373"/>
              </w:rPr>
            </w:pPr>
            <w:r w:rsidRPr="4986D35A">
              <w:rPr>
                <w:i w:val="1"/>
                <w:iCs w:val="1"/>
                <w:strike w:val="1"/>
                <w:rPrChange w:author="Syed Ahmed" w:date="2026-09-16T14:45:17.572Z" w16du:dateUtc="2026-09-16T14:45:17.572Z" w:id="890674033">
                  <w:rPr>
                    <w:i w:val="1"/>
                    <w:iCs w:val="1"/>
                  </w:rPr>
                </w:rPrChange>
              </w:rPr>
              <w:t>Not yet provided — Platform services reached privately, the private DNS zones involved, and who owns zone records. Not on file in the evidence pack (searched per the Appendix B source-exhaustion note, 26-Aug-2026); requested from GEHA (Appendix B; register W3-UTIL).</w:t>
            </w:r>
          </w:p>
        </w:tc>
      </w:tr>
      <w:tr w:rsidR="001F702A" w:rsidTr="4986D35A" w14:paraId="796FA7B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B5" w14:textId="77777777">
            <w:pPr>
              <w:pStyle w:val="Compact"/>
              <w:rPr>
                <w:b w:val="1"/>
                <w:bCs w:val="1"/>
                <w:strike w:val="1"/>
                <w:rPrChange w:author="Syed Ahmed" w:date="2026-09-16T14:45:17.572Z" w:id="1085025980"/>
              </w:rPr>
            </w:pPr>
            <w:r w:rsidRPr="4986D35A">
              <w:rPr>
                <w:b w:val="1"/>
                <w:bCs w:val="1"/>
                <w:strike w:val="1"/>
                <w:rPrChange w:author="Syed Ahmed" w:date="2026-09-16T14:45:17.572Z" w16du:dateUtc="2026-09-16T14:45:17.572Z" w:id="1339548594">
                  <w:rPr>
                    <w:b w:val="1"/>
                    <w:bCs w:val="1"/>
                  </w:rPr>
                </w:rPrChange>
              </w:rPr>
              <w:t>Load Balancing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B6" w14:textId="77777777">
            <w:pPr>
              <w:pStyle w:val="Compact"/>
              <w:rPr>
                <w:i w:val="1"/>
                <w:iCs w:val="1"/>
                <w:strike w:val="1"/>
                <w:rPrChange w:author="Syed Ahmed" w:date="2026-09-16T14:45:17.573Z" w:id="1787754266"/>
              </w:rPr>
            </w:pPr>
            <w:r w:rsidRPr="4986D35A">
              <w:rPr>
                <w:i w:val="1"/>
                <w:iCs w:val="1"/>
                <w:strike w:val="1"/>
                <w:rPrChange w:author="Syed Ahmed" w:date="2026-09-16T14:45:17.572Z" w16du:dateUtc="2026-09-16T14:45:17.572Z" w:id="1064558656">
                  <w:rPr>
                    <w:i w:val="1"/>
                    <w:iCs w:val="1"/>
                  </w:rPr>
                </w:rPrChange>
              </w:rPr>
              <w:t xml:space="preserve">Not yet provided — Load balancer, Application </w:t>
            </w:r>
            <w:r w:rsidRPr="4986D35A">
              <w:rPr>
                <w:i w:val="1"/>
                <w:iCs w:val="1"/>
                <w:strike w:val="1"/>
                <w:rPrChange w:author="Syed Ahmed" w:date="2026-09-16T14:45:17.572Z" w16du:dateUtc="2026-09-16T14:45:17.572Z" w:id="1963067984">
                  <w:rPr>
                    <w:i w:val="1"/>
                    <w:iCs w:val="1"/>
                  </w:rPr>
                </w:rPrChange>
              </w:rPr>
              <w:t>Gateway</w:t>
            </w:r>
            <w:r w:rsidRPr="4986D35A">
              <w:rPr>
                <w:i w:val="1"/>
                <w:iCs w:val="1"/>
                <w:strike w:val="1"/>
                <w:rPrChange w:author="Syed Ahmed" w:date="2026-09-16T14:45:17.572Z" w16du:dateUtc="2026-09-16T14:45:17.572Z" w:id="2023118550">
                  <w:rPr>
                    <w:i w:val="1"/>
                    <w:iCs w:val="1"/>
                  </w:rPr>
                </w:rPrChange>
              </w:rPr>
              <w:t xml:space="preserve"> or Front Door — replacing the §4.6.2 configuration. Carry across </w:t>
            </w:r>
            <w:r w:rsidRPr="4986D35A">
              <w:rPr>
                <w:i w:val="1"/>
                <w:iCs w:val="1"/>
                <w:strike w:val="1"/>
                <w:rPrChange w:author="Syed Ahmed" w:date="2026-09-16T14:45:17.572Z" w16du:dateUtc="2026-09-16T14:45:17.572Z" w:id="880598137">
                  <w:rPr>
                    <w:i w:val="1"/>
                    <w:iCs w:val="1"/>
                  </w:rPr>
                </w:rPrChange>
              </w:rPr>
              <w:t>persistence,</w:t>
            </w:r>
            <w:r w:rsidRPr="4986D35A">
              <w:rPr>
                <w:i w:val="1"/>
                <w:iCs w:val="1"/>
                <w:strike w:val="1"/>
                <w:rPrChange w:author="Syed Ahmed" w:date="2026-09-16T14:45:17.572Z" w16du:dateUtc="2026-09-16T14:45:17.572Z" w:id="1230345066">
                  <w:rPr>
                    <w:i w:val="1"/>
                    <w:iCs w:val="1"/>
                  </w:rPr>
                </w:rPrChange>
              </w:rPr>
              <w:t xml:space="preserve"> </w:t>
            </w:r>
            <w:r w:rsidRPr="4986D35A">
              <w:rPr>
                <w:i w:val="1"/>
                <w:iCs w:val="1"/>
                <w:strike w:val="1"/>
                <w:rPrChange w:author="Syed Ahmed" w:date="2026-09-16T14:45:17.572Z" w16du:dateUtc="2026-09-16T14:45:17.572Z" w:id="635532352">
                  <w:rPr>
                    <w:i w:val="1"/>
                    <w:iCs w:val="1"/>
                  </w:rPr>
                </w:rPrChange>
              </w:rPr>
              <w:t>health .</w:t>
            </w:r>
            <w:r w:rsidRPr="4986D35A">
              <w:rPr>
                <w:i w:val="1"/>
                <w:iCs w:val="1"/>
                <w:strike w:val="1"/>
                <w:rPrChange w:author="Syed Ahmed" w:date="2026-09-16T14:45:17.572Z" w16du:dateUtc="2026-09-16T14:45:17.572Z" w:id="118304180">
                  <w:rPr>
                    <w:i w:val="1"/>
                    <w:iCs w:val="1"/>
                  </w:rPr>
                </w:rPrChange>
              </w:rPr>
              <w:t xml:space="preserve"> Not on file in the evidence pack (searched per the Appendix B source-exhaustion note, 26-Aug-2026); requested from GEHA (Appendix B; register W3-UTIL).</w:t>
            </w:r>
          </w:p>
        </w:tc>
      </w:tr>
      <w:tr w:rsidR="001F702A" w:rsidTr="4986D35A" w14:paraId="796FA7B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B8" w14:textId="77777777">
            <w:pPr>
              <w:pStyle w:val="Compact"/>
              <w:rPr>
                <w:b w:val="1"/>
                <w:bCs w:val="1"/>
                <w:strike w:val="1"/>
                <w:rPrChange w:author="Syed Ahmed" w:date="2026-09-16T14:45:17.573Z" w:id="119362719"/>
              </w:rPr>
            </w:pPr>
            <w:r w:rsidRPr="4986D35A">
              <w:rPr>
                <w:b w:val="1"/>
                <w:bCs w:val="1"/>
                <w:strike w:val="1"/>
                <w:rPrChange w:author="Syed Ahmed" w:date="2026-09-16T14:45:17.573Z" w16du:dateUtc="2026-09-16T14:45:17.573Z" w:id="437545637">
                  <w:rPr>
                    <w:b w:val="1"/>
                    <w:bCs w:val="1"/>
                  </w:rPr>
                </w:rPrChange>
              </w:rPr>
              <w:t>Web Application Firewall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B9" w14:textId="77777777">
            <w:pPr>
              <w:pStyle w:val="Compact"/>
              <w:rPr>
                <w:i w:val="1"/>
                <w:iCs w:val="1"/>
                <w:strike w:val="1"/>
                <w:rPrChange w:author="Syed Ahmed" w:date="2026-09-16T14:45:17.573Z" w:id="535488178"/>
              </w:rPr>
            </w:pPr>
            <w:r w:rsidRPr="4986D35A">
              <w:rPr>
                <w:i w:val="1"/>
                <w:iCs w:val="1"/>
                <w:strike w:val="1"/>
                <w:rPrChange w:author="Syed Ahmed" w:date="2026-09-16T14:45:17.573Z" w16du:dateUtc="2026-09-16T14:45:17.573Z" w:id="1958349089">
                  <w:rPr>
                    <w:i w:val="1"/>
                    <w:iCs w:val="1"/>
                  </w:rPr>
                </w:rPrChange>
              </w:rPr>
              <w:t>Not yet provided — Policy, mode (detection or prevention), and the owner. Not on file in the evidence pack (searched per the Appendix B source-exhaustion note, 26-Aug-2026); requested from GEHA (Appendix B; register W3-UTIL).</w:t>
            </w:r>
          </w:p>
        </w:tc>
      </w:tr>
      <w:tr w:rsidR="001F702A" w:rsidTr="4986D35A" w14:paraId="796FA7B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BB" w14:textId="77777777">
            <w:pPr>
              <w:pStyle w:val="Compact"/>
              <w:rPr>
                <w:b w:val="1"/>
                <w:bCs w:val="1"/>
                <w:strike w:val="1"/>
                <w:rPrChange w:author="Syed Ahmed" w:date="2026-09-16T14:45:17.573Z" w:id="1337852558"/>
              </w:rPr>
            </w:pPr>
            <w:r w:rsidRPr="4986D35A">
              <w:rPr>
                <w:b w:val="1"/>
                <w:bCs w:val="1"/>
                <w:strike w:val="1"/>
                <w:rPrChange w:author="Syed Ahmed" w:date="2026-09-16T14:45:17.573Z" w16du:dateUtc="2026-09-16T14:45:17.573Z" w:id="367627511">
                  <w:rPr>
                    <w:b w:val="1"/>
                    <w:bCs w:val="1"/>
                  </w:rPr>
                </w:rPrChange>
              </w:rPr>
              <w:t>DNS Records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BC" w14:textId="77777777">
            <w:pPr>
              <w:pStyle w:val="Compact"/>
              <w:rPr>
                <w:i w:val="1"/>
                <w:iCs w:val="1"/>
                <w:strike w:val="1"/>
                <w:rPrChange w:author="Syed Ahmed" w:date="2026-09-16T14:45:17.574Z" w:id="1683767137"/>
              </w:rPr>
            </w:pPr>
            <w:r w:rsidRPr="4986D35A">
              <w:rPr>
                <w:i w:val="1"/>
                <w:iCs w:val="1"/>
                <w:strike w:val="1"/>
                <w:rPrChange w:author="Syed Ahmed" w:date="2026-09-16T14:45:17.574Z" w16du:dateUtc="2026-09-16T14:45:17.574Z" w:id="1515940092">
                  <w:rPr>
                    <w:i w:val="1"/>
                    <w:iCs w:val="1"/>
                  </w:rPr>
                </w:rPrChange>
              </w:rPr>
              <w:t xml:space="preserve">GEHA </w:t>
            </w:r>
            <w:r w:rsidRPr="4986D35A">
              <w:rPr>
                <w:i w:val="1"/>
                <w:iCs w:val="1"/>
                <w:strike w:val="1"/>
                <w:rPrChange w:author="Syed Ahmed" w:date="2026-09-16T14:45:17.574Z" w16du:dateUtc="2026-09-16T14:45:17.574Z" w:id="1423315768">
                  <w:rPr>
                    <w:i w:val="1"/>
                    <w:iCs w:val="1"/>
                  </w:rPr>
                </w:rPrChange>
              </w:rPr>
              <w:t>operates</w:t>
            </w:r>
            <w:r w:rsidRPr="4986D35A">
              <w:rPr>
                <w:i w:val="1"/>
                <w:iCs w:val="1"/>
                <w:strike w:val="1"/>
                <w:rPrChange w:author="Syed Ahmed" w:date="2026-09-16T14:45:17.574Z" w16du:dateUtc="2026-09-16T14:45:17.574Z" w:id="2006596493">
                  <w:rPr>
                    <w:i w:val="1"/>
                    <w:iCs w:val="1"/>
                  </w:rPr>
                </w:rPrChange>
              </w:rPr>
              <w:t xml:space="preserve"> 144 DNS zones (read: </w:t>
            </w:r>
            <w:r w:rsidRPr="4986D35A">
              <w:rPr>
                <w:i w:val="1"/>
                <w:iCs w:val="1"/>
                <w:strike w:val="1"/>
                <w:rPrChange w:author="Syed Ahmed" w:date="2026-09-16T14:45:17.574Z" w16du:dateUtc="2026-09-16T14:45:17.574Z" w:id="1907769154">
                  <w:rPr>
                    <w:i w:val="1"/>
                    <w:iCs w:val="1"/>
                  </w:rPr>
                </w:rPrChange>
              </w:rPr>
              <w:t>DHCP_DNS_list</w:t>
            </w:r>
            <w:r w:rsidRPr="4986D35A">
              <w:rPr>
                <w:i w:val="1"/>
                <w:iCs w:val="1"/>
                <w:strike w:val="1"/>
                <w:rPrChange w:author="Syed Ahmed" w:date="2026-09-16T14:45:17.574Z" w16du:dateUtc="2026-09-16T14:45:17.574Z" w:id="410664784">
                  <w:rPr>
                    <w:i w:val="1"/>
                    <w:iCs w:val="1"/>
                  </w:rPr>
                </w:rPrChange>
              </w:rPr>
              <w:t xml:space="preserve"> DNS tab). The records for this application must be </w:t>
            </w:r>
            <w:r w:rsidRPr="4986D35A">
              <w:rPr>
                <w:i w:val="1"/>
                <w:iCs w:val="1"/>
                <w:strike w:val="1"/>
                <w:rPrChange w:author="Syed Ahmed" w:date="2026-09-16T14:45:17.574Z" w16du:dateUtc="2026-09-16T14:45:17.574Z" w:id="262104763">
                  <w:rPr>
                    <w:i w:val="1"/>
                    <w:iCs w:val="1"/>
                  </w:rPr>
                </w:rPrChange>
              </w:rPr>
              <w:t>identified</w:t>
            </w:r>
            <w:r w:rsidRPr="4986D35A">
              <w:rPr>
                <w:i w:val="1"/>
                <w:iCs w:val="1"/>
                <w:strike w:val="1"/>
                <w:rPrChange w:author="Syed Ahmed" w:date="2026-09-16T14:45:17.574Z" w16du:dateUtc="2026-09-16T14:45:17.574Z" w:id="441385012">
                  <w:rPr>
                    <w:i w:val="1"/>
                    <w:iCs w:val="1"/>
                  </w:rPr>
                </w:rPrChange>
              </w:rPr>
              <w:t xml:space="preserve"> within them before cutover; per-record TTLs are not held in the export</w:t>
            </w:r>
            <w:r w:rsidRPr="4986D35A">
              <w:rPr>
                <w:i w:val="1"/>
                <w:iCs w:val="1"/>
                <w:strike w:val="1"/>
                <w:rPrChange w:author="Syed Ahmed" w:date="2026-09-16T14:45:17.574Z" w16du:dateUtc="2026-09-16T14:45:17.574Z" w:id="701064474">
                  <w:rPr>
                    <w:i w:val="1"/>
                    <w:iCs w:val="1"/>
                  </w:rPr>
                </w:rPrChange>
              </w:rPr>
              <w:t xml:space="preserve">.  </w:t>
            </w:r>
            <w:r w:rsidRPr="4986D35A">
              <w:rPr>
                <w:i w:val="1"/>
                <w:iCs w:val="1"/>
                <w:strike w:val="1"/>
                <w:rPrChange w:author="Syed Ahmed" w:date="2026-09-16T14:45:17.574Z" w16du:dateUtc="2026-09-16T14:45:17.574Z" w:id="1300574865">
                  <w:rPr>
                    <w:i w:val="1"/>
                    <w:iCs w:val="1"/>
                  </w:rPr>
                </w:rPrChange>
              </w:rPr>
              <w:t xml:space="preserve">(Source: </w:t>
            </w:r>
            <w:r w:rsidRPr="4986D35A">
              <w:rPr>
                <w:i w:val="1"/>
                <w:iCs w:val="1"/>
                <w:strike w:val="1"/>
                <w:rPrChange w:author="Syed Ahmed" w:date="2026-09-16T14:45:17.574Z" w16du:dateUtc="2026-09-16T14:45:17.574Z" w:id="1518843146">
                  <w:rPr>
                    <w:i w:val="1"/>
                    <w:iCs w:val="1"/>
                  </w:rPr>
                </w:rPrChange>
              </w:rPr>
              <w:t>DHCP_DNS_list</w:t>
            </w:r>
            <w:r w:rsidRPr="4986D35A">
              <w:rPr>
                <w:i w:val="1"/>
                <w:iCs w:val="1"/>
                <w:strike w:val="1"/>
                <w:rPrChange w:author="Syed Ahmed" w:date="2026-09-16T14:45:17.574Z" w16du:dateUtc="2026-09-16T14:45:17.574Z" w:id="653271140">
                  <w:rPr>
                    <w:i w:val="1"/>
                    <w:iCs w:val="1"/>
                  </w:rPr>
                </w:rPrChange>
              </w:rPr>
              <w:t xml:space="preserve"> (DNS tab))</w:t>
            </w:r>
          </w:p>
        </w:tc>
      </w:tr>
      <w:tr w:rsidR="001F702A" w:rsidTr="4986D35A" w14:paraId="796FA7C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7BE" w14:textId="77777777">
            <w:pPr>
              <w:pStyle w:val="Compact"/>
              <w:rPr>
                <w:b w:val="1"/>
                <w:bCs w:val="1"/>
                <w:strike w:val="1"/>
                <w:rPrChange w:author="Syed Ahmed" w:date="2026-09-16T14:45:17.574Z" w:id="1146461276"/>
              </w:rPr>
            </w:pPr>
            <w:r w:rsidRPr="4986D35A">
              <w:rPr>
                <w:b w:val="1"/>
                <w:bCs w:val="1"/>
                <w:strike w:val="1"/>
                <w:rPrChange w:author="Syed Ahmed" w:date="2026-09-16T14:45:17.574Z" w16du:dateUtc="2026-09-16T14:45:17.574Z" w:id="1856629194">
                  <w:rPr>
                    <w:b w:val="1"/>
                    <w:bCs w:val="1"/>
                  </w:rPr>
                </w:rPrChange>
              </w:rPr>
              <w:t>Certificates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7BF" w14:textId="77777777">
            <w:pPr>
              <w:pStyle w:val="Compact"/>
              <w:rPr>
                <w:i w:val="1"/>
                <w:iCs w:val="1"/>
                <w:strike w:val="1"/>
                <w:rPrChange w:author="Syed Ahmed" w:date="2026-09-16T14:45:17.574Z" w:id="1154175965"/>
              </w:rPr>
            </w:pPr>
            <w:r w:rsidRPr="4986D35A">
              <w:rPr>
                <w:i w:val="1"/>
                <w:iCs w:val="1"/>
                <w:strike w:val="1"/>
                <w:rPrChange w:author="Syed Ahmed" w:date="2026-09-16T14:45:17.574Z" w16du:dateUtc="2026-09-16T14:45:17.574Z" w:id="421460540">
                  <w:rPr>
                    <w:i w:val="1"/>
                    <w:iCs w:val="1"/>
                  </w:rPr>
                </w:rPrChange>
              </w:rPr>
              <w:t xml:space="preserve">Not yet provided — Certificates </w:t>
            </w:r>
            <w:r w:rsidRPr="4986D35A">
              <w:rPr>
                <w:i w:val="1"/>
                <w:iCs w:val="1"/>
                <w:strike w:val="1"/>
                <w:rPrChange w:author="Syed Ahmed" w:date="2026-09-16T14:45:17.574Z" w16du:dateUtc="2026-09-16T14:45:17.574Z" w:id="1095419576">
                  <w:rPr>
                    <w:i w:val="1"/>
                    <w:iCs w:val="1"/>
                  </w:rPr>
                </w:rPrChange>
              </w:rPr>
              <w:t>required</w:t>
            </w:r>
            <w:r w:rsidRPr="4986D35A">
              <w:rPr>
                <w:i w:val="1"/>
                <w:iCs w:val="1"/>
                <w:strike w:val="1"/>
                <w:rPrChange w:author="Syed Ahmed" w:date="2026-09-16T14:45:17.574Z" w16du:dateUtc="2026-09-16T14:45:17.574Z" w:id="1372700975">
                  <w:rPr>
                    <w:i w:val="1"/>
                    <w:iCs w:val="1"/>
                  </w:rPr>
                </w:rPrChange>
              </w:rPr>
              <w:t xml:space="preserve"> in the target, where they are stored, and their expiry — add each to §4.8. Not on file in the evidence pack (searched per the Appendix B source-exhaustion note, 26-Aug-2026); requested from GEHA (Appendix B; register W3-UTIL).</w:t>
            </w:r>
          </w:p>
        </w:tc>
      </w:tr>
    </w:tbl>
    <w:p w:rsidR="001F702A" w:rsidRDefault="00000000" w14:paraId="796FA7C1" w14:textId="77777777">
      <w:pPr>
        <w:pStyle w:val="BodyText"/>
      </w:pPr>
      <w:r>
        <w:rPr>
          <w:b/>
          <w:bCs/>
          <w:sz w:val="15"/>
          <w:szCs w:val="15"/>
        </w:rPr>
        <w:t>Table 5.6 — Network</w:t>
      </w:r>
    </w:p>
    <w:p w:rsidR="001F702A" w:rsidRDefault="001F702A" w14:paraId="796FA7C2" w14:textId="77777777">
      <w:pPr>
        <w:pStyle w:val="Compact"/>
      </w:pPr>
    </w:p>
    <w:p w:rsidR="001F702A" w:rsidP="4986D35A" w:rsidRDefault="00000000" w14:paraId="796FA7C3" w14:textId="77777777">
      <w:pPr>
        <w:pStyle w:val="Heading2"/>
        <w:rPr>
          <w:strike w:val="1"/>
          <w:rPrChange w:author="Syed Ahmed" w:date="2026-09-16T14:34:59.617Z" w:id="72090191"/>
        </w:rPr>
      </w:pPr>
      <w:bookmarkStart w:name="identity-access-1" w:id="40"/>
      <w:bookmarkEnd w:id="39"/>
      <w:r w:rsidRPr="4986D35A">
        <w:rPr>
          <w:strike w:val="1"/>
          <w:rPrChange w:author="Syed Ahmed" w:date="2026-09-16T14:34:59.617Z" w16du:dateUtc="2026-09-16T14:34:59.617Z" w:id="1620691841"/>
        </w:rPr>
        <w:t>5.7 Identity &amp; Access</w:t>
      </w:r>
    </w:p>
    <w:p w:rsidR="001F702A" w:rsidP="4986D35A" w:rsidRDefault="00000000" w14:paraId="796FA7C4" w14:textId="77777777">
      <w:pPr>
        <w:pStyle w:val="FirstParagraph"/>
        <w:rPr>
          <w:strike w:val="1"/>
          <w:rPrChange w:author="Syed Ahmed" w:date="2026-09-16T14:34:59.618Z" w:id="1287317751"/>
        </w:rPr>
      </w:pPr>
      <w:r w:rsidRPr="4986D35A">
        <w:rPr>
          <w:strike w:val="1"/>
          <w:rPrChange w:author="Syed Ahmed" w:date="2026-09-16T14:34:59.617Z" w16du:dateUtc="2026-09-16T14:34:59.617Z" w:id="428574630"/>
        </w:rPr>
        <w:t xml:space="preserve">The target identity design must account for every entry in the current-state identity registers; unresolved entries are the single most common cause of access failure after cutover. The directory model is </w:t>
      </w:r>
      <w:r w:rsidRPr="4986D35A">
        <w:rPr>
          <w:strike w:val="1"/>
          <w:rPrChange w:author="Syed Ahmed" w:date="2026-09-16T14:34:59.617Z" w16du:dateUtc="2026-09-16T14:34:59.617Z" w:id="985882613"/>
        </w:rPr>
        <w:t>stated</w:t>
      </w:r>
      <w:r w:rsidRPr="4986D35A">
        <w:rPr>
          <w:strike w:val="1"/>
          <w:rPrChange w:author="Syed Ahmed" w:date="2026-09-16T14:34:59.617Z" w16du:dateUtc="2026-09-16T14:34:59.617Z" w:id="2115782825"/>
        </w:rPr>
        <w:t xml:space="preserve"> </w:t>
      </w:r>
      <w:r w:rsidRPr="4986D35A">
        <w:rPr>
          <w:strike w:val="1"/>
          <w:rPrChange w:author="Syed Ahmed" w:date="2026-09-16T14:34:59.617Z" w16du:dateUtc="2026-09-16T14:34:59.617Z" w:id="45067065"/>
        </w:rPr>
        <w:t>first, since</w:t>
      </w:r>
      <w:r w:rsidRPr="4986D35A">
        <w:rPr>
          <w:strike w:val="1"/>
          <w:rPrChange w:author="Syed Ahmed" w:date="2026-09-16T14:34:59.617Z" w16du:dateUtc="2026-09-16T14:34:59.617Z" w:id="628065945"/>
        </w:rPr>
        <w:t xml:space="preserve"> it </w:t>
      </w:r>
      <w:r w:rsidRPr="4986D35A">
        <w:rPr>
          <w:strike w:val="1"/>
          <w:rPrChange w:author="Syed Ahmed" w:date="2026-09-16T14:34:59.617Z" w16du:dateUtc="2026-09-16T14:34:59.617Z" w:id="1761397533"/>
        </w:rPr>
        <w:t>determines</w:t>
      </w:r>
      <w:r w:rsidRPr="4986D35A">
        <w:rPr>
          <w:strike w:val="1"/>
          <w:rPrChange w:author="Syed Ahmed" w:date="2026-09-16T14:34:59.617Z" w16du:dateUtc="2026-09-16T14:34:59.617Z" w:id="1324669196"/>
        </w:rPr>
        <w:t xml:space="preserve"> whether domain-joined authentication </w:t>
      </w:r>
      <w:r w:rsidRPr="4986D35A">
        <w:rPr>
          <w:strike w:val="1"/>
          <w:rPrChange w:author="Syed Ahmed" w:date="2026-09-16T14:34:59.617Z" w16du:dateUtc="2026-09-16T14:34:59.617Z" w:id="745417634"/>
        </w:rPr>
        <w:t>remains</w:t>
      </w:r>
      <w:r w:rsidRPr="4986D35A">
        <w:rPr>
          <w:strike w:val="1"/>
          <w:rPrChange w:author="Syed Ahmed" w:date="2026-09-16T14:34:59.617Z" w16du:dateUtc="2026-09-16T14:34:59.617Z" w:id="1766427102"/>
        </w:rPr>
        <w:t xml:space="preserve"> available or whether the application must move to a federated protocol. Group-to-role mapping is </w:t>
      </w:r>
      <w:r w:rsidRPr="4986D35A">
        <w:rPr>
          <w:strike w:val="1"/>
          <w:rPrChange w:author="Syed Ahmed" w:date="2026-09-16T14:34:59.617Z" w16du:dateUtc="2026-09-16T14:34:59.617Z" w:id="580658923"/>
        </w:rPr>
        <w:t>recorded</w:t>
      </w:r>
      <w:r w:rsidRPr="4986D35A">
        <w:rPr>
          <w:strike w:val="1"/>
          <w:rPrChange w:author="Syed Ahmed" w:date="2026-09-16T14:34:59.617Z" w16du:dateUtc="2026-09-16T14:34:59.617Z" w:id="326805858"/>
        </w:rPr>
        <w:t xml:space="preserve"> one row per source group, with no group left unmapped, and service accounts resolve either to a managed identity or to a credential with a named rotation owner. Break-glass and privileged access are defined explicitly, including how their use is detected.</w:t>
      </w:r>
    </w:p>
    <w:p w:rsidR="001F702A" w:rsidRDefault="001F702A" w14:paraId="796FA7C5" w14:textId="77777777">
      <w:pPr>
        <w:pStyle w:val="Compact"/>
      </w:pPr>
    </w:p>
    <w:tbl>
      <w:tblPr>
        <w:tblStyle w:val="Table"/>
        <w:tblW w:w="5000" w:type="pct"/>
        <w:tblLook w:val="0020" w:firstRow="1" w:lastRow="0" w:firstColumn="0" w:lastColumn="0" w:noHBand="0" w:noVBand="0"/>
      </w:tblPr>
      <w:tblGrid>
        <w:gridCol w:w="1313"/>
        <w:gridCol w:w="8163"/>
      </w:tblGrid>
      <w:tr w:rsidR="001F702A" w:rsidTr="4986D35A" w14:paraId="796FA7C8" w14:textId="77777777">
        <w:trPr>
          <w:cnfStyle w:val="100000000000" w:firstRow="1" w:lastRow="0" w:firstColumn="0" w:lastColumn="0" w:oddVBand="0" w:evenVBand="0" w:oddHBand="0" w:evenHBand="0" w:firstRowFirstColumn="0" w:firstRowLastColumn="0" w:lastRowFirstColumn="0" w:lastRowLastColumn="0"/>
          <w:tblHeader/>
          <w:trHeight w:val="300"/>
          <w:del w:author="Syed Ahmed" w:date="2026-09-16T14:35:04.613Z" w16du:dateUtc="2026-09-16T14:35:04.613Z" w:id="14522189"/>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7C6" w14:textId="77777777">
            <w:pPr>
              <w:pStyle w:val="Compact"/>
            </w:pPr>
            <w:r>
              <w:rPr>
                <w:b/>
                <w:bCs/>
              </w:rPr>
              <w:t>Directory Model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7C7" w14:textId="77777777">
            <w:pPr>
              <w:pStyle w:val="Compact"/>
            </w:pPr>
            <w:r>
              <w:t>Program identity position — "van led a discussion on current user and app authentication methods, including the use of Entra ID, conditional access policies, service accounts, managed identities, and RBAC for security groups. + Tom and Dale confirmed that on-premises Active Directory groups replicate via AD Connect, and permiss" (ai notes - 2025.11.26 Identity and Access) | "e groups. + Khurshid asked about single sign-on and guest access, and Tom clarified that Entra ID is used for SSO and guest access is supported. + Tom confirmed that single sign-on is managed through Entra ID, and guest access is supported for third-party vendors. + Dale explained that Octa is no lo" (ai notes - 2025.11.26 Identity and Access)  (Source: GEHA Identity &amp;amp; Access discovery session, 26-Nov-2025)Domain-joined to on-premises AD ☐ Entra Domain Services ☐ Entra joined ☐ Mixed — Not yet provided — with the reason and what it requires from the platform team. Not on file in the evidence pack (searched per the Appendix B source-exhaustion note, 26-Aug-2026); requested from GEHA (Appendix B; register W3-UTIL).</w:t>
            </w:r>
          </w:p>
        </w:tc>
      </w:tr>
      <w:tr w:rsidR="001F702A" w:rsidTr="4986D35A" w14:paraId="796FA7CB" w14:textId="77777777">
        <w:trPr>
          <w:trHeight w:val="300"/>
          <w:del w:author="Syed Ahmed" w:date="2026-09-16T14:35:04.614Z" w16du:dateUtc="2026-09-16T14:35:04.614Z" w:id="494625819"/>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7C9" w14:textId="77777777">
            <w:pPr>
              <w:pStyle w:val="Compact"/>
            </w:pPr>
            <w:r>
              <w:rPr>
                <w:b/>
                <w:bCs/>
              </w:rPr>
              <w:t>Application Authentication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7CA" w14:textId="77777777">
            <w:pPr>
              <w:pStyle w:val="Compact"/>
            </w:pPr>
            <w:r>
              <w:rPr>
                <w:i/>
                <w:iCs/>
              </w:rPr>
              <w:t>Not yet provided — Target authentication method, mapped from §4.5.1. If SSO is being introduced rather than carried, that is new work — siz. Not on file in the evidence pack (searched per the Appendix B source-exhaustion note, 26-Aug-2026); requested from GEHA (Appendix B; register W3-UTIL).</w:t>
            </w:r>
          </w:p>
        </w:tc>
      </w:tr>
      <w:tr w:rsidR="001F702A" w:rsidTr="4986D35A" w14:paraId="796FA7CE" w14:textId="77777777">
        <w:trPr>
          <w:trHeight w:val="300"/>
          <w:del w:author="Syed Ahmed" w:date="2026-09-16T14:35:04.614Z" w16du:dateUtc="2026-09-16T14:35:04.614Z" w:id="1372249895"/>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7CC" w14:textId="77777777">
            <w:pPr>
              <w:pStyle w:val="Compact"/>
            </w:pPr>
            <w:r>
              <w:rPr>
                <w:b/>
                <w:bCs/>
              </w:rPr>
              <w:t>Group-to-Role Mapping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7CD" w14:textId="77777777">
            <w:pPr>
              <w:pStyle w:val="Compact"/>
            </w:pPr>
            <w:r>
              <w:rPr>
                <w:i/>
                <w:iCs/>
              </w:rPr>
              <w:t>Not yet provided — One row per group in §4.5.4, resolving to a target group or role, or to Retire. No group may be left unmapped. Not on file in the evidence pack (searched per the Appendix B source-exhaustion note, 26-Aug-2026); requested from GEHA (Appendix B; register W3-UTIL).</w:t>
            </w:r>
          </w:p>
        </w:tc>
      </w:tr>
      <w:tr w:rsidR="001F702A" w:rsidTr="4986D35A" w14:paraId="796FA7D1" w14:textId="77777777">
        <w:trPr>
          <w:trHeight w:val="300"/>
          <w:del w:author="Syed Ahmed" w:date="2026-09-16T14:35:04.614Z" w16du:dateUtc="2026-09-16T14:35:04.614Z" w:id="1796432500"/>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7CF" w14:textId="77777777">
            <w:pPr>
              <w:pStyle w:val="Compact"/>
            </w:pPr>
            <w:r>
              <w:rPr>
                <w:b/>
                <w:bCs/>
              </w:rPr>
              <w:t>Azure RBAC Assignments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7D0" w14:textId="77777777">
            <w:pPr>
              <w:pStyle w:val="Compact"/>
            </w:pPr>
            <w:r>
              <w:rPr>
                <w:i/>
                <w:iCs/>
              </w:rPr>
              <w:t>Not yet provided — Role, scope and assignee for platform-level access — distinct from access inside the application. Not on file in the evidence pack (searched per the Appendix B source-exhaustion note, 26-Aug-2026); requested from GEHA (Appendix B; register W3-UTIL).</w:t>
            </w:r>
          </w:p>
        </w:tc>
      </w:tr>
      <w:tr w:rsidR="001F702A" w:rsidTr="4986D35A" w14:paraId="796FA7D4" w14:textId="77777777">
        <w:trPr>
          <w:trHeight w:val="300"/>
          <w:del w:author="Syed Ahmed" w:date="2026-09-16T14:35:04.614Z" w16du:dateUtc="2026-09-16T14:35:04.614Z" w:id="223170782"/>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7D2" w14:textId="77777777">
            <w:pPr>
              <w:pStyle w:val="Compact"/>
            </w:pPr>
            <w:r>
              <w:rPr>
                <w:b/>
                <w:bCs/>
              </w:rPr>
              <w:t>Managed Identities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7D3" w14:textId="77777777">
            <w:pPr>
              <w:pStyle w:val="Compact"/>
            </w:pPr>
            <w:r>
              <w:rPr>
                <w:i/>
                <w:iCs/>
              </w:rPr>
              <w:t>Not yet provided — Where a service account from §4.5.5 is replaced by a managed identity, and where it cannot be, with the reason. Not on file in the evidence pack (searched per the Appendix B source-exhaustion note, 26-Aug-2026); requested from GEHA (Appendix B; register W3-UTIL).</w:t>
            </w:r>
          </w:p>
        </w:tc>
      </w:tr>
      <w:tr w:rsidR="001F702A" w:rsidTr="4986D35A" w14:paraId="796FA7D7" w14:textId="77777777">
        <w:trPr>
          <w:trHeight w:val="300"/>
          <w:del w:author="Syed Ahmed" w:date="2026-09-16T14:35:04.614Z" w16du:dateUtc="2026-09-16T14:35:04.614Z" w:id="1385094816"/>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7D5" w14:textId="77777777">
            <w:pPr>
              <w:pStyle w:val="Compact"/>
            </w:pPr>
            <w:r>
              <w:rPr>
                <w:b/>
                <w:bCs/>
              </w:rPr>
              <w:t>Remaining Service Accounts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7D6" w14:textId="77777777">
            <w:pPr>
              <w:pStyle w:val="Compact"/>
            </w:pPr>
            <w:r>
              <w:rPr>
                <w:i/>
                <w:iCs/>
              </w:rPr>
              <w:t>Not yet provided — Accounts that must persist, their credential store, rotation owner and rotation interval. Not on file in the evidence pack (searched per the Appendix B source-exhaustion note, 26-Aug-2026); requested from GEHA (Appendix B; register W3-UTIL).</w:t>
            </w:r>
          </w:p>
        </w:tc>
      </w:tr>
      <w:tr w:rsidR="001F702A" w:rsidTr="4986D35A" w14:paraId="796FA7DA" w14:textId="77777777">
        <w:trPr>
          <w:trHeight w:val="300"/>
          <w:del w:author="Syed Ahmed" w:date="2026-09-16T14:35:04.614Z" w16du:dateUtc="2026-09-16T14:35:04.614Z" w:id="1464350484"/>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7D8" w14:textId="77777777">
            <w:pPr>
              <w:pStyle w:val="Compact"/>
            </w:pPr>
            <w:r>
              <w:rPr>
                <w:b/>
                <w:bCs/>
              </w:rPr>
              <w:t>Secrets &amp; Certificate Storage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7D9" w14:textId="77777777">
            <w:pPr>
              <w:pStyle w:val="Compact"/>
            </w:pPr>
            <w:r>
              <w:rPr>
                <w:i/>
                <w:iCs/>
              </w:rPr>
              <w:t>Not yet provided — Key vault, access model, and who can read what. Not on file in the evidence pack (searched per the Appendix B source-exhaustion note, 26-Aug-2026); requested from GEHA (Appendix B; register W3-UTIL).</w:t>
            </w:r>
          </w:p>
        </w:tc>
      </w:tr>
      <w:tr w:rsidR="001F702A" w:rsidTr="4986D35A" w14:paraId="796FA7DD" w14:textId="77777777">
        <w:trPr>
          <w:trHeight w:val="300"/>
          <w:del w:author="Syed Ahmed" w:date="2026-09-16T14:35:04.614Z" w16du:dateUtc="2026-09-16T14:35:04.614Z" w:id="858455564"/>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7DB" w14:textId="77777777">
            <w:pPr>
              <w:pStyle w:val="Compact"/>
            </w:pPr>
            <w:r>
              <w:rPr>
                <w:b/>
                <w:bCs/>
              </w:rPr>
              <w:t>Privileged Access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7DC" w14:textId="77777777">
            <w:pPr>
              <w:pStyle w:val="Compact"/>
            </w:pPr>
            <w:r>
              <w:rPr>
                <w:i/>
                <w:iCs/>
              </w:rPr>
              <w:t>Not yet provided — Just-in-time elevation, approval requirement, and standing access that survives — standing administrative access should . Not on file in the evidence pack (searched per the Appendix B source-exhaustion note, 26-Aug-2026); requested from GEHA (Appendix B; register W3-UTIL).</w:t>
            </w:r>
          </w:p>
        </w:tc>
      </w:tr>
      <w:tr w:rsidR="001F702A" w:rsidTr="4986D35A" w14:paraId="796FA7E0" w14:textId="77777777">
        <w:trPr>
          <w:trHeight w:val="300"/>
          <w:del w:author="Syed Ahmed" w:date="2026-09-16T14:35:04.614Z" w16du:dateUtc="2026-09-16T14:35:04.614Z" w:id="532161314"/>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7DE" w14:textId="77777777">
            <w:pPr>
              <w:pStyle w:val="Compact"/>
            </w:pPr>
            <w:r>
              <w:rPr>
                <w:b/>
                <w:bCs/>
              </w:rPr>
              <w:t>Break-Glass Access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7DF" w14:textId="77777777">
            <w:pPr>
              <w:pStyle w:val="Compact"/>
            </w:pPr>
            <w:r>
              <w:rPr>
                <w:i/>
                <w:iCs/>
              </w:rPr>
              <w:t>Not yet provided — Emergency access, who holds it, and how its use is detected. Not on file in the evidence pack (searched per the Appendix B source-exhaustion note, 26-Aug-2026); requested from GEHA (Appendix B; register W3-UTIL).</w:t>
            </w:r>
          </w:p>
        </w:tc>
      </w:tr>
      <w:tr w:rsidR="001F702A" w:rsidTr="4986D35A" w14:paraId="796FA7E3" w14:textId="77777777">
        <w:trPr>
          <w:trHeight w:val="300"/>
          <w:del w:author="Syed Ahmed" w:date="2026-09-16T14:35:04.614Z" w16du:dateUtc="2026-09-16T14:35:04.614Z" w:id="624879229"/>
        </w:trPr>
        <w:tc>
          <w:tcPr>
            <w:cnfStyle w:val="000010000000" w:firstRow="0" w:lastRow="0" w:firstColumn="0" w:lastColumn="0" w:oddVBand="1" w:evenVBand="0" w:oddHBand="0" w:evenHBand="0" w:firstRowFirstColumn="0" w:firstRowLastColumn="0" w:lastRowFirstColumn="0" w:lastRowLastColumn="0"/>
            <w:tcW w:w="0" w:type="auto"/>
            <w:tcMar/>
          </w:tcPr>
          <w:p w:rsidR="001F702A" w:rsidRDefault="00000000" w14:paraId="796FA7E1" w14:textId="77777777">
            <w:pPr>
              <w:pStyle w:val="Compact"/>
            </w:pPr>
            <w:r>
              <w:rPr>
                <w:b/>
                <w:bCs/>
              </w:rPr>
              <w:t>Programmatic Access Paths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RDefault="00000000" w14:paraId="796FA7E2" w14:textId="77777777">
            <w:pPr>
              <w:pStyle w:val="Compact"/>
            </w:pPr>
            <w:r>
              <w:rPr>
                <w:i/>
                <w:iCs/>
              </w:rPr>
              <w:t>Not yet provided — Target equivalent for each row of §4.5.3 — API credentials, certificates, keys — with issuer, storage and rotation. Not on file in the evidence pack (searched per the Appendix B source-exhaustion note, 26-Aug-2026); requested from GEHA (Appendix B; register W3-UTIL).</w:t>
            </w:r>
          </w:p>
        </w:tc>
      </w:tr>
    </w:tbl>
    <w:p w:rsidR="001F702A" w:rsidRDefault="00000000" w14:paraId="796FA7E4" w14:textId="77777777">
      <w:pPr>
        <w:pStyle w:val="BodyText"/>
      </w:pPr>
      <w:del w:author="Syed Ahmed" w:date="2026-09-16T14:35:04.612Z" w16du:dateUtc="2026-09-16T14:35:04.612Z" w:id="1674191152">
        <w:r w:rsidRPr="4986D35A">
          <w:rPr>
            <w:b w:val="1"/>
            <w:bCs w:val="1"/>
            <w:sz w:val="15"/>
            <w:szCs w:val="15"/>
          </w:rPr>
          <w:delText>Table 5.7 — Identity &amp; Access</w:delText>
        </w:r>
      </w:del>
    </w:p>
    <w:p w:rsidR="001F702A" w:rsidP="4986D35A" w:rsidRDefault="001F702A" w14:paraId="796FA7E5" w14:textId="64BE0B08">
      <w:pPr>
        <w:pStyle w:val="Compact"/>
        <w:suppressLineNumbers w:val="0"/>
        <w:bidi w:val="0"/>
        <w:spacing w:before="0" w:beforeAutospacing="off" w:after="0" w:afterAutospacing="off" w:line="259" w:lineRule="auto"/>
        <w:ind w:left="0" w:right="0"/>
        <w:jc w:val="left"/>
        <w:pPrChange w:author="Syed Ahmed" w:date="2026-09-16T14:35:04.716Z">
          <w:pPr/>
        </w:pPrChange>
      </w:pPr>
      <w:ins w:author="Syed Ahmed" w:date="2026-09-16T14:35:04.7Z" w16du:dateUtc="2026-09-16T14:35:04.7Z" w:id="1347760862">
        <w:r w:rsidR="3CE2FE42">
          <w:t>X</w:t>
        </w:r>
      </w:ins>
    </w:p>
    <w:p w:rsidR="001F702A" w:rsidRDefault="00000000" w14:paraId="796FA7E6" w14:textId="77777777">
      <w:pPr>
        <w:pStyle w:val="Heading2"/>
      </w:pPr>
      <w:bookmarkStart w:name="security-compliance" w:id="41"/>
      <w:bookmarkEnd w:id="40"/>
      <w:r>
        <w:t>5.8 Security &amp; Compliance</w:t>
      </w:r>
    </w:p>
    <w:p w:rsidR="001F702A" w:rsidRDefault="00000000" w14:paraId="796FA7E7" w14:textId="77777777">
      <w:pPr>
        <w:pStyle w:val="FirstParagraph"/>
      </w:pPr>
      <w:r>
        <w:rPr/>
        <w:t xml:space="preserve">The controls protecting this workload in the target are recorded here, together with the obligations carried forward from the data classification. Posture management, endpoint protection, encryption at rest and in transit, log collection, vulnerability management and patching are each assigned to a named tool and a named owner rather than described in general terms. Where a control is inherited from the platform rather than </w:t>
      </w:r>
      <w:commentRangeStart w:id="578227515"/>
      <w:commentRangeStart w:id="1529253208"/>
      <w:r>
        <w:rPr/>
        <w:t>configured</w:t>
      </w:r>
      <w:commentRangeEnd w:id="578227515"/>
      <w:r>
        <w:rPr>
          <w:rStyle w:val="CommentReference"/>
        </w:rPr>
        <w:commentReference w:id="578227515"/>
      </w:r>
      <w:commentRangeEnd w:id="1529253208"/>
      <w:r>
        <w:rPr>
          <w:rStyle w:val="CommentReference"/>
        </w:rPr>
        <w:commentReference w:id="1529253208"/>
      </w:r>
      <w:r>
        <w:rPr/>
        <w:t xml:space="preserve"> per workload, that inheritance is stated so it is not duplicated or assumed. Data residency is confirmed for the workload, its backups and its logs, since the three do not always land in the same place.</w:t>
      </w:r>
    </w:p>
    <w:p w:rsidR="001F702A" w:rsidRDefault="001F702A" w14:paraId="796FA7E8" w14:textId="77777777">
      <w:pPr>
        <w:pStyle w:val="Compact"/>
      </w:pPr>
    </w:p>
    <w:tbl>
      <w:tblPr>
        <w:tblStyle w:val="Table"/>
        <w:tblW w:w="5000" w:type="pct"/>
        <w:tblLook w:val="0020" w:firstRow="1" w:lastRow="0" w:firstColumn="0" w:lastColumn="0" w:noHBand="0" w:noVBand="0"/>
      </w:tblPr>
      <w:tblGrid>
        <w:gridCol w:w="1238"/>
        <w:gridCol w:w="8238"/>
      </w:tblGrid>
      <w:tr w:rsidR="001F702A" w:rsidTr="001F702A" w14:paraId="796FA7E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7E9" w14:textId="77777777">
            <w:pPr>
              <w:pStyle w:val="Compact"/>
            </w:pPr>
            <w:r>
              <w:rPr>
                <w:b/>
                <w:bCs/>
              </w:rPr>
              <w:t>Cloud Security Posture Tooling</w:t>
            </w:r>
          </w:p>
        </w:tc>
        <w:tc>
          <w:tcPr>
            <w:tcW w:w="0" w:type="auto"/>
          </w:tcPr>
          <w:p w:rsidR="001F702A" w:rsidRDefault="00000000" w14:paraId="796FA7EA" w14:textId="77777777">
            <w:pPr>
              <w:pStyle w:val="Compact"/>
            </w:pPr>
            <w:r>
              <w:rPr>
                <w:i/>
                <w:iCs/>
              </w:rPr>
              <w:t>Program target — "ly to align the network team before detailed Wave planning proceeds. Key Highlights - Azure Firewall Premium confirmed as cloud-side network security. No Palo Alto in Azure. - IDS/IPS active on Azure Firewall. TLS inspection and URL filtering NOT enabled on Azure Firewall. - Zscaler ZIA + ZPA in use" (GEHA_FW_Migration_MoM) | "nfirmed as cloud-side network security. No Palo Alto in Azure. - IDS/IPS active on Azure Firewall. TLS inspection and URL filtering NOT enabled on Azure Firewall. - Zscaler ZIA + ZPA in use for user traffic only. Server egress goes through Azure Firewall. - F5 is a reverse proxy and GSLB — Akamai is" (GEHA_FW_Migration_MoM)  (Source: GEHA Firewall Migration minutes of meeting)</w:t>
            </w:r>
            <w:r>
              <w:rPr>
                <w:b/>
                <w:bCs/>
                <w:i/>
                <w:iCs/>
              </w:rPr>
              <w:t>’</w:t>
            </w:r>
            <w:r>
              <w:rPr>
                <w:i/>
                <w:iCs/>
              </w:rPr>
              <w:t>s configuration, and who acts on findings</w:t>
            </w:r>
          </w:p>
        </w:tc>
      </w:tr>
      <w:tr w:rsidR="001F702A" w14:paraId="796FA7EE" w14:textId="77777777">
        <w:tc>
          <w:tcPr>
            <w:tcW w:w="0" w:type="auto"/>
          </w:tcPr>
          <w:p w:rsidR="001F702A" w:rsidRDefault="00000000" w14:paraId="796FA7EC" w14:textId="77777777">
            <w:pPr>
              <w:pStyle w:val="Compact"/>
            </w:pPr>
            <w:r>
              <w:rPr>
                <w:b/>
                <w:bCs/>
              </w:rPr>
              <w:t>Endpoint Protection</w:t>
            </w:r>
          </w:p>
        </w:tc>
        <w:tc>
          <w:tcPr>
            <w:tcW w:w="0" w:type="auto"/>
          </w:tcPr>
          <w:p w:rsidR="001F702A" w:rsidRDefault="00000000" w14:paraId="796FA7ED" w14:textId="77777777">
            <w:pPr>
              <w:pStyle w:val="Compact"/>
            </w:pPr>
            <w:r>
              <w:rPr>
                <w:i/>
                <w:iCs/>
              </w:rPr>
              <w:t>Not yet provided — Product on the target servers, and how it is deployed. Not on file in the evidence pack (searched per the Appendix B source-exhaustion note, 26-Aug-2026); requested from GEHA (Appendix B; register W3-UTIL).</w:t>
            </w:r>
          </w:p>
        </w:tc>
      </w:tr>
      <w:tr w:rsidR="001F702A" w14:paraId="796FA7F1" w14:textId="77777777">
        <w:tc>
          <w:tcPr>
            <w:tcW w:w="0" w:type="auto"/>
          </w:tcPr>
          <w:p w:rsidR="001F702A" w:rsidRDefault="00000000" w14:paraId="796FA7EF" w14:textId="77777777">
            <w:pPr>
              <w:pStyle w:val="Compact"/>
            </w:pPr>
            <w:r>
              <w:rPr>
                <w:b/>
                <w:bCs/>
              </w:rPr>
              <w:t>Encryption at Rest</w:t>
            </w:r>
          </w:p>
        </w:tc>
        <w:tc>
          <w:tcPr>
            <w:tcW w:w="0" w:type="auto"/>
          </w:tcPr>
          <w:p w:rsidR="001F702A" w:rsidRDefault="00000000" w14:paraId="796FA7F0" w14:textId="77777777">
            <w:pPr>
              <w:pStyle w:val="Compact"/>
            </w:pPr>
            <w:r>
              <w:t>☐ Platform-managed keys ☐ Customer-managed keys — Not yet provided — with key custodian and rotation policy. Not on file in the evidence pack (searched per the Appendix B source-exhaustion note, 26-Aug-2026); requested from GEHA (Appendix B; register W3-UTIL).</w:t>
            </w:r>
          </w:p>
        </w:tc>
      </w:tr>
      <w:tr w:rsidR="001F702A" w14:paraId="796FA7F4" w14:textId="77777777">
        <w:tc>
          <w:tcPr>
            <w:tcW w:w="0" w:type="auto"/>
          </w:tcPr>
          <w:p w:rsidR="001F702A" w:rsidRDefault="00000000" w14:paraId="796FA7F2" w14:textId="77777777">
            <w:pPr>
              <w:pStyle w:val="Compact"/>
            </w:pPr>
            <w:r>
              <w:rPr>
                <w:b/>
                <w:bCs/>
              </w:rPr>
              <w:t>Encryption in Transit</w:t>
            </w:r>
          </w:p>
        </w:tc>
        <w:tc>
          <w:tcPr>
            <w:tcW w:w="0" w:type="auto"/>
          </w:tcPr>
          <w:p w:rsidR="001F702A" w:rsidRDefault="00000000" w14:paraId="796FA7F3" w14:textId="77777777">
            <w:pPr>
              <w:pStyle w:val="Compact"/>
            </w:pPr>
            <w:r>
              <w:rPr>
                <w:i/>
                <w:iCs/>
              </w:rPr>
              <w:t>Program target — "ly to align the network team before detailed Wave planning proceeds. Key Highlights - Azure Firewall Premium confirmed as cloud-side network security. No Palo Alto in Azure. - IDS/IPS active on Azure Firewall. TLS inspection and URL filtering NOT enabled on Azure Firewall. - Zscaler ZIA + ZPA in use" (GEHA_FW_Migration_MoM) | "nfirmed as cloud-side network security. No Palo Alto in Azure. - IDS/IPS active on Azure Firewall. TLS inspection and URL filtering NOT enabled on Azure Firewall. - Zscaler ZIA + ZPA in use for user traffic only. Server egress goes through Azure Firewall. - F5 is a reverse proxy and GSLB — Akamai is" (GEHA_FW_Migration_MoM)  (Source: GEHA Firewall Migration minutes of meeting)</w:t>
            </w:r>
          </w:p>
        </w:tc>
      </w:tr>
      <w:tr w:rsidR="001F702A" w14:paraId="796FA7F7" w14:textId="77777777">
        <w:tc>
          <w:tcPr>
            <w:tcW w:w="0" w:type="auto"/>
          </w:tcPr>
          <w:p w:rsidR="001F702A" w:rsidRDefault="00000000" w14:paraId="796FA7F5" w14:textId="77777777">
            <w:pPr>
              <w:pStyle w:val="Compact"/>
            </w:pPr>
            <w:r>
              <w:rPr>
                <w:b/>
                <w:bCs/>
              </w:rPr>
              <w:t>Security Log Collection</w:t>
            </w:r>
          </w:p>
        </w:tc>
        <w:tc>
          <w:tcPr>
            <w:tcW w:w="0" w:type="auto"/>
          </w:tcPr>
          <w:p w:rsidR="001F702A" w:rsidRDefault="00000000" w14:paraId="796FA7F6" w14:textId="77777777">
            <w:pPr>
              <w:pStyle w:val="Compact"/>
            </w:pPr>
            <w:r>
              <w:rPr>
                <w:i/>
                <w:iCs/>
              </w:rPr>
              <w:t>Not yet provided — Which logs are collected, where they land, retention on each side, and how they reach the SIEM. Not on file in the evidence pack (searched per the Appendix B source-exhaustion note, 26-Aug-2026); requested from GEHA (Appendix B; register W3-UTIL).</w:t>
            </w:r>
          </w:p>
        </w:tc>
      </w:tr>
      <w:tr w:rsidR="001F702A" w14:paraId="796FA7FA" w14:textId="77777777">
        <w:tc>
          <w:tcPr>
            <w:tcW w:w="0" w:type="auto"/>
          </w:tcPr>
          <w:p w:rsidR="001F702A" w:rsidRDefault="00000000" w14:paraId="796FA7F8" w14:textId="77777777">
            <w:pPr>
              <w:pStyle w:val="Compact"/>
            </w:pPr>
            <w:r>
              <w:rPr>
                <w:b/>
                <w:bCs/>
              </w:rPr>
              <w:t>Vulnerability Management</w:t>
            </w:r>
          </w:p>
        </w:tc>
        <w:tc>
          <w:tcPr>
            <w:tcW w:w="0" w:type="auto"/>
          </w:tcPr>
          <w:p w:rsidR="001F702A" w:rsidRDefault="00000000" w14:paraId="796FA7F9" w14:textId="77777777">
            <w:pPr>
              <w:pStyle w:val="Compact"/>
            </w:pPr>
            <w:r>
              <w:rPr>
                <w:i/>
                <w:iCs/>
              </w:rPr>
              <w:t>Not yet provided — Scanning cadence, who remediates, and the agreed remediation window by severity. Not on file in the evidence pack (searched per the Appendix B source-exhaustion note, 26-Aug-2026); requested from GEHA (Appendix B; register W3-UTIL).</w:t>
            </w:r>
          </w:p>
        </w:tc>
      </w:tr>
      <w:tr w:rsidR="001F702A" w14:paraId="796FA7FD" w14:textId="77777777">
        <w:tc>
          <w:tcPr>
            <w:tcW w:w="0" w:type="auto"/>
          </w:tcPr>
          <w:p w:rsidR="001F702A" w:rsidRDefault="00000000" w14:paraId="796FA7FB" w14:textId="77777777">
            <w:pPr>
              <w:pStyle w:val="Compact"/>
            </w:pPr>
            <w:r>
              <w:rPr>
                <w:b/>
                <w:bCs/>
              </w:rPr>
              <w:t>Patching Approach</w:t>
            </w:r>
          </w:p>
        </w:tc>
        <w:tc>
          <w:tcPr>
            <w:tcW w:w="0" w:type="auto"/>
          </w:tcPr>
          <w:p w:rsidR="001F702A" w:rsidRDefault="00000000" w14:paraId="796FA7FC" w14:textId="77777777">
            <w:pPr>
              <w:pStyle w:val="Compact"/>
            </w:pPr>
            <w:r>
              <w:rPr>
                <w:i/>
                <w:iCs/>
              </w:rPr>
              <w:t>Not yet provided — Update mechanism, maintenance window, and who approves out-of-band patching. Not on file in the evidence pack (searched per the Appendix B source-exhaustion note, 26-Aug-2026); requested from GEHA (Appendix B; register W3-UTIL).</w:t>
            </w:r>
          </w:p>
        </w:tc>
      </w:tr>
      <w:tr w:rsidR="001F702A" w14:paraId="796FA800" w14:textId="77777777">
        <w:tc>
          <w:tcPr>
            <w:tcW w:w="0" w:type="auto"/>
          </w:tcPr>
          <w:p w:rsidR="001F702A" w:rsidRDefault="00000000" w14:paraId="796FA7FE" w14:textId="77777777">
            <w:pPr>
              <w:pStyle w:val="Compact"/>
            </w:pPr>
            <w:r>
              <w:rPr>
                <w:b/>
                <w:bCs/>
              </w:rPr>
              <w:t>Compliance Obligations</w:t>
            </w:r>
          </w:p>
        </w:tc>
        <w:tc>
          <w:tcPr>
            <w:tcW w:w="0" w:type="auto"/>
          </w:tcPr>
          <w:p w:rsidR="001F702A" w:rsidRDefault="00000000" w14:paraId="796FA7FF" w14:textId="77777777">
            <w:pPr>
              <w:pStyle w:val="Compact"/>
            </w:pPr>
            <w:r>
              <w:rPr>
                <w:i/>
                <w:iCs/>
              </w:rPr>
              <w:t>Not yet provided — Obligations carried from §4.8, and the control that satisfies each in the target. Not on file in the evidence pack (searched per the Appendix B source-exhaustion note, 26-Aug-2026); requested from GEHA (Appendix B; register W3-UTIL).</w:t>
            </w:r>
          </w:p>
        </w:tc>
      </w:tr>
      <w:tr w:rsidR="001F702A" w14:paraId="796FA803" w14:textId="77777777">
        <w:tc>
          <w:tcPr>
            <w:tcW w:w="0" w:type="auto"/>
          </w:tcPr>
          <w:p w:rsidR="001F702A" w:rsidRDefault="00000000" w14:paraId="796FA801" w14:textId="77777777">
            <w:pPr>
              <w:pStyle w:val="Compact"/>
            </w:pPr>
            <w:r>
              <w:rPr>
                <w:b/>
                <w:bCs/>
              </w:rPr>
              <w:t>Data Residency Confirmation</w:t>
            </w:r>
          </w:p>
        </w:tc>
        <w:tc>
          <w:tcPr>
            <w:tcW w:w="0" w:type="auto"/>
          </w:tcPr>
          <w:p w:rsidR="001F702A" w:rsidRDefault="00000000" w14:paraId="796FA802" w14:textId="77777777">
            <w:pPr>
              <w:pStyle w:val="Compact"/>
            </w:pPr>
            <w:r>
              <w:rPr>
                <w:i/>
                <w:iCs/>
              </w:rPr>
              <w:t>Not yet provided — Confirmed against the region selected in §5.2, including where backups and logs are held. Not on file in the evidence pack (searched per the Appendix B source-exhaustion note, 26-Aug-2026); requested from GEHA (Appendix B; register W3-UTIL).</w:t>
            </w:r>
          </w:p>
        </w:tc>
      </w:tr>
    </w:tbl>
    <w:p w:rsidR="001F702A" w:rsidRDefault="00000000" w14:paraId="796FA804" w14:textId="77777777">
      <w:pPr>
        <w:pStyle w:val="BodyText"/>
      </w:pPr>
      <w:r>
        <w:rPr>
          <w:b/>
          <w:bCs/>
          <w:sz w:val="15"/>
          <w:szCs w:val="15"/>
        </w:rPr>
        <w:t>Table 5.8 — Security &amp; Compliance</w:t>
      </w:r>
    </w:p>
    <w:p w:rsidR="001F702A" w:rsidRDefault="001F702A" w14:paraId="796FA805" w14:textId="77777777">
      <w:pPr>
        <w:pStyle w:val="Compact"/>
      </w:pPr>
    </w:p>
    <w:p w:rsidR="001F702A" w:rsidP="4986D35A" w:rsidRDefault="00000000" w14:paraId="796FA806" w14:textId="77777777">
      <w:pPr>
        <w:pStyle w:val="Heading2"/>
        <w:rPr>
          <w:strike w:val="1"/>
          <w:rPrChange w:author="Syed Ahmed" w:date="2026-09-16T14:36:15.805Z" w:id="297781918"/>
        </w:rPr>
      </w:pPr>
      <w:bookmarkStart w:name="resilience-recovery" w:id="42"/>
      <w:bookmarkEnd w:id="41"/>
      <w:r w:rsidRPr="4986D35A">
        <w:rPr>
          <w:strike w:val="1"/>
          <w:rPrChange w:author="Syed Ahmed" w:date="2026-09-16T14:36:15.803Z" w16du:dateUtc="2026-09-16T14:36:15.803Z" w:id="1278506194"/>
        </w:rPr>
        <w:t>5.9 Resilience &amp; Recovery</w:t>
      </w:r>
    </w:p>
    <w:p w:rsidR="001F702A" w:rsidP="4986D35A" w:rsidRDefault="00000000" w14:paraId="796FA807" w14:textId="77777777">
      <w:pPr>
        <w:pStyle w:val="FirstParagraph"/>
        <w:rPr>
          <w:strike w:val="1"/>
          <w:rPrChange w:author="Syed Ahmed" w:date="2026-09-16T14:36:15.807Z" w:id="1264132389"/>
        </w:rPr>
      </w:pPr>
      <w:r w:rsidRPr="4986D35A">
        <w:rPr>
          <w:strike w:val="1"/>
          <w:rPrChange w:author="Syed Ahmed" w:date="2026-09-16T14:36:15.806Z" w16du:dateUtc="2026-09-16T14:36:15.806Z" w:id="1173665842"/>
        </w:rPr>
        <w:t xml:space="preserve">The target backup and recovery design is </w:t>
      </w:r>
      <w:r w:rsidRPr="4986D35A">
        <w:rPr>
          <w:strike w:val="1"/>
          <w:rPrChange w:author="Syed Ahmed" w:date="2026-09-16T14:36:15.806Z" w16du:dateUtc="2026-09-16T14:36:15.806Z" w:id="1624219634"/>
        </w:rPr>
        <w:t>stated</w:t>
      </w:r>
      <w:r w:rsidRPr="4986D35A">
        <w:rPr>
          <w:strike w:val="1"/>
          <w:rPrChange w:author="Syed Ahmed" w:date="2026-09-16T14:36:15.806Z" w16du:dateUtc="2026-09-16T14:36:15.806Z" w:id="1601970304"/>
        </w:rPr>
        <w:t xml:space="preserve"> against the current service levels rather than in isolation, so that any regression is visible rather than buried. Backup policy, retention, </w:t>
      </w:r>
      <w:r w:rsidRPr="4986D35A">
        <w:rPr>
          <w:strike w:val="1"/>
          <w:rPrChange w:author="Syed Ahmed" w:date="2026-09-16T14:36:15.806Z" w16du:dateUtc="2026-09-16T14:36:15.806Z" w:id="624952437"/>
        </w:rPr>
        <w:t>verification</w:t>
      </w:r>
      <w:r w:rsidRPr="4986D35A">
        <w:rPr>
          <w:strike w:val="1"/>
          <w:rPrChange w:author="Syed Ahmed" w:date="2026-09-16T14:36:15.806Z" w16du:dateUtc="2026-09-16T14:36:15.806Z" w:id="2129515475"/>
        </w:rPr>
        <w:t xml:space="preserve"> and restore testing are defined as design decisions with owners, not as operational details to be settled later. A target recovery position weaker than the current state </w:t>
      </w:r>
      <w:r w:rsidRPr="4986D35A">
        <w:rPr>
          <w:strike w:val="1"/>
          <w:rPrChange w:author="Syed Ahmed" w:date="2026-09-16T14:36:15.806Z" w16du:dateUtc="2026-09-16T14:36:15.806Z" w:id="1240224167"/>
        </w:rPr>
        <w:t>requires</w:t>
      </w:r>
      <w:r w:rsidRPr="4986D35A">
        <w:rPr>
          <w:strike w:val="1"/>
          <w:rPrChange w:author="Syed Ahmed" w:date="2026-09-16T14:36:15.806Z" w16du:dateUtc="2026-09-16T14:36:15.806Z" w:id="1928995097"/>
        </w:rPr>
        <w:t xml:space="preserve"> the application owner's written acceptance, recorded here rather than assumed. The disaster recovery design names its procedure and its owner, and an untested design is </w:t>
      </w:r>
      <w:r w:rsidRPr="4986D35A">
        <w:rPr>
          <w:strike w:val="1"/>
          <w:rPrChange w:author="Syed Ahmed" w:date="2026-09-16T14:36:15.806Z" w16du:dateUtc="2026-09-16T14:36:15.806Z" w:id="758999073"/>
        </w:rPr>
        <w:t>carried</w:t>
      </w:r>
      <w:r w:rsidRPr="4986D35A">
        <w:rPr>
          <w:strike w:val="1"/>
          <w:rPrChange w:author="Syed Ahmed" w:date="2026-09-16T14:36:15.806Z" w16du:dateUtc="2026-09-16T14:36:15.806Z" w:id="60322682"/>
        </w:rPr>
        <w:t xml:space="preserve"> as an assumption until it has actually been exercised.</w:t>
      </w:r>
    </w:p>
    <w:p w:rsidR="001F702A" w:rsidP="4986D35A" w:rsidRDefault="001F702A" w14:paraId="796FA808" w14:textId="77777777">
      <w:pPr>
        <w:pStyle w:val="Compact"/>
        <w:rPr>
          <w:strike w:val="1"/>
          <w:rPrChange w:author="Syed Ahmed" w:date="2026-09-16T14:36:15.808Z" w:id="1814518361"/>
        </w:rPr>
      </w:pPr>
    </w:p>
    <w:tbl>
      <w:tblPr>
        <w:tblStyle w:val="Table"/>
        <w:tblW w:w="5000" w:type="pct"/>
        <w:tblLook w:val="0020" w:firstRow="1" w:lastRow="0" w:firstColumn="0" w:lastColumn="0" w:noHBand="0" w:noVBand="0"/>
        <w:tblPrChange w:author="Syed Ahmed" w:date="2026-09-16T14:36:04.374Z" w16du:dateUtc="2026-09-16T14:36:04.374Z" w:id="240875740">
          <w:tblPr>
            <w:tblStyle w:val="Table"/>
            <w:tblW w:w="5000" w:type="pct"/>
            <w:tblLook w:val="0020" w:firstRow="1" w:lastRow="0" w:firstColumn="0" w:lastColumn="0" w:noHBand="0" w:noVBand="0"/>
          </w:tblPr>
        </w:tblPrChange>
      </w:tblPr>
      <w:tblGrid>
        <w:gridCol w:w="1186"/>
        <w:gridCol w:w="8290"/>
        <w:tblGridChange w:id="1318416298">
          <w:tblGrid>
            <w:gridCol w:w="1186"/>
            <w:gridCol w:w="8290"/>
          </w:tblGrid>
        </w:tblGridChange>
      </w:tblGrid>
      <w:tr w:rsidR="001F702A" w:rsidTr="4986D35A" w14:paraId="796FA80B"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09" w14:textId="77777777">
            <w:pPr>
              <w:pStyle w:val="Compact"/>
              <w:rPr>
                <w:b w:val="1"/>
                <w:bCs w:val="1"/>
                <w:strike w:val="1"/>
                <w:rPrChange w:author="Syed Ahmed" w:date="2026-09-16T14:36:15.809Z" w:id="622347197"/>
              </w:rPr>
            </w:pPr>
            <w:r w:rsidRPr="4986D35A">
              <w:rPr>
                <w:b w:val="1"/>
                <w:bCs w:val="1"/>
                <w:strike w:val="1"/>
                <w:rPrChange w:author="Syed Ahmed" w:date="2026-09-16T14:36:15.808Z" w16du:dateUtc="2026-09-16T14:36:15.808Z" w:id="297176854">
                  <w:rPr>
                    <w:b w:val="1"/>
                    <w:bCs w:val="1"/>
                  </w:rPr>
                </w:rPrChange>
              </w:rPr>
              <w:t>Backup Policy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0A" w14:textId="77777777">
            <w:pPr>
              <w:pStyle w:val="Compact"/>
              <w:rPr>
                <w:i w:val="1"/>
                <w:iCs w:val="1"/>
                <w:strike w:val="1"/>
                <w:rPrChange w:author="Syed Ahmed" w:date="2026-09-16T14:36:15.809Z" w:id="1156804320"/>
              </w:rPr>
            </w:pPr>
            <w:r w:rsidRPr="4986D35A">
              <w:rPr>
                <w:i w:val="1"/>
                <w:iCs w:val="1"/>
                <w:strike w:val="1"/>
                <w:rPrChange w:author="Syed Ahmed" w:date="2026-09-16T14:36:15.809Z" w16du:dateUtc="2026-09-16T14:36:15.809Z" w:id="1685698201">
                  <w:rPr>
                    <w:i w:val="1"/>
                    <w:iCs w:val="1"/>
                  </w:rPr>
                </w:rPrChange>
              </w:rPr>
              <w:t>Not yet provided — Frequency, retention, long-term retention, and vault location. Not on file in the evidence pack (searched per the Appendix B source-exhaustion note, 26-Aug-2026); requested from GEHA (Appendix B; register W3-UTIL).</w:t>
            </w:r>
          </w:p>
        </w:tc>
      </w:tr>
      <w:tr w:rsidR="001F702A" w:rsidTr="4986D35A" w14:paraId="796FA80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0C" w14:textId="77777777">
            <w:pPr>
              <w:pStyle w:val="Compact"/>
              <w:rPr>
                <w:b w:val="1"/>
                <w:bCs w:val="1"/>
                <w:strike w:val="1"/>
                <w:rPrChange w:author="Syed Ahmed" w:date="2026-09-16T14:36:15.81Z" w:id="1499574690"/>
              </w:rPr>
            </w:pPr>
            <w:r w:rsidRPr="4986D35A">
              <w:rPr>
                <w:b w:val="1"/>
                <w:bCs w:val="1"/>
                <w:strike w:val="1"/>
                <w:rPrChange w:author="Syed Ahmed" w:date="2026-09-16T14:36:15.809Z" w16du:dateUtc="2026-09-16T14:36:15.809Z" w:id="1041447731">
                  <w:rPr>
                    <w:b w:val="1"/>
                    <w:bCs w:val="1"/>
                  </w:rPr>
                </w:rPrChange>
              </w:rPr>
              <w:t>Backup Verification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0D" w14:textId="77777777">
            <w:pPr>
              <w:pStyle w:val="Compact"/>
              <w:rPr>
                <w:i w:val="1"/>
                <w:iCs w:val="1"/>
                <w:strike w:val="1"/>
                <w:rPrChange w:author="Syed Ahmed" w:date="2026-09-16T14:36:15.81Z" w:id="232695697"/>
              </w:rPr>
            </w:pPr>
            <w:r w:rsidRPr="4986D35A">
              <w:rPr>
                <w:i w:val="1"/>
                <w:iCs w:val="1"/>
                <w:strike w:val="1"/>
                <w:rPrChange w:author="Syed Ahmed" w:date="2026-09-16T14:36:15.81Z" w16du:dateUtc="2026-09-16T14:36:15.81Z" w:id="623744020">
                  <w:rPr>
                    <w:i w:val="1"/>
                    <w:iCs w:val="1"/>
                  </w:rPr>
                </w:rPrChange>
              </w:rPr>
              <w:t>Program record — "ion and clarifying details</w:t>
            </w:r>
            <w:r w:rsidRPr="4986D35A">
              <w:rPr>
                <w:i w:val="1"/>
                <w:iCs w:val="1"/>
                <w:strike w:val="1"/>
                <w:rPrChange w:author="Syed Ahmed" w:date="2026-09-16T14:36:15.81Z" w16du:dateUtc="2026-09-16T14:36:15.81Z" w:id="146871665">
                  <w:rPr>
                    <w:i w:val="1"/>
                    <w:iCs w:val="1"/>
                  </w:rPr>
                </w:rPrChange>
              </w:rPr>
              <w:t>.</w:t>
            </w:r>
            <w:r w:rsidRPr="4986D35A">
              <w:rPr>
                <w:i w:val="1"/>
                <w:iCs w:val="1"/>
                <w:strike w:val="1"/>
                <w:rPrChange w:author="Syed Ahmed" w:date="2026-09-16T14:36:15.81Z" w16du:dateUtc="2026-09-16T14:36:15.81Z" w:id="622442592">
                  <w:rPr>
                    <w:i w:val="1"/>
                    <w:iCs w:val="1"/>
                  </w:rPr>
                </w:rPrChange>
              </w:rPr>
              <w:t xml:space="preserve"> - Backup Technologies and Storage: Matt explained that Cohesity is used for backups, with Lightspeed generating database BAK files that Cohesity then backs up. Backups are stored locally and at a remote data center for eight weeks, and long-term backups are kept in Azure " (ai notes - 2025.12.05 backup, dr, and continuity) | "y is used for backups, with Lightspeed generating database BAK files that Cohesity then backs up. Backups are stored locally and at a remote data center for eight weeks, and long-term backups are kept in Azure Blob storage for three years. - Backup Retention Policies: Matt detailed that daily backup" (ai notes - 2025.12.05 backup, dr, and </w:t>
            </w:r>
            <w:r w:rsidRPr="4986D35A">
              <w:rPr>
                <w:i w:val="1"/>
                <w:iCs w:val="1"/>
                <w:strike w:val="1"/>
                <w:rPrChange w:author="Syed Ahmed" w:date="2026-09-16T14:36:15.81Z" w16du:dateUtc="2026-09-16T14:36:15.81Z" w:id="1158340512">
                  <w:rPr>
                    <w:i w:val="1"/>
                    <w:iCs w:val="1"/>
                  </w:rPr>
                </w:rPrChange>
              </w:rPr>
              <w:t>continuity)  (</w:t>
            </w:r>
            <w:r w:rsidRPr="4986D35A">
              <w:rPr>
                <w:i w:val="1"/>
                <w:iCs w:val="1"/>
                <w:strike w:val="1"/>
                <w:rPrChange w:author="Syed Ahmed" w:date="2026-09-16T14:36:15.81Z" w16du:dateUtc="2026-09-16T14:36:15.81Z" w:id="1925705278">
                  <w:rPr>
                    <w:i w:val="1"/>
                    <w:iCs w:val="1"/>
                  </w:rPr>
                </w:rPrChange>
              </w:rPr>
              <w:t>Source: GEHA Backup, DR &amp;amp; Continuity discovery session, 05-Dec-2025)</w:t>
            </w:r>
          </w:p>
        </w:tc>
      </w:tr>
      <w:tr w:rsidR="001F702A" w:rsidTr="4986D35A" w14:paraId="796FA81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0F" w14:textId="77777777">
            <w:pPr>
              <w:pStyle w:val="Compact"/>
              <w:rPr>
                <w:b w:val="1"/>
                <w:bCs w:val="1"/>
                <w:strike w:val="1"/>
                <w:rPrChange w:author="Syed Ahmed" w:date="2026-09-16T14:36:15.811Z" w:id="252508496"/>
              </w:rPr>
            </w:pPr>
            <w:r w:rsidRPr="4986D35A">
              <w:rPr>
                <w:b w:val="1"/>
                <w:bCs w:val="1"/>
                <w:strike w:val="1"/>
                <w:rPrChange w:author="Syed Ahmed" w:date="2026-09-16T14:36:15.81Z" w16du:dateUtc="2026-09-16T14:36:15.81Z" w:id="450646416">
                  <w:rPr>
                    <w:b w:val="1"/>
                    <w:bCs w:val="1"/>
                  </w:rPr>
                </w:rPrChange>
              </w:rPr>
              <w:t>Restore Test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10" w14:textId="77777777">
            <w:pPr>
              <w:pStyle w:val="Compact"/>
              <w:rPr>
                <w:i w:val="1"/>
                <w:iCs w:val="1"/>
                <w:strike w:val="1"/>
                <w:rPrChange w:author="Syed Ahmed" w:date="2026-09-16T14:36:15.811Z" w:id="209911498"/>
              </w:rPr>
            </w:pPr>
            <w:r w:rsidRPr="4986D35A">
              <w:rPr>
                <w:i w:val="1"/>
                <w:iCs w:val="1"/>
                <w:strike w:val="1"/>
                <w:rPrChange w:author="Syed Ahmed" w:date="2026-09-16T14:36:15.811Z" w16du:dateUtc="2026-09-16T14:36:15.811Z" w:id="1658261253">
                  <w:rPr>
                    <w:i w:val="1"/>
                    <w:iCs w:val="1"/>
                  </w:rPr>
                </w:rPrChange>
              </w:rPr>
              <w:t>To be provided by GEHA</w:t>
            </w:r>
          </w:p>
        </w:tc>
      </w:tr>
      <w:tr w:rsidR="001F702A" w:rsidTr="4986D35A" w14:paraId="796FA81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12" w14:textId="77777777">
            <w:pPr>
              <w:pStyle w:val="Compact"/>
              <w:rPr>
                <w:b w:val="1"/>
                <w:bCs w:val="1"/>
                <w:strike w:val="1"/>
                <w:rPrChange w:author="Syed Ahmed" w:date="2026-09-16T14:36:15.812Z" w:id="113517763"/>
              </w:rPr>
            </w:pPr>
            <w:r w:rsidRPr="4986D35A">
              <w:rPr>
                <w:b w:val="1"/>
                <w:bCs w:val="1"/>
                <w:strike w:val="1"/>
                <w:rPrChange w:author="Syed Ahmed" w:date="2026-09-16T14:36:15.811Z" w16du:dateUtc="2026-09-16T14:36:15.811Z" w:id="1459959357">
                  <w:rPr>
                    <w:b w:val="1"/>
                    <w:bCs w:val="1"/>
                  </w:rPr>
                </w:rPrChange>
              </w:rPr>
              <w:t>Target RTO / RPO</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13" w14:textId="77777777">
            <w:pPr>
              <w:pStyle w:val="Compact"/>
              <w:rPr>
                <w:i w:val="1"/>
                <w:iCs w:val="1"/>
                <w:strike w:val="1"/>
                <w:rPrChange w:author="Syed Ahmed" w:date="2026-09-16T14:36:15.812Z" w:id="314367827"/>
              </w:rPr>
            </w:pPr>
            <w:r w:rsidRPr="4986D35A">
              <w:rPr>
                <w:i w:val="1"/>
                <w:iCs w:val="1"/>
                <w:strike w:val="1"/>
                <w:rPrChange w:author="Syed Ahmed" w:date="2026-09-16T14:36:15.812Z" w16du:dateUtc="2026-09-16T14:36:15.812Z" w:id="1391671591">
                  <w:rPr>
                    <w:i w:val="1"/>
                    <w:iCs w:val="1"/>
                  </w:rPr>
                </w:rPrChange>
              </w:rPr>
              <w:t xml:space="preserve">Not yet provided — Target values, against the §3.3 current values, with the gap </w:t>
            </w:r>
            <w:r w:rsidRPr="4986D35A">
              <w:rPr>
                <w:i w:val="1"/>
                <w:iCs w:val="1"/>
                <w:strike w:val="1"/>
                <w:rPrChange w:author="Syed Ahmed" w:date="2026-09-16T14:36:15.812Z" w16du:dateUtc="2026-09-16T14:36:15.812Z" w:id="278778790">
                  <w:rPr>
                    <w:i w:val="1"/>
                    <w:iCs w:val="1"/>
                  </w:rPr>
                </w:rPrChange>
              </w:rPr>
              <w:t>stated</w:t>
            </w:r>
            <w:r w:rsidRPr="4986D35A">
              <w:rPr>
                <w:i w:val="1"/>
                <w:iCs w:val="1"/>
                <w:strike w:val="1"/>
                <w:rPrChange w:author="Syed Ahmed" w:date="2026-09-16T14:36:15.812Z" w16du:dateUtc="2026-09-16T14:36:15.812Z" w:id="2100329431">
                  <w:rPr>
                    <w:i w:val="1"/>
                    <w:iCs w:val="1"/>
                  </w:rPr>
                </w:rPrChange>
              </w:rPr>
              <w:t>. Not on file in the evidence pack (searched per the Appendix B source-exhaustion note, 26-Aug-2026); requested from GEHA (Appendix B; register W3-UTIL).</w:t>
            </w:r>
          </w:p>
        </w:tc>
      </w:tr>
      <w:tr w:rsidR="001F702A" w:rsidTr="4986D35A" w14:paraId="796FA81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15" w14:textId="77777777">
            <w:pPr>
              <w:pStyle w:val="Compact"/>
              <w:rPr>
                <w:b w:val="1"/>
                <w:bCs w:val="1"/>
                <w:strike w:val="1"/>
                <w:rPrChange w:author="Syed Ahmed" w:date="2026-09-16T14:36:15.813Z" w:id="1741720492"/>
              </w:rPr>
            </w:pPr>
            <w:r w:rsidRPr="4986D35A">
              <w:rPr>
                <w:b w:val="1"/>
                <w:bCs w:val="1"/>
                <w:strike w:val="1"/>
                <w:rPrChange w:author="Syed Ahmed" w:date="2026-09-16T14:36:15.812Z" w16du:dateUtc="2026-09-16T14:36:15.812Z" w:id="902200128">
                  <w:rPr>
                    <w:b w:val="1"/>
                    <w:bCs w:val="1"/>
                  </w:rPr>
                </w:rPrChange>
              </w:rPr>
              <w:t>Availability Commitment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16" w14:textId="77777777">
            <w:pPr>
              <w:pStyle w:val="Compact"/>
              <w:rPr>
                <w:i w:val="1"/>
                <w:iCs w:val="1"/>
                <w:strike w:val="1"/>
                <w:rPrChange w:author="Syed Ahmed" w:date="2026-09-16T14:36:15.813Z" w:id="1060371522"/>
              </w:rPr>
            </w:pPr>
            <w:r w:rsidRPr="4986D35A">
              <w:rPr>
                <w:i w:val="1"/>
                <w:iCs w:val="1"/>
                <w:strike w:val="1"/>
                <w:rPrChange w:author="Syed Ahmed" w:date="2026-09-16T14:36:15.813Z" w16du:dateUtc="2026-09-16T14:36:15.813Z" w:id="1623816570">
                  <w:rPr>
                    <w:i w:val="1"/>
                    <w:iCs w:val="1"/>
                  </w:rPr>
                </w:rPrChange>
              </w:rPr>
              <w:t>Not yet provided — The uptime the target design supports, against the §3.3 SLA. Not on file in the evidence pack (searched per the Appendix B source-exhaustion note, 26-Aug-2026); requested from GEHA (Appendix B; register W3-UTIL).</w:t>
            </w:r>
          </w:p>
        </w:tc>
      </w:tr>
      <w:tr w:rsidR="001F702A" w:rsidTr="4986D35A" w14:paraId="796FA81A" w14:textId="77777777">
        <w:trPr>
          <w:trHeight w:val="300"/>
          <w:trPrChange w:author="Syed Ahmed" w:date="2026-09-16T14:36:04.908Z" w16du:dateUtc="2026-09-16T14:36:04.908Z" w:id="2134495229">
            <w:trPr>
              <w:trHeight w:val="300"/>
            </w:trPr>
          </w:trPrChange>
        </w:trPr>
        <w:tc>
          <w:tcPr>
            <w:cnfStyle w:val="000010000000" w:firstRow="0" w:lastRow="0" w:firstColumn="0" w:lastColumn="0" w:oddVBand="1" w:evenVBand="0" w:oddHBand="0" w:evenHBand="0" w:firstRowFirstColumn="0" w:firstRowLastColumn="0" w:lastRowFirstColumn="0" w:lastRowLastColumn="0"/>
            <w:tcW w:w="0" w:type="auto"/>
            <w:tcMar/>
            <w:tcPrChange w:author="Syed Ahmed" w:date="2026-09-16T14:36:04.372Z" w:id="967380610">
              <w:tcPr>
                <w:cnfStyle w:val="000010000000" w:firstRow="0" w:lastRow="0" w:firstColumn="0" w:lastColumn="0" w:oddVBand="1" w:evenVBand="0" w:oddHBand="0" w:evenHBand="0" w:firstRowFirstColumn="0" w:firstRowLastColumn="0" w:lastRowFirstColumn="0" w:lastRowLastColumn="0"/>
                <w:tcW w:w="1186" w:type="dxa"/>
                <w:tcMar/>
              </w:tcPr>
            </w:tcPrChange>
          </w:tcPr>
          <w:p w:rsidR="001F702A" w:rsidP="4986D35A" w:rsidRDefault="00000000" w14:paraId="796FA818" w14:textId="77777777">
            <w:pPr>
              <w:pStyle w:val="Compact"/>
              <w:rPr>
                <w:b w:val="1"/>
                <w:bCs w:val="1"/>
                <w:strike w:val="1"/>
                <w:rPrChange w:author="Syed Ahmed" w:date="2026-09-16T14:36:15.814Z" w:id="1830814236"/>
              </w:rPr>
            </w:pPr>
            <w:r w:rsidRPr="4986D35A">
              <w:rPr>
                <w:b w:val="1"/>
                <w:bCs w:val="1"/>
                <w:strike w:val="1"/>
                <w:rPrChange w:author="Syed Ahmed" w:date="2026-09-16T14:36:15.813Z" w16du:dateUtc="2026-09-16T14:36:15.813Z" w:id="1950351700">
                  <w:rPr>
                    <w:b w:val="1"/>
                    <w:bCs w:val="1"/>
                  </w:rPr>
                </w:rPrChange>
              </w:rPr>
              <w:t>Disaster Recovery Design</w:t>
            </w:r>
          </w:p>
        </w:tc>
        <w:tc>
          <w:tcPr>
            <w:cnfStyle w:val="000001000000" w:firstRow="0" w:lastRow="0" w:firstColumn="0" w:lastColumn="0" w:oddVBand="0" w:evenVBand="1" w:oddHBand="0" w:evenHBand="0" w:firstRowFirstColumn="0" w:firstRowLastColumn="0" w:lastRowFirstColumn="0" w:lastRowLastColumn="0"/>
            <w:tcW w:w="0" w:type="auto"/>
            <w:tcMar/>
            <w:tcPrChange w:author="Syed Ahmed" w:date="2026-09-16T14:36:04.373Z" w:id="1370350110">
              <w:tcPr>
                <w:cnfStyle w:val="000001000000" w:firstRow="0" w:lastRow="0" w:firstColumn="0" w:lastColumn="0" w:oddVBand="0" w:evenVBand="1" w:oddHBand="0" w:evenHBand="0" w:firstRowFirstColumn="0" w:firstRowLastColumn="0" w:lastRowFirstColumn="0" w:lastRowLastColumn="0"/>
                <w:tcW w:w="8290" w:type="dxa"/>
                <w:tcMar/>
              </w:tcPr>
            </w:tcPrChange>
          </w:tcPr>
          <w:p w:rsidR="001F702A" w:rsidP="4986D35A" w:rsidRDefault="00000000" w14:paraId="796FA819" w14:textId="77777777">
            <w:pPr>
              <w:pStyle w:val="Compact"/>
              <w:rPr>
                <w:strike w:val="1"/>
                <w:rPrChange w:author="Syed Ahmed" w:date="2026-09-16T14:36:15.815Z" w:id="839823197"/>
              </w:rPr>
            </w:pPr>
            <w:r w:rsidRPr="4986D35A">
              <w:rPr>
                <w:strike w:val="1"/>
                <w:rPrChange w:author="Syed Ahmed" w:date="2026-09-16T14:36:15.814Z" w16du:dateUtc="2026-09-16T14:36:15.814Z" w:id="377757149"/>
              </w:rPr>
              <w:t>☐ Cross-region replication ☐ Backup restore only ☐ None — Not yet provided — with the recovery procedure and its owner. Not on file in the evidence pack (searched per the Appendix B source-exhaustion note, 26-Aug-2026); requested from GEHA (Appendix B; register W3-UTIL).</w:t>
            </w:r>
          </w:p>
        </w:tc>
      </w:tr>
      <w:tr w:rsidR="001F702A" w:rsidTr="4986D35A" w14:paraId="796FA81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1B" w14:textId="77777777">
            <w:pPr>
              <w:pStyle w:val="Compact"/>
              <w:rPr>
                <w:b w:val="1"/>
                <w:bCs w:val="1"/>
                <w:strike w:val="1"/>
                <w:rPrChange w:author="Syed Ahmed" w:date="2026-09-16T14:36:20.623Z" w:id="98017531"/>
              </w:rPr>
            </w:pPr>
            <w:r w:rsidRPr="4986D35A">
              <w:rPr>
                <w:b w:val="1"/>
                <w:bCs w:val="1"/>
                <w:strike w:val="1"/>
                <w:rPrChange w:author="Syed Ahmed" w:date="2026-09-16T14:36:20.622Z" w16du:dateUtc="2026-09-16T14:36:20.622Z" w:id="816665586">
                  <w:rPr>
                    <w:b w:val="1"/>
                    <w:bCs w:val="1"/>
                  </w:rPr>
                </w:rPrChange>
              </w:rPr>
              <w:t>DR Test Plan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1C" w14:textId="77777777">
            <w:pPr>
              <w:pStyle w:val="Compact"/>
              <w:rPr>
                <w:i w:val="1"/>
                <w:iCs w:val="1"/>
                <w:strike w:val="1"/>
                <w:rPrChange w:author="Syed Ahmed" w:date="2026-09-16T14:36:20.624Z" w:id="1938801954"/>
              </w:rPr>
            </w:pPr>
            <w:r w:rsidRPr="4986D35A">
              <w:rPr>
                <w:i w:val="1"/>
                <w:iCs w:val="1"/>
                <w:strike w:val="1"/>
                <w:rPrChange w:author="Syed Ahmed" w:date="2026-09-16T14:36:20.623Z" w16du:dateUtc="2026-09-16T14:36:20.623Z" w:id="1226012919">
                  <w:rPr>
                    <w:i w:val="1"/>
                    <w:iCs w:val="1"/>
                  </w:rPr>
                </w:rPrChange>
              </w:rPr>
              <w:t>Not yet provided — When the DR design is exercised, and by whom. An untested DR design is an assumption in §10.2. Not on file in the evidence pack (searched per the Appendix B source-exhaustion note, 26-Aug-2026); requested from GEHA (Appendix B; register W3-UTIL).</w:t>
            </w:r>
          </w:p>
        </w:tc>
      </w:tr>
    </w:tbl>
    <w:p w:rsidR="001F702A" w:rsidP="4986D35A" w:rsidRDefault="00000000" w14:paraId="796FA81E" w14:textId="77777777">
      <w:pPr>
        <w:pStyle w:val="BodyText"/>
        <w:rPr>
          <w:b w:val="1"/>
          <w:bCs w:val="1"/>
          <w:strike w:val="1"/>
          <w:sz w:val="15"/>
          <w:szCs w:val="15"/>
          <w:rPrChange w:author="Syed Ahmed" w:date="2026-09-16T14:36:20.624Z" w:id="1237336407"/>
        </w:rPr>
      </w:pPr>
      <w:r w:rsidRPr="4986D35A">
        <w:rPr>
          <w:b w:val="1"/>
          <w:bCs w:val="1"/>
          <w:strike w:val="1"/>
          <w:sz w:val="15"/>
          <w:szCs w:val="15"/>
          <w:rPrChange w:author="Syed Ahmed" w:date="2026-09-16T14:36:20.624Z" w16du:dateUtc="2026-09-16T14:36:20.624Z" w:id="1703624684">
            <w:rPr>
              <w:b w:val="1"/>
              <w:bCs w:val="1"/>
              <w:sz w:val="15"/>
              <w:szCs w:val="15"/>
            </w:rPr>
          </w:rPrChange>
        </w:rPr>
        <w:t>Table 5.9 — Resilience &amp; Recovery</w:t>
      </w:r>
    </w:p>
    <w:p w:rsidR="001F702A" w:rsidRDefault="001F702A" w14:paraId="796FA81F" w14:textId="77777777">
      <w:pPr>
        <w:pStyle w:val="Compact"/>
      </w:pPr>
    </w:p>
    <w:p w:rsidR="001F702A" w:rsidP="4986D35A" w:rsidRDefault="00000000" w14:paraId="796FA820" w14:textId="77777777">
      <w:pPr>
        <w:pStyle w:val="Heading2"/>
        <w:rPr>
          <w:strike w:val="1"/>
          <w:rPrChange w:author="Syed Ahmed" w:date="2026-09-16T14:36:46.878Z" w:id="443311194"/>
        </w:rPr>
      </w:pPr>
      <w:bookmarkStart w:name="monitoring-operations" w:id="43"/>
      <w:bookmarkEnd w:id="42"/>
      <w:r w:rsidRPr="4986D35A">
        <w:rPr>
          <w:strike w:val="1"/>
          <w:rPrChange w:author="Syed Ahmed" w:date="2026-09-16T14:36:46.877Z" w16du:dateUtc="2026-09-16T14:36:46.877Z" w:id="2048477528"/>
        </w:rPr>
        <w:t>5.10 Monitoring &amp; Operations</w:t>
      </w:r>
    </w:p>
    <w:p w:rsidR="001F702A" w:rsidP="4986D35A" w:rsidRDefault="00000000" w14:paraId="796FA821" w14:textId="77777777">
      <w:pPr>
        <w:pStyle w:val="FirstParagraph"/>
        <w:rPr>
          <w:strike w:val="1"/>
          <w:rPrChange w:author="Syed Ahmed" w:date="2026-09-16T14:36:46.879Z" w:id="1931545890"/>
        </w:rPr>
      </w:pPr>
      <w:r w:rsidRPr="4986D35A">
        <w:rPr>
          <w:strike w:val="1"/>
          <w:rPrChange w:author="Syed Ahmed" w:date="2026-09-16T14:36:46.879Z" w16du:dateUtc="2026-09-16T14:36:46.879Z" w:id="937340670"/>
        </w:rPr>
        <w:t xml:space="preserve">An Azure environment arrives with no monitoring, </w:t>
      </w:r>
      <w:r w:rsidRPr="4986D35A">
        <w:rPr>
          <w:strike w:val="1"/>
          <w:rPrChange w:author="Syed Ahmed" w:date="2026-09-16T14:36:46.879Z" w16du:dateUtc="2026-09-16T14:36:46.879Z" w:id="2130799130"/>
        </w:rPr>
        <w:t>alerting</w:t>
      </w:r>
      <w:r w:rsidRPr="4986D35A">
        <w:rPr>
          <w:strike w:val="1"/>
          <w:rPrChange w:author="Syed Ahmed" w:date="2026-09-16T14:36:46.879Z" w16du:dateUtc="2026-09-16T14:36:46.879Z" w:id="1984896927"/>
        </w:rPr>
        <w:t xml:space="preserve"> or operational visibility beyond what is deliberately configured, which is a sharp contrast to a datacenter where a great deal is inherited from the surrounding estate. Workspace, diagnostic settings, platform and guest metrics, alert rules and action groups are each specified here with a named recipient, because an alert with no recipient is not an alert. Guest-level metrics require an agent and are the most </w:t>
      </w:r>
      <w:r w:rsidRPr="4986D35A">
        <w:rPr>
          <w:strike w:val="1"/>
          <w:rPrChange w:author="Syed Ahmed" w:date="2026-09-16T14:36:46.879Z" w16du:dateUtc="2026-09-16T14:36:46.879Z" w:id="1213401012"/>
        </w:rPr>
        <w:t>frequently</w:t>
      </w:r>
      <w:r w:rsidRPr="4986D35A">
        <w:rPr>
          <w:strike w:val="1"/>
          <w:rPrChange w:author="Syed Ahmed" w:date="2026-09-16T14:36:46.879Z" w16du:dateUtc="2026-09-16T14:36:46.879Z" w:id="238777454"/>
        </w:rPr>
        <w:t xml:space="preserve"> forgotten element of the design. </w:t>
      </w:r>
      <w:r w:rsidRPr="4986D35A">
        <w:rPr>
          <w:strike w:val="1"/>
          <w:rPrChange w:author="Syed Ahmed" w:date="2026-09-16T14:36:46.879Z" w16du:dateUtc="2026-09-16T14:36:46.879Z" w:id="395878174"/>
        </w:rPr>
        <w:t>Dashboards and update management are included so that the support team inherits a workload it can actually see.</w:t>
      </w:r>
    </w:p>
    <w:p w:rsidR="001F702A" w:rsidP="4986D35A" w:rsidRDefault="001F702A" w14:paraId="796FA822" w14:textId="77777777">
      <w:pPr>
        <w:pStyle w:val="Compact"/>
        <w:rPr>
          <w:strike w:val="1"/>
          <w:rPrChange w:author="Syed Ahmed" w:date="2026-09-16T14:36:46.88Z" w:id="1344557456"/>
        </w:rPr>
      </w:pPr>
    </w:p>
    <w:tbl>
      <w:tblPr>
        <w:tblStyle w:val="Table"/>
        <w:tblW w:w="5000" w:type="pct"/>
        <w:tblLook w:val="0020" w:firstRow="1" w:lastRow="0" w:firstColumn="0" w:lastColumn="0" w:noHBand="0" w:noVBand="0"/>
      </w:tblPr>
      <w:tblGrid>
        <w:gridCol w:w="1475"/>
        <w:gridCol w:w="8001"/>
      </w:tblGrid>
      <w:tr w:rsidR="001F702A" w:rsidTr="4986D35A" w14:paraId="796FA825"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23" w14:textId="77777777">
            <w:pPr>
              <w:pStyle w:val="Compact"/>
              <w:rPr>
                <w:b w:val="1"/>
                <w:bCs w:val="1"/>
                <w:strike w:val="1"/>
                <w:rPrChange w:author="Syed Ahmed" w:date="2026-09-16T14:36:46.881Z" w:id="224673459"/>
              </w:rPr>
            </w:pPr>
            <w:r w:rsidRPr="4986D35A">
              <w:rPr>
                <w:b w:val="1"/>
                <w:bCs w:val="1"/>
                <w:strike w:val="1"/>
                <w:rPrChange w:author="Syed Ahmed" w:date="2026-09-16T14:36:46.88Z" w16du:dateUtc="2026-09-16T14:36:46.88Z" w:id="1427418979">
                  <w:rPr>
                    <w:b w:val="1"/>
                    <w:bCs w:val="1"/>
                  </w:rPr>
                </w:rPrChange>
              </w:rPr>
              <w:t>Log Analytics Workspace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24" w14:textId="77777777">
            <w:pPr>
              <w:pStyle w:val="Compact"/>
              <w:rPr>
                <w:i w:val="1"/>
                <w:iCs w:val="1"/>
                <w:strike w:val="1"/>
                <w:rPrChange w:author="Syed Ahmed" w:date="2026-09-16T14:36:46.881Z" w:id="443679508"/>
              </w:rPr>
            </w:pPr>
            <w:r w:rsidRPr="4986D35A">
              <w:rPr>
                <w:i w:val="1"/>
                <w:iCs w:val="1"/>
                <w:strike w:val="1"/>
                <w:rPrChange w:author="Syed Ahmed" w:date="2026-09-16T14:36:46.881Z" w16du:dateUtc="2026-09-16T14:36:46.881Z" w:id="1062597019">
                  <w:rPr>
                    <w:i w:val="1"/>
                    <w:iCs w:val="1"/>
                  </w:rPr>
                </w:rPrChange>
              </w:rPr>
              <w:t>Program monitoring position is recorded in the Wave Plan Tracker replacement column for the monitoring estate; this application inherits the platform standard</w:t>
            </w:r>
            <w:r w:rsidRPr="4986D35A">
              <w:rPr>
                <w:i w:val="1"/>
                <w:iCs w:val="1"/>
                <w:strike w:val="1"/>
                <w:rPrChange w:author="Syed Ahmed" w:date="2026-09-16T14:36:46.881Z" w16du:dateUtc="2026-09-16T14:36:46.881Z" w:id="1450023164">
                  <w:rPr>
                    <w:i w:val="1"/>
                    <w:iCs w:val="1"/>
                  </w:rPr>
                </w:rPrChange>
              </w:rPr>
              <w:t xml:space="preserve">.  </w:t>
            </w:r>
            <w:r w:rsidRPr="4986D35A">
              <w:rPr>
                <w:i w:val="1"/>
                <w:iCs w:val="1"/>
                <w:strike w:val="1"/>
                <w:rPrChange w:author="Syed Ahmed" w:date="2026-09-16T14:36:46.881Z" w16du:dateUtc="2026-09-16T14:36:46.881Z" w:id="2110877671">
                  <w:rPr>
                    <w:i w:val="1"/>
                    <w:iCs w:val="1"/>
                  </w:rPr>
                </w:rPrChange>
              </w:rPr>
              <w:t>(Source: Wave Plan Tracker rev-3)</w:t>
            </w:r>
          </w:p>
        </w:tc>
      </w:tr>
      <w:tr w:rsidR="001F702A" w:rsidTr="4986D35A" w14:paraId="796FA82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26" w14:textId="77777777">
            <w:pPr>
              <w:pStyle w:val="Compact"/>
              <w:rPr>
                <w:b w:val="1"/>
                <w:bCs w:val="1"/>
                <w:strike w:val="1"/>
                <w:rPrChange w:author="Syed Ahmed" w:date="2026-09-16T14:36:46.882Z" w:id="1706143785"/>
              </w:rPr>
            </w:pPr>
            <w:r w:rsidRPr="4986D35A">
              <w:rPr>
                <w:b w:val="1"/>
                <w:bCs w:val="1"/>
                <w:strike w:val="1"/>
                <w:rPrChange w:author="Syed Ahmed" w:date="2026-09-16T14:36:46.882Z" w16du:dateUtc="2026-09-16T14:36:46.882Z" w:id="1713855344">
                  <w:rPr>
                    <w:b w:val="1"/>
                    <w:bCs w:val="1"/>
                  </w:rPr>
                </w:rPrChange>
              </w:rPr>
              <w:t>Diagnostic Settings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27" w14:textId="77777777">
            <w:pPr>
              <w:pStyle w:val="Compact"/>
              <w:rPr>
                <w:i w:val="1"/>
                <w:iCs w:val="1"/>
                <w:strike w:val="1"/>
                <w:rPrChange w:author="Syed Ahmed" w:date="2026-09-16T14:36:46.882Z" w:id="1649202583"/>
              </w:rPr>
            </w:pPr>
            <w:r w:rsidRPr="4986D35A">
              <w:rPr>
                <w:i w:val="1"/>
                <w:iCs w:val="1"/>
                <w:strike w:val="1"/>
                <w:rPrChange w:author="Syed Ahmed" w:date="2026-09-16T14:36:46.882Z" w16du:dateUtc="2026-09-16T14:36:46.882Z" w:id="243974412">
                  <w:rPr>
                    <w:i w:val="1"/>
                    <w:iCs w:val="1"/>
                  </w:rPr>
                </w:rPrChange>
              </w:rPr>
              <w:t>Not yet provided — Resources emitting diagnostics, and where they are sent. Not on file in the evidence pack (searched per the Appendix B source-exhaustion note, 26-Aug-2026); requested from GEHA (Appendix B; register W3-UTIL).</w:t>
            </w:r>
          </w:p>
        </w:tc>
      </w:tr>
      <w:tr w:rsidR="001F702A" w:rsidTr="4986D35A" w14:paraId="796FA82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29" w14:textId="77777777">
            <w:pPr>
              <w:pStyle w:val="Compact"/>
              <w:rPr>
                <w:b w:val="1"/>
                <w:bCs w:val="1"/>
                <w:strike w:val="1"/>
                <w:rPrChange w:author="Syed Ahmed" w:date="2026-09-16T14:36:46.883Z" w:id="419220476"/>
              </w:rPr>
            </w:pPr>
            <w:r w:rsidRPr="4986D35A">
              <w:rPr>
                <w:b w:val="1"/>
                <w:bCs w:val="1"/>
                <w:strike w:val="1"/>
                <w:rPrChange w:author="Syed Ahmed" w:date="2026-09-16T14:36:46.883Z" w16du:dateUtc="2026-09-16T14:36:46.883Z" w:id="539801775">
                  <w:rPr>
                    <w:b w:val="1"/>
                    <w:bCs w:val="1"/>
                  </w:rPr>
                </w:rPrChange>
              </w:rPr>
              <w:t>Platform &amp; Guest Metrics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2A" w14:textId="77777777">
            <w:pPr>
              <w:pStyle w:val="Compact"/>
              <w:rPr>
                <w:i w:val="1"/>
                <w:iCs w:val="1"/>
                <w:strike w:val="1"/>
                <w:rPrChange w:author="Syed Ahmed" w:date="2026-09-16T14:36:46.883Z" w:id="1879217131"/>
              </w:rPr>
            </w:pPr>
            <w:r w:rsidRPr="4986D35A">
              <w:rPr>
                <w:i w:val="1"/>
                <w:iCs w:val="1"/>
                <w:strike w:val="1"/>
                <w:rPrChange w:author="Syed Ahmed" w:date="2026-09-16T14:36:46.883Z" w16du:dateUtc="2026-09-16T14:36:46.883Z" w:id="580543479">
                  <w:rPr>
                    <w:i w:val="1"/>
                    <w:iCs w:val="1"/>
                  </w:rPr>
                </w:rPrChange>
              </w:rPr>
              <w:t xml:space="preserve">Not yet provided — What is collected from the host and from inside the guest — guest metrics require an agent and are </w:t>
            </w:r>
            <w:r w:rsidRPr="4986D35A">
              <w:rPr>
                <w:i w:val="1"/>
                <w:iCs w:val="1"/>
                <w:strike w:val="1"/>
                <w:rPrChange w:author="Syed Ahmed" w:date="2026-09-16T14:36:46.883Z" w16du:dateUtc="2026-09-16T14:36:46.883Z" w:id="1704876173">
                  <w:rPr>
                    <w:i w:val="1"/>
                    <w:iCs w:val="1"/>
                  </w:rPr>
                </w:rPrChange>
              </w:rPr>
              <w:t>frequently</w:t>
            </w:r>
            <w:r w:rsidRPr="4986D35A">
              <w:rPr>
                <w:i w:val="1"/>
                <w:iCs w:val="1"/>
                <w:strike w:val="1"/>
                <w:rPrChange w:author="Syed Ahmed" w:date="2026-09-16T14:36:46.883Z" w16du:dateUtc="2026-09-16T14:36:46.883Z" w:id="1692775667">
                  <w:rPr>
                    <w:i w:val="1"/>
                    <w:iCs w:val="1"/>
                  </w:rPr>
                </w:rPrChange>
              </w:rPr>
              <w:t xml:space="preserve"> missed. Not on file in the evidence pack (searched per the Appendix B source-exhaustion note, 26-Aug-2026); requested from GEHA (Appendix B; register W3-UTIL).</w:t>
            </w:r>
          </w:p>
        </w:tc>
      </w:tr>
      <w:tr w:rsidR="001F702A" w:rsidTr="4986D35A" w14:paraId="796FA82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2C" w14:textId="77777777">
            <w:pPr>
              <w:pStyle w:val="Compact"/>
              <w:rPr>
                <w:b w:val="1"/>
                <w:bCs w:val="1"/>
                <w:strike w:val="1"/>
                <w:rPrChange w:author="Syed Ahmed" w:date="2026-09-16T14:36:46.884Z" w:id="1142104250"/>
              </w:rPr>
            </w:pPr>
            <w:r w:rsidRPr="4986D35A">
              <w:rPr>
                <w:b w:val="1"/>
                <w:bCs w:val="1"/>
                <w:strike w:val="1"/>
                <w:rPrChange w:author="Syed Ahmed" w:date="2026-09-16T14:36:46.883Z" w16du:dateUtc="2026-09-16T14:36:46.883Z" w:id="268110181">
                  <w:rPr>
                    <w:b w:val="1"/>
                    <w:bCs w:val="1"/>
                  </w:rPr>
                </w:rPrChange>
              </w:rPr>
              <w:t>Alert Rules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2D" w14:textId="77777777">
            <w:pPr>
              <w:pStyle w:val="Compact"/>
              <w:rPr>
                <w:i w:val="1"/>
                <w:iCs w:val="1"/>
                <w:strike w:val="1"/>
                <w:rPrChange w:author="Syed Ahmed" w:date="2026-09-16T14:36:46.884Z" w:id="1393224202"/>
              </w:rPr>
            </w:pPr>
            <w:r w:rsidRPr="4986D35A">
              <w:rPr>
                <w:i w:val="1"/>
                <w:iCs w:val="1"/>
                <w:strike w:val="1"/>
                <w:rPrChange w:author="Syed Ahmed" w:date="2026-09-16T14:36:46.884Z" w16du:dateUtc="2026-09-16T14:36:46.884Z" w:id="1831974025">
                  <w:rPr>
                    <w:i w:val="1"/>
                    <w:iCs w:val="1"/>
                  </w:rPr>
                </w:rPrChange>
              </w:rPr>
              <w:t xml:space="preserve">Not yet provided — Condition, threshold, </w:t>
            </w:r>
            <w:r w:rsidRPr="4986D35A">
              <w:rPr>
                <w:i w:val="1"/>
                <w:iCs w:val="1"/>
                <w:strike w:val="1"/>
                <w:rPrChange w:author="Syed Ahmed" w:date="2026-09-16T14:36:46.884Z" w16du:dateUtc="2026-09-16T14:36:46.884Z" w:id="812634675">
                  <w:rPr>
                    <w:i w:val="1"/>
                    <w:iCs w:val="1"/>
                  </w:rPr>
                </w:rPrChange>
              </w:rPr>
              <w:t>severity</w:t>
            </w:r>
            <w:r w:rsidRPr="4986D35A">
              <w:rPr>
                <w:i w:val="1"/>
                <w:iCs w:val="1"/>
                <w:strike w:val="1"/>
                <w:rPrChange w:author="Syed Ahmed" w:date="2026-09-16T14:36:46.884Z" w16du:dateUtc="2026-09-16T14:36:46.884Z" w:id="1658799503">
                  <w:rPr>
                    <w:i w:val="1"/>
                    <w:iCs w:val="1"/>
                  </w:rPr>
                </w:rPrChange>
              </w:rPr>
              <w:t xml:space="preserve"> and action </w:t>
            </w:r>
            <w:r w:rsidRPr="4986D35A">
              <w:rPr>
                <w:i w:val="1"/>
                <w:iCs w:val="1"/>
                <w:strike w:val="1"/>
                <w:rPrChange w:author="Syed Ahmed" w:date="2026-09-16T14:36:46.884Z" w16du:dateUtc="2026-09-16T14:36:46.884Z" w:id="1372672039">
                  <w:rPr>
                    <w:i w:val="1"/>
                    <w:iCs w:val="1"/>
                  </w:rPr>
                </w:rPrChange>
              </w:rPr>
              <w:t>group</w:t>
            </w:r>
            <w:r w:rsidRPr="4986D35A">
              <w:rPr>
                <w:i w:val="1"/>
                <w:iCs w:val="1"/>
                <w:strike w:val="1"/>
                <w:rPrChange w:author="Syed Ahmed" w:date="2026-09-16T14:36:46.884Z" w16du:dateUtc="2026-09-16T14:36:46.884Z" w:id="1089699634">
                  <w:rPr>
                    <w:i w:val="1"/>
                    <w:iCs w:val="1"/>
                  </w:rPr>
                </w:rPrChange>
              </w:rPr>
              <w:t xml:space="preserve"> for each alert. An alert with no named recipient is not an alert. Not on file in the evidence pack (searched per the Appendix B source-exhaustion note, 26-Aug-2026); requested from GEHA (Appendix B; register W3-UTIL).</w:t>
            </w:r>
          </w:p>
        </w:tc>
      </w:tr>
      <w:tr w:rsidR="001F702A" w:rsidTr="4986D35A" w14:paraId="796FA83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2F" w14:textId="77777777">
            <w:pPr>
              <w:pStyle w:val="Compact"/>
              <w:rPr>
                <w:b w:val="1"/>
                <w:bCs w:val="1"/>
                <w:strike w:val="1"/>
                <w:rPrChange w:author="Syed Ahmed" w:date="2026-09-16T14:36:46.885Z" w:id="888424369"/>
              </w:rPr>
            </w:pPr>
            <w:r w:rsidRPr="4986D35A">
              <w:rPr>
                <w:b w:val="1"/>
                <w:bCs w:val="1"/>
                <w:strike w:val="1"/>
                <w:rPrChange w:author="Syed Ahmed" w:date="2026-09-16T14:36:46.884Z" w16du:dateUtc="2026-09-16T14:36:46.884Z" w:id="565315675">
                  <w:rPr>
                    <w:b w:val="1"/>
                    <w:bCs w:val="1"/>
                  </w:rPr>
                </w:rPrChange>
              </w:rPr>
              <w:t>Action Groups &amp; On-Call Routing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30" w14:textId="77777777">
            <w:pPr>
              <w:pStyle w:val="Compact"/>
              <w:rPr>
                <w:i w:val="1"/>
                <w:iCs w:val="1"/>
                <w:strike w:val="1"/>
                <w:rPrChange w:author="Syed Ahmed" w:date="2026-09-16T14:36:46.885Z" w:id="1151899850"/>
              </w:rPr>
            </w:pPr>
            <w:r w:rsidRPr="4986D35A">
              <w:rPr>
                <w:i w:val="1"/>
                <w:iCs w:val="1"/>
                <w:strike w:val="1"/>
                <w:rPrChange w:author="Syed Ahmed" w:date="2026-09-16T14:36:46.885Z" w16du:dateUtc="2026-09-16T14:36:46.885Z" w:id="538681445">
                  <w:rPr>
                    <w:i w:val="1"/>
                    <w:iCs w:val="1"/>
                  </w:rPr>
                </w:rPrChange>
              </w:rPr>
              <w:t>Not yet provided — Who is notified, by what channel, and the escalation if unacknowledged. Not on file in the evidence pack (searched per the Appendix B source-exhaustion note, 26-Aug-2026); requested from GEHA (Appendix B; register W3-UTIL).</w:t>
            </w:r>
          </w:p>
        </w:tc>
      </w:tr>
      <w:tr w:rsidR="001F702A" w:rsidTr="4986D35A" w14:paraId="796FA83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32" w14:textId="77777777">
            <w:pPr>
              <w:pStyle w:val="Compact"/>
              <w:rPr>
                <w:b w:val="1"/>
                <w:bCs w:val="1"/>
                <w:strike w:val="1"/>
                <w:rPrChange w:author="Syed Ahmed" w:date="2026-09-16T14:36:46.885Z" w:id="1695867941"/>
              </w:rPr>
            </w:pPr>
            <w:r w:rsidRPr="4986D35A">
              <w:rPr>
                <w:b w:val="1"/>
                <w:bCs w:val="1"/>
                <w:strike w:val="1"/>
                <w:rPrChange w:author="Syed Ahmed" w:date="2026-09-16T14:36:46.885Z" w16du:dateUtc="2026-09-16T14:36:46.885Z" w:id="1811711893">
                  <w:rPr>
                    <w:b w:val="1"/>
                    <w:bCs w:val="1"/>
                  </w:rPr>
                </w:rPrChange>
              </w:rPr>
              <w:t>Application Monitoring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33" w14:textId="77777777">
            <w:pPr>
              <w:pStyle w:val="Compact"/>
              <w:rPr>
                <w:i w:val="1"/>
                <w:iCs w:val="1"/>
                <w:strike w:val="1"/>
                <w:rPrChange w:author="Syed Ahmed" w:date="2026-09-16T14:36:46.886Z" w:id="1201955345"/>
              </w:rPr>
            </w:pPr>
            <w:r w:rsidRPr="4986D35A">
              <w:rPr>
                <w:i w:val="1"/>
                <w:iCs w:val="1"/>
                <w:strike w:val="1"/>
                <w:rPrChange w:author="Syed Ahmed" w:date="2026-09-16T14:36:46.886Z" w16du:dateUtc="2026-09-16T14:36:46.886Z" w:id="1250852533">
                  <w:rPr>
                    <w:i w:val="1"/>
                    <w:iCs w:val="1"/>
                  </w:rPr>
                </w:rPrChange>
              </w:rPr>
              <w:t>Not yet provided — Availability tests, transaction monitoring, and integration failure detection. Not on file in the evidence pack (searched per the Appendix B source-exhaustion note, 26-Aug-2026); requested from GEHA (Appendix B; register W3-UTIL).</w:t>
            </w:r>
          </w:p>
        </w:tc>
      </w:tr>
      <w:tr w:rsidR="001F702A" w:rsidTr="4986D35A" w14:paraId="796FA83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35" w14:textId="77777777">
            <w:pPr>
              <w:pStyle w:val="Compact"/>
              <w:rPr>
                <w:b w:val="1"/>
                <w:bCs w:val="1"/>
                <w:strike w:val="1"/>
                <w:rPrChange w:author="Syed Ahmed" w:date="2026-09-16T14:36:46.887Z" w:id="478279206"/>
              </w:rPr>
            </w:pPr>
            <w:r w:rsidRPr="4986D35A">
              <w:rPr>
                <w:b w:val="1"/>
                <w:bCs w:val="1"/>
                <w:strike w:val="1"/>
                <w:rPrChange w:author="Syed Ahmed" w:date="2026-09-16T14:36:46.886Z" w16du:dateUtc="2026-09-16T14:36:46.886Z" w:id="1421612569">
                  <w:rPr>
                    <w:b w:val="1"/>
                    <w:bCs w:val="1"/>
                  </w:rPr>
                </w:rPrChange>
              </w:rPr>
              <w:t>Dashboards &amp; Reporting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36" w14:textId="77777777">
            <w:pPr>
              <w:pStyle w:val="Compact"/>
              <w:rPr>
                <w:i w:val="1"/>
                <w:iCs w:val="1"/>
                <w:strike w:val="1"/>
                <w:rPrChange w:author="Syed Ahmed" w:date="2026-09-16T14:36:46.887Z" w:id="914137276"/>
              </w:rPr>
            </w:pPr>
            <w:r w:rsidRPr="4986D35A">
              <w:rPr>
                <w:i w:val="1"/>
                <w:iCs w:val="1"/>
                <w:strike w:val="1"/>
                <w:rPrChange w:author="Syed Ahmed" w:date="2026-09-16T14:36:46.887Z" w16du:dateUtc="2026-09-16T14:36:46.887Z" w:id="67826132">
                  <w:rPr>
                    <w:i w:val="1"/>
                    <w:iCs w:val="1"/>
                  </w:rPr>
                </w:rPrChange>
              </w:rPr>
              <w:t>Not yet provided — What operations and the business see, and where. Not on file in the evidence pack (searched per the Appendix B source-exhaustion note, 26-Aug-2026); requested from GEHA (Appendix B; register W3-UTIL).</w:t>
            </w:r>
          </w:p>
        </w:tc>
      </w:tr>
      <w:tr w:rsidR="001F702A" w:rsidTr="4986D35A" w14:paraId="796FA83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38" w14:textId="77777777">
            <w:pPr>
              <w:pStyle w:val="Compact"/>
              <w:rPr>
                <w:b w:val="1"/>
                <w:bCs w:val="1"/>
                <w:strike w:val="1"/>
                <w:rPrChange w:author="Syed Ahmed" w:date="2026-09-16T14:36:46.887Z" w:id="627914374"/>
              </w:rPr>
            </w:pPr>
            <w:r w:rsidRPr="4986D35A">
              <w:rPr>
                <w:b w:val="1"/>
                <w:bCs w:val="1"/>
                <w:strike w:val="1"/>
                <w:rPrChange w:author="Syed Ahmed" w:date="2026-09-16T14:36:46.887Z" w16du:dateUtc="2026-09-16T14:36:46.887Z" w:id="1777465668">
                  <w:rPr>
                    <w:b w:val="1"/>
                    <w:bCs w:val="1"/>
                  </w:rPr>
                </w:rPrChange>
              </w:rPr>
              <w:t>Update Management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39" w14:textId="77777777">
            <w:pPr>
              <w:pStyle w:val="Compact"/>
              <w:rPr>
                <w:i w:val="1"/>
                <w:iCs w:val="1"/>
                <w:strike w:val="1"/>
                <w:rPrChange w:author="Syed Ahmed" w:date="2026-09-16T14:36:46.888Z" w:id="2017302330"/>
              </w:rPr>
            </w:pPr>
            <w:r w:rsidRPr="4986D35A">
              <w:rPr>
                <w:i w:val="1"/>
                <w:iCs w:val="1"/>
                <w:strike w:val="1"/>
                <w:rPrChange w:author="Syed Ahmed" w:date="2026-09-16T14:36:46.888Z" w16du:dateUtc="2026-09-16T14:36:46.888Z" w:id="1760504861">
                  <w:rPr>
                    <w:i w:val="1"/>
                    <w:iCs w:val="1"/>
                  </w:rPr>
                </w:rPrChange>
              </w:rPr>
              <w:t>Not yet provided — How patching is scheduled and reported. Not on file in the evidence pack (searched per the Appendix B source-exhaustion note, 26-Aug-2026); requested from GEHA (Appendix B; register W3-UTIL).</w:t>
            </w:r>
          </w:p>
        </w:tc>
      </w:tr>
    </w:tbl>
    <w:p w:rsidR="001F702A" w:rsidP="4986D35A" w:rsidRDefault="00000000" w14:paraId="796FA83B" w14:textId="77777777">
      <w:pPr>
        <w:pStyle w:val="BodyText"/>
        <w:rPr>
          <w:b w:val="1"/>
          <w:bCs w:val="1"/>
          <w:strike w:val="1"/>
          <w:sz w:val="15"/>
          <w:szCs w:val="15"/>
          <w:rPrChange w:author="Syed Ahmed" w:date="2026-09-16T14:36:46.888Z" w:id="1424379082"/>
        </w:rPr>
      </w:pPr>
      <w:r w:rsidRPr="4986D35A">
        <w:rPr>
          <w:b w:val="1"/>
          <w:bCs w:val="1"/>
          <w:strike w:val="1"/>
          <w:sz w:val="15"/>
          <w:szCs w:val="15"/>
          <w:rPrChange w:author="Syed Ahmed" w:date="2026-09-16T14:36:46.888Z" w16du:dateUtc="2026-09-16T14:36:46.888Z" w:id="1205172394">
            <w:rPr>
              <w:b w:val="1"/>
              <w:bCs w:val="1"/>
              <w:sz w:val="15"/>
              <w:szCs w:val="15"/>
            </w:rPr>
          </w:rPrChange>
        </w:rPr>
        <w:t>Table 5.10 — Monitoring &amp; Operations</w:t>
      </w:r>
    </w:p>
    <w:p w:rsidR="001F702A" w:rsidRDefault="001F702A" w14:paraId="796FA83C" w14:textId="77777777">
      <w:pPr>
        <w:pStyle w:val="Compact"/>
      </w:pPr>
    </w:p>
    <w:p w:rsidR="001F702A" w:rsidRDefault="00000000" w14:paraId="796FA83D" w14:textId="77777777">
      <w:pPr>
        <w:pStyle w:val="Heading2"/>
      </w:pPr>
      <w:bookmarkStart w:name="cost-licensing" w:id="44"/>
      <w:bookmarkEnd w:id="43"/>
      <w:r>
        <w:t>5.11 Cost &amp; Licensing</w:t>
      </w:r>
    </w:p>
    <w:p w:rsidR="001F702A" w:rsidRDefault="00000000" w14:paraId="796FA83E" w14:textId="77777777">
      <w:pPr>
        <w:pStyle w:val="FirstParagraph"/>
      </w:pPr>
      <w:r>
        <w:rPr/>
        <w:t xml:space="preserve">The estimated run cost is recorded here together with the licensing position it depends on, because the two cannot be separated: hybrid benefit eligibility alone can move the figure substantially. The estimate names its date, its source tool and the assumptions behind it, so that it can be validated later rather than merely believed. Reservation and savings commitments are proposed but not made until the workload has run at steady state, since committing early locks in the over-provisioning the migration was meant to remove. Budgets, alert thresholds and chargeback tags </w:t>
      </w:r>
      <w:commentRangeStart w:id="1170938429"/>
      <w:r>
        <w:rPr/>
        <w:t>are</w:t>
      </w:r>
      <w:commentRangeEnd w:id="1170938429"/>
      <w:r>
        <w:rPr>
          <w:rStyle w:val="CommentReference"/>
        </w:rPr>
        <w:commentReference w:id="1170938429"/>
      </w:r>
      <w:r>
        <w:rPr/>
        <w:t xml:space="preserve"> defined so that cost lands with the owner who can act on it.</w:t>
      </w:r>
    </w:p>
    <w:p w:rsidR="001F702A" w:rsidRDefault="001F702A" w14:paraId="796FA83F" w14:textId="77777777">
      <w:pPr>
        <w:pStyle w:val="Compact"/>
      </w:pPr>
    </w:p>
    <w:tbl>
      <w:tblPr>
        <w:tblStyle w:val="Table"/>
        <w:tblW w:w="5000" w:type="pct"/>
        <w:tblLook w:val="0020" w:firstRow="1" w:lastRow="0" w:firstColumn="0" w:lastColumn="0" w:noHBand="0" w:noVBand="0"/>
      </w:tblPr>
      <w:tblGrid>
        <w:gridCol w:w="1648"/>
        <w:gridCol w:w="7828"/>
      </w:tblGrid>
      <w:tr w:rsidR="001F702A" w:rsidTr="001F702A" w14:paraId="796FA84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840" w14:textId="77777777">
            <w:pPr>
              <w:pStyle w:val="Compact"/>
            </w:pPr>
            <w:r>
              <w:rPr>
                <w:b/>
                <w:bCs/>
              </w:rPr>
              <w:t>Estimated Monthly Run Cost</w:t>
            </w:r>
          </w:p>
        </w:tc>
        <w:tc>
          <w:tcPr>
            <w:tcW w:w="0" w:type="auto"/>
          </w:tcPr>
          <w:p w:rsidR="001F702A" w:rsidRDefault="00000000" w14:paraId="796FA841" w14:textId="77777777">
            <w:pPr>
              <w:pStyle w:val="Compact"/>
            </w:pPr>
            <w:r>
              <w:rPr>
                <w:i/>
                <w:iCs/>
              </w:rPr>
              <w:t>Assessment estimate — IaaS on-demand $799, 1-year reserved $498, 3-year reserved $345.  (Source: Matilda Discovery Assessment Summary (Application TCO Right Sizing), as-of 08-Aug-2026)</w:t>
            </w:r>
          </w:p>
        </w:tc>
      </w:tr>
      <w:tr w:rsidR="001F702A" w14:paraId="796FA845" w14:textId="77777777">
        <w:tc>
          <w:tcPr>
            <w:tcW w:w="0" w:type="auto"/>
          </w:tcPr>
          <w:p w:rsidR="001F702A" w:rsidRDefault="00000000" w14:paraId="796FA843" w14:textId="77777777">
            <w:pPr>
              <w:pStyle w:val="Compact"/>
            </w:pPr>
            <w:r>
              <w:rPr>
                <w:b/>
                <w:bCs/>
              </w:rPr>
              <w:t>Cost Comparison</w:t>
            </w:r>
          </w:p>
        </w:tc>
        <w:tc>
          <w:tcPr>
            <w:tcW w:w="0" w:type="auto"/>
          </w:tcPr>
          <w:p w:rsidR="001F702A" w:rsidRDefault="00000000" w14:paraId="796FA844" w14:textId="77777777">
            <w:pPr>
              <w:pStyle w:val="Compact"/>
            </w:pPr>
            <w:r>
              <w:rPr>
                <w:i/>
                <w:iCs/>
              </w:rPr>
              <w:t>Not yet provided — Against the current on-premises cost, stating what is and is not included on each side. Not on file in the evidence pack (searched per the Appendix B source-exhaustion note, 26-Aug-2026); requested from GEHA (Appendix B; register W3-UTIL).</w:t>
            </w:r>
          </w:p>
        </w:tc>
      </w:tr>
      <w:tr w:rsidR="001F702A" w14:paraId="796FA848" w14:textId="77777777">
        <w:tc>
          <w:tcPr>
            <w:tcW w:w="0" w:type="auto"/>
          </w:tcPr>
          <w:p w:rsidR="001F702A" w:rsidRDefault="00000000" w14:paraId="796FA846" w14:textId="77777777">
            <w:pPr>
              <w:pStyle w:val="Compact"/>
            </w:pPr>
            <w:r>
              <w:rPr>
                <w:b/>
                <w:bCs/>
              </w:rPr>
              <w:t>Reservations / Savings Commitments</w:t>
            </w:r>
          </w:p>
        </w:tc>
        <w:tc>
          <w:tcPr>
            <w:tcW w:w="0" w:type="auto"/>
          </w:tcPr>
          <w:p w:rsidR="001F702A" w:rsidRDefault="00000000" w14:paraId="796FA847" w14:textId="77777777">
            <w:pPr>
              <w:pStyle w:val="Compact"/>
            </w:pPr>
            <w:r>
              <w:rPr>
                <w:i/>
                <w:iCs/>
              </w:rPr>
              <w:t>Not yet provided — Whether a commitment is proposed, its term, and who approves it. Do not commit before the workload has run at steady sta. Not on file in the evidence pack (searched per the Appendix B source-exhaustion note, 26-Aug-2026); requested from GEHA (Appendix B; register W3-UTIL).</w:t>
            </w:r>
          </w:p>
        </w:tc>
      </w:tr>
      <w:tr w:rsidR="001F702A" w14:paraId="796FA84B" w14:textId="77777777">
        <w:tc>
          <w:tcPr>
            <w:tcW w:w="0" w:type="auto"/>
          </w:tcPr>
          <w:p w:rsidR="001F702A" w:rsidRDefault="00000000" w14:paraId="796FA849" w14:textId="77777777">
            <w:pPr>
              <w:pStyle w:val="Compact"/>
            </w:pPr>
            <w:r>
              <w:rPr>
                <w:b/>
                <w:bCs/>
              </w:rPr>
              <w:t>Hybrid Benefit Applied</w:t>
            </w:r>
          </w:p>
        </w:tc>
        <w:tc>
          <w:tcPr>
            <w:tcW w:w="0" w:type="auto"/>
          </w:tcPr>
          <w:p w:rsidR="001F702A" w:rsidRDefault="00000000" w14:paraId="796FA84A" w14:textId="77777777">
            <w:pPr>
              <w:pStyle w:val="Compact"/>
            </w:pPr>
            <w:r>
              <w:t>☐ Yes ☐ No — Not yet provided — from the §4.1.2 licensing position. Not on file in the evidence pack (searched per the Appendix B source-exhaustion note, 26-Aug-2026); requested from GEHA (Appendix B; register W3-UTIL).</w:t>
            </w:r>
          </w:p>
        </w:tc>
      </w:tr>
      <w:tr w:rsidR="001F702A" w14:paraId="796FA84E" w14:textId="77777777">
        <w:tc>
          <w:tcPr>
            <w:tcW w:w="0" w:type="auto"/>
          </w:tcPr>
          <w:p w:rsidR="001F702A" w:rsidRDefault="00000000" w14:paraId="796FA84C" w14:textId="77777777">
            <w:pPr>
              <w:pStyle w:val="Compact"/>
            </w:pPr>
            <w:r>
              <w:rPr>
                <w:b/>
                <w:bCs/>
              </w:rPr>
              <w:t>Non-Production Cost Controls</w:t>
            </w:r>
          </w:p>
        </w:tc>
        <w:tc>
          <w:tcPr>
            <w:tcW w:w="0" w:type="auto"/>
          </w:tcPr>
          <w:p w:rsidR="001F702A" w:rsidRDefault="00000000" w14:paraId="796FA84D" w14:textId="77777777">
            <w:pPr>
              <w:pStyle w:val="Compact"/>
            </w:pPr>
            <w:r>
              <w:rPr>
                <w:i/>
                <w:iCs/>
              </w:rPr>
              <w:t>Not yet provided — Scheduling, smaller SKUs, or scale-down outside business hours. Not on file in the evidence pack (searched per the Appendix B source-exhaustion note, 26-Aug-2026); requested from GEHA (Appendix B; register W3-UTIL).</w:t>
            </w:r>
          </w:p>
        </w:tc>
      </w:tr>
      <w:tr w:rsidR="001F702A" w14:paraId="796FA851" w14:textId="77777777">
        <w:tc>
          <w:tcPr>
            <w:tcW w:w="0" w:type="auto"/>
          </w:tcPr>
          <w:p w:rsidR="001F702A" w:rsidRDefault="00000000" w14:paraId="796FA84F" w14:textId="77777777">
            <w:pPr>
              <w:pStyle w:val="Compact"/>
            </w:pPr>
            <w:r>
              <w:rPr>
                <w:b/>
                <w:bCs/>
              </w:rPr>
              <w:t>Budget &amp; Alerts</w:t>
            </w:r>
          </w:p>
        </w:tc>
        <w:tc>
          <w:tcPr>
            <w:tcW w:w="0" w:type="auto"/>
          </w:tcPr>
          <w:p w:rsidR="001F702A" w:rsidRDefault="00000000" w14:paraId="796FA850" w14:textId="77777777">
            <w:pPr>
              <w:pStyle w:val="Compact"/>
            </w:pPr>
            <w:r>
              <w:rPr>
                <w:i/>
                <w:iCs/>
              </w:rPr>
              <w:t>Not yet provided — Budget set, threshold alerts, and who receives them. Not on file in the evidence pack (searched per the Appendix B source-exhaustion note, 26-Aug-2026); requested from GEHA (Appendix B; register W3-UTIL).</w:t>
            </w:r>
          </w:p>
        </w:tc>
      </w:tr>
      <w:tr w:rsidR="001F702A" w14:paraId="796FA854" w14:textId="77777777">
        <w:tc>
          <w:tcPr>
            <w:tcW w:w="0" w:type="auto"/>
          </w:tcPr>
          <w:p w:rsidR="001F702A" w:rsidRDefault="00000000" w14:paraId="796FA852" w14:textId="77777777">
            <w:pPr>
              <w:pStyle w:val="Compact"/>
            </w:pPr>
            <w:r>
              <w:rPr>
                <w:b/>
                <w:bCs/>
              </w:rPr>
              <w:t>Chargeback / Showback Tags</w:t>
            </w:r>
          </w:p>
        </w:tc>
        <w:tc>
          <w:tcPr>
            <w:tcW w:w="0" w:type="auto"/>
          </w:tcPr>
          <w:p w:rsidR="001F702A" w:rsidRDefault="00000000" w14:paraId="796FA853" w14:textId="77777777">
            <w:pPr>
              <w:pStyle w:val="Compact"/>
            </w:pPr>
            <w:r>
              <w:rPr>
                <w:i/>
                <w:iCs/>
              </w:rPr>
              <w:t>Not yet provided — Tags that route this cost to the right owner, matching §5.2. Not on file in the evidence pack (searched per the Appendix B source-exhaustion note, 26-Aug-2026); requested from GEHA (Appendix B; register W3-UTIL).</w:t>
            </w:r>
          </w:p>
        </w:tc>
      </w:tr>
    </w:tbl>
    <w:p w:rsidR="001F702A" w:rsidRDefault="00000000" w14:paraId="796FA855" w14:textId="77777777">
      <w:pPr>
        <w:pStyle w:val="BodyText"/>
      </w:pPr>
      <w:r>
        <w:rPr>
          <w:b/>
          <w:bCs/>
          <w:sz w:val="15"/>
          <w:szCs w:val="15"/>
        </w:rPr>
        <w:t>Table 5.11 — Cost &amp; Licensing</w:t>
      </w:r>
    </w:p>
    <w:p w:rsidR="001F702A" w:rsidRDefault="001F702A" w14:paraId="796FA856" w14:textId="77777777">
      <w:pPr>
        <w:pStyle w:val="Compact"/>
      </w:pPr>
    </w:p>
    <w:p w:rsidR="001F702A" w:rsidP="4986D35A" w:rsidRDefault="00000000" w14:paraId="796FA857" w14:textId="77777777">
      <w:pPr>
        <w:pStyle w:val="Heading2"/>
        <w:rPr>
          <w:strike w:val="1"/>
          <w:rPrChange w:author="Syed Ahmed" w:date="2026-09-16T14:37:26.496Z" w:id="344448883"/>
        </w:rPr>
      </w:pPr>
      <w:bookmarkStart w:name="deployment-method-infrastructure-as-code" w:id="45"/>
      <w:bookmarkEnd w:id="44"/>
      <w:r w:rsidRPr="4986D35A">
        <w:rPr>
          <w:strike w:val="1"/>
          <w:rPrChange w:author="Syed Ahmed" w:date="2026-09-16T14:37:26.495Z" w16du:dateUtc="2026-09-16T14:37:26.495Z" w:id="990381890"/>
        </w:rPr>
        <w:t>5.12 Deployment Method &amp; Infrastructure as Code</w:t>
      </w:r>
    </w:p>
    <w:p w:rsidR="001F702A" w:rsidP="4986D35A" w:rsidRDefault="00000000" w14:paraId="796FA858" w14:textId="77777777">
      <w:pPr>
        <w:pStyle w:val="FirstParagraph"/>
        <w:rPr>
          <w:strike w:val="1"/>
          <w:rPrChange w:author="Syed Ahmed" w:date="2026-09-16T14:37:26.496Z" w:id="1299093121"/>
        </w:rPr>
      </w:pPr>
      <w:r w:rsidRPr="4986D35A">
        <w:rPr>
          <w:strike w:val="1"/>
          <w:rPrChange w:author="Syed Ahmed" w:date="2026-09-16T14:37:26.496Z" w16du:dateUtc="2026-09-16T14:37:26.496Z" w:id="659586096"/>
        </w:rPr>
        <w:t xml:space="preserve">How the target is deployed </w:t>
      </w:r>
      <w:r w:rsidRPr="4986D35A">
        <w:rPr>
          <w:strike w:val="1"/>
          <w:rPrChange w:author="Syed Ahmed" w:date="2026-09-16T14:37:26.496Z" w16du:dateUtc="2026-09-16T14:37:26.496Z" w:id="1227903087"/>
        </w:rPr>
        <w:t>determines</w:t>
      </w:r>
      <w:r w:rsidRPr="4986D35A">
        <w:rPr>
          <w:strike w:val="1"/>
          <w:rPrChange w:author="Syed Ahmed" w:date="2026-09-16T14:37:26.496Z" w16du:dateUtc="2026-09-16T14:37:26.496Z" w:id="1532903774"/>
        </w:rPr>
        <w:t xml:space="preserve"> how easily it can be rebuilt, </w:t>
      </w:r>
      <w:r w:rsidRPr="4986D35A">
        <w:rPr>
          <w:strike w:val="1"/>
          <w:rPrChange w:author="Syed Ahmed" w:date="2026-09-16T14:37:26.496Z" w16du:dateUtc="2026-09-16T14:37:26.496Z" w:id="1677577332"/>
        </w:rPr>
        <w:t>audited</w:t>
      </w:r>
      <w:r w:rsidRPr="4986D35A">
        <w:rPr>
          <w:strike w:val="1"/>
          <w:rPrChange w:author="Syed Ahmed" w:date="2026-09-16T14:37:26.496Z" w16du:dateUtc="2026-09-16T14:37:26.496Z" w:id="592019035"/>
        </w:rPr>
        <w:t xml:space="preserve"> and recovered, so the method is recorded as a decision rather than left implicit. Manual deployment is an acceptable answer provided the associated configuration-drift risk is </w:t>
      </w:r>
      <w:r w:rsidRPr="4986D35A">
        <w:rPr>
          <w:strike w:val="1"/>
          <w:rPrChange w:author="Syed Ahmed" w:date="2026-09-16T14:37:26.496Z" w16du:dateUtc="2026-09-16T14:37:26.496Z" w:id="961987729"/>
        </w:rPr>
        <w:t>stated</w:t>
      </w:r>
      <w:r w:rsidRPr="4986D35A">
        <w:rPr>
          <w:strike w:val="1"/>
          <w:rPrChange w:author="Syed Ahmed" w:date="2026-09-16T14:37:26.496Z" w16du:dateUtc="2026-09-16T14:37:26.496Z" w:id="1394459149"/>
        </w:rPr>
        <w:t xml:space="preserve"> and accepted. Where infrastructure as code is used, the repository, pipeline and approval path are named, along with where deployment state and secrets are held and who can reach them. Drift detection is specified so that manual change after deployment is visible rather than silently divergent from the documented design.</w:t>
      </w:r>
    </w:p>
    <w:p w:rsidR="001F702A" w:rsidP="4986D35A" w:rsidRDefault="001F702A" w14:paraId="796FA859" w14:textId="77777777">
      <w:pPr>
        <w:pStyle w:val="Compact"/>
        <w:rPr>
          <w:strike w:val="1"/>
          <w:rPrChange w:author="Syed Ahmed" w:date="2026-09-16T14:37:26.497Z" w:id="1641396141"/>
        </w:rPr>
      </w:pPr>
    </w:p>
    <w:tbl>
      <w:tblPr>
        <w:tblStyle w:val="Table"/>
        <w:tblW w:w="5000" w:type="pct"/>
        <w:tblLook w:val="0020" w:firstRow="1" w:lastRow="0" w:firstColumn="0" w:lastColumn="0" w:noHBand="0" w:noVBand="0"/>
      </w:tblPr>
      <w:tblGrid>
        <w:gridCol w:w="1450"/>
        <w:gridCol w:w="8026"/>
      </w:tblGrid>
      <w:tr w:rsidR="001F702A" w:rsidTr="4986D35A" w14:paraId="796FA85C"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5A" w14:textId="77777777">
            <w:pPr>
              <w:pStyle w:val="Compact"/>
              <w:rPr>
                <w:b w:val="1"/>
                <w:bCs w:val="1"/>
                <w:strike w:val="1"/>
                <w:rPrChange w:author="Syed Ahmed" w:date="2026-09-16T14:37:26.497Z" w:id="185763910"/>
              </w:rPr>
            </w:pPr>
            <w:r w:rsidRPr="4986D35A">
              <w:rPr>
                <w:b w:val="1"/>
                <w:bCs w:val="1"/>
                <w:strike w:val="1"/>
                <w:rPrChange w:author="Syed Ahmed" w:date="2026-09-16T14:37:26.497Z" w16du:dateUtc="2026-09-16T14:37:26.497Z" w:id="847479752">
                  <w:rPr>
                    <w:b w:val="1"/>
                    <w:bCs w:val="1"/>
                  </w:rPr>
                </w:rPrChange>
              </w:rPr>
              <w:t>Deployment Approach</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5B" w14:textId="77777777">
            <w:pPr>
              <w:pStyle w:val="Compact"/>
              <w:rPr>
                <w:strike w:val="1"/>
                <w:rPrChange w:author="Syed Ahmed" w:date="2026-09-16T14:37:26.497Z" w:id="1701344981"/>
              </w:rPr>
            </w:pPr>
            <w:r w:rsidRPr="4986D35A">
              <w:rPr>
                <w:strike w:val="1"/>
                <w:rPrChange w:author="Syed Ahmed" w:date="2026-09-16T14:37:26.497Z" w16du:dateUtc="2026-09-16T14:37:26.497Z" w:id="127543764"/>
              </w:rPr>
              <w:t>☐ Infrastructure as code ☐ Portal / manual ☐ Mixed — Not yet provided — if manual, state why and what the drift risk is. Not on file in the evidence pack (searched per the Appendix B source-exhaustion note, 26-Aug-2026); requested from GEHA (Appendix B; register W3-UTIL).</w:t>
            </w:r>
          </w:p>
        </w:tc>
      </w:tr>
      <w:tr w:rsidR="001F702A" w:rsidTr="4986D35A" w14:paraId="796FA85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5D" w14:textId="77777777">
            <w:pPr>
              <w:pStyle w:val="Compact"/>
              <w:rPr>
                <w:b w:val="1"/>
                <w:bCs w:val="1"/>
                <w:strike w:val="1"/>
                <w:rPrChange w:author="Syed Ahmed" w:date="2026-09-16T14:37:26.498Z" w:id="624094737"/>
              </w:rPr>
            </w:pPr>
            <w:r w:rsidRPr="4986D35A">
              <w:rPr>
                <w:b w:val="1"/>
                <w:bCs w:val="1"/>
                <w:strike w:val="1"/>
                <w:rPrChange w:author="Syed Ahmed" w:date="2026-09-16T14:37:26.498Z" w16du:dateUtc="2026-09-16T14:37:26.498Z" w:id="903250641">
                  <w:rPr>
                    <w:b w:val="1"/>
                    <w:bCs w:val="1"/>
                  </w:rPr>
                </w:rPrChange>
              </w:rPr>
              <w:t>Tooling &amp; Repository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5E" w14:textId="77777777">
            <w:pPr>
              <w:pStyle w:val="Compact"/>
              <w:rPr>
                <w:i w:val="1"/>
                <w:iCs w:val="1"/>
                <w:strike w:val="1"/>
                <w:rPrChange w:author="Syed Ahmed" w:date="2026-09-16T14:37:26.498Z" w:id="700330227"/>
              </w:rPr>
            </w:pPr>
            <w:r w:rsidRPr="4986D35A">
              <w:rPr>
                <w:i w:val="1"/>
                <w:iCs w:val="1"/>
                <w:strike w:val="1"/>
                <w:rPrChange w:author="Syed Ahmed" w:date="2026-09-16T14:37:26.498Z" w16du:dateUtc="2026-09-16T14:37:26.498Z" w:id="599745972">
                  <w:rPr>
                    <w:i w:val="1"/>
                    <w:iCs w:val="1"/>
                  </w:rPr>
                </w:rPrChange>
              </w:rPr>
              <w:t>Not yet provided — Language and repository location, with access. Not on file in the evidence pack (searched per the Appendix B source-exhaustion note, 26-Aug-2026); requested from GEHA (Appendix B; register W3-UTIL).</w:t>
            </w:r>
          </w:p>
        </w:tc>
      </w:tr>
      <w:tr w:rsidR="001F702A" w:rsidTr="4986D35A" w14:paraId="796FA86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60" w14:textId="77777777">
            <w:pPr>
              <w:pStyle w:val="Compact"/>
              <w:rPr>
                <w:b w:val="1"/>
                <w:bCs w:val="1"/>
                <w:strike w:val="1"/>
                <w:rPrChange w:author="Syed Ahmed" w:date="2026-09-16T14:37:26.499Z" w:id="1060919945"/>
              </w:rPr>
            </w:pPr>
            <w:r w:rsidRPr="4986D35A">
              <w:rPr>
                <w:b w:val="1"/>
                <w:bCs w:val="1"/>
                <w:strike w:val="1"/>
                <w:rPrChange w:author="Syed Ahmed" w:date="2026-09-16T14:37:26.498Z" w16du:dateUtc="2026-09-16T14:37:26.498Z" w:id="1572992664">
                  <w:rPr>
                    <w:b w:val="1"/>
                    <w:bCs w:val="1"/>
                  </w:rPr>
                </w:rPrChange>
              </w:rPr>
              <w:t>Pipeline &amp; Approvals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61" w14:textId="77777777">
            <w:pPr>
              <w:pStyle w:val="Compact"/>
              <w:rPr>
                <w:i w:val="1"/>
                <w:iCs w:val="1"/>
                <w:strike w:val="1"/>
                <w:rPrChange w:author="Syed Ahmed" w:date="2026-09-16T14:37:26.499Z" w:id="280796607"/>
              </w:rPr>
            </w:pPr>
            <w:r w:rsidRPr="4986D35A">
              <w:rPr>
                <w:i w:val="1"/>
                <w:iCs w:val="1"/>
                <w:strike w:val="1"/>
                <w:rPrChange w:author="Syed Ahmed" w:date="2026-09-16T14:37:26.499Z" w16du:dateUtc="2026-09-16T14:37:26.499Z" w:id="1035907846">
                  <w:rPr>
                    <w:i w:val="1"/>
                    <w:iCs w:val="1"/>
                  </w:rPr>
                </w:rPrChange>
              </w:rPr>
              <w:t>Not yet provided — How a change reaches production, and who approves. Not on file in the evidence pack (searched per the Appendix B source-exhaustion note, 26-Aug-2026); requested from GEHA (Appendix B; register W3-UTIL).</w:t>
            </w:r>
          </w:p>
        </w:tc>
      </w:tr>
      <w:tr w:rsidR="001F702A" w:rsidTr="4986D35A" w14:paraId="796FA86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63" w14:textId="77777777">
            <w:pPr>
              <w:pStyle w:val="Compact"/>
              <w:rPr>
                <w:b w:val="1"/>
                <w:bCs w:val="1"/>
                <w:strike w:val="1"/>
                <w:rPrChange w:author="Syed Ahmed" w:date="2026-09-16T14:37:26.499Z" w:id="50605084"/>
              </w:rPr>
            </w:pPr>
            <w:r w:rsidRPr="4986D35A">
              <w:rPr>
                <w:b w:val="1"/>
                <w:bCs w:val="1"/>
                <w:strike w:val="1"/>
                <w:rPrChange w:author="Syed Ahmed" w:date="2026-09-16T14:37:26.499Z" w16du:dateUtc="2026-09-16T14:37:26.499Z" w:id="350978272">
                  <w:rPr>
                    <w:b w:val="1"/>
                    <w:bCs w:val="1"/>
                  </w:rPr>
                </w:rPrChange>
              </w:rPr>
              <w:t>Environment Parity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64" w14:textId="77777777">
            <w:pPr>
              <w:pStyle w:val="Compact"/>
              <w:rPr>
                <w:i w:val="1"/>
                <w:iCs w:val="1"/>
                <w:strike w:val="1"/>
                <w:rPrChange w:author="Syed Ahmed" w:date="2026-09-16T14:37:26.5Z" w:id="465889920"/>
              </w:rPr>
            </w:pPr>
            <w:r w:rsidRPr="4986D35A">
              <w:rPr>
                <w:i w:val="1"/>
                <w:iCs w:val="1"/>
                <w:strike w:val="1"/>
                <w:rPrChange w:author="Syed Ahmed" w:date="2026-09-16T14:37:26.5Z" w16du:dateUtc="2026-09-16T14:37:26.5Z" w:id="1980662420">
                  <w:rPr>
                    <w:i w:val="1"/>
                    <w:iCs w:val="1"/>
                  </w:rPr>
                </w:rPrChange>
              </w:rPr>
              <w:t>Not yet provided — How non-production is kept representative of production, and where it deliberately differs. Not on file in the evidence pack (searched per the Appendix B source-exhaustion note, 26-Aug-2026); requested from GEHA (Appendix B; register W3-UTIL).</w:t>
            </w:r>
          </w:p>
        </w:tc>
      </w:tr>
      <w:tr w:rsidR="001F702A" w:rsidTr="4986D35A" w14:paraId="796FA86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66" w14:textId="77777777">
            <w:pPr>
              <w:pStyle w:val="Compact"/>
              <w:rPr>
                <w:b w:val="1"/>
                <w:bCs w:val="1"/>
                <w:strike w:val="1"/>
                <w:rPrChange w:author="Syed Ahmed" w:date="2026-09-16T14:37:26.501Z" w:id="689229509"/>
              </w:rPr>
            </w:pPr>
            <w:r w:rsidRPr="4986D35A">
              <w:rPr>
                <w:b w:val="1"/>
                <w:bCs w:val="1"/>
                <w:strike w:val="1"/>
                <w:rPrChange w:author="Syed Ahmed" w:date="2026-09-16T14:37:26.5Z" w16du:dateUtc="2026-09-16T14:37:26.5Z" w:id="987001201">
                  <w:rPr>
                    <w:b w:val="1"/>
                    <w:bCs w:val="1"/>
                  </w:rPr>
                </w:rPrChange>
              </w:rPr>
              <w:t>Configuration Drift Detection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67" w14:textId="77777777">
            <w:pPr>
              <w:pStyle w:val="Compact"/>
              <w:rPr>
                <w:i w:val="1"/>
                <w:iCs w:val="1"/>
                <w:strike w:val="1"/>
                <w:rPrChange w:author="Syed Ahmed" w:date="2026-09-16T14:37:26.501Z" w:id="73504307"/>
              </w:rPr>
            </w:pPr>
            <w:r w:rsidRPr="4986D35A">
              <w:rPr>
                <w:i w:val="1"/>
                <w:iCs w:val="1"/>
                <w:strike w:val="1"/>
                <w:rPrChange w:author="Syed Ahmed" w:date="2026-09-16T14:37:26.501Z" w16du:dateUtc="2026-09-16T14:37:26.501Z" w:id="105086954">
                  <w:rPr>
                    <w:i w:val="1"/>
                    <w:iCs w:val="1"/>
                  </w:rPr>
                </w:rPrChange>
              </w:rPr>
              <w:t xml:space="preserve">Not yet provided — What detects manual change after deployment, and who reviews </w:t>
            </w:r>
            <w:r w:rsidRPr="4986D35A">
              <w:rPr>
                <w:i w:val="1"/>
                <w:iCs w:val="1"/>
                <w:strike w:val="1"/>
                <w:rPrChange w:author="Syed Ahmed" w:date="2026-09-16T14:37:26.501Z" w16du:dateUtc="2026-09-16T14:37:26.501Z" w:id="687219462">
                  <w:rPr>
                    <w:i w:val="1"/>
                    <w:iCs w:val="1"/>
                  </w:rPr>
                </w:rPrChange>
              </w:rPr>
              <w:t>it.</w:t>
            </w:r>
            <w:r w:rsidRPr="4986D35A">
              <w:rPr>
                <w:i w:val="1"/>
                <w:iCs w:val="1"/>
                <w:strike w:val="1"/>
                <w:rPrChange w:author="Syed Ahmed" w:date="2026-09-16T14:37:26.501Z" w16du:dateUtc="2026-09-16T14:37:26.501Z" w:id="160412986">
                  <w:rPr>
                    <w:i w:val="1"/>
                    <w:iCs w:val="1"/>
                  </w:rPr>
                </w:rPrChange>
              </w:rPr>
              <w:t xml:space="preserve"> Not on file in the evidence pack (searched per the Appendix B source-exhaustion note, 26-Aug-2026); requested from GEHA (Appendix B; register W3-UTIL).</w:t>
            </w:r>
          </w:p>
        </w:tc>
      </w:tr>
      <w:tr w:rsidR="001F702A" w:rsidTr="4986D35A" w14:paraId="796FA86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69" w14:textId="77777777">
            <w:pPr>
              <w:pStyle w:val="Compact"/>
              <w:rPr>
                <w:b w:val="1"/>
                <w:bCs w:val="1"/>
                <w:strike w:val="1"/>
                <w:rPrChange w:author="Syed Ahmed" w:date="2026-09-16T14:37:26.502Z" w:id="1982526860"/>
              </w:rPr>
            </w:pPr>
            <w:r w:rsidRPr="4986D35A">
              <w:rPr>
                <w:b w:val="1"/>
                <w:bCs w:val="1"/>
                <w:strike w:val="1"/>
                <w:rPrChange w:author="Syed Ahmed" w:date="2026-09-16T14:37:26.501Z" w16du:dateUtc="2026-09-16T14:37:26.501Z" w:id="2145223579">
                  <w:rPr>
                    <w:b w:val="1"/>
                    <w:bCs w:val="1"/>
                  </w:rPr>
                </w:rPrChange>
              </w:rPr>
              <w:t>State &amp; Secret Handling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6A" w14:textId="77777777">
            <w:pPr>
              <w:pStyle w:val="Compact"/>
              <w:rPr>
                <w:i w:val="1"/>
                <w:iCs w:val="1"/>
                <w:strike w:val="1"/>
                <w:rPrChange w:author="Syed Ahmed" w:date="2026-09-16T14:37:26.502Z" w:id="995840688"/>
              </w:rPr>
            </w:pPr>
            <w:r w:rsidRPr="4986D35A">
              <w:rPr>
                <w:i w:val="1"/>
                <w:iCs w:val="1"/>
                <w:strike w:val="1"/>
                <w:rPrChange w:author="Syed Ahmed" w:date="2026-09-16T14:37:26.502Z" w16du:dateUtc="2026-09-16T14:37:26.502Z" w:id="1860055883">
                  <w:rPr>
                    <w:i w:val="1"/>
                    <w:iCs w:val="1"/>
                  </w:rPr>
                </w:rPrChange>
              </w:rPr>
              <w:t>Not yet provided — Where deployment state and secrets live, and who can reach them. Not on file in the evidence pack (searched per the Appendix B source-exhaustion note, 26-Aug-2026); requested from GEHA (Appendix B; register W3-UTIL).</w:t>
            </w:r>
          </w:p>
        </w:tc>
      </w:tr>
    </w:tbl>
    <w:p w:rsidR="001F702A" w:rsidP="4986D35A" w:rsidRDefault="00000000" w14:paraId="796FA86C" w14:textId="77777777">
      <w:pPr>
        <w:pStyle w:val="BodyText"/>
        <w:rPr>
          <w:b w:val="1"/>
          <w:bCs w:val="1"/>
          <w:strike w:val="1"/>
          <w:sz w:val="15"/>
          <w:szCs w:val="15"/>
          <w:rPrChange w:author="Syed Ahmed" w:date="2026-09-16T14:37:26.502Z" w:id="632841343"/>
        </w:rPr>
      </w:pPr>
      <w:r w:rsidRPr="4986D35A">
        <w:rPr>
          <w:b w:val="1"/>
          <w:bCs w:val="1"/>
          <w:strike w:val="1"/>
          <w:sz w:val="15"/>
          <w:szCs w:val="15"/>
          <w:rPrChange w:author="Syed Ahmed" w:date="2026-09-16T14:37:26.502Z" w16du:dateUtc="2026-09-16T14:37:26.502Z" w:id="1095467865">
            <w:rPr>
              <w:b w:val="1"/>
              <w:bCs w:val="1"/>
              <w:sz w:val="15"/>
              <w:szCs w:val="15"/>
            </w:rPr>
          </w:rPrChange>
        </w:rPr>
        <w:t>Table 5.12 — Deployment Method &amp; Infrastructure as Code</w:t>
      </w:r>
    </w:p>
    <w:p w:rsidR="001F702A" w:rsidP="4986D35A" w:rsidRDefault="001F702A" w14:paraId="796FA86D" w14:textId="77777777">
      <w:pPr>
        <w:pStyle w:val="Compact"/>
        <w:rPr>
          <w:strike w:val="1"/>
          <w:rPrChange w:author="Syed Ahmed" w:date="2026-09-16T14:37:26.503Z" w:id="952673071"/>
        </w:rPr>
      </w:pPr>
    </w:p>
    <w:p w:rsidR="001F702A" w:rsidP="4986D35A" w:rsidRDefault="00000000" w14:paraId="796FA86E" w14:textId="77777777">
      <w:pPr>
        <w:pStyle w:val="Heading2"/>
        <w:rPr>
          <w:strike w:val="1"/>
          <w:rPrChange w:author="Syed Ahmed" w:date="2026-09-16T14:37:26.503Z" w:id="1097553070"/>
        </w:rPr>
      </w:pPr>
      <w:bookmarkStart w:name="hardcoded-values-configuration-changes" w:id="46"/>
      <w:bookmarkEnd w:id="45"/>
      <w:r w:rsidRPr="4986D35A">
        <w:rPr>
          <w:strike w:val="1"/>
          <w:rPrChange w:author="Syed Ahmed" w:date="2026-09-16T14:37:26.503Z" w16du:dateUtc="2026-09-16T14:37:26.503Z" w:id="2025456211"/>
        </w:rPr>
        <w:t>5.13 Hardcoded Values &amp; Configuration Changes</w:t>
      </w:r>
    </w:p>
    <w:p w:rsidR="001F702A" w:rsidP="4986D35A" w:rsidRDefault="00000000" w14:paraId="796FA86F" w14:textId="77777777">
      <w:pPr>
        <w:pStyle w:val="FirstParagraph"/>
        <w:rPr>
          <w:strike w:val="1"/>
          <w:rPrChange w:author="Syed Ahmed" w:date="2026-09-16T14:37:26.503Z" w:id="575013816"/>
        </w:rPr>
      </w:pPr>
      <w:r w:rsidRPr="4986D35A">
        <w:rPr>
          <w:strike w:val="1"/>
          <w:rPrChange w:author="Syed Ahmed" w:date="2026-09-16T14:37:26.503Z" w16du:dateUtc="2026-09-16T14:37:26.503Z" w:id="2075025360"/>
        </w:rPr>
        <w:t xml:space="preserve">Hardcoded values are the most frequent cause of an application that has migrated successfully in every technical sense and still does not work. Connection strings, hostnames, IP addresses, URLs, file paths, certificate references, mail relays, license </w:t>
      </w:r>
      <w:r w:rsidRPr="4986D35A">
        <w:rPr>
          <w:strike w:val="1"/>
          <w:rPrChange w:author="Syed Ahmed" w:date="2026-09-16T14:37:26.503Z" w16du:dateUtc="2026-09-16T14:37:26.503Z" w:id="735587627"/>
        </w:rPr>
        <w:t>servers</w:t>
      </w:r>
      <w:r w:rsidRPr="4986D35A">
        <w:rPr>
          <w:strike w:val="1"/>
          <w:rPrChange w:author="Syed Ahmed" w:date="2026-09-16T14:37:26.503Z" w16du:dateUtc="2026-09-16T14:37:26.503Z" w:id="1272067048"/>
        </w:rPr>
        <w:t xml:space="preserve"> and service accounts are </w:t>
      </w:r>
      <w:r w:rsidRPr="4986D35A">
        <w:rPr>
          <w:strike w:val="1"/>
          <w:rPrChange w:author="Syed Ahmed" w:date="2026-09-16T14:37:26.503Z" w16du:dateUtc="2026-09-16T14:37:26.503Z" w:id="984045340"/>
        </w:rPr>
        <w:t>identified</w:t>
      </w:r>
      <w:r w:rsidRPr="4986D35A">
        <w:rPr>
          <w:strike w:val="1"/>
          <w:rPrChange w:author="Syed Ahmed" w:date="2026-09-16T14:37:26.503Z" w16du:dateUtc="2026-09-16T14:37:26.503Z" w:id="292753210"/>
        </w:rPr>
        <w:t xml:space="preserve"> from configuration files and source code rather than from recollection. Each entry records where the value lives, its current and target values, its owner, and whether it can be pre-staged before the outage window. Values that can be changed in advance are changed in advance, which shortens the window and reduces the number of decisions taken under time pressure.</w:t>
      </w:r>
    </w:p>
    <w:p w:rsidR="001F702A" w:rsidRDefault="001F702A" w14:paraId="796FA870" w14:textId="77777777">
      <w:pPr>
        <w:sectPr w:rsidR="001F702A">
          <w:headerReference w:type="default" r:id="rId36"/>
          <w:footerReference w:type="default" r:id="rId37"/>
          <w:pgSz w:w="12240" w:h="15840" w:orient="portrait"/>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5184"/>
        <w:gridCol w:w="4321"/>
        <w:gridCol w:w="909"/>
        <w:gridCol w:w="909"/>
        <w:gridCol w:w="909"/>
        <w:gridCol w:w="844"/>
      </w:tblGrid>
      <w:tr w:rsidR="001F702A" w:rsidTr="4986D35A" w14:paraId="796FA87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71" w14:textId="77777777">
            <w:pPr>
              <w:pStyle w:val="Compact"/>
              <w:rPr>
                <w:b w:val="1"/>
                <w:bCs w:val="1"/>
                <w:strike w:val="1"/>
                <w:rPrChange w:author="Syed Ahmed" w:date="2026-09-16T14:37:32.986Z" w:id="219724540"/>
              </w:rPr>
            </w:pPr>
            <w:r w:rsidRPr="4986D35A">
              <w:rPr>
                <w:b w:val="1"/>
                <w:bCs w:val="1"/>
                <w:strike w:val="1"/>
                <w:rPrChange w:author="Syed Ahmed" w:date="2026-09-16T14:37:32.985Z" w16du:dateUtc="2026-09-16T14:37:32.985Z" w:id="1254855251">
                  <w:rPr>
                    <w:b w:val="1"/>
                    <w:bCs w:val="1"/>
                  </w:rPr>
                </w:rPrChange>
              </w:rPr>
              <w:t>Change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72" w14:textId="77777777">
            <w:pPr>
              <w:pStyle w:val="Compact"/>
              <w:rPr>
                <w:b w:val="1"/>
                <w:bCs w:val="1"/>
                <w:strike w:val="1"/>
                <w:rPrChange w:author="Syed Ahmed" w:date="2026-09-16T14:37:32.986Z" w:id="1200307960"/>
              </w:rPr>
            </w:pPr>
            <w:r w:rsidRPr="4986D35A">
              <w:rPr>
                <w:b w:val="1"/>
                <w:bCs w:val="1"/>
                <w:strike w:val="1"/>
                <w:rPrChange w:author="Syed Ahmed" w:date="2026-09-16T14:37:32.986Z" w16du:dateUtc="2026-09-16T14:37:32.986Z" w:id="204212419">
                  <w:rPr>
                    <w:b w:val="1"/>
                    <w:bCs w:val="1"/>
                  </w:rPr>
                </w:rPrChange>
              </w:rPr>
              <w:t>Where It Lives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73" w14:textId="77777777">
            <w:pPr>
              <w:pStyle w:val="Compact"/>
              <w:rPr>
                <w:b w:val="1"/>
                <w:bCs w:val="1"/>
                <w:strike w:val="1"/>
                <w:rPrChange w:author="Syed Ahmed" w:date="2026-09-16T14:37:32.986Z" w:id="48138439"/>
              </w:rPr>
            </w:pPr>
            <w:r w:rsidRPr="4986D35A">
              <w:rPr>
                <w:b w:val="1"/>
                <w:bCs w:val="1"/>
                <w:strike w:val="1"/>
                <w:rPrChange w:author="Syed Ahmed" w:date="2026-09-16T14:37:32.986Z" w16du:dateUtc="2026-09-16T14:37:32.986Z" w:id="281280232">
                  <w:rPr>
                    <w:b w:val="1"/>
                    <w:bCs w:val="1"/>
                  </w:rPr>
                </w:rPrChange>
              </w:rPr>
              <w:t>Current Value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74" w14:textId="77777777">
            <w:pPr>
              <w:pStyle w:val="Compact"/>
              <w:rPr>
                <w:b w:val="1"/>
                <w:bCs w:val="1"/>
                <w:strike w:val="1"/>
                <w:rPrChange w:author="Syed Ahmed" w:date="2026-09-16T14:37:32.987Z" w:id="1611201364"/>
              </w:rPr>
            </w:pPr>
            <w:r w:rsidRPr="4986D35A">
              <w:rPr>
                <w:b w:val="1"/>
                <w:bCs w:val="1"/>
                <w:strike w:val="1"/>
                <w:rPrChange w:author="Syed Ahmed" w:date="2026-09-16T14:37:32.987Z" w16du:dateUtc="2026-09-16T14:37:32.987Z" w:id="1663859935">
                  <w:rPr>
                    <w:b w:val="1"/>
                    <w:bCs w:val="1"/>
                  </w:rPr>
                </w:rPrChange>
              </w:rPr>
              <w:t>Target Value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75" w14:textId="77777777">
            <w:pPr>
              <w:pStyle w:val="Compact"/>
              <w:rPr>
                <w:b w:val="1"/>
                <w:bCs w:val="1"/>
                <w:strike w:val="1"/>
                <w:rPrChange w:author="Syed Ahmed" w:date="2026-09-16T14:37:32.987Z" w:id="668079726"/>
              </w:rPr>
            </w:pPr>
            <w:r w:rsidRPr="4986D35A">
              <w:rPr>
                <w:b w:val="1"/>
                <w:bCs w:val="1"/>
                <w:strike w:val="1"/>
                <w:rPrChange w:author="Syed Ahmed" w:date="2026-09-16T14:37:32.987Z" w16du:dateUtc="2026-09-16T14:37:32.987Z" w:id="160481702">
                  <w:rPr>
                    <w:b w:val="1"/>
                    <w:bCs w:val="1"/>
                  </w:rPr>
                </w:rPrChange>
              </w:rPr>
              <w:t>Owner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76" w14:textId="77777777">
            <w:pPr>
              <w:pStyle w:val="Compact"/>
              <w:rPr>
                <w:b w:val="1"/>
                <w:bCs w:val="1"/>
                <w:strike w:val="1"/>
                <w:rPrChange w:author="Syed Ahmed" w:date="2026-09-16T14:37:32.988Z" w:id="2081332439"/>
              </w:rPr>
            </w:pPr>
            <w:r w:rsidRPr="4986D35A">
              <w:rPr>
                <w:b w:val="1"/>
                <w:bCs w:val="1"/>
                <w:strike w:val="1"/>
                <w:rPrChange w:author="Syed Ahmed" w:date="2026-09-16T14:37:32.987Z" w16du:dateUtc="2026-09-16T14:37:32.987Z" w:id="634600136">
                  <w:rPr>
                    <w:b w:val="1"/>
                    <w:bCs w:val="1"/>
                  </w:rPr>
                </w:rPrChange>
              </w:rPr>
              <w:t>Pre-Stageable</w:t>
            </w:r>
          </w:p>
        </w:tc>
      </w:tr>
      <w:tr w:rsidR="001F702A" w:rsidTr="4986D35A" w14:paraId="796FA87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78" w14:textId="77777777">
            <w:pPr>
              <w:pStyle w:val="Compact"/>
              <w:rPr>
                <w:i w:val="1"/>
                <w:iCs w:val="1"/>
                <w:strike w:val="1"/>
                <w:rPrChange w:author="Syed Ahmed" w:date="2026-09-16T14:37:32.988Z" w:id="1286856697"/>
              </w:rPr>
            </w:pPr>
            <w:r w:rsidRPr="4986D35A">
              <w:rPr>
                <w:i w:val="1"/>
                <w:iCs w:val="1"/>
                <w:strike w:val="1"/>
                <w:rPrChange w:author="Syed Ahmed" w:date="2026-09-16T14:37:32.988Z" w16du:dateUtc="2026-09-16T14:37:32.988Z" w:id="1988666922">
                  <w:rPr>
                    <w:i w:val="1"/>
                    <w:iCs w:val="1"/>
                  </w:rPr>
                </w:rPrChange>
              </w:rPr>
              <w:t>Not yet provided — Connection string, hostname, IP, URL, file path, certificate reference, SMTP relay, license server, service account.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79" w14:textId="77777777">
            <w:pPr>
              <w:pStyle w:val="Compact"/>
              <w:rPr>
                <w:i w:val="1"/>
                <w:iCs w:val="1"/>
                <w:strike w:val="1"/>
                <w:rPrChange w:author="Syed Ahmed" w:date="2026-09-16T14:37:32.988Z" w:id="350751777"/>
              </w:rPr>
            </w:pPr>
            <w:r w:rsidRPr="4986D35A">
              <w:rPr>
                <w:i w:val="1"/>
                <w:iCs w:val="1"/>
                <w:strike w:val="1"/>
                <w:rPrChange w:author="Syed Ahmed" w:date="2026-09-16T14:37:32.988Z" w16du:dateUtc="2026-09-16T14:37:32.988Z" w:id="1126034644">
                  <w:rPr>
                    <w:i w:val="1"/>
                    <w:iCs w:val="1"/>
                  </w:rPr>
                </w:rPrChange>
              </w:rPr>
              <w:t>Not yet provided — File, registry key, database table, environment variable.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7A" w14:textId="77777777">
            <w:pPr>
              <w:pStyle w:val="Compact"/>
              <w:rPr>
                <w:i w:val="1"/>
                <w:iCs w:val="1"/>
                <w:strike w:val="1"/>
                <w:rPrChange w:author="Syed Ahmed" w:date="2026-09-16T14:37:32.989Z" w:id="1396759022"/>
              </w:rPr>
            </w:pPr>
            <w:r w:rsidRPr="4986D35A">
              <w:rPr>
                <w:i w:val="1"/>
                <w:iCs w:val="1"/>
                <w:strike w:val="1"/>
                <w:rPrChange w:author="Syed Ahmed" w:date="2026-09-16T14:37:32.989Z" w16du:dateUtc="2026-09-16T14:37:32.989Z" w:id="979266903">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7B" w14:textId="77777777">
            <w:pPr>
              <w:pStyle w:val="Compact"/>
              <w:rPr>
                <w:i w:val="1"/>
                <w:iCs w:val="1"/>
                <w:strike w:val="1"/>
                <w:rPrChange w:author="Syed Ahmed" w:date="2026-09-16T14:37:32.989Z" w:id="326455272"/>
              </w:rPr>
            </w:pPr>
            <w:r w:rsidRPr="4986D35A">
              <w:rPr>
                <w:i w:val="1"/>
                <w:iCs w:val="1"/>
                <w:strike w:val="1"/>
                <w:rPrChange w:author="Syed Ahmed" w:date="2026-09-16T14:37:32.989Z" w16du:dateUtc="2026-09-16T14:37:32.989Z" w:id="503187301">
                  <w:rPr>
                    <w:i w:val="1"/>
                    <w:iCs w:val="1"/>
                  </w:rPr>
                </w:rPrChange>
              </w:rPr>
              <w:t>To be provided by 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7C" w14:textId="77777777">
            <w:pPr>
              <w:pStyle w:val="Compact"/>
              <w:rPr>
                <w:i w:val="1"/>
                <w:iCs w:val="1"/>
                <w:strike w:val="1"/>
                <w:rPrChange w:author="Syed Ahmed" w:date="2026-09-16T14:37:32.99Z" w:id="1639887841"/>
              </w:rPr>
            </w:pPr>
            <w:r w:rsidRPr="4986D35A">
              <w:rPr>
                <w:i w:val="1"/>
                <w:iCs w:val="1"/>
                <w:strike w:val="1"/>
                <w:rPrChange w:author="Syed Ahmed" w:date="2026-09-16T14:37:32.99Z" w16du:dateUtc="2026-09-16T14:37:32.99Z" w:id="566061938">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7D" w14:textId="77777777">
            <w:pPr>
              <w:pStyle w:val="Compact"/>
              <w:rPr>
                <w:i w:val="1"/>
                <w:iCs w:val="1"/>
                <w:strike w:val="1"/>
                <w:rPrChange w:author="Syed Ahmed" w:date="2026-09-16T14:37:32.991Z" w:id="2011224292"/>
              </w:rPr>
            </w:pPr>
            <w:r w:rsidRPr="4986D35A">
              <w:rPr>
                <w:strike w:val="1"/>
                <w:rPrChange w:author="Syed Ahmed" w:date="2026-09-16T14:37:32.99Z" w16du:dateUtc="2026-09-16T14:37:32.99Z" w:id="1725795199"/>
              </w:rPr>
              <w:t xml:space="preserve">☐ </w:t>
            </w:r>
            <w:r w:rsidRPr="4986D35A">
              <w:rPr>
                <w:i w:val="1"/>
                <w:iCs w:val="1"/>
                <w:strike w:val="1"/>
                <w:rPrChange w:author="Syed Ahmed" w:date="2026-09-16T14:37:32.99Z" w16du:dateUtc="2026-09-16T14:37:32.99Z" w:id="1129362326">
                  <w:rPr>
                    <w:i w:val="1"/>
                    <w:iCs w:val="1"/>
                  </w:rPr>
                </w:rPrChange>
              </w:rPr>
              <w:t>Yes</w:t>
            </w:r>
            <w:r w:rsidRPr="4986D35A">
              <w:rPr>
                <w:strike w:val="1"/>
                <w:rPrChange w:author="Syed Ahmed" w:date="2026-09-16T14:37:32.991Z" w16du:dateUtc="2026-09-16T14:37:32.991Z" w:id="1063276050"/>
              </w:rPr>
              <w:t xml:space="preserve"> ☐ </w:t>
            </w:r>
            <w:r w:rsidRPr="4986D35A">
              <w:rPr>
                <w:i w:val="1"/>
                <w:iCs w:val="1"/>
                <w:strike w:val="1"/>
                <w:rPrChange w:author="Syed Ahmed" w:date="2026-09-16T14:37:32.991Z" w16du:dateUtc="2026-09-16T14:37:32.991Z" w:id="799941966">
                  <w:rPr>
                    <w:i w:val="1"/>
                    <w:iCs w:val="1"/>
                  </w:rPr>
                </w:rPrChange>
              </w:rPr>
              <w:t>No</w:t>
            </w:r>
          </w:p>
        </w:tc>
      </w:tr>
    </w:tbl>
    <w:p w:rsidR="001F702A" w:rsidP="4986D35A" w:rsidRDefault="00000000" w14:paraId="796FA87F" w14:textId="77777777">
      <w:pPr>
        <w:pStyle w:val="BodyText"/>
        <w:rPr>
          <w:b w:val="1"/>
          <w:bCs w:val="1"/>
          <w:strike w:val="1"/>
          <w:sz w:val="15"/>
          <w:szCs w:val="15"/>
          <w:rPrChange w:author="Syed Ahmed" w:date="2026-09-16T14:37:32.992Z" w:id="1949557061"/>
        </w:rPr>
      </w:pPr>
      <w:r w:rsidRPr="4986D35A">
        <w:rPr>
          <w:b w:val="1"/>
          <w:bCs w:val="1"/>
          <w:strike w:val="1"/>
          <w:sz w:val="15"/>
          <w:szCs w:val="15"/>
          <w:rPrChange w:author="Syed Ahmed" w:date="2026-09-16T14:37:32.992Z" w16du:dateUtc="2026-09-16T14:37:32.992Z" w:id="10849698">
            <w:rPr>
              <w:b w:val="1"/>
              <w:bCs w:val="1"/>
              <w:sz w:val="15"/>
              <w:szCs w:val="15"/>
            </w:rPr>
          </w:rPrChange>
        </w:rPr>
        <w:t>Table 5.13 — Hardcoded Values &amp; Configuration Changes</w:t>
      </w:r>
    </w:p>
    <w:p w:rsidR="001F702A" w:rsidRDefault="001F702A" w14:paraId="796FA880" w14:textId="77777777">
      <w:pPr>
        <w:sectPr w:rsidR="001F702A">
          <w:headerReference w:type="default" r:id="rId38"/>
          <w:footerReference w:type="default" r:id="rId39"/>
          <w:pgSz w:w="15840" w:h="12240" w:orient="landscape"/>
          <w:pgMar w:top="1440" w:right="1440" w:bottom="1440" w:left="1440" w:header="720" w:footer="620" w:gutter="0"/>
          <w:cols w:space="720"/>
        </w:sectPr>
      </w:pPr>
    </w:p>
    <w:p w:rsidR="001F702A" w:rsidP="4986D35A" w:rsidRDefault="00000000" w14:paraId="796FA881" w14:textId="77777777">
      <w:pPr>
        <w:pStyle w:val="Heading2"/>
        <w:rPr>
          <w:strike w:val="1"/>
          <w:rPrChange w:author="Syed Ahmed" w:date="2026-09-16T14:37:43.502Z" w:id="1234016201"/>
        </w:rPr>
      </w:pPr>
      <w:bookmarkStart w:name="well-architected-review-record" w:id="47"/>
      <w:bookmarkEnd w:id="46"/>
      <w:r w:rsidRPr="4986D35A">
        <w:rPr>
          <w:strike w:val="1"/>
          <w:rPrChange w:author="Syed Ahmed" w:date="2026-09-16T14:37:43.502Z" w16du:dateUtc="2026-09-16T14:37:43.502Z" w:id="2047603310"/>
        </w:rPr>
        <w:t>5.14 Well-Architected Review Record</w:t>
      </w:r>
    </w:p>
    <w:p w:rsidR="001F702A" w:rsidP="4986D35A" w:rsidRDefault="00000000" w14:paraId="796FA882" w14:textId="77777777">
      <w:pPr>
        <w:pStyle w:val="FirstParagraph"/>
        <w:rPr>
          <w:strike w:val="1"/>
          <w:rPrChange w:author="Syed Ahmed" w:date="2026-09-16T14:37:43.503Z" w:id="1397935935"/>
        </w:rPr>
      </w:pPr>
      <w:r w:rsidRPr="4986D35A">
        <w:rPr>
          <w:strike w:val="1"/>
          <w:rPrChange w:author="Syed Ahmed" w:date="2026-09-16T14:37:43.502Z" w16du:dateUtc="2026-09-16T14:37:43.502Z" w:id="1168839102"/>
        </w:rPr>
        <w:t xml:space="preserve">Design decisions are recorded here against each Well-Architected pillar together with the trade-off accepted in making them, so that the reasoning </w:t>
      </w:r>
      <w:r w:rsidRPr="4986D35A">
        <w:rPr>
          <w:strike w:val="1"/>
          <w:rPrChange w:author="Syed Ahmed" w:date="2026-09-16T14:37:43.502Z" w16du:dateUtc="2026-09-16T14:37:43.502Z" w:id="718164002"/>
        </w:rPr>
        <w:t>remains</w:t>
      </w:r>
      <w:r w:rsidRPr="4986D35A">
        <w:rPr>
          <w:strike w:val="1"/>
          <w:rPrChange w:author="Syed Ahmed" w:date="2026-09-16T14:37:43.502Z" w16du:dateUtc="2026-09-16T14:37:43.502Z" w:id="1774120097"/>
        </w:rPr>
        <w:t xml:space="preserve"> visible to whoever inherits the design. Reliability, security, cost, operational </w:t>
      </w:r>
      <w:r w:rsidRPr="4986D35A">
        <w:rPr>
          <w:strike w:val="1"/>
          <w:rPrChange w:author="Syed Ahmed" w:date="2026-09-16T14:37:43.502Z" w16du:dateUtc="2026-09-16T14:37:43.502Z" w:id="1192033609"/>
        </w:rPr>
        <w:t>excellence</w:t>
      </w:r>
      <w:r w:rsidRPr="4986D35A">
        <w:rPr>
          <w:strike w:val="1"/>
          <w:rPrChange w:author="Syed Ahmed" w:date="2026-09-16T14:37:43.502Z" w16du:dateUtc="2026-09-16T14:37:43.502Z" w:id="313883630"/>
        </w:rPr>
        <w:t xml:space="preserve"> and performance are each addressed, and a trade-off accepted for cost or schedule is </w:t>
      </w:r>
      <w:r w:rsidRPr="4986D35A">
        <w:rPr>
          <w:strike w:val="1"/>
          <w:rPrChange w:author="Syed Ahmed" w:date="2026-09-16T14:37:43.502Z" w16du:dateUtc="2026-09-16T14:37:43.502Z" w:id="132348352"/>
        </w:rPr>
        <w:t>stated</w:t>
      </w:r>
      <w:r w:rsidRPr="4986D35A">
        <w:rPr>
          <w:strike w:val="1"/>
          <w:rPrChange w:author="Syed Ahmed" w:date="2026-09-16T14:37:43.502Z" w16du:dateUtc="2026-09-16T14:37:43.502Z" w:id="1130368565"/>
        </w:rPr>
        <w:t xml:space="preserve"> plainly rather than presented as a neutral choice. Each acceptance carries a named individual and a date. </w:t>
      </w:r>
      <w:r w:rsidRPr="4986D35A">
        <w:rPr>
          <w:strike w:val="1"/>
          <w:rPrChange w:author="Syed Ahmed" w:date="2026-09-16T14:37:43.502Z" w16du:dateUtc="2026-09-16T14:37:43.502Z" w:id="1325767247"/>
        </w:rPr>
        <w:t>This record is what allows a future reviewer to distinguish a considered compromise from an oversight.</w:t>
      </w:r>
    </w:p>
    <w:p w:rsidR="001F702A" w:rsidP="4986D35A" w:rsidRDefault="001F702A" w14:paraId="796FA883" w14:textId="77777777">
      <w:pPr>
        <w:pStyle w:val="Compact"/>
        <w:rPr>
          <w:strike w:val="1"/>
          <w:rPrChange w:author="Syed Ahmed" w:date="2026-09-16T14:37:43.503Z" w:id="914439248"/>
        </w:rPr>
      </w:pPr>
    </w:p>
    <w:tbl>
      <w:tblPr>
        <w:tblStyle w:val="Table"/>
        <w:tblW w:w="5000" w:type="pct"/>
        <w:tblLook w:val="0020" w:firstRow="1" w:lastRow="0" w:firstColumn="0" w:lastColumn="0" w:noHBand="0" w:noVBand="0"/>
      </w:tblPr>
      <w:tblGrid>
        <w:gridCol w:w="1196"/>
        <w:gridCol w:w="6184"/>
        <w:gridCol w:w="1003"/>
        <w:gridCol w:w="1093"/>
      </w:tblGrid>
      <w:tr w:rsidR="001F702A" w:rsidTr="4986D35A" w14:paraId="796FA888"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84" w14:textId="77777777">
            <w:pPr>
              <w:pStyle w:val="Compact"/>
              <w:rPr>
                <w:b w:val="1"/>
                <w:bCs w:val="1"/>
                <w:strike w:val="1"/>
                <w:rPrChange w:author="Syed Ahmed" w:date="2026-09-16T14:37:43.503Z" w:id="813779674"/>
              </w:rPr>
            </w:pPr>
            <w:r w:rsidRPr="4986D35A">
              <w:rPr>
                <w:b w:val="1"/>
                <w:bCs w:val="1"/>
                <w:strike w:val="1"/>
                <w:rPrChange w:author="Syed Ahmed" w:date="2026-09-16T14:37:43.503Z" w16du:dateUtc="2026-09-16T14:37:43.503Z" w:id="770802879">
                  <w:rPr>
                    <w:b w:val="1"/>
                    <w:bCs w:val="1"/>
                  </w:rPr>
                </w:rPrChange>
              </w:rPr>
              <w:t>Pillar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85" w14:textId="77777777">
            <w:pPr>
              <w:pStyle w:val="Compact"/>
              <w:rPr>
                <w:b w:val="1"/>
                <w:bCs w:val="1"/>
                <w:strike w:val="1"/>
                <w:rPrChange w:author="Syed Ahmed" w:date="2026-09-16T14:37:43.504Z" w:id="1460029253"/>
              </w:rPr>
            </w:pPr>
            <w:r w:rsidRPr="4986D35A">
              <w:rPr>
                <w:b w:val="1"/>
                <w:bCs w:val="1"/>
                <w:strike w:val="1"/>
                <w:rPrChange w:author="Syed Ahmed" w:date="2026-09-16T14:37:43.503Z" w16du:dateUtc="2026-09-16T14:37:43.503Z" w:id="616276905">
                  <w:rPr>
                    <w:b w:val="1"/>
                    <w:bCs w:val="1"/>
                  </w:rPr>
                </w:rPrChange>
              </w:rPr>
              <w:t>Key Decisions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86" w14:textId="77777777">
            <w:pPr>
              <w:pStyle w:val="Compact"/>
              <w:rPr>
                <w:b w:val="1"/>
                <w:bCs w:val="1"/>
                <w:strike w:val="1"/>
                <w:rPrChange w:author="Syed Ahmed" w:date="2026-09-16T14:37:43.504Z" w:id="2063997041"/>
              </w:rPr>
            </w:pPr>
            <w:r w:rsidRPr="4986D35A">
              <w:rPr>
                <w:b w:val="1"/>
                <w:bCs w:val="1"/>
                <w:strike w:val="1"/>
                <w:rPrChange w:author="Syed Ahmed" w:date="2026-09-16T14:37:43.504Z" w16du:dateUtc="2026-09-16T14:37:43.504Z" w:id="1932616168">
                  <w:rPr>
                    <w:b w:val="1"/>
                    <w:bCs w:val="1"/>
                  </w:rPr>
                </w:rPrChange>
              </w:rPr>
              <w:t>Trade-Off Accepted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87" w14:textId="77777777">
            <w:pPr>
              <w:pStyle w:val="Compact"/>
              <w:rPr>
                <w:b w:val="1"/>
                <w:bCs w:val="1"/>
                <w:strike w:val="1"/>
                <w:rPrChange w:author="Syed Ahmed" w:date="2026-09-16T14:37:43.504Z" w:id="705653835"/>
              </w:rPr>
            </w:pPr>
            <w:r w:rsidRPr="4986D35A">
              <w:rPr>
                <w:b w:val="1"/>
                <w:bCs w:val="1"/>
                <w:strike w:val="1"/>
                <w:rPrChange w:author="Syed Ahmed" w:date="2026-09-16T14:37:43.504Z" w16du:dateUtc="2026-09-16T14:37:43.504Z" w:id="603451784">
                  <w:rPr>
                    <w:b w:val="1"/>
                    <w:bCs w:val="1"/>
                  </w:rPr>
                </w:rPrChange>
              </w:rPr>
              <w:t>Accepted By</w:t>
            </w:r>
          </w:p>
        </w:tc>
      </w:tr>
      <w:tr w:rsidR="001F702A" w:rsidTr="4986D35A" w14:paraId="796FA88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89" w14:textId="77777777">
            <w:pPr>
              <w:pStyle w:val="Compact"/>
              <w:rPr>
                <w:i w:val="1"/>
                <w:iCs w:val="1"/>
                <w:strike w:val="1"/>
                <w:rPrChange w:author="Syed Ahmed" w:date="2026-09-16T14:37:43.505Z" w:id="145753219"/>
              </w:rPr>
            </w:pPr>
            <w:r w:rsidRPr="4986D35A">
              <w:rPr>
                <w:i w:val="1"/>
                <w:iCs w:val="1"/>
                <w:strike w:val="1"/>
                <w:rPrChange w:author="Syed Ahmed" w:date="2026-09-16T14:37:43.505Z" w16du:dateUtc="2026-09-16T14:37:43.505Z" w:id="2068942289">
                  <w:rPr>
                    <w:i w:val="1"/>
                    <w:iCs w:val="1"/>
                  </w:rPr>
                </w:rPrChange>
              </w:rPr>
              <w:t>Reliability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8A" w14:textId="77777777">
            <w:pPr>
              <w:pStyle w:val="Compact"/>
              <w:rPr>
                <w:i w:val="1"/>
                <w:iCs w:val="1"/>
                <w:strike w:val="1"/>
                <w:rPrChange w:author="Syed Ahmed" w:date="2026-09-16T14:37:43.505Z" w:id="1136001639"/>
              </w:rPr>
            </w:pPr>
            <w:r w:rsidRPr="4986D35A">
              <w:rPr>
                <w:i w:val="1"/>
                <w:iCs w:val="1"/>
                <w:strike w:val="1"/>
                <w:rPrChange w:author="Syed Ahmed" w:date="2026-09-16T14:37:43.505Z" w16du:dateUtc="2026-09-16T14:37:43.505Z" w:id="336039951">
                  <w:rPr>
                    <w:i w:val="1"/>
                    <w:iCs w:val="1"/>
                  </w:rPr>
                </w:rPrChange>
              </w:rPr>
              <w:t>Not yet provided — Availability design, redundancy, recovery.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1F702A" w14:paraId="796FA88B" w14:textId="77777777">
            <w:pPr>
              <w:pStyle w:val="Compact"/>
              <w:rPr>
                <w:strike w:val="1"/>
                <w:rPrChange w:author="Syed Ahmed" w:date="2026-09-16T14:37:43.505Z" w:id="1834914216"/>
              </w:rPr>
            </w:pP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8C" w14:textId="77777777">
            <w:pPr>
              <w:pStyle w:val="Compact"/>
              <w:rPr>
                <w:i w:val="1"/>
                <w:iCs w:val="1"/>
                <w:strike w:val="1"/>
                <w:rPrChange w:author="Syed Ahmed" w:date="2026-09-16T14:37:43.506Z" w:id="1079517191"/>
              </w:rPr>
            </w:pPr>
            <w:r w:rsidRPr="4986D35A">
              <w:rPr>
                <w:i w:val="1"/>
                <w:iCs w:val="1"/>
                <w:strike w:val="1"/>
                <w:rPrChange w:author="Syed Ahmed" w:date="2026-09-16T14:37:43.505Z" w16du:dateUtc="2026-09-16T14:37:43.505Z" w:id="1920625610">
                  <w:rPr>
                    <w:i w:val="1"/>
                    <w:iCs w:val="1"/>
                  </w:rPr>
                </w:rPrChange>
              </w:rPr>
              <w:t>To be provided by GEHA</w:t>
            </w:r>
          </w:p>
        </w:tc>
      </w:tr>
      <w:tr w:rsidR="001F702A" w:rsidTr="4986D35A" w14:paraId="796FA89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8E" w14:textId="77777777">
            <w:pPr>
              <w:pStyle w:val="Compact"/>
              <w:rPr>
                <w:i w:val="1"/>
                <w:iCs w:val="1"/>
                <w:strike w:val="1"/>
                <w:rPrChange w:author="Syed Ahmed" w:date="2026-09-16T14:37:43.506Z" w:id="435635651"/>
              </w:rPr>
            </w:pPr>
            <w:r w:rsidRPr="4986D35A">
              <w:rPr>
                <w:i w:val="1"/>
                <w:iCs w:val="1"/>
                <w:strike w:val="1"/>
                <w:rPrChange w:author="Syed Ahmed" w:date="2026-09-16T14:37:43.506Z" w16du:dateUtc="2026-09-16T14:37:43.506Z" w:id="772576287">
                  <w:rPr>
                    <w:i w:val="1"/>
                    <w:iCs w:val="1"/>
                  </w:rPr>
                </w:rPrChange>
              </w:rPr>
              <w:t>Security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8F" w14:textId="77777777">
            <w:pPr>
              <w:pStyle w:val="Compact"/>
              <w:rPr>
                <w:i w:val="1"/>
                <w:iCs w:val="1"/>
                <w:strike w:val="1"/>
                <w:rPrChange w:author="Syed Ahmed" w:date="2026-09-16T14:37:43.507Z" w:id="1422647366"/>
              </w:rPr>
            </w:pPr>
            <w:r w:rsidRPr="4986D35A">
              <w:rPr>
                <w:i w:val="1"/>
                <w:iCs w:val="1"/>
                <w:strike w:val="1"/>
                <w:rPrChange w:author="Syed Ahmed" w:date="2026-09-16T14:37:43.506Z" w16du:dateUtc="2026-09-16T14:37:43.506Z" w:id="1887897304">
                  <w:rPr>
                    <w:i w:val="1"/>
                    <w:iCs w:val="1"/>
                  </w:rPr>
                </w:rPrChange>
              </w:rPr>
              <w:t>Not yet provided — Identity, encryption, network isolation</w:t>
            </w:r>
            <w:r w:rsidRPr="4986D35A">
              <w:rPr>
                <w:i w:val="1"/>
                <w:iCs w:val="1"/>
                <w:strike w:val="1"/>
                <w:rPrChange w:author="Syed Ahmed" w:date="2026-09-16T14:37:43.506Z" w16du:dateUtc="2026-09-16T14:37:43.506Z" w:id="405501376">
                  <w:rPr>
                    <w:i w:val="1"/>
                    <w:iCs w:val="1"/>
                  </w:rPr>
                </w:rPrChange>
              </w:rPr>
              <w:t>, logging</w:t>
            </w:r>
            <w:r w:rsidRPr="4986D35A">
              <w:rPr>
                <w:i w:val="1"/>
                <w:iCs w:val="1"/>
                <w:strike w:val="1"/>
                <w:rPrChange w:author="Syed Ahmed" w:date="2026-09-16T14:37:43.506Z" w16du:dateUtc="2026-09-16T14:37:43.506Z" w:id="552205846">
                  <w:rPr>
                    <w:i w:val="1"/>
                    <w:iCs w:val="1"/>
                  </w:rPr>
                </w:rPrChange>
              </w:rPr>
              <w:t>.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90" w14:textId="77777777">
            <w:pPr>
              <w:pStyle w:val="Compact"/>
              <w:rPr>
                <w:i w:val="1"/>
                <w:iCs w:val="1"/>
                <w:strike w:val="1"/>
                <w:rPrChange w:author="Syed Ahmed" w:date="2026-09-16T14:37:43.507Z" w:id="1014195652"/>
              </w:rPr>
            </w:pPr>
            <w:r w:rsidRPr="4986D35A">
              <w:rPr>
                <w:i w:val="1"/>
                <w:iCs w:val="1"/>
                <w:strike w:val="1"/>
                <w:rPrChange w:author="Syed Ahmed" w:date="2026-09-16T14:37:43.507Z" w16du:dateUtc="2026-09-16T14:37:43.507Z" w:id="2110822469">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91" w14:textId="77777777">
            <w:pPr>
              <w:pStyle w:val="Compact"/>
              <w:rPr>
                <w:i w:val="1"/>
                <w:iCs w:val="1"/>
                <w:strike w:val="1"/>
                <w:rPrChange w:author="Syed Ahmed" w:date="2026-09-16T14:37:43.507Z" w:id="1686917005"/>
              </w:rPr>
            </w:pPr>
            <w:r w:rsidRPr="4986D35A">
              <w:rPr>
                <w:i w:val="1"/>
                <w:iCs w:val="1"/>
                <w:strike w:val="1"/>
                <w:rPrChange w:author="Syed Ahmed" w:date="2026-09-16T14:37:43.507Z" w16du:dateUtc="2026-09-16T14:37:43.507Z" w:id="168594501">
                  <w:rPr>
                    <w:i w:val="1"/>
                    <w:iCs w:val="1"/>
                  </w:rPr>
                </w:rPrChange>
              </w:rPr>
              <w:t>—</w:t>
            </w:r>
          </w:p>
        </w:tc>
      </w:tr>
      <w:tr w:rsidR="001F702A" w:rsidTr="4986D35A" w14:paraId="796FA89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93" w14:textId="77777777">
            <w:pPr>
              <w:pStyle w:val="Compact"/>
              <w:rPr>
                <w:i w:val="1"/>
                <w:iCs w:val="1"/>
                <w:strike w:val="1"/>
                <w:rPrChange w:author="Syed Ahmed" w:date="2026-09-16T14:37:43.508Z" w:id="1793187017"/>
              </w:rPr>
            </w:pPr>
            <w:r w:rsidRPr="4986D35A">
              <w:rPr>
                <w:i w:val="1"/>
                <w:iCs w:val="1"/>
                <w:strike w:val="1"/>
                <w:rPrChange w:author="Syed Ahmed" w:date="2026-09-16T14:37:43.508Z" w16du:dateUtc="2026-09-16T14:37:43.508Z" w:id="1221423875">
                  <w:rPr>
                    <w:i w:val="1"/>
                    <w:iCs w:val="1"/>
                  </w:rPr>
                </w:rPrChange>
              </w:rPr>
              <w:t>Cost Optimization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94" w14:textId="77777777">
            <w:pPr>
              <w:pStyle w:val="Compact"/>
              <w:rPr>
                <w:i w:val="1"/>
                <w:iCs w:val="1"/>
                <w:strike w:val="1"/>
                <w:rPrChange w:author="Syed Ahmed" w:date="2026-09-16T14:37:43.508Z" w:id="1417860555"/>
              </w:rPr>
            </w:pPr>
            <w:r w:rsidRPr="4986D35A">
              <w:rPr>
                <w:i w:val="1"/>
                <w:iCs w:val="1"/>
                <w:strike w:val="1"/>
                <w:rPrChange w:author="Syed Ahmed" w:date="2026-09-16T14:37:43.508Z" w16du:dateUtc="2026-09-16T14:37:43.508Z" w:id="2020455051">
                  <w:rPr>
                    <w:i w:val="1"/>
                    <w:iCs w:val="1"/>
                  </w:rPr>
                </w:rPrChange>
              </w:rPr>
              <w:t>Not yet provided — Sizing, licensing, commitments, scheduling.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95" w14:textId="77777777">
            <w:pPr>
              <w:pStyle w:val="Compact"/>
              <w:rPr>
                <w:i w:val="1"/>
                <w:iCs w:val="1"/>
                <w:strike w:val="1"/>
                <w:rPrChange w:author="Syed Ahmed" w:date="2026-09-16T14:37:43.509Z" w:id="1918343590"/>
              </w:rPr>
            </w:pPr>
            <w:r w:rsidRPr="4986D35A">
              <w:rPr>
                <w:i w:val="1"/>
                <w:iCs w:val="1"/>
                <w:strike w:val="1"/>
                <w:rPrChange w:author="Syed Ahmed" w:date="2026-09-16T14:37:43.509Z" w16du:dateUtc="2026-09-16T14:37:43.509Z" w:id="1685080058">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96" w14:textId="77777777">
            <w:pPr>
              <w:pStyle w:val="Compact"/>
              <w:rPr>
                <w:i w:val="1"/>
                <w:iCs w:val="1"/>
                <w:strike w:val="1"/>
                <w:rPrChange w:author="Syed Ahmed" w:date="2026-09-16T14:37:43.509Z" w:id="62086690"/>
              </w:rPr>
            </w:pPr>
            <w:r w:rsidRPr="4986D35A">
              <w:rPr>
                <w:i w:val="1"/>
                <w:iCs w:val="1"/>
                <w:strike w:val="1"/>
                <w:rPrChange w:author="Syed Ahmed" w:date="2026-09-16T14:37:43.509Z" w16du:dateUtc="2026-09-16T14:37:43.509Z" w:id="824943005">
                  <w:rPr>
                    <w:i w:val="1"/>
                    <w:iCs w:val="1"/>
                  </w:rPr>
                </w:rPrChange>
              </w:rPr>
              <w:t>—</w:t>
            </w:r>
          </w:p>
        </w:tc>
      </w:tr>
      <w:tr w:rsidR="001F702A" w:rsidTr="4986D35A" w14:paraId="796FA89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98" w14:textId="77777777">
            <w:pPr>
              <w:pStyle w:val="Compact"/>
              <w:rPr>
                <w:i w:val="1"/>
                <w:iCs w:val="1"/>
                <w:strike w:val="1"/>
                <w:rPrChange w:author="Syed Ahmed" w:date="2026-09-16T14:37:43.51Z" w:id="232798358"/>
              </w:rPr>
            </w:pPr>
            <w:r w:rsidRPr="4986D35A">
              <w:rPr>
                <w:i w:val="1"/>
                <w:iCs w:val="1"/>
                <w:strike w:val="1"/>
                <w:rPrChange w:author="Syed Ahmed" w:date="2026-09-16T14:37:43.51Z" w16du:dateUtc="2026-09-16T14:37:43.51Z" w:id="1326198980">
                  <w:rPr>
                    <w:i w:val="1"/>
                    <w:iCs w:val="1"/>
                  </w:rPr>
                </w:rPrChange>
              </w:rPr>
              <w:t>Operational Excellence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99" w14:textId="77777777">
            <w:pPr>
              <w:pStyle w:val="Compact"/>
              <w:rPr>
                <w:i w:val="1"/>
                <w:iCs w:val="1"/>
                <w:strike w:val="1"/>
                <w:rPrChange w:author="Syed Ahmed" w:date="2026-09-16T14:37:43.513Z" w:id="747163558"/>
              </w:rPr>
            </w:pPr>
            <w:r w:rsidRPr="4986D35A">
              <w:rPr>
                <w:i w:val="1"/>
                <w:iCs w:val="1"/>
                <w:strike w:val="1"/>
                <w:rPrChange w:author="Syed Ahmed" w:date="2026-09-16T14:37:43.512Z" w16du:dateUtc="2026-09-16T14:37:43.512Z" w:id="1703947422">
                  <w:rPr>
                    <w:i w:val="1"/>
                    <w:iCs w:val="1"/>
                  </w:rPr>
                </w:rPrChange>
              </w:rPr>
              <w:t>Not yet provided — Deployment, monitoring, patching</w:t>
            </w:r>
            <w:r w:rsidRPr="4986D35A">
              <w:rPr>
                <w:i w:val="1"/>
                <w:iCs w:val="1"/>
                <w:strike w:val="1"/>
                <w:rPrChange w:author="Syed Ahmed" w:date="2026-09-16T14:37:43.512Z" w16du:dateUtc="2026-09-16T14:37:43.512Z" w:id="923126591">
                  <w:rPr>
                    <w:i w:val="1"/>
                    <w:iCs w:val="1"/>
                  </w:rPr>
                </w:rPrChange>
              </w:rPr>
              <w:t>, runbooks</w:t>
            </w:r>
            <w:r w:rsidRPr="4986D35A">
              <w:rPr>
                <w:i w:val="1"/>
                <w:iCs w:val="1"/>
                <w:strike w:val="1"/>
                <w:rPrChange w:author="Syed Ahmed" w:date="2026-09-16T14:37:43.512Z" w16du:dateUtc="2026-09-16T14:37:43.512Z" w:id="1361079444">
                  <w:rPr>
                    <w:i w:val="1"/>
                    <w:iCs w:val="1"/>
                  </w:rPr>
                </w:rPrChange>
              </w:rPr>
              <w:t>.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9A" w14:textId="77777777">
            <w:pPr>
              <w:pStyle w:val="Compact"/>
              <w:rPr>
                <w:i w:val="1"/>
                <w:iCs w:val="1"/>
                <w:strike w:val="1"/>
                <w:rPrChange w:author="Syed Ahmed" w:date="2026-09-16T14:37:43.514Z" w:id="3352886"/>
              </w:rPr>
            </w:pPr>
            <w:r w:rsidRPr="4986D35A">
              <w:rPr>
                <w:i w:val="1"/>
                <w:iCs w:val="1"/>
                <w:strike w:val="1"/>
                <w:rPrChange w:author="Syed Ahmed" w:date="2026-09-16T14:37:43.514Z" w16du:dateUtc="2026-09-16T14:37:43.514Z" w:id="1636998208">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9B" w14:textId="77777777">
            <w:pPr>
              <w:pStyle w:val="Compact"/>
              <w:rPr>
                <w:i w:val="1"/>
                <w:iCs w:val="1"/>
                <w:strike w:val="1"/>
                <w:rPrChange w:author="Syed Ahmed" w:date="2026-09-16T14:37:43.514Z" w:id="611958487"/>
              </w:rPr>
            </w:pPr>
            <w:r w:rsidRPr="4986D35A">
              <w:rPr>
                <w:i w:val="1"/>
                <w:iCs w:val="1"/>
                <w:strike w:val="1"/>
                <w:rPrChange w:author="Syed Ahmed" w:date="2026-09-16T14:37:43.514Z" w16du:dateUtc="2026-09-16T14:37:43.514Z" w:id="1352912622">
                  <w:rPr>
                    <w:i w:val="1"/>
                    <w:iCs w:val="1"/>
                  </w:rPr>
                </w:rPrChange>
              </w:rPr>
              <w:t>—</w:t>
            </w:r>
          </w:p>
        </w:tc>
      </w:tr>
      <w:tr w:rsidR="001F702A" w:rsidTr="4986D35A" w14:paraId="796FA8A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9D" w14:textId="77777777">
            <w:pPr>
              <w:pStyle w:val="Compact"/>
              <w:rPr>
                <w:i w:val="1"/>
                <w:iCs w:val="1"/>
                <w:strike w:val="1"/>
                <w:rPrChange w:author="Syed Ahmed" w:date="2026-09-16T14:37:43.515Z" w:id="1799238560"/>
              </w:rPr>
            </w:pPr>
            <w:r w:rsidRPr="4986D35A">
              <w:rPr>
                <w:i w:val="1"/>
                <w:iCs w:val="1"/>
                <w:strike w:val="1"/>
                <w:rPrChange w:author="Syed Ahmed" w:date="2026-09-16T14:37:43.514Z" w16du:dateUtc="2026-09-16T14:37:43.514Z" w:id="49682341">
                  <w:rPr>
                    <w:i w:val="1"/>
                    <w:iCs w:val="1"/>
                  </w:rPr>
                </w:rPrChange>
              </w:rPr>
              <w:t>Performance Efficiency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9E" w14:textId="77777777">
            <w:pPr>
              <w:pStyle w:val="Compact"/>
              <w:rPr>
                <w:i w:val="1"/>
                <w:iCs w:val="1"/>
                <w:strike w:val="1"/>
                <w:rPrChange w:author="Syed Ahmed" w:date="2026-09-16T14:37:43.515Z" w:id="1778481559"/>
              </w:rPr>
            </w:pPr>
            <w:r w:rsidRPr="4986D35A">
              <w:rPr>
                <w:i w:val="1"/>
                <w:iCs w:val="1"/>
                <w:strike w:val="1"/>
                <w:rPrChange w:author="Syed Ahmed" w:date="2026-09-16T14:37:43.515Z" w16du:dateUtc="2026-09-16T14:37:43.515Z" w:id="1647868586">
                  <w:rPr>
                    <w:i w:val="1"/>
                    <w:iCs w:val="1"/>
                  </w:rPr>
                </w:rPrChange>
              </w:rPr>
              <w:t>Not yet provided — Sizing basis, scaling approach, latency.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9F" w14:textId="77777777">
            <w:pPr>
              <w:pStyle w:val="Compact"/>
              <w:rPr>
                <w:i w:val="1"/>
                <w:iCs w:val="1"/>
                <w:strike w:val="1"/>
                <w:rPrChange w:author="Syed Ahmed" w:date="2026-09-16T14:37:43.515Z" w:id="1840757817"/>
              </w:rPr>
            </w:pPr>
            <w:r w:rsidRPr="4986D35A">
              <w:rPr>
                <w:i w:val="1"/>
                <w:iCs w:val="1"/>
                <w:strike w:val="1"/>
                <w:rPrChange w:author="Syed Ahmed" w:date="2026-09-16T14:37:43.515Z" w16du:dateUtc="2026-09-16T14:37:43.515Z" w:id="42106395">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A0" w14:textId="77777777">
            <w:pPr>
              <w:pStyle w:val="Compact"/>
              <w:rPr>
                <w:i w:val="1"/>
                <w:iCs w:val="1"/>
                <w:strike w:val="1"/>
                <w:rPrChange w:author="Syed Ahmed" w:date="2026-09-16T14:37:43.516Z" w:id="1245717196"/>
              </w:rPr>
            </w:pPr>
            <w:r w:rsidRPr="4986D35A">
              <w:rPr>
                <w:i w:val="1"/>
                <w:iCs w:val="1"/>
                <w:strike w:val="1"/>
                <w:rPrChange w:author="Syed Ahmed" w:date="2026-09-16T14:37:43.516Z" w16du:dateUtc="2026-09-16T14:37:43.516Z" w:id="1216364844">
                  <w:rPr>
                    <w:i w:val="1"/>
                    <w:iCs w:val="1"/>
                  </w:rPr>
                </w:rPrChange>
              </w:rPr>
              <w:t>—</w:t>
            </w:r>
          </w:p>
        </w:tc>
      </w:tr>
    </w:tbl>
    <w:p w:rsidR="001F702A" w:rsidP="4986D35A" w:rsidRDefault="00000000" w14:paraId="796FA8A2" w14:textId="77777777">
      <w:pPr>
        <w:pStyle w:val="BodyText"/>
        <w:rPr>
          <w:b w:val="1"/>
          <w:bCs w:val="1"/>
          <w:strike w:val="1"/>
          <w:sz w:val="15"/>
          <w:szCs w:val="15"/>
          <w:rPrChange w:author="Syed Ahmed" w:date="2026-09-16T14:37:43.516Z" w:id="1724525623"/>
        </w:rPr>
      </w:pPr>
      <w:r w:rsidRPr="4986D35A">
        <w:rPr>
          <w:b w:val="1"/>
          <w:bCs w:val="1"/>
          <w:strike w:val="1"/>
          <w:sz w:val="15"/>
          <w:szCs w:val="15"/>
          <w:rPrChange w:author="Syed Ahmed" w:date="2026-09-16T14:37:43.516Z" w16du:dateUtc="2026-09-16T14:37:43.516Z" w:id="777516908">
            <w:rPr>
              <w:b w:val="1"/>
              <w:bCs w:val="1"/>
              <w:sz w:val="15"/>
              <w:szCs w:val="15"/>
            </w:rPr>
          </w:rPrChange>
        </w:rPr>
        <w:t>Table 5.14 — Well-Architected Review Record</w:t>
      </w:r>
    </w:p>
    <w:p w:rsidR="001F702A" w:rsidP="4986D35A" w:rsidRDefault="001F702A" w14:paraId="796FA8A3" w14:textId="77777777">
      <w:pPr>
        <w:pStyle w:val="Compact"/>
        <w:rPr>
          <w:strike w:val="1"/>
          <w:rPrChange w:author="Syed Ahmed" w:date="2026-09-16T14:37:43.516Z" w:id="395831024"/>
        </w:rPr>
      </w:pPr>
    </w:p>
    <w:p w:rsidR="001F702A" w:rsidP="4986D35A" w:rsidRDefault="00000000" w14:paraId="796FA8A4" w14:textId="77777777">
      <w:pPr>
        <w:pStyle w:val="Heading2"/>
        <w:rPr>
          <w:strike w:val="1"/>
          <w:rPrChange w:author="Syed Ahmed" w:date="2026-09-16T14:37:43.517Z" w:id="1866744824"/>
        </w:rPr>
      </w:pPr>
      <w:bookmarkStart w:name="scheduled-job-batch-orchestration" w:id="48"/>
      <w:bookmarkEnd w:id="47"/>
      <w:r w:rsidRPr="4986D35A">
        <w:rPr>
          <w:strike w:val="1"/>
          <w:rPrChange w:author="Syed Ahmed" w:date="2026-09-16T14:37:43.516Z" w16du:dateUtc="2026-09-16T14:37:43.516Z" w:id="1189335368"/>
        </w:rPr>
        <w:t>5.15 Scheduled Job &amp; Batch Orchestration</w:t>
      </w:r>
    </w:p>
    <w:p w:rsidR="001F702A" w:rsidP="4986D35A" w:rsidRDefault="00000000" w14:paraId="796FA8A5" w14:textId="77777777">
      <w:pPr>
        <w:pStyle w:val="FirstParagraph"/>
        <w:rPr>
          <w:strike w:val="1"/>
          <w:rPrChange w:author="Syed Ahmed" w:date="2026-09-16T14:37:43.517Z" w:id="1328111882"/>
        </w:rPr>
      </w:pPr>
      <w:r w:rsidRPr="4986D35A">
        <w:rPr>
          <w:strike w:val="1"/>
          <w:rPrChange w:author="Syed Ahmed" w:date="2026-09-16T14:37:43.517Z" w16du:dateUtc="2026-09-16T14:37:43.517Z" w:id="698391753"/>
        </w:rPr>
        <w:t xml:space="preserve">Scheduled jobs are </w:t>
      </w:r>
      <w:r w:rsidRPr="4986D35A">
        <w:rPr>
          <w:strike w:val="1"/>
          <w:rPrChange w:author="Syed Ahmed" w:date="2026-09-16T14:37:43.517Z" w16du:dateUtc="2026-09-16T14:37:43.517Z" w:id="441174302"/>
        </w:rPr>
        <w:t>frequently</w:t>
      </w:r>
      <w:r w:rsidRPr="4986D35A">
        <w:rPr>
          <w:strike w:val="1"/>
          <w:rPrChange w:author="Syed Ahmed" w:date="2026-09-16T14:37:43.517Z" w16du:dateUtc="2026-09-16T14:37:43.517Z" w:id="1107454522"/>
        </w:rPr>
        <w:t xml:space="preserve"> assumed to travel with the server, which is true only where the scheduler runs locally. Where an enterprise scheduler triggers the job, </w:t>
      </w:r>
      <w:r w:rsidRPr="4986D35A">
        <w:rPr>
          <w:strike w:val="1"/>
          <w:rPrChange w:author="Syed Ahmed" w:date="2026-09-16T14:37:43.517Z" w16du:dateUtc="2026-09-16T14:37:43.517Z" w:id="1485902646"/>
        </w:rPr>
        <w:t>every one</w:t>
      </w:r>
      <w:r w:rsidRPr="4986D35A">
        <w:rPr>
          <w:strike w:val="1"/>
          <w:rPrChange w:author="Syed Ahmed" w:date="2026-09-16T14:37:43.517Z" w16du:dateUtc="2026-09-16T14:37:43.517Z" w:id="1693673993"/>
        </w:rPr>
        <w:t xml:space="preserve"> requires its own endpoint change, credential and agent work carried out by the team that owns the scheduler, on their timetable. Each job recorded earlier resolves here to a target trigger, an owning team, an identity it runs as, and the date and time of its first execution after cutover together with the person confirming it succeeded. Time-zone differences between the source datacenter and the target region are </w:t>
      </w:r>
      <w:r w:rsidRPr="4986D35A">
        <w:rPr>
          <w:strike w:val="1"/>
          <w:rPrChange w:author="Syed Ahmed" w:date="2026-09-16T14:37:43.517Z" w16du:dateUtc="2026-09-16T14:37:43.517Z" w:id="120175666"/>
        </w:rPr>
        <w:t>checked, since</w:t>
      </w:r>
      <w:r w:rsidRPr="4986D35A">
        <w:rPr>
          <w:strike w:val="1"/>
          <w:rPrChange w:author="Syed Ahmed" w:date="2026-09-16T14:37:43.517Z" w16du:dateUtc="2026-09-16T14:37:43.517Z" w:id="1155320182"/>
        </w:rPr>
        <w:t xml:space="preserve"> a job scheduled for 02:00 local will not run at the same </w:t>
      </w:r>
      <w:r w:rsidRPr="4986D35A">
        <w:rPr>
          <w:strike w:val="1"/>
          <w:rPrChange w:author="Syed Ahmed" w:date="2026-09-16T14:37:43.517Z" w16du:dateUtc="2026-09-16T14:37:43.517Z" w:id="1259904893"/>
        </w:rPr>
        <w:t>hour</w:t>
      </w:r>
      <w:r w:rsidRPr="4986D35A">
        <w:rPr>
          <w:strike w:val="1"/>
          <w:rPrChange w:author="Syed Ahmed" w:date="2026-09-16T14:37:43.517Z" w16du:dateUtc="2026-09-16T14:37:43.517Z" w:id="701617648"/>
        </w:rPr>
        <w:t xml:space="preserve"> after the move.</w:t>
      </w:r>
    </w:p>
    <w:p w:rsidR="001F702A" w:rsidP="4986D35A" w:rsidRDefault="001F702A" w14:paraId="796FA8A6" w14:textId="77777777">
      <w:pPr>
        <w:pStyle w:val="Compact"/>
        <w:rPr>
          <w:strike w:val="1"/>
          <w:rPrChange w:author="Syed Ahmed" w:date="2026-09-16T14:37:43.517Z" w:id="2066647047"/>
        </w:rPr>
      </w:pPr>
    </w:p>
    <w:tbl>
      <w:tblPr>
        <w:tblStyle w:val="Table"/>
        <w:tblW w:w="5000" w:type="pct"/>
        <w:tblLook w:val="0020" w:firstRow="1" w:lastRow="0" w:firstColumn="0" w:lastColumn="0" w:noHBand="0" w:noVBand="0"/>
      </w:tblPr>
      <w:tblGrid>
        <w:gridCol w:w="738"/>
        <w:gridCol w:w="1922"/>
        <w:gridCol w:w="1842"/>
        <w:gridCol w:w="1798"/>
        <w:gridCol w:w="738"/>
        <w:gridCol w:w="1700"/>
        <w:gridCol w:w="738"/>
      </w:tblGrid>
      <w:tr w:rsidR="001F702A" w:rsidTr="4986D35A" w14:paraId="796FA8AE"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A7" w14:textId="77777777">
            <w:pPr>
              <w:pStyle w:val="Compact"/>
              <w:rPr>
                <w:b w:val="1"/>
                <w:bCs w:val="1"/>
                <w:strike w:val="1"/>
                <w:rPrChange w:author="Syed Ahmed" w:date="2026-09-16T14:37:43.518Z" w:id="1113851277"/>
              </w:rPr>
            </w:pPr>
            <w:r w:rsidRPr="4986D35A">
              <w:rPr>
                <w:b w:val="1"/>
                <w:bCs w:val="1"/>
                <w:strike w:val="1"/>
                <w:rPrChange w:author="Syed Ahmed" w:date="2026-09-16T14:37:43.517Z" w16du:dateUtc="2026-09-16T14:37:43.517Z" w:id="107339117">
                  <w:rPr>
                    <w:b w:val="1"/>
                    <w:bCs w:val="1"/>
                  </w:rPr>
                </w:rPrChange>
              </w:rPr>
              <w:t>Job / Batch</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A8" w14:textId="77777777">
            <w:pPr>
              <w:pStyle w:val="Compact"/>
              <w:rPr>
                <w:b w:val="1"/>
                <w:bCs w:val="1"/>
                <w:strike w:val="1"/>
                <w:rPrChange w:author="Syed Ahmed" w:date="2026-09-16T14:37:43.518Z" w:id="2146440796"/>
              </w:rPr>
            </w:pPr>
            <w:r w:rsidRPr="4986D35A">
              <w:rPr>
                <w:b w:val="1"/>
                <w:bCs w:val="1"/>
                <w:strike w:val="1"/>
                <w:rPrChange w:author="Syed Ahmed" w:date="2026-09-16T14:37:43.518Z" w16du:dateUtc="2026-09-16T14:37:43.518Z" w:id="783530748">
                  <w:rPr>
                    <w:b w:val="1"/>
                    <w:bCs w:val="1"/>
                  </w:rPr>
                </w:rPrChange>
              </w:rPr>
              <w:t>Trigger Today</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A9" w14:textId="77777777">
            <w:pPr>
              <w:pStyle w:val="Compact"/>
              <w:rPr>
                <w:b w:val="1"/>
                <w:bCs w:val="1"/>
                <w:strike w:val="1"/>
                <w:rPrChange w:author="Syed Ahmed" w:date="2026-09-16T14:37:43.518Z" w:id="1286693853"/>
              </w:rPr>
            </w:pPr>
            <w:r w:rsidRPr="4986D35A">
              <w:rPr>
                <w:b w:val="1"/>
                <w:bCs w:val="1"/>
                <w:strike w:val="1"/>
                <w:rPrChange w:author="Syed Ahmed" w:date="2026-09-16T14:37:43.518Z" w16du:dateUtc="2026-09-16T14:37:43.518Z" w:id="1234342583">
                  <w:rPr>
                    <w:b w:val="1"/>
                    <w:bCs w:val="1"/>
                  </w:rPr>
                </w:rPrChange>
              </w:rPr>
              <w:t>Target Trigger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AA" w14:textId="77777777">
            <w:pPr>
              <w:pStyle w:val="Compact"/>
              <w:rPr>
                <w:b w:val="1"/>
                <w:bCs w:val="1"/>
                <w:strike w:val="1"/>
                <w:rPrChange w:author="Syed Ahmed" w:date="2026-09-16T14:37:43.519Z" w:id="517851920"/>
              </w:rPr>
            </w:pPr>
            <w:r w:rsidRPr="4986D35A">
              <w:rPr>
                <w:b w:val="1"/>
                <w:bCs w:val="1"/>
                <w:strike w:val="1"/>
                <w:rPrChange w:author="Syed Ahmed" w:date="2026-09-16T14:37:43.518Z" w16du:dateUtc="2026-09-16T14:37:43.518Z" w:id="2011712398">
                  <w:rPr>
                    <w:b w:val="1"/>
                    <w:bCs w:val="1"/>
                  </w:rPr>
                </w:rPrChange>
              </w:rPr>
              <w:t>Change Required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AB" w14:textId="77777777">
            <w:pPr>
              <w:pStyle w:val="Compact"/>
              <w:rPr>
                <w:b w:val="1"/>
                <w:bCs w:val="1"/>
                <w:strike w:val="1"/>
                <w:rPrChange w:author="Syed Ahmed" w:date="2026-09-16T14:37:43.519Z" w:id="2017453419"/>
              </w:rPr>
            </w:pPr>
            <w:r w:rsidRPr="4986D35A">
              <w:rPr>
                <w:b w:val="1"/>
                <w:bCs w:val="1"/>
                <w:strike w:val="1"/>
                <w:rPrChange w:author="Syed Ahmed" w:date="2026-09-16T14:37:43.519Z" w16du:dateUtc="2026-09-16T14:37:43.519Z" w:id="1336814735">
                  <w:rPr>
                    <w:b w:val="1"/>
                    <w:bCs w:val="1"/>
                  </w:rPr>
                </w:rPrChange>
              </w:rPr>
              <w:t>Owning Team</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AC" w14:textId="77777777">
            <w:pPr>
              <w:pStyle w:val="Compact"/>
              <w:rPr>
                <w:b w:val="1"/>
                <w:bCs w:val="1"/>
                <w:strike w:val="1"/>
                <w:rPrChange w:author="Syed Ahmed" w:date="2026-09-16T14:37:43.519Z" w:id="987461868"/>
              </w:rPr>
            </w:pPr>
            <w:r w:rsidRPr="4986D35A">
              <w:rPr>
                <w:b w:val="1"/>
                <w:bCs w:val="1"/>
                <w:strike w:val="1"/>
                <w:rPrChange w:author="Syed Ahmed" w:date="2026-09-16T14:37:43.519Z" w16du:dateUtc="2026-09-16T14:37:43.519Z" w:id="209248742">
                  <w:rPr>
                    <w:b w:val="1"/>
                    <w:bCs w:val="1"/>
                  </w:rPr>
                </w:rPrChange>
              </w:rPr>
              <w:t>Runs As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AD" w14:textId="77777777">
            <w:pPr>
              <w:pStyle w:val="Compact"/>
              <w:rPr>
                <w:b w:val="1"/>
                <w:bCs w:val="1"/>
                <w:strike w:val="1"/>
                <w:rPrChange w:author="Syed Ahmed" w:date="2026-09-16T14:37:43.519Z" w:id="1327346944"/>
              </w:rPr>
            </w:pPr>
            <w:r w:rsidRPr="4986D35A">
              <w:rPr>
                <w:b w:val="1"/>
                <w:bCs w:val="1"/>
                <w:strike w:val="1"/>
                <w:rPrChange w:author="Syed Ahmed" w:date="2026-09-16T14:37:43.519Z" w16du:dateUtc="2026-09-16T14:37:43.519Z" w:id="1910871877">
                  <w:rPr>
                    <w:b w:val="1"/>
                    <w:bCs w:val="1"/>
                  </w:rPr>
                </w:rPrChange>
              </w:rPr>
              <w:t>First Run After Cutover</w:t>
            </w:r>
          </w:p>
        </w:tc>
      </w:tr>
      <w:tr w:rsidR="001F702A" w:rsidTr="4986D35A" w14:paraId="796FA8B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AF" w14:textId="77777777">
            <w:pPr>
              <w:pStyle w:val="Compact"/>
              <w:rPr>
                <w:i w:val="1"/>
                <w:iCs w:val="1"/>
                <w:strike w:val="1"/>
                <w:rPrChange w:author="Syed Ahmed" w:date="2026-09-16T14:37:43.52Z" w:id="1616851615"/>
              </w:rPr>
            </w:pPr>
            <w:r w:rsidRPr="4986D35A">
              <w:rPr>
                <w:i w:val="1"/>
                <w:iCs w:val="1"/>
                <w:strike w:val="1"/>
                <w:rPrChange w:author="Syed Ahmed" w:date="2026-09-16T14:37:43.52Z" w16du:dateUtc="2026-09-16T14:37:43.52Z" w:id="1771368531">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B0" w14:textId="77777777">
            <w:pPr>
              <w:pStyle w:val="Compact"/>
              <w:rPr>
                <w:i w:val="1"/>
                <w:iCs w:val="1"/>
                <w:strike w:val="1"/>
                <w:rPrChange w:author="Syed Ahmed" w:date="2026-09-16T14:37:43.52Z" w:id="141266069"/>
              </w:rPr>
            </w:pPr>
            <w:r w:rsidRPr="4986D35A">
              <w:rPr>
                <w:i w:val="1"/>
                <w:iCs w:val="1"/>
                <w:strike w:val="1"/>
                <w:rPrChange w:author="Syed Ahmed" w:date="2026-09-16T14:37:43.52Z" w16du:dateUtc="2026-09-16T14:37:43.52Z" w:id="583259979">
                  <w:rPr>
                    <w:i w:val="1"/>
                    <w:iCs w:val="1"/>
                  </w:rPr>
                </w:rPrChange>
              </w:rPr>
              <w:t xml:space="preserve">Not yet provided — Enterprise scheduler, Task Scheduler, </w:t>
            </w:r>
            <w:r w:rsidRPr="4986D35A">
              <w:rPr>
                <w:i w:val="1"/>
                <w:iCs w:val="1"/>
                <w:strike w:val="1"/>
                <w:rPrChange w:author="Syed Ahmed" w:date="2026-09-16T14:37:43.52Z" w16du:dateUtc="2026-09-16T14:37:43.52Z" w:id="1347211360">
                  <w:rPr>
                    <w:i w:val="1"/>
                    <w:iCs w:val="1"/>
                  </w:rPr>
                </w:rPrChange>
              </w:rPr>
              <w:t>cron</w:t>
            </w:r>
            <w:r w:rsidRPr="4986D35A">
              <w:rPr>
                <w:i w:val="1"/>
                <w:iCs w:val="1"/>
                <w:strike w:val="1"/>
                <w:rPrChange w:author="Syed Ahmed" w:date="2026-09-16T14:37:43.52Z" w16du:dateUtc="2026-09-16T14:37:43.52Z" w:id="2025697738">
                  <w:rPr>
                    <w:i w:val="1"/>
                    <w:iCs w:val="1"/>
                  </w:rPr>
                </w:rPrChange>
              </w:rPr>
              <w:t>, SQL Agent, application-internal.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B1" w14:textId="77777777">
            <w:pPr>
              <w:pStyle w:val="Compact"/>
              <w:rPr>
                <w:i w:val="1"/>
                <w:iCs w:val="1"/>
                <w:strike w:val="1"/>
                <w:rPrChange w:author="Syed Ahmed" w:date="2026-09-16T14:37:43.521Z" w:id="1225960785"/>
              </w:rPr>
            </w:pPr>
            <w:r w:rsidRPr="4986D35A">
              <w:rPr>
                <w:i w:val="1"/>
                <w:iCs w:val="1"/>
                <w:strike w:val="1"/>
                <w:rPrChange w:author="Syed Ahmed" w:date="2026-09-16T14:37:43.52Z" w16du:dateUtc="2026-09-16T14:37:43.52Z" w:id="1124386653">
                  <w:rPr>
                    <w:i w:val="1"/>
                    <w:iCs w:val="1"/>
                  </w:rPr>
                </w:rPrChange>
              </w:rPr>
              <w:t>Not yet provided — Same scheduler re-pointed, target-native scheduling, or retired. Not on file in the evidence pack (searched per the Appendix B source-exhaustion note, 26-Aug-2026); requested from GEHA (Appendix B; register W3-UTIL).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B2" w14:textId="77777777">
            <w:pPr>
              <w:pStyle w:val="Compact"/>
              <w:rPr>
                <w:i w:val="1"/>
                <w:iCs w:val="1"/>
                <w:strike w:val="1"/>
                <w:rPrChange w:author="Syed Ahmed" w:date="2026-09-16T14:37:43.521Z" w:id="323321008"/>
              </w:rPr>
            </w:pPr>
            <w:r w:rsidRPr="4986D35A">
              <w:rPr>
                <w:i w:val="1"/>
                <w:iCs w:val="1"/>
                <w:strike w:val="1"/>
                <w:rPrChange w:author="Syed Ahmed" w:date="2026-09-16T14:37:43.521Z" w16du:dateUtc="2026-09-16T14:37:43.521Z" w:id="1524234766">
                  <w:rPr>
                    <w:i w:val="1"/>
                    <w:iCs w:val="1"/>
                  </w:rPr>
                </w:rPrChange>
              </w:rPr>
              <w:t>Not yet provided — Endpoint, credential, agent installation, script path.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B3" w14:textId="77777777">
            <w:pPr>
              <w:pStyle w:val="Compact"/>
              <w:rPr>
                <w:i w:val="1"/>
                <w:iCs w:val="1"/>
                <w:strike w:val="1"/>
                <w:rPrChange w:author="Syed Ahmed" w:date="2026-09-16T14:37:43.521Z" w:id="1821666635"/>
              </w:rPr>
            </w:pPr>
            <w:r w:rsidRPr="4986D35A">
              <w:rPr>
                <w:i w:val="1"/>
                <w:iCs w:val="1"/>
                <w:strike w:val="1"/>
                <w:rPrChange w:author="Syed Ahmed" w:date="2026-09-16T14:37:43.521Z" w16du:dateUtc="2026-09-16T14:37:43.521Z" w:id="370773447">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B4" w14:textId="77777777">
            <w:pPr>
              <w:pStyle w:val="Compact"/>
              <w:rPr>
                <w:i w:val="1"/>
                <w:iCs w:val="1"/>
                <w:strike w:val="1"/>
                <w:rPrChange w:author="Syed Ahmed" w:date="2026-09-16T14:37:43.522Z" w:id="341490027"/>
              </w:rPr>
            </w:pPr>
            <w:r w:rsidRPr="4986D35A">
              <w:rPr>
                <w:i w:val="1"/>
                <w:iCs w:val="1"/>
                <w:strike w:val="1"/>
                <w:rPrChange w:author="Syed Ahmed" w:date="2026-09-16T14:37:43.521Z" w16du:dateUtc="2026-09-16T14:37:43.521Z" w:id="730442204">
                  <w:rPr>
                    <w:i w:val="1"/>
                    <w:iCs w:val="1"/>
                  </w:rPr>
                </w:rPrChange>
              </w:rPr>
              <w:t>Not yet provided — Account or managed identity from §5.7. Not on file in the evidence pack (searched per the Appendix B source-exhaustion note, 26-Aug-2026); requested from GEHA (Appendix B; register W3-UTIL).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B5" w14:textId="77777777">
            <w:pPr>
              <w:pStyle w:val="Compact"/>
              <w:rPr>
                <w:i w:val="1"/>
                <w:iCs w:val="1"/>
                <w:strike w:val="1"/>
                <w:rPrChange w:author="Syed Ahmed" w:date="2026-09-16T14:37:43.522Z" w:id="271471446"/>
              </w:rPr>
            </w:pPr>
            <w:r w:rsidRPr="4986D35A">
              <w:rPr>
                <w:i w:val="1"/>
                <w:iCs w:val="1"/>
                <w:strike w:val="1"/>
                <w:rPrChange w:author="Syed Ahmed" w:date="2026-09-16T14:37:43.522Z" w16du:dateUtc="2026-09-16T14:37:43.522Z" w:id="166759993">
                  <w:rPr>
                    <w:i w:val="1"/>
                    <w:iCs w:val="1"/>
                  </w:rPr>
                </w:rPrChange>
              </w:rPr>
              <w:t>To be provided by GEHA</w:t>
            </w:r>
          </w:p>
        </w:tc>
      </w:tr>
    </w:tbl>
    <w:p w:rsidR="001F702A" w:rsidP="4986D35A" w:rsidRDefault="00000000" w14:paraId="796FA8B7" w14:textId="77777777">
      <w:pPr>
        <w:pStyle w:val="BodyText"/>
        <w:rPr>
          <w:b w:val="1"/>
          <w:bCs w:val="1"/>
          <w:strike w:val="1"/>
          <w:sz w:val="15"/>
          <w:szCs w:val="15"/>
          <w:rPrChange w:author="Syed Ahmed" w:date="2026-09-16T14:37:49.357Z" w:id="156310356"/>
        </w:rPr>
      </w:pPr>
      <w:r w:rsidRPr="4986D35A">
        <w:rPr>
          <w:b w:val="1"/>
          <w:bCs w:val="1"/>
          <w:strike w:val="1"/>
          <w:sz w:val="15"/>
          <w:szCs w:val="15"/>
          <w:rPrChange w:author="Syed Ahmed" w:date="2026-09-16T14:37:49.357Z" w16du:dateUtc="2026-09-16T14:37:49.357Z" w:id="1176982083">
            <w:rPr>
              <w:b w:val="1"/>
              <w:bCs w:val="1"/>
              <w:sz w:val="15"/>
              <w:szCs w:val="15"/>
            </w:rPr>
          </w:rPrChange>
        </w:rPr>
        <w:t>Table 5.15a — Scheduled Job &amp; Batch Orchestration</w:t>
      </w:r>
    </w:p>
    <w:p w:rsidR="001F702A" w:rsidP="4986D35A" w:rsidRDefault="001F702A" w14:paraId="796FA8B8" w14:textId="77777777">
      <w:pPr>
        <w:pStyle w:val="Compact"/>
        <w:rPr>
          <w:strike w:val="1"/>
          <w:rPrChange w:author="Syed Ahmed" w:date="2026-09-16T14:37:49.357Z" w:id="1903095216"/>
        </w:rPr>
      </w:pPr>
    </w:p>
    <w:tbl>
      <w:tblPr>
        <w:tblStyle w:val="Table"/>
        <w:tblW w:w="5000" w:type="pct"/>
        <w:tblLook w:val="0020" w:firstRow="1" w:lastRow="0" w:firstColumn="0" w:lastColumn="0" w:noHBand="0" w:noVBand="0"/>
      </w:tblPr>
      <w:tblGrid>
        <w:gridCol w:w="1563"/>
        <w:gridCol w:w="7913"/>
      </w:tblGrid>
      <w:tr w:rsidR="001F702A" w:rsidTr="4986D35A" w14:paraId="796FA8BB"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B9" w14:textId="77777777">
            <w:pPr>
              <w:pStyle w:val="Compact"/>
              <w:rPr>
                <w:b w:val="1"/>
                <w:bCs w:val="1"/>
                <w:strike w:val="1"/>
                <w:rPrChange w:author="Syed Ahmed" w:date="2026-09-16T14:37:49.358Z" w:id="919919004"/>
              </w:rPr>
            </w:pPr>
            <w:r w:rsidRPr="4986D35A">
              <w:rPr>
                <w:b w:val="1"/>
                <w:bCs w:val="1"/>
                <w:strike w:val="1"/>
                <w:rPrChange w:author="Syed Ahmed" w:date="2026-09-16T14:37:49.358Z" w16du:dateUtc="2026-09-16T14:37:49.358Z" w:id="52472973">
                  <w:rPr>
                    <w:b w:val="1"/>
                    <w:bCs w:val="1"/>
                  </w:rPr>
                </w:rPrChange>
              </w:rPr>
              <w:t>Scheduler Agent Installation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BA" w14:textId="77777777">
            <w:pPr>
              <w:pStyle w:val="Compact"/>
              <w:rPr>
                <w:i w:val="1"/>
                <w:iCs w:val="1"/>
                <w:strike w:val="1"/>
                <w:rPrChange w:author="Syed Ahmed" w:date="2026-09-16T14:37:49.358Z" w:id="2094463057"/>
              </w:rPr>
            </w:pPr>
            <w:r w:rsidRPr="4986D35A">
              <w:rPr>
                <w:i w:val="1"/>
                <w:iCs w:val="1"/>
                <w:strike w:val="1"/>
                <w:rPrChange w:author="Syed Ahmed" w:date="2026-09-16T14:37:49.358Z" w16du:dateUtc="2026-09-16T14:37:49.358Z" w:id="1952835519">
                  <w:rPr>
                    <w:i w:val="1"/>
                    <w:iCs w:val="1"/>
                  </w:rPr>
                </w:rPrChange>
              </w:rPr>
              <w:t>Not yet provided — Whether a scheduling agent must be installed on the target and who installs it. Not on file in the evidence pack (searched per the Appendix B source-exhaustion note, 26-Aug-2026); requested from GEHA (Appendix B; register W3-UTIL).</w:t>
            </w:r>
          </w:p>
        </w:tc>
      </w:tr>
      <w:tr w:rsidR="001F702A" w:rsidTr="4986D35A" w14:paraId="796FA8B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BC" w14:textId="77777777">
            <w:pPr>
              <w:pStyle w:val="Compact"/>
              <w:rPr>
                <w:b w:val="1"/>
                <w:bCs w:val="1"/>
                <w:strike w:val="1"/>
                <w:rPrChange w:author="Syed Ahmed" w:date="2026-09-16T14:37:49.359Z" w:id="423525191"/>
              </w:rPr>
            </w:pPr>
            <w:r w:rsidRPr="4986D35A">
              <w:rPr>
                <w:b w:val="1"/>
                <w:bCs w:val="1"/>
                <w:strike w:val="1"/>
                <w:rPrChange w:author="Syed Ahmed" w:date="2026-09-16T14:37:49.359Z" w16du:dateUtc="2026-09-16T14:37:49.359Z" w:id="1324236649">
                  <w:rPr>
                    <w:b w:val="1"/>
                    <w:bCs w:val="1"/>
                  </w:rPr>
                </w:rPrChange>
              </w:rPr>
              <w:t>Calendar and Time Zone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BD" w14:textId="77777777">
            <w:pPr>
              <w:pStyle w:val="Compact"/>
              <w:rPr>
                <w:i w:val="1"/>
                <w:iCs w:val="1"/>
                <w:strike w:val="1"/>
                <w:rPrChange w:author="Syed Ahmed" w:date="2026-09-16T14:37:49.36Z" w:id="1289591119"/>
              </w:rPr>
            </w:pPr>
            <w:r w:rsidRPr="4986D35A">
              <w:rPr>
                <w:i w:val="1"/>
                <w:iCs w:val="1"/>
                <w:strike w:val="1"/>
                <w:rPrChange w:author="Syed Ahmed" w:date="2026-09-16T14:37:49.359Z" w16du:dateUtc="2026-09-16T14:37:49.359Z" w:id="161199248">
                  <w:rPr>
                    <w:i w:val="1"/>
                    <w:iCs w:val="1"/>
                  </w:rPr>
                </w:rPrChange>
              </w:rPr>
              <w:t xml:space="preserve">Whether the target </w:t>
            </w:r>
            <w:r w:rsidRPr="4986D35A">
              <w:rPr>
                <w:i w:val="1"/>
                <w:iCs w:val="1"/>
                <w:strike w:val="1"/>
                <w:rPrChange w:author="Syed Ahmed" w:date="2026-09-16T14:37:49.359Z" w16du:dateUtc="2026-09-16T14:37:49.359Z" w:id="477437524">
                  <w:rPr>
                    <w:i w:val="1"/>
                    <w:iCs w:val="1"/>
                  </w:rPr>
                </w:rPrChange>
              </w:rPr>
              <w:t>region</w:t>
            </w:r>
            <w:r w:rsidRPr="4986D35A">
              <w:rPr>
                <w:b w:val="1"/>
                <w:bCs w:val="1"/>
                <w:i w:val="1"/>
                <w:iCs w:val="1"/>
                <w:strike w:val="1"/>
                <w:rPrChange w:author="Syed Ahmed" w:date="2026-09-16T14:37:49.359Z" w16du:dateUtc="2026-09-16T14:37:49.359Z" w:id="45841450">
                  <w:rPr>
                    <w:b w:val="1"/>
                    <w:bCs w:val="1"/>
                    <w:i w:val="1"/>
                    <w:iCs w:val="1"/>
                  </w:rPr>
                </w:rPrChange>
              </w:rPr>
              <w:t>‘</w:t>
            </w:r>
            <w:r w:rsidRPr="4986D35A">
              <w:rPr>
                <w:b w:val="1"/>
                <w:bCs w:val="1"/>
                <w:i w:val="1"/>
                <w:iCs w:val="1"/>
                <w:strike w:val="1"/>
                <w:rPrChange w:author="Syed Ahmed" w:date="2026-09-16T14:37:49.359Z" w16du:dateUtc="2026-09-16T14:37:49.359Z" w:id="1626839186">
                  <w:rPr>
                    <w:b w:val="1"/>
                    <w:bCs w:val="1"/>
                    <w:i w:val="1"/>
                    <w:iCs w:val="1"/>
                  </w:rPr>
                </w:rPrChange>
              </w:rPr>
              <w:t>s time zone changes any job’</w:t>
            </w:r>
            <w:r w:rsidRPr="4986D35A">
              <w:rPr>
                <w:i w:val="1"/>
                <w:iCs w:val="1"/>
                <w:strike w:val="1"/>
                <w:rPrChange w:author="Syed Ahmed" w:date="2026-09-16T14:37:49.359Z" w16du:dateUtc="2026-09-16T14:37:49.359Z" w:id="1859017655">
                  <w:rPr>
                    <w:i w:val="1"/>
                    <w:iCs w:val="1"/>
                  </w:rPr>
                </w:rPrChange>
              </w:rPr>
              <w:t>s effective run time — a job scheduled for 02:00 local runs at a different hour if the target region differs</w:t>
            </w:r>
          </w:p>
        </w:tc>
      </w:tr>
      <w:tr w:rsidR="001F702A" w:rsidTr="4986D35A" w14:paraId="796FA8C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BF" w14:textId="77777777">
            <w:pPr>
              <w:pStyle w:val="Compact"/>
              <w:rPr>
                <w:b w:val="1"/>
                <w:bCs w:val="1"/>
                <w:strike w:val="1"/>
                <w:rPrChange w:author="Syed Ahmed" w:date="2026-09-16T14:37:57.764Z" w:id="1842941927"/>
              </w:rPr>
            </w:pPr>
            <w:r w:rsidRPr="4986D35A">
              <w:rPr>
                <w:b w:val="1"/>
                <w:bCs w:val="1"/>
                <w:strike w:val="1"/>
                <w:rPrChange w:author="Syed Ahmed" w:date="2026-09-16T14:37:57.763Z" w16du:dateUtc="2026-09-16T14:37:57.763Z" w:id="275334388">
                  <w:rPr>
                    <w:b w:val="1"/>
                    <w:bCs w:val="1"/>
                    <w:strike w:val="0"/>
                    <w:dstrike w:val="0"/>
                  </w:rPr>
                </w:rPrChange>
              </w:rPr>
              <w:t>Job Dependencies and Sequence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C0" w14:textId="77777777">
            <w:pPr>
              <w:pStyle w:val="Compact"/>
              <w:rPr>
                <w:i w:val="1"/>
                <w:iCs w:val="1"/>
                <w:strike w:val="1"/>
                <w:rPrChange w:author="Syed Ahmed" w:date="2026-09-16T14:37:57.764Z" w:id="1454720507"/>
              </w:rPr>
            </w:pPr>
            <w:r w:rsidRPr="4986D35A">
              <w:rPr>
                <w:i w:val="1"/>
                <w:iCs w:val="1"/>
                <w:strike w:val="1"/>
                <w:rPrChange w:author="Syed Ahmed" w:date="2026-09-16T14:37:57.764Z" w16du:dateUtc="2026-09-16T14:37:57.764Z" w:id="1590556492">
                  <w:rPr>
                    <w:i w:val="1"/>
                    <w:iCs w:val="1"/>
                  </w:rPr>
                </w:rPrChange>
              </w:rPr>
              <w:t xml:space="preserve">Not yet provided — Jobs that must run in </w:t>
            </w:r>
            <w:r w:rsidRPr="4986D35A">
              <w:rPr>
                <w:i w:val="1"/>
                <w:iCs w:val="1"/>
                <w:strike w:val="1"/>
                <w:rPrChange w:author="Syed Ahmed" w:date="2026-09-16T14:37:57.764Z" w16du:dateUtc="2026-09-16T14:37:57.764Z" w:id="1735275465">
                  <w:rPr>
                    <w:i w:val="1"/>
                    <w:iCs w:val="1"/>
                    <w:strike w:val="0"/>
                    <w:dstrike w:val="0"/>
                  </w:rPr>
                </w:rPrChange>
              </w:rPr>
              <w:t>order</w:t>
            </w:r>
            <w:r w:rsidRPr="4986D35A">
              <w:rPr>
                <w:i w:val="1"/>
                <w:iCs w:val="1"/>
                <w:strike w:val="1"/>
                <w:rPrChange w:author="Syed Ahmed" w:date="2026-09-16T14:37:57.764Z" w16du:dateUtc="2026-09-16T14:37:57.764Z" w:id="78245845">
                  <w:rPr>
                    <w:i w:val="1"/>
                    <w:iCs w:val="1"/>
                    <w:strike w:val="0"/>
                    <w:dstrike w:val="0"/>
                  </w:rPr>
                </w:rPrChange>
              </w:rPr>
              <w:t xml:space="preserve"> or that depend on jobs on other systems, and how that sequence is preserved. Not on file in the evidence pack (searched per the Appendix B source-exhaustion note, 26-Aug-2026); requested from GEHA (Appendix B; register W3-UTIL).</w:t>
            </w:r>
          </w:p>
        </w:tc>
      </w:tr>
      <w:tr w:rsidR="001F702A" w:rsidTr="4986D35A" w14:paraId="796FA8C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C2" w14:textId="77777777">
            <w:pPr>
              <w:pStyle w:val="Compact"/>
              <w:rPr>
                <w:b w:val="1"/>
                <w:bCs w:val="1"/>
                <w:strike w:val="1"/>
                <w:rPrChange w:author="Syed Ahmed" w:date="2026-09-16T14:37:57.765Z" w:id="2072642089"/>
              </w:rPr>
            </w:pPr>
            <w:r w:rsidRPr="4986D35A">
              <w:rPr>
                <w:b w:val="1"/>
                <w:bCs w:val="1"/>
                <w:strike w:val="1"/>
                <w:rPrChange w:author="Syed Ahmed" w:date="2026-09-16T14:37:57.765Z" w16du:dateUtc="2026-09-16T14:37:57.765Z" w:id="1993012045">
                  <w:rPr>
                    <w:b w:val="1"/>
                    <w:bCs w:val="1"/>
                    <w:strike w:val="0"/>
                    <w:dstrike w:val="0"/>
                  </w:rPr>
                </w:rPrChange>
              </w:rPr>
              <w:t>Failure Alerting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C3" w14:textId="77777777">
            <w:pPr>
              <w:pStyle w:val="Compact"/>
              <w:rPr>
                <w:i w:val="1"/>
                <w:iCs w:val="1"/>
                <w:strike w:val="1"/>
                <w:rPrChange w:author="Syed Ahmed" w:date="2026-09-16T14:37:57.765Z" w:id="1908706715"/>
              </w:rPr>
            </w:pPr>
            <w:r w:rsidRPr="4986D35A">
              <w:rPr>
                <w:i w:val="1"/>
                <w:iCs w:val="1"/>
                <w:strike w:val="1"/>
                <w:rPrChange w:author="Syed Ahmed" w:date="2026-09-16T14:37:57.765Z" w16du:dateUtc="2026-09-16T14:37:57.765Z" w:id="491851911">
                  <w:rPr>
                    <w:i w:val="1"/>
                    <w:iCs w:val="1"/>
                    <w:strike w:val="0"/>
                    <w:dstrike w:val="0"/>
                  </w:rPr>
                </w:rPrChange>
              </w:rPr>
              <w:t>Not yet provided — How a failed job is detected in the target and who receives the alert. A job that silently stops running is the most com. Not on file in the evidence pack (searched per the Appendix B source-exhaustion note, 26-Aug-2026); requested from GEHA (Appendix B; register W3-UTIL).</w:t>
            </w:r>
          </w:p>
        </w:tc>
      </w:tr>
    </w:tbl>
    <w:p w:rsidR="001F702A" w:rsidP="4986D35A" w:rsidRDefault="00000000" w14:paraId="796FA8C5" w14:textId="77777777">
      <w:pPr>
        <w:pStyle w:val="BodyText"/>
        <w:rPr>
          <w:b w:val="1"/>
          <w:bCs w:val="1"/>
          <w:strike w:val="1"/>
          <w:sz w:val="15"/>
          <w:szCs w:val="15"/>
          <w:rPrChange w:author="Syed Ahmed" w:date="2026-09-16T14:37:57.766Z" w:id="1263273902"/>
        </w:rPr>
      </w:pPr>
      <w:r w:rsidRPr="4986D35A">
        <w:rPr>
          <w:b w:val="1"/>
          <w:bCs w:val="1"/>
          <w:strike w:val="1"/>
          <w:sz w:val="15"/>
          <w:szCs w:val="15"/>
          <w:rPrChange w:author="Syed Ahmed" w:date="2026-09-16T14:37:57.765Z" w16du:dateUtc="2026-09-16T14:37:57.765Z" w:id="232951094">
            <w:rPr>
              <w:b w:val="1"/>
              <w:bCs w:val="1"/>
              <w:strike w:val="0"/>
              <w:dstrike w:val="0"/>
              <w:sz w:val="15"/>
              <w:szCs w:val="15"/>
            </w:rPr>
          </w:rPrChange>
        </w:rPr>
        <w:t>Table 5.15b — Scheduled Job &amp; Batch Orchestration</w:t>
      </w:r>
    </w:p>
    <w:p w:rsidR="001F702A" w:rsidRDefault="001F702A" w14:paraId="796FA8C6" w14:textId="77777777">
      <w:pPr>
        <w:pStyle w:val="Compact"/>
      </w:pPr>
    </w:p>
    <w:p w:rsidR="001F702A" w:rsidRDefault="00000000" w14:paraId="796FA8C7" w14:textId="77777777">
      <w:pPr>
        <w:pStyle w:val="Heading1"/>
      </w:pPr>
      <w:bookmarkStart w:name="migration-preparation" w:id="49"/>
      <w:bookmarkEnd w:id="32"/>
      <w:bookmarkEnd w:id="48"/>
      <w:r>
        <w:t>6. Migration Preparation</w:t>
      </w:r>
    </w:p>
    <w:p w:rsidR="001F702A" w:rsidRDefault="00000000" w14:paraId="796FA8C8" w14:textId="77777777">
      <w:pPr>
        <w:pStyle w:val="FirstParagraph"/>
      </w:pPr>
      <w:r>
        <w:t>Everything that can be completed before the cutover window is completed before it, so that the window itself is reserved exclusively for work that genuinely cannot be pre-staged. Replication, rehearsal, testing, freeze arrangements, readiness confirmation and communications all belong here rather than on the night. The discipline is simple and repeatedly proven: the shorter the list of decisions taken under time pressure, the higher the probability the cutover completes without incident. Each preparation activity carries an owner and an exit condition, so readiness is demonstrated rather than asserted.</w:t>
      </w:r>
    </w:p>
    <w:p w:rsidR="001F702A" w:rsidP="4986D35A" w:rsidRDefault="00000000" w14:paraId="796FA8C9" w14:textId="77777777">
      <w:pPr>
        <w:pStyle w:val="Heading2"/>
        <w:rPr>
          <w:strike w:val="1"/>
          <w:rPrChange w:author="Syed Ahmed" w:date="2026-09-16T14:38:10.353Z" w:id="2013873184"/>
        </w:rPr>
      </w:pPr>
      <w:bookmarkStart w:name="move-groups-sequencing" w:id="50"/>
      <w:r w:rsidRPr="4986D35A">
        <w:rPr>
          <w:strike w:val="1"/>
          <w:rPrChange w:author="Syed Ahmed" w:date="2026-09-16T14:38:10.353Z" w16du:dateUtc="2026-09-16T14:38:10.353Z" w:id="473550605"/>
        </w:rPr>
        <w:t>6.1 Move Groups &amp; Sequencing</w:t>
      </w:r>
    </w:p>
    <w:p w:rsidR="001F702A" w:rsidP="4986D35A" w:rsidRDefault="00000000" w14:paraId="796FA8CA" w14:textId="77777777">
      <w:pPr>
        <w:pStyle w:val="FirstParagraph"/>
        <w:rPr>
          <w:strike w:val="1"/>
          <w:rPrChange w:author="Syed Ahmed" w:date="2026-09-16T14:38:10.354Z" w:id="1360443703"/>
        </w:rPr>
      </w:pPr>
      <w:r w:rsidRPr="4986D35A">
        <w:rPr>
          <w:strike w:val="1"/>
          <w:rPrChange w:author="Syed Ahmed" w:date="2026-09-16T14:38:10.354Z" w16du:dateUtc="2026-09-16T14:38:10.354Z" w:id="1042585016"/>
        </w:rPr>
        <w:t>Move groups are sets of servers that must migrate together because they cannot function apart, and they are derived from observed dependency evidence rather than from application naming or organizational structure. Grouping by name is the most common source of a migration that completes technically and fails functionally, because two systems that share a database rarely share a naming convention. Each group records why it is grouped, what it depends on, and when it is planned. Non-production migrates ahead of production, beginning with the least complex group, so that the process is proven where failure is inexpensive.</w:t>
      </w:r>
    </w:p>
    <w:p w:rsidR="001F702A" w:rsidP="4986D35A" w:rsidRDefault="001F702A" w14:paraId="796FA8CB" w14:textId="77777777">
      <w:pPr>
        <w:pStyle w:val="Compact"/>
        <w:rPr>
          <w:strike w:val="1"/>
          <w:rPrChange w:author="Syed Ahmed" w:date="2026-09-16T14:38:10.354Z" w:id="912189490"/>
        </w:rPr>
      </w:pPr>
    </w:p>
    <w:tbl>
      <w:tblPr>
        <w:tblStyle w:val="Table"/>
        <w:tblW w:w="5000" w:type="pct"/>
        <w:tblLook w:val="0020" w:firstRow="1" w:lastRow="0" w:firstColumn="0" w:lastColumn="0" w:noHBand="0" w:noVBand="0"/>
      </w:tblPr>
      <w:tblGrid>
        <w:gridCol w:w="790"/>
        <w:gridCol w:w="3981"/>
        <w:gridCol w:w="1232"/>
        <w:gridCol w:w="2149"/>
        <w:gridCol w:w="1324"/>
      </w:tblGrid>
      <w:tr w:rsidR="001F702A" w:rsidTr="1717B1F5" w14:paraId="796FA8D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1717B1F5" w:rsidRDefault="00000000" w14:paraId="796FA8CC" w14:textId="77777777">
            <w:pPr>
              <w:pStyle w:val="Compact"/>
              <w:rPr>
                <w:b w:val="1"/>
                <w:bCs w:val="1"/>
                <w:strike w:val="0"/>
                <w:dstrike w:val="0"/>
                <w:rPrChange w:author="Syed Ahmed" w:date="2026-09-16T14:38:10.354Z" w:id="44455008"/>
              </w:rPr>
            </w:pPr>
            <w:r w:rsidRPr="1717B1F5" w:rsidR="00000000">
              <w:rPr>
                <w:b w:val="1"/>
                <w:bCs w:val="1"/>
                <w:strike w:val="0"/>
                <w:dstrike w:val="0"/>
              </w:rPr>
              <w:t>Move Group</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1717B1F5" w:rsidRDefault="00000000" w14:paraId="796FA8CD" w14:textId="77777777">
            <w:pPr>
              <w:pStyle w:val="Compact"/>
              <w:rPr>
                <w:b w:val="1"/>
                <w:bCs w:val="1"/>
                <w:strike w:val="0"/>
                <w:dstrike w:val="0"/>
                <w:rPrChange w:author="Syed Ahmed" w:date="2026-09-16T14:38:10.355Z" w:id="1640355996"/>
              </w:rPr>
            </w:pPr>
            <w:r w:rsidRPr="1717B1F5" w:rsidR="00000000">
              <w:rPr>
                <w:b w:val="1"/>
                <w:bCs w:val="1"/>
                <w:strike w:val="0"/>
                <w:dstrike w:val="0"/>
              </w:rPr>
              <w:t>Servers / Components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1717B1F5" w:rsidRDefault="00000000" w14:paraId="796FA8CE" w14:textId="77777777">
            <w:pPr>
              <w:pStyle w:val="Compact"/>
              <w:rPr>
                <w:b w:val="1"/>
                <w:bCs w:val="1"/>
                <w:strike w:val="0"/>
                <w:dstrike w:val="0"/>
                <w:rPrChange w:author="Syed Ahmed" w:date="2026-09-16T14:38:10.355Z" w:id="570112283"/>
              </w:rPr>
            </w:pPr>
            <w:r w:rsidRPr="1717B1F5" w:rsidR="00000000">
              <w:rPr>
                <w:b w:val="1"/>
                <w:bCs w:val="1"/>
                <w:strike w:val="0"/>
                <w:dstrike w:val="0"/>
              </w:rPr>
              <w:t>Why Grouped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1717B1F5" w:rsidRDefault="00000000" w14:paraId="796FA8CF" w14:textId="77777777">
            <w:pPr>
              <w:pStyle w:val="Compact"/>
              <w:rPr>
                <w:b w:val="1"/>
                <w:bCs w:val="1"/>
                <w:strike w:val="0"/>
                <w:dstrike w:val="0"/>
                <w:rPrChange w:author="Syed Ahmed" w:date="2026-09-16T14:38:10.356Z" w:id="1477576653"/>
              </w:rPr>
            </w:pPr>
            <w:r w:rsidRPr="1717B1F5" w:rsidR="00000000">
              <w:rPr>
                <w:b w:val="1"/>
                <w:bCs w:val="1"/>
                <w:strike w:val="0"/>
                <w:dstrike w:val="0"/>
              </w:rPr>
              <w:t>Depends On</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1717B1F5" w:rsidRDefault="00000000" w14:paraId="796FA8D0" w14:textId="77777777">
            <w:pPr>
              <w:pStyle w:val="Compact"/>
              <w:rPr>
                <w:b w:val="1"/>
                <w:bCs w:val="1"/>
                <w:strike w:val="0"/>
                <w:dstrike w:val="0"/>
                <w:rPrChange w:author="Syed Ahmed" w:date="2026-09-16T14:38:10.356Z" w:id="1005890221"/>
              </w:rPr>
            </w:pPr>
            <w:r w:rsidRPr="1717B1F5" w:rsidR="00000000">
              <w:rPr>
                <w:b w:val="1"/>
                <w:bCs w:val="1"/>
                <w:strike w:val="0"/>
                <w:dstrike w:val="0"/>
              </w:rPr>
              <w:t>Planned Date</w:t>
            </w:r>
          </w:p>
        </w:tc>
      </w:tr>
      <w:tr w:rsidR="001F702A" w:rsidTr="1717B1F5" w14:paraId="796FA8D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1717B1F5" w:rsidRDefault="00000000" w14:paraId="796FA8D2" w14:textId="77777777">
            <w:pPr>
              <w:pStyle w:val="Compact"/>
              <w:rPr>
                <w:i w:val="1"/>
                <w:iCs w:val="1"/>
                <w:strike w:val="0"/>
                <w:dstrike w:val="0"/>
                <w:rPrChange w:author="Syed Ahmed" w:date="2026-09-16T14:38:10.356Z" w:id="1220448147"/>
              </w:rPr>
            </w:pPr>
            <w:r w:rsidRPr="1717B1F5" w:rsidR="00000000">
              <w:rPr>
                <w:i w:val="1"/>
                <w:iCs w:val="1"/>
                <w:strike w:val="0"/>
                <w:dstrike w:val="0"/>
              </w:rPr>
              <w:t>Utility — primary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1717B1F5" w:rsidRDefault="00000000" w14:paraId="796FA8D3" w14:textId="77777777">
            <w:pPr>
              <w:pStyle w:val="Compact"/>
              <w:rPr>
                <w:i w:val="1"/>
                <w:iCs w:val="1"/>
                <w:strike w:val="0"/>
                <w:dstrike w:val="0"/>
                <w:rPrChange w:author="Syed Ahmed" w:date="2026-09-16T14:38:10.357Z" w:id="250744925"/>
              </w:rPr>
            </w:pPr>
            <w:r w:rsidRPr="1717B1F5" w:rsidR="00000000">
              <w:rPr>
                <w:i w:val="1"/>
                <w:iCs w:val="1"/>
                <w:strike w:val="0"/>
                <w:dstrike w:val="0"/>
              </w:rPr>
              <w:t>EAUTILDEV201; LSUTILPRD101; LXUTILPRD101; MSCOREOSPRD101; NETBACKUPPRD101; OIMTST101; OIMTST102; SECADMUTLPRD101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1717B1F5" w:rsidRDefault="00000000" w14:paraId="796FA8D4" w14:textId="77777777">
            <w:pPr>
              <w:pStyle w:val="Compact"/>
              <w:rPr>
                <w:i w:val="1"/>
                <w:iCs w:val="1"/>
                <w:strike w:val="0"/>
                <w:dstrike w:val="0"/>
                <w:rPrChange w:author="Syed Ahmed" w:date="2026-09-16T14:38:10.357Z" w:id="1872016148"/>
              </w:rPr>
            </w:pPr>
            <w:r w:rsidRPr="1717B1F5" w:rsidR="00000000">
              <w:rPr>
                <w:i w:val="1"/>
                <w:iCs w:val="1"/>
                <w:strike w:val="0"/>
                <w:dstrike w:val="0"/>
              </w:rPr>
              <w:t>Single application move group</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1717B1F5" w:rsidRDefault="00000000" w14:paraId="796FA8D5" w14:textId="77777777">
            <w:pPr>
              <w:pStyle w:val="Compact"/>
              <w:rPr>
                <w:i w:val="1"/>
                <w:iCs w:val="1"/>
                <w:strike w:val="0"/>
                <w:dstrike w:val="0"/>
                <w:rPrChange w:author="Syed Ahmed" w:date="2026-09-16T14:38:10.357Z" w:id="80441317"/>
              </w:rPr>
            </w:pPr>
            <w:r w:rsidRPr="1717B1F5" w:rsidR="00000000">
              <w:rPr>
                <w:i w:val="1"/>
                <w:iCs w:val="1"/>
                <w:strike w:val="0"/>
                <w:dstrike w:val="0"/>
              </w:rPr>
              <w:t>G1 current-state validation 08/28/26 (BASELINE v2.1 Milestones UTIL-G1)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1717B1F5" w:rsidRDefault="00000000" w14:paraId="796FA8D6" w14:textId="77777777">
            <w:pPr>
              <w:pStyle w:val="Compact"/>
              <w:rPr>
                <w:i w:val="1"/>
                <w:iCs w:val="1"/>
                <w:strike w:val="0"/>
                <w:dstrike w:val="0"/>
                <w:rPrChange w:author="Syed Ahmed" w:date="2026-09-16T14:38:10.358Z" w:id="327671654"/>
              </w:rPr>
            </w:pPr>
            <w:r w:rsidRPr="1717B1F5" w:rsidR="00000000">
              <w:rPr>
                <w:i w:val="1"/>
                <w:iCs w:val="1"/>
                <w:strike w:val="0"/>
                <w:dstrike w:val="0"/>
              </w:rPr>
              <w:t>03/18/27 (cutover — BASELINE v2.1)</w:t>
            </w:r>
          </w:p>
        </w:tc>
      </w:tr>
    </w:tbl>
    <w:p w:rsidR="001F702A" w:rsidP="1717B1F5" w:rsidRDefault="00000000" w14:paraId="796FA8D8" w14:textId="77777777">
      <w:pPr>
        <w:pStyle w:val="BodyText"/>
        <w:rPr>
          <w:b w:val="1"/>
          <w:bCs w:val="1"/>
          <w:strike w:val="0"/>
          <w:dstrike w:val="0"/>
          <w:sz w:val="15"/>
          <w:szCs w:val="15"/>
        </w:rPr>
      </w:pPr>
      <w:r w:rsidRPr="1717B1F5" w:rsidR="00000000">
        <w:rPr>
          <w:b w:val="1"/>
          <w:bCs w:val="1"/>
          <w:strike w:val="0"/>
          <w:dstrike w:val="0"/>
          <w:sz w:val="15"/>
          <w:szCs w:val="15"/>
        </w:rPr>
        <w:t>Table 6.1 — Move Groups &amp; Sequencing</w:t>
      </w:r>
    </w:p>
    <w:p w:rsidR="001F702A" w:rsidRDefault="001F702A" w14:paraId="796FA8D9" w14:textId="77777777">
      <w:pPr>
        <w:pStyle w:val="Compact"/>
      </w:pPr>
    </w:p>
    <w:p w:rsidR="001F702A" w:rsidP="4986D35A" w:rsidRDefault="00000000" w14:paraId="796FA8DA" w14:textId="77777777">
      <w:pPr>
        <w:pStyle w:val="Heading2"/>
        <w:rPr>
          <w:strike w:val="1"/>
          <w:rPrChange w:author="Syed Ahmed" w:date="2026-09-16T14:38:22.936Z" w:id="544713063"/>
        </w:rPr>
      </w:pPr>
      <w:bookmarkStart w:name="migration-method-per-component" w:id="51"/>
      <w:bookmarkEnd w:id="50"/>
      <w:r w:rsidRPr="4986D35A">
        <w:rPr>
          <w:strike w:val="1"/>
          <w:rPrChange w:author="Syed Ahmed" w:date="2026-09-16T14:38:22.936Z" w16du:dateUtc="2026-09-16T14:38:22.936Z" w:id="517903617"/>
        </w:rPr>
        <w:t>6.2 Migration Method per Component</w:t>
      </w:r>
    </w:p>
    <w:p w:rsidR="001F702A" w:rsidP="4986D35A" w:rsidRDefault="00000000" w14:paraId="796FA8DB" w14:textId="77777777">
      <w:pPr>
        <w:pStyle w:val="FirstParagraph"/>
        <w:rPr>
          <w:strike w:val="1"/>
          <w:rPrChange w:author="Syed Ahmed" w:date="2026-09-16T14:38:22.937Z" w:id="1029921342"/>
        </w:rPr>
      </w:pPr>
      <w:r w:rsidRPr="4986D35A">
        <w:rPr>
          <w:strike w:val="1"/>
          <w:rPrChange w:author="Syed Ahmed" w:date="2026-09-16T14:38:22.937Z" w16du:dateUtc="2026-09-16T14:38:22.937Z" w:id="851637351"/>
        </w:rPr>
        <w:t>The migration method for each component is recorded together with the rollback position that method actually supports, because the two are inseparable.</w:t>
      </w:r>
      <w:r w:rsidRPr="4986D35A">
        <w:rPr>
          <w:strike w:val="1"/>
          <w:rPrChange w:author="Syed Ahmed" w:date="2026-09-16T14:38:22.937Z" w16du:dateUtc="2026-09-16T14:38:22.937Z" w:id="1713856650"/>
        </w:rPr>
        <w:t xml:space="preserve"> Replication and failover, backup and restore, database migration services, file copy and rebuild each imply a different downtime profile and a different answer to the question of what happens if the cutover is aborted. Expected downtime is taken from the rehearsal rather than estimated. Where a method offers no rollback, that is </w:t>
      </w:r>
      <w:r w:rsidRPr="4986D35A">
        <w:rPr>
          <w:strike w:val="1"/>
          <w:rPrChange w:author="Syed Ahmed" w:date="2026-09-16T14:38:22.937Z" w16du:dateUtc="2026-09-16T14:38:22.937Z" w:id="699058671"/>
        </w:rPr>
        <w:t>stated</w:t>
      </w:r>
      <w:r w:rsidRPr="4986D35A">
        <w:rPr>
          <w:strike w:val="1"/>
          <w:rPrChange w:author="Syed Ahmed" w:date="2026-09-16T14:38:22.937Z" w16du:dateUtc="2026-09-16T14:38:22.937Z" w:id="1410163282"/>
        </w:rPr>
        <w:t xml:space="preserve"> plainly here rather than discovered during the window.</w:t>
      </w:r>
    </w:p>
    <w:p w:rsidR="001F702A" w:rsidRDefault="001F702A" w14:paraId="796FA8DC" w14:textId="77777777">
      <w:pPr>
        <w:sectPr w:rsidR="001F702A">
          <w:headerReference w:type="default" r:id="rId40"/>
          <w:footerReference w:type="default" r:id="rId41"/>
          <w:pgSz w:w="12240" w:h="15840" w:orient="portrait"/>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2089"/>
        <w:gridCol w:w="1234"/>
        <w:gridCol w:w="1226"/>
        <w:gridCol w:w="2416"/>
        <w:gridCol w:w="4066"/>
        <w:gridCol w:w="2045"/>
      </w:tblGrid>
      <w:tr w:rsidR="001F702A" w:rsidTr="4986D35A" w14:paraId="796FA8E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DD" w14:textId="77777777">
            <w:pPr>
              <w:pStyle w:val="Compact"/>
              <w:rPr>
                <w:b w:val="1"/>
                <w:bCs w:val="1"/>
                <w:strike w:val="1"/>
                <w:rPrChange w:author="Syed Ahmed" w:date="2026-09-16T14:38:25.457Z" w:id="1290004022"/>
              </w:rPr>
            </w:pPr>
            <w:r w:rsidRPr="4986D35A">
              <w:rPr>
                <w:b w:val="1"/>
                <w:bCs w:val="1"/>
                <w:strike w:val="1"/>
                <w:rPrChange w:author="Syed Ahmed" w:date="2026-09-16T14:38:25.457Z" w16du:dateUtc="2026-09-16T14:38:25.457Z" w:id="780303517">
                  <w:rPr>
                    <w:b w:val="1"/>
                    <w:bCs w:val="1"/>
                  </w:rPr>
                </w:rPrChange>
              </w:rPr>
              <w:t>Component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DE" w14:textId="77777777">
            <w:pPr>
              <w:pStyle w:val="Compact"/>
              <w:rPr>
                <w:b w:val="1"/>
                <w:bCs w:val="1"/>
                <w:strike w:val="1"/>
                <w:rPrChange w:author="Syed Ahmed" w:date="2026-09-16T14:38:25.458Z" w:id="1724228794"/>
              </w:rPr>
            </w:pPr>
            <w:r w:rsidRPr="4986D35A">
              <w:rPr>
                <w:b w:val="1"/>
                <w:bCs w:val="1"/>
                <w:strike w:val="1"/>
                <w:rPrChange w:author="Syed Ahmed" w:date="2026-09-16T14:38:25.458Z" w16du:dateUtc="2026-09-16T14:38:25.458Z" w:id="1986323682">
                  <w:rPr>
                    <w:b w:val="1"/>
                    <w:bCs w:val="1"/>
                  </w:rPr>
                </w:rPrChange>
              </w:rPr>
              <w:t>Method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DF" w14:textId="77777777">
            <w:pPr>
              <w:pStyle w:val="Compact"/>
              <w:rPr>
                <w:b w:val="1"/>
                <w:bCs w:val="1"/>
                <w:strike w:val="1"/>
                <w:rPrChange w:author="Syed Ahmed" w:date="2026-09-16T14:38:25.458Z" w:id="1278114565"/>
              </w:rPr>
            </w:pPr>
            <w:r w:rsidRPr="4986D35A">
              <w:rPr>
                <w:b w:val="1"/>
                <w:bCs w:val="1"/>
                <w:strike w:val="1"/>
                <w:rPrChange w:author="Syed Ahmed" w:date="2026-09-16T14:38:25.458Z" w16du:dateUtc="2026-09-16T14:38:25.458Z" w:id="90453281">
                  <w:rPr>
                    <w:b w:val="1"/>
                    <w:bCs w:val="1"/>
                  </w:rPr>
                </w:rPrChange>
              </w:rPr>
              <w:t>Tool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E0" w14:textId="77777777">
            <w:pPr>
              <w:pStyle w:val="Compact"/>
              <w:rPr>
                <w:b w:val="1"/>
                <w:bCs w:val="1"/>
                <w:strike w:val="1"/>
                <w:rPrChange w:author="Syed Ahmed" w:date="2026-09-16T14:38:25.458Z" w:id="664129561"/>
              </w:rPr>
            </w:pPr>
            <w:r w:rsidRPr="4986D35A">
              <w:rPr>
                <w:b w:val="1"/>
                <w:bCs w:val="1"/>
                <w:strike w:val="1"/>
                <w:rPrChange w:author="Syed Ahmed" w:date="2026-09-16T14:38:25.458Z" w16du:dateUtc="2026-09-16T14:38:25.458Z" w:id="666058926">
                  <w:rPr>
                    <w:b w:val="1"/>
                    <w:bCs w:val="1"/>
                  </w:rPr>
                </w:rPrChange>
              </w:rPr>
              <w:t>Expected Downtime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E1" w14:textId="77777777">
            <w:pPr>
              <w:pStyle w:val="Compact"/>
              <w:rPr>
                <w:b w:val="1"/>
                <w:bCs w:val="1"/>
                <w:strike w:val="1"/>
                <w:rPrChange w:author="Syed Ahmed" w:date="2026-09-16T14:38:25.459Z" w:id="91997190"/>
              </w:rPr>
            </w:pPr>
            <w:r w:rsidRPr="4986D35A">
              <w:rPr>
                <w:b w:val="1"/>
                <w:bCs w:val="1"/>
                <w:strike w:val="1"/>
                <w:rPrChange w:author="Syed Ahmed" w:date="2026-09-16T14:38:25.459Z" w16du:dateUtc="2026-09-16T14:38:25.459Z" w:id="243305939">
                  <w:rPr>
                    <w:b w:val="1"/>
                    <w:bCs w:val="1"/>
                  </w:rPr>
                </w:rPrChange>
              </w:rPr>
              <w:t>Rollback Available?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E2" w14:textId="77777777">
            <w:pPr>
              <w:pStyle w:val="Compact"/>
              <w:rPr>
                <w:b w:val="1"/>
                <w:bCs w:val="1"/>
                <w:strike w:val="1"/>
                <w:rPrChange w:author="Syed Ahmed" w:date="2026-09-16T14:38:25.459Z" w:id="513116806"/>
              </w:rPr>
            </w:pPr>
            <w:r w:rsidRPr="4986D35A">
              <w:rPr>
                <w:b w:val="1"/>
                <w:bCs w:val="1"/>
                <w:strike w:val="1"/>
                <w:rPrChange w:author="Syed Ahmed" w:date="2026-09-16T14:38:25.459Z" w16du:dateUtc="2026-09-16T14:38:25.459Z" w:id="1356309685">
                  <w:rPr>
                    <w:b w:val="1"/>
                    <w:bCs w:val="1"/>
                  </w:rPr>
                </w:rPrChange>
              </w:rPr>
              <w:t>Owner</w:t>
            </w:r>
          </w:p>
        </w:tc>
      </w:tr>
      <w:tr w:rsidR="001F702A" w:rsidTr="4986D35A" w14:paraId="796FA8E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E4" w14:textId="77777777">
            <w:pPr>
              <w:pStyle w:val="Compact"/>
              <w:rPr>
                <w:i w:val="1"/>
                <w:iCs w:val="1"/>
                <w:strike w:val="1"/>
                <w:rPrChange w:author="Syed Ahmed" w:date="2026-09-16T14:38:25.46Z" w:id="1774819373"/>
              </w:rPr>
            </w:pPr>
            <w:r w:rsidRPr="4986D35A">
              <w:rPr>
                <w:i w:val="1"/>
                <w:iCs w:val="1"/>
                <w:strike w:val="1"/>
                <w:rPrChange w:author="Syed Ahmed" w:date="2026-09-16T14:38:25.459Z" w16du:dateUtc="2026-09-16T14:38:25.459Z" w:id="1122884495">
                  <w:rPr>
                    <w:i w:val="1"/>
                    <w:iCs w:val="1"/>
                  </w:rPr>
                </w:rPrChange>
              </w:rPr>
              <w:t>Utility — all components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E5" w14:textId="77777777">
            <w:pPr>
              <w:pStyle w:val="Compact"/>
              <w:rPr>
                <w:strike w:val="1"/>
                <w:rPrChange w:author="Syed Ahmed" w:date="2026-09-16T14:38:25.46Z" w:id="205640961"/>
              </w:rPr>
            </w:pPr>
            <w:r w:rsidRPr="4986D35A">
              <w:rPr>
                <w:strike w:val="1"/>
                <w:rPrChange w:author="Syed Ahmed" w:date="2026-09-16T14:38:25.46Z" w16du:dateUtc="2026-09-16T14:38:25.46Z" w:id="1014361997"/>
              </w:rPr>
              <w:t>Azure Migrate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E6" w14:textId="77777777">
            <w:pPr>
              <w:pStyle w:val="Compact"/>
              <w:rPr>
                <w:i w:val="1"/>
                <w:iCs w:val="1"/>
                <w:strike w:val="1"/>
                <w:rPrChange w:author="Syed Ahmed" w:date="2026-09-16T14:38:25.46Z" w:id="2074344186"/>
              </w:rPr>
            </w:pPr>
            <w:r w:rsidRPr="4986D35A">
              <w:rPr>
                <w:i w:val="1"/>
                <w:iCs w:val="1"/>
                <w:strike w:val="1"/>
                <w:rPrChange w:author="Syed Ahmed" w:date="2026-09-16T14:38:25.46Z" w16du:dateUtc="2026-09-16T14:38:25.46Z" w:id="679443337">
                  <w:rPr>
                    <w:i w:val="1"/>
                    <w:iCs w:val="1"/>
                  </w:rPr>
                </w:rPrChange>
              </w:rPr>
              <w:t>Azure Migrate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E7" w14:textId="77777777">
            <w:pPr>
              <w:pStyle w:val="Compact"/>
              <w:rPr>
                <w:i w:val="1"/>
                <w:iCs w:val="1"/>
                <w:strike w:val="1"/>
                <w:rPrChange w:author="Syed Ahmed" w:date="2026-09-16T14:38:25.461Z" w:id="2016697649"/>
              </w:rPr>
            </w:pPr>
            <w:r w:rsidRPr="4986D35A">
              <w:rPr>
                <w:i w:val="1"/>
                <w:iCs w:val="1"/>
                <w:strike w:val="1"/>
                <w:rPrChange w:author="Syed Ahmed" w:date="2026-09-16T14:38:25.46Z" w16du:dateUtc="2026-09-16T14:38:25.46Z" w:id="247232432">
                  <w:rPr>
                    <w:i w:val="1"/>
                    <w:iCs w:val="1"/>
                  </w:rPr>
                </w:rPrChange>
              </w:rPr>
              <w:t>To be confirmed at rehearsal</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E8" w14:textId="77777777">
            <w:pPr>
              <w:pStyle w:val="Compact"/>
              <w:rPr>
                <w:strike w:val="1"/>
                <w:rPrChange w:author="Syed Ahmed" w:date="2026-09-16T14:38:25.461Z" w:id="1935045307"/>
              </w:rPr>
            </w:pPr>
            <w:r w:rsidRPr="4986D35A">
              <w:rPr>
                <w:strike w:val="1"/>
                <w:rPrChange w:author="Syed Ahmed" w:date="2026-09-16T14:38:25.461Z" w16du:dateUtc="2026-09-16T14:38:25.461Z" w:id="916032946"/>
              </w:rPr>
              <w:t xml:space="preserve">Yes — source </w:t>
            </w:r>
            <w:r w:rsidRPr="4986D35A">
              <w:rPr>
                <w:strike w:val="1"/>
                <w:rPrChange w:author="Syed Ahmed" w:date="2026-09-16T14:38:25.461Z" w16du:dateUtc="2026-09-16T14:38:25.461Z" w:id="1731242825"/>
              </w:rPr>
              <w:t>retained</w:t>
            </w:r>
            <w:r w:rsidRPr="4986D35A">
              <w:rPr>
                <w:strike w:val="1"/>
                <w:rPrChange w:author="Syed Ahmed" w:date="2026-09-16T14:38:25.461Z" w16du:dateUtc="2026-09-16T14:38:25.461Z" w:id="14096334"/>
              </w:rPr>
              <w:t>, powered off and bootable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E9" w14:textId="77777777">
            <w:pPr>
              <w:pStyle w:val="Compact"/>
              <w:rPr>
                <w:i w:val="1"/>
                <w:iCs w:val="1"/>
                <w:strike w:val="1"/>
                <w:rPrChange w:author="Syed Ahmed" w:date="2026-09-16T14:38:25.461Z" w:id="1603165462"/>
              </w:rPr>
            </w:pPr>
            <w:r w:rsidRPr="4986D35A">
              <w:rPr>
                <w:i w:val="1"/>
                <w:iCs w:val="1"/>
                <w:strike w:val="1"/>
                <w:rPrChange w:author="Syed Ahmed" w:date="2026-09-16T14:38:25.461Z" w16du:dateUtc="2026-09-16T14:38:25.461Z" w:id="984654532">
                  <w:rPr>
                    <w:i w:val="1"/>
                    <w:iCs w:val="1"/>
                  </w:rPr>
                </w:rPrChange>
              </w:rPr>
              <w:t>To be provided by GEHA</w:t>
            </w:r>
          </w:p>
        </w:tc>
      </w:tr>
    </w:tbl>
    <w:p w:rsidR="001F702A" w:rsidP="4986D35A" w:rsidRDefault="00000000" w14:paraId="796FA8EB" w14:textId="77777777">
      <w:pPr>
        <w:pStyle w:val="BodyText"/>
        <w:rPr>
          <w:b w:val="1"/>
          <w:bCs w:val="1"/>
          <w:strike w:val="1"/>
          <w:sz w:val="15"/>
          <w:szCs w:val="15"/>
          <w:rPrChange w:author="Syed Ahmed" w:date="2026-09-16T14:38:25.462Z" w:id="755315905"/>
        </w:rPr>
      </w:pPr>
      <w:r w:rsidRPr="4986D35A">
        <w:rPr>
          <w:b w:val="1"/>
          <w:bCs w:val="1"/>
          <w:strike w:val="1"/>
          <w:sz w:val="15"/>
          <w:szCs w:val="15"/>
          <w:rPrChange w:author="Syed Ahmed" w:date="2026-09-16T14:38:25.462Z" w16du:dateUtc="2026-09-16T14:38:25.462Z" w:id="456360360">
            <w:rPr>
              <w:b w:val="1"/>
              <w:bCs w:val="1"/>
              <w:sz w:val="15"/>
              <w:szCs w:val="15"/>
            </w:rPr>
          </w:rPrChange>
        </w:rPr>
        <w:t>Table 6.2 — Migration Method per Component</w:t>
      </w:r>
    </w:p>
    <w:p w:rsidR="001F702A" w:rsidRDefault="001F702A" w14:paraId="796FA8EC" w14:textId="77777777">
      <w:pPr>
        <w:sectPr w:rsidR="001F702A">
          <w:headerReference w:type="default" r:id="rId42"/>
          <w:footerReference w:type="default" r:id="rId43"/>
          <w:pgSz w:w="15840" w:h="12240" w:orient="landscape"/>
          <w:pgMar w:top="1440" w:right="1440" w:bottom="1440" w:left="1440" w:header="720" w:footer="620" w:gutter="0"/>
          <w:cols w:space="720"/>
        </w:sectPr>
      </w:pPr>
    </w:p>
    <w:p w:rsidR="001F702A" w:rsidP="4986D35A" w:rsidRDefault="00000000" w14:paraId="796FA8ED" w14:textId="77777777">
      <w:pPr>
        <w:pStyle w:val="Heading2"/>
        <w:rPr>
          <w:strike w:val="1"/>
          <w:rPrChange w:author="Syed Ahmed" w:date="2026-09-16T14:38:37.709Z" w:id="689766701"/>
        </w:rPr>
      </w:pPr>
      <w:bookmarkStart w:name="replication-build-bandwidth" w:id="52"/>
      <w:bookmarkEnd w:id="51"/>
      <w:r w:rsidRPr="4986D35A">
        <w:rPr>
          <w:strike w:val="1"/>
          <w:rPrChange w:author="Syed Ahmed" w:date="2026-09-16T14:38:37.709Z" w16du:dateUtc="2026-09-16T14:38:37.709Z" w:id="10659472"/>
        </w:rPr>
        <w:t>6.3 Replication Build &amp; Bandwidth</w:t>
      </w:r>
    </w:p>
    <w:p w:rsidR="001F702A" w:rsidP="4986D35A" w:rsidRDefault="00000000" w14:paraId="796FA8EE" w14:textId="77777777">
      <w:pPr>
        <w:pStyle w:val="FirstParagraph"/>
        <w:rPr>
          <w:strike w:val="1"/>
          <w:rPrChange w:author="Syed Ahmed" w:date="2026-09-16T14:38:37.71Z" w:id="1128266432"/>
        </w:rPr>
      </w:pPr>
      <w:r w:rsidRPr="4986D35A">
        <w:rPr>
          <w:strike w:val="1"/>
          <w:rPrChange w:author="Syed Ahmed" w:date="2026-09-16T14:38:37.709Z" w16du:dateUtc="2026-09-16T14:38:37.709Z" w:id="1027618040"/>
        </w:rPr>
        <w:t xml:space="preserve">Replication is bandwidth-bound and is </w:t>
      </w:r>
      <w:r w:rsidRPr="4986D35A">
        <w:rPr>
          <w:strike w:val="1"/>
          <w:rPrChange w:author="Syed Ahmed" w:date="2026-09-16T14:38:37.709Z" w16du:dateUtc="2026-09-16T14:38:37.709Z" w:id="648546524"/>
        </w:rPr>
        <w:t>almost always</w:t>
      </w:r>
      <w:r w:rsidRPr="4986D35A">
        <w:rPr>
          <w:strike w:val="1"/>
          <w:rPrChange w:author="Syed Ahmed" w:date="2026-09-16T14:38:37.709Z" w16du:dateUtc="2026-09-16T14:38:37.709Z" w:id="1689082741"/>
        </w:rPr>
        <w:t xml:space="preserve"> the longest-running preparation activity, so it is planned and measured rather than assumed. The </w:t>
      </w:r>
      <w:r w:rsidRPr="4986D35A">
        <w:rPr>
          <w:strike w:val="1"/>
          <w:rPrChange w:author="Syed Ahmed" w:date="2026-09-16T14:38:37.709Z" w16du:dateUtc="2026-09-16T14:38:37.709Z" w:id="186819885"/>
        </w:rPr>
        <w:t>initial</w:t>
      </w:r>
      <w:r w:rsidRPr="4986D35A">
        <w:rPr>
          <w:strike w:val="1"/>
          <w:rPrChange w:author="Syed Ahmed" w:date="2026-09-16T14:38:37.709Z" w16du:dateUtc="2026-09-16T14:38:37.709Z" w:id="227246273"/>
        </w:rPr>
        <w:t xml:space="preserve"> seed volume and its measured elapsed time are recorded, along with steady-state delta lag, throttling arrangements and who is alerted when replication fails. Cutover is not scheduled until delta lag is stable at or near zero, because a cutover that begins with outstanding lag begins with unquantified data loss. Where replication competes with production traffic for bandwidth, the sharing arrangement is agreed with the network team in advance.</w:t>
      </w:r>
    </w:p>
    <w:p w:rsidR="001F702A" w:rsidP="4986D35A" w:rsidRDefault="001F702A" w14:paraId="796FA8EF" w14:textId="77777777">
      <w:pPr>
        <w:pStyle w:val="Compact"/>
        <w:rPr>
          <w:strike w:val="1"/>
          <w:rPrChange w:author="Syed Ahmed" w:date="2026-09-16T14:38:37.71Z" w:id="531402691"/>
        </w:rPr>
      </w:pPr>
    </w:p>
    <w:tbl>
      <w:tblPr>
        <w:tblStyle w:val="Table"/>
        <w:tblW w:w="5000" w:type="pct"/>
        <w:tblLook w:val="0020" w:firstRow="1" w:lastRow="0" w:firstColumn="0" w:lastColumn="0" w:noHBand="0" w:noVBand="0"/>
      </w:tblPr>
      <w:tblGrid>
        <w:gridCol w:w="1683"/>
        <w:gridCol w:w="7793"/>
      </w:tblGrid>
      <w:tr w:rsidR="001F702A" w:rsidTr="4986D35A" w14:paraId="796FA8F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F0" w14:textId="77777777">
            <w:pPr>
              <w:pStyle w:val="Compact"/>
              <w:rPr>
                <w:b w:val="1"/>
                <w:bCs w:val="1"/>
                <w:strike w:val="1"/>
                <w:rPrChange w:author="Syed Ahmed" w:date="2026-09-16T14:38:37.71Z" w:id="1456315810"/>
              </w:rPr>
            </w:pPr>
            <w:r w:rsidRPr="4986D35A">
              <w:rPr>
                <w:b w:val="1"/>
                <w:bCs w:val="1"/>
                <w:strike w:val="1"/>
                <w:rPrChange w:author="Syed Ahmed" w:date="2026-09-16T14:38:37.71Z" w16du:dateUtc="2026-09-16T14:38:37.71Z" w:id="133692309">
                  <w:rPr>
                    <w:b w:val="1"/>
                    <w:bCs w:val="1"/>
                  </w:rPr>
                </w:rPrChange>
              </w:rPr>
              <w:t>Replication Appliance / Service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F1" w14:textId="77777777">
            <w:pPr>
              <w:pStyle w:val="Compact"/>
              <w:rPr>
                <w:i w:val="1"/>
                <w:iCs w:val="1"/>
                <w:strike w:val="1"/>
                <w:rPrChange w:author="Syed Ahmed" w:date="2026-09-16T14:38:37.711Z" w:id="39708059"/>
              </w:rPr>
            </w:pPr>
            <w:r w:rsidRPr="4986D35A">
              <w:rPr>
                <w:i w:val="1"/>
                <w:iCs w:val="1"/>
                <w:strike w:val="1"/>
                <w:rPrChange w:author="Syed Ahmed" w:date="2026-09-16T14:38:37.71Z" w16du:dateUtc="2026-09-16T14:38:37.71Z" w:id="1383989777">
                  <w:rPr>
                    <w:i w:val="1"/>
                    <w:iCs w:val="1"/>
                  </w:rPr>
                </w:rPrChange>
              </w:rPr>
              <w:t>Not yet provided — What performs replication, where it runs, and its sizing. To be supplied by GEHA (Appendix B).</w:t>
            </w:r>
          </w:p>
        </w:tc>
      </w:tr>
      <w:tr w:rsidR="001F702A" w:rsidTr="4986D35A" w14:paraId="796FA8F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F3" w14:textId="77777777">
            <w:pPr>
              <w:pStyle w:val="Compact"/>
              <w:rPr>
                <w:b w:val="1"/>
                <w:bCs w:val="1"/>
                <w:strike w:val="1"/>
                <w:rPrChange w:author="Syed Ahmed" w:date="2026-09-16T14:38:37.711Z" w:id="259599929"/>
              </w:rPr>
            </w:pPr>
            <w:r w:rsidRPr="4986D35A">
              <w:rPr>
                <w:b w:val="1"/>
                <w:bCs w:val="1"/>
                <w:strike w:val="1"/>
                <w:rPrChange w:author="Syed Ahmed" w:date="2026-09-16T14:38:37.711Z" w16du:dateUtc="2026-09-16T14:38:37.711Z" w:id="682929282">
                  <w:rPr>
                    <w:b w:val="1"/>
                    <w:bCs w:val="1"/>
                  </w:rPr>
                </w:rPrChange>
              </w:rPr>
              <w:t>Available Bandwidth</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F4" w14:textId="77777777">
            <w:pPr>
              <w:pStyle w:val="Compact"/>
              <w:rPr>
                <w:i w:val="1"/>
                <w:iCs w:val="1"/>
                <w:strike w:val="1"/>
                <w:rPrChange w:author="Syed Ahmed" w:date="2026-09-16T14:38:37.712Z" w:id="525920891"/>
              </w:rPr>
            </w:pPr>
            <w:r w:rsidRPr="4986D35A">
              <w:rPr>
                <w:i w:val="1"/>
                <w:iCs w:val="1"/>
                <w:strike w:val="1"/>
                <w:rPrChange w:author="Syed Ahmed" w:date="2026-09-16T14:38:37.711Z" w16du:dateUtc="2026-09-16T14:38:37.711Z" w:id="1626733790">
                  <w:rPr>
                    <w:i w:val="1"/>
                    <w:iCs w:val="1"/>
                  </w:rPr>
                </w:rPrChange>
              </w:rPr>
              <w:t>Not yet provided — Measured throughput available to replication, and whether it is shared with production traffic. To be supplied by GEHA (Appendix B).</w:t>
            </w:r>
          </w:p>
        </w:tc>
      </w:tr>
      <w:tr w:rsidR="001F702A" w:rsidTr="4986D35A" w14:paraId="796FA8F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F6" w14:textId="77777777">
            <w:pPr>
              <w:pStyle w:val="Compact"/>
              <w:rPr>
                <w:b w:val="1"/>
                <w:bCs w:val="1"/>
                <w:strike w:val="1"/>
                <w:rPrChange w:author="Syed Ahmed" w:date="2026-09-16T14:38:37.712Z" w:id="326179975"/>
              </w:rPr>
            </w:pPr>
            <w:r w:rsidRPr="4986D35A">
              <w:rPr>
                <w:b w:val="1"/>
                <w:bCs w:val="1"/>
                <w:strike w:val="1"/>
                <w:rPrChange w:author="Syed Ahmed" w:date="2026-09-16T14:38:37.712Z" w16du:dateUtc="2026-09-16T14:38:37.712Z" w:id="430870990">
                  <w:rPr>
                    <w:b w:val="1"/>
                    <w:bCs w:val="1"/>
                  </w:rPr>
                </w:rPrChange>
              </w:rPr>
              <w:t>Initial Seed Volume &amp; Duration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F7" w14:textId="77777777">
            <w:pPr>
              <w:pStyle w:val="Compact"/>
              <w:rPr>
                <w:i w:val="1"/>
                <w:iCs w:val="1"/>
                <w:strike w:val="1"/>
                <w:rPrChange w:author="Syed Ahmed" w:date="2026-09-16T14:38:37.712Z" w:id="556635585"/>
              </w:rPr>
            </w:pPr>
            <w:r w:rsidRPr="4986D35A">
              <w:rPr>
                <w:i w:val="1"/>
                <w:iCs w:val="1"/>
                <w:strike w:val="1"/>
                <w:rPrChange w:author="Syed Ahmed" w:date="2026-09-16T14:38:37.712Z" w16du:dateUtc="2026-09-16T14:38:37.712Z" w:id="1948777987">
                  <w:rPr>
                    <w:i w:val="1"/>
                    <w:iCs w:val="1"/>
                  </w:rPr>
                </w:rPrChange>
              </w:rPr>
              <w:t xml:space="preserve">2823 GB </w:t>
            </w:r>
            <w:r w:rsidRPr="4986D35A">
              <w:rPr>
                <w:i w:val="1"/>
                <w:iCs w:val="1"/>
                <w:strike w:val="1"/>
                <w:rPrChange w:author="Syed Ahmed" w:date="2026-09-16T14:38:37.712Z" w16du:dateUtc="2026-09-16T14:38:37.712Z" w:id="2028679275">
                  <w:rPr>
                    <w:i w:val="1"/>
                    <w:iCs w:val="1"/>
                  </w:rPr>
                </w:rPrChange>
              </w:rPr>
              <w:t>observed</w:t>
            </w:r>
            <w:r w:rsidRPr="4986D35A">
              <w:rPr>
                <w:i w:val="1"/>
                <w:iCs w:val="1"/>
                <w:strike w:val="1"/>
                <w:rPrChange w:author="Syed Ahmed" w:date="2026-09-16T14:38:37.712Z" w16du:dateUtc="2026-09-16T14:38:37.712Z" w:id="998273157">
                  <w:rPr>
                    <w:i w:val="1"/>
                    <w:iCs w:val="1"/>
                  </w:rPr>
                </w:rPrChange>
              </w:rPr>
              <w:t xml:space="preserve"> across 8 host(s); this wave is outside the pre-seed </w:t>
            </w:r>
            <w:r w:rsidRPr="4986D35A">
              <w:rPr>
                <w:i w:val="1"/>
                <w:iCs w:val="1"/>
                <w:strike w:val="1"/>
                <w:rPrChange w:author="Syed Ahmed" w:date="2026-09-16T14:38:37.712Z" w16du:dateUtc="2026-09-16T14:38:37.712Z" w:id="1908807563">
                  <w:rPr>
                    <w:i w:val="1"/>
                    <w:iCs w:val="1"/>
                  </w:rPr>
                </w:rPrChange>
              </w:rPr>
              <w:t>window  (</w:t>
            </w:r>
            <w:r w:rsidRPr="4986D35A">
              <w:rPr>
                <w:i w:val="1"/>
                <w:iCs w:val="1"/>
                <w:strike w:val="1"/>
                <w:rPrChange w:author="Syed Ahmed" w:date="2026-09-16T14:38:37.712Z" w16du:dateUtc="2026-09-16T14:38:37.712Z" w:id="618900164">
                  <w:rPr>
                    <w:i w:val="1"/>
                    <w:iCs w:val="1"/>
                  </w:rPr>
                </w:rPrChange>
              </w:rPr>
              <w:t>Source: storage from Matilda Discovery Assessment, as-of 08-Aug-2026; dates computed by the wave engine)</w:t>
            </w:r>
          </w:p>
        </w:tc>
      </w:tr>
      <w:tr w:rsidR="001F702A" w:rsidTr="4986D35A" w14:paraId="796FA8F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F9" w14:textId="77777777">
            <w:pPr>
              <w:pStyle w:val="Compact"/>
              <w:rPr>
                <w:b w:val="1"/>
                <w:bCs w:val="1"/>
                <w:strike w:val="1"/>
                <w:rPrChange w:author="Syed Ahmed" w:date="2026-09-16T14:38:37.713Z" w:id="699516551"/>
              </w:rPr>
            </w:pPr>
            <w:r w:rsidRPr="4986D35A">
              <w:rPr>
                <w:b w:val="1"/>
                <w:bCs w:val="1"/>
                <w:strike w:val="1"/>
                <w:rPrChange w:author="Syed Ahmed" w:date="2026-09-16T14:38:37.713Z" w16du:dateUtc="2026-09-16T14:38:37.713Z" w:id="753003315">
                  <w:rPr>
                    <w:b w:val="1"/>
                    <w:bCs w:val="1"/>
                  </w:rPr>
                </w:rPrChange>
              </w:rPr>
              <w:t>Delta Replication Lag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FA" w14:textId="77777777">
            <w:pPr>
              <w:pStyle w:val="Compact"/>
              <w:rPr>
                <w:i w:val="1"/>
                <w:iCs w:val="1"/>
                <w:strike w:val="1"/>
                <w:rPrChange w:author="Syed Ahmed" w:date="2026-09-16T14:38:37.713Z" w:id="309037059"/>
              </w:rPr>
            </w:pPr>
            <w:r w:rsidRPr="4986D35A">
              <w:rPr>
                <w:i w:val="1"/>
                <w:iCs w:val="1"/>
                <w:strike w:val="1"/>
                <w:rPrChange w:author="Syed Ahmed" w:date="2026-09-16T14:38:37.713Z" w16du:dateUtc="2026-09-16T14:38:37.713Z" w:id="80443778">
                  <w:rPr>
                    <w:i w:val="1"/>
                    <w:iCs w:val="1"/>
                  </w:rPr>
                </w:rPrChange>
              </w:rPr>
              <w:t xml:space="preserve">Not yet provided — Observed </w:t>
            </w:r>
            <w:r w:rsidRPr="4986D35A">
              <w:rPr>
                <w:i w:val="1"/>
                <w:iCs w:val="1"/>
                <w:strike w:val="1"/>
                <w:rPrChange w:author="Syed Ahmed" w:date="2026-09-16T14:38:37.713Z" w16du:dateUtc="2026-09-16T14:38:37.713Z" w:id="167825126">
                  <w:rPr>
                    <w:i w:val="1"/>
                    <w:iCs w:val="1"/>
                  </w:rPr>
                </w:rPrChange>
              </w:rPr>
              <w:t>steady-state</w:t>
            </w:r>
            <w:r w:rsidRPr="4986D35A">
              <w:rPr>
                <w:i w:val="1"/>
                <w:iCs w:val="1"/>
                <w:strike w:val="1"/>
                <w:rPrChange w:author="Syed Ahmed" w:date="2026-09-16T14:38:37.713Z" w16du:dateUtc="2026-09-16T14:38:37.713Z" w:id="1662761293">
                  <w:rPr>
                    <w:i w:val="1"/>
                    <w:iCs w:val="1"/>
                  </w:rPr>
                </w:rPrChange>
              </w:rPr>
              <w:t xml:space="preserve"> lag. Cutover does not start until lag is at zero. To be supplied by GEHA (Appendix B).</w:t>
            </w:r>
          </w:p>
        </w:tc>
      </w:tr>
      <w:tr w:rsidR="001F702A" w:rsidTr="4986D35A" w14:paraId="796FA8F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FC" w14:textId="77777777">
            <w:pPr>
              <w:pStyle w:val="Compact"/>
              <w:rPr>
                <w:b w:val="1"/>
                <w:bCs w:val="1"/>
                <w:strike w:val="1"/>
                <w:rPrChange w:author="Syed Ahmed" w:date="2026-09-16T14:38:37.713Z" w:id="1598430509"/>
              </w:rPr>
            </w:pPr>
            <w:r w:rsidRPr="4986D35A">
              <w:rPr>
                <w:b w:val="1"/>
                <w:bCs w:val="1"/>
                <w:strike w:val="1"/>
                <w:rPrChange w:author="Syed Ahmed" w:date="2026-09-16T14:38:37.713Z" w16du:dateUtc="2026-09-16T14:38:37.713Z" w:id="24567929">
                  <w:rPr>
                    <w:b w:val="1"/>
                    <w:bCs w:val="1"/>
                  </w:rPr>
                </w:rPrChange>
              </w:rPr>
              <w:t>Throttling / Scheduling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8FD" w14:textId="77777777">
            <w:pPr>
              <w:pStyle w:val="Compact"/>
              <w:rPr>
                <w:i w:val="1"/>
                <w:iCs w:val="1"/>
                <w:strike w:val="1"/>
                <w:rPrChange w:author="Syed Ahmed" w:date="2026-09-16T14:38:37.714Z" w:id="1317357360"/>
              </w:rPr>
            </w:pPr>
            <w:r w:rsidRPr="4986D35A">
              <w:rPr>
                <w:i w:val="1"/>
                <w:iCs w:val="1"/>
                <w:strike w:val="1"/>
                <w:rPrChange w:author="Syed Ahmed" w:date="2026-09-16T14:38:37.714Z" w16du:dateUtc="2026-09-16T14:38:37.714Z" w:id="1436370751">
                  <w:rPr>
                    <w:i w:val="1"/>
                    <w:iCs w:val="1"/>
                  </w:rPr>
                </w:rPrChange>
              </w:rPr>
              <w:t>Not yet provided — Whether replication is throttled during business hours, and by whom. To be supplied by GEHA (Appendix B).</w:t>
            </w:r>
          </w:p>
        </w:tc>
      </w:tr>
      <w:tr w:rsidR="001F702A" w:rsidTr="4986D35A" w14:paraId="796FA90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8FF" w14:textId="77777777">
            <w:pPr>
              <w:pStyle w:val="Compact"/>
              <w:rPr>
                <w:b w:val="1"/>
                <w:bCs w:val="1"/>
                <w:strike w:val="1"/>
                <w:rPrChange w:author="Syed Ahmed" w:date="2026-09-16T14:38:37.714Z" w:id="1707761811"/>
              </w:rPr>
            </w:pPr>
            <w:r w:rsidRPr="4986D35A">
              <w:rPr>
                <w:b w:val="1"/>
                <w:bCs w:val="1"/>
                <w:strike w:val="1"/>
                <w:rPrChange w:author="Syed Ahmed" w:date="2026-09-16T14:38:37.714Z" w16du:dateUtc="2026-09-16T14:38:37.714Z" w:id="710453721">
                  <w:rPr>
                    <w:b w:val="1"/>
                    <w:bCs w:val="1"/>
                  </w:rPr>
                </w:rPrChange>
              </w:rPr>
              <w:t>Monitoring &amp; Failure Handling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00" w14:textId="77777777">
            <w:pPr>
              <w:pStyle w:val="Compact"/>
              <w:rPr>
                <w:i w:val="1"/>
                <w:iCs w:val="1"/>
                <w:strike w:val="1"/>
                <w:rPrChange w:author="Syed Ahmed" w:date="2026-09-16T14:38:37.714Z" w:id="91882097"/>
              </w:rPr>
            </w:pPr>
            <w:r w:rsidRPr="4986D35A">
              <w:rPr>
                <w:i w:val="1"/>
                <w:iCs w:val="1"/>
                <w:strike w:val="1"/>
                <w:rPrChange w:author="Syed Ahmed" w:date="2026-09-16T14:38:37.714Z" w16du:dateUtc="2026-09-16T14:38:37.714Z" w:id="91847710">
                  <w:rPr>
                    <w:i w:val="1"/>
                    <w:iCs w:val="1"/>
                  </w:rPr>
                </w:rPrChange>
              </w:rPr>
              <w:t>Not yet provided — How replication failure is detected, and who is alerted. To be supplied by GEHA (Appendix B).</w:t>
            </w:r>
          </w:p>
        </w:tc>
      </w:tr>
    </w:tbl>
    <w:p w:rsidR="001F702A" w:rsidP="4986D35A" w:rsidRDefault="00000000" w14:paraId="796FA902" w14:textId="77777777">
      <w:pPr>
        <w:pStyle w:val="BodyText"/>
        <w:rPr>
          <w:b w:val="1"/>
          <w:bCs w:val="1"/>
          <w:strike w:val="1"/>
          <w:sz w:val="15"/>
          <w:szCs w:val="15"/>
          <w:rPrChange w:author="Syed Ahmed" w:date="2026-09-16T14:38:37.715Z" w:id="445245019"/>
        </w:rPr>
      </w:pPr>
      <w:r w:rsidRPr="4986D35A">
        <w:rPr>
          <w:b w:val="1"/>
          <w:bCs w:val="1"/>
          <w:strike w:val="1"/>
          <w:sz w:val="15"/>
          <w:szCs w:val="15"/>
          <w:rPrChange w:author="Syed Ahmed" w:date="2026-09-16T14:38:37.714Z" w16du:dateUtc="2026-09-16T14:38:37.714Z" w:id="1574650193">
            <w:rPr>
              <w:b w:val="1"/>
              <w:bCs w:val="1"/>
              <w:sz w:val="15"/>
              <w:szCs w:val="15"/>
            </w:rPr>
          </w:rPrChange>
        </w:rPr>
        <w:t>Table 6.3 — Replication Build &amp; Bandwidth</w:t>
      </w:r>
    </w:p>
    <w:p w:rsidR="001F702A" w:rsidRDefault="001F702A" w14:paraId="796FA903" w14:textId="77777777">
      <w:pPr>
        <w:pStyle w:val="Compact"/>
      </w:pPr>
    </w:p>
    <w:p w:rsidR="001F702A" w:rsidP="4986D35A" w:rsidRDefault="00000000" w14:paraId="796FA904" w14:textId="77777777">
      <w:pPr>
        <w:pStyle w:val="Heading2"/>
        <w:rPr>
          <w:strike w:val="1"/>
          <w:rPrChange w:author="Syed Ahmed" w:date="2026-09-16T14:38:49.42Z" w:id="2083584054"/>
        </w:rPr>
      </w:pPr>
      <w:bookmarkStart w:name="migration-rehearsal" w:id="53"/>
      <w:bookmarkEnd w:id="52"/>
      <w:r w:rsidRPr="4986D35A">
        <w:rPr>
          <w:strike w:val="1"/>
          <w:rPrChange w:author="Syed Ahmed" w:date="2026-09-16T14:38:49.42Z" w16du:dateUtc="2026-09-16T14:38:49.42Z" w:id="1375255526"/>
        </w:rPr>
        <w:t>6.4 Migration Rehearsal</w:t>
      </w:r>
    </w:p>
    <w:p w:rsidR="001F702A" w:rsidP="4986D35A" w:rsidRDefault="00000000" w14:paraId="796FA905" w14:textId="77777777">
      <w:pPr>
        <w:pStyle w:val="FirstParagraph"/>
        <w:rPr>
          <w:strike w:val="1"/>
          <w:rPrChange w:author="Syed Ahmed" w:date="2026-09-16T14:38:49.421Z" w:id="1236159598"/>
        </w:rPr>
      </w:pPr>
      <w:r w:rsidRPr="4986D35A">
        <w:rPr>
          <w:strike w:val="1"/>
          <w:rPrChange w:author="Syed Ahmed" w:date="2026-09-16T14:38:49.421Z" w16du:dateUtc="2026-09-16T14:38:49.421Z" w:id="583672104"/>
        </w:rPr>
        <w:t xml:space="preserve">The rehearsal proves that the target </w:t>
      </w:r>
      <w:r w:rsidRPr="4986D35A">
        <w:rPr>
          <w:strike w:val="1"/>
          <w:rPrChange w:author="Syed Ahmed" w:date="2026-09-16T14:38:49.421Z" w16du:dateUtc="2026-09-16T14:38:49.421Z" w:id="1158285589"/>
        </w:rPr>
        <w:t>boots,</w:t>
      </w:r>
      <w:r w:rsidRPr="4986D35A">
        <w:rPr>
          <w:strike w:val="1"/>
          <w:rPrChange w:author="Syed Ahmed" w:date="2026-09-16T14:38:49.421Z" w16du:dateUtc="2026-09-16T14:38:49.421Z" w:id="1800088006"/>
        </w:rPr>
        <w:t xml:space="preserve"> </w:t>
      </w:r>
      <w:r w:rsidRPr="4986D35A">
        <w:rPr>
          <w:strike w:val="1"/>
          <w:rPrChange w:author="Syed Ahmed" w:date="2026-09-16T14:38:49.421Z" w16du:dateUtc="2026-09-16T14:38:49.421Z" w:id="1370378034"/>
        </w:rPr>
        <w:t>runs</w:t>
      </w:r>
      <w:r w:rsidRPr="4986D35A">
        <w:rPr>
          <w:strike w:val="1"/>
          <w:rPrChange w:author="Syed Ahmed" w:date="2026-09-16T14:38:49.421Z" w16du:dateUtc="2026-09-16T14:38:49.421Z" w:id="628475060"/>
        </w:rPr>
        <w:t xml:space="preserve"> and is reachable, and it is executed in an isolated network so that it cannot affect the source under any circumstances. It is also the only legitimate source of the timings used in the cutover schedule; estimated durations are how outage windows are overrun. A minimum of two passes is planned — the first to find defects, the second to prove the corrections — and the last pass must be defect-free. Test resources are removed on completion, because </w:t>
      </w:r>
      <w:r w:rsidRPr="4986D35A">
        <w:rPr>
          <w:strike w:val="1"/>
          <w:rPrChange w:author="Syed Ahmed" w:date="2026-09-16T14:38:49.421Z" w16du:dateUtc="2026-09-16T14:38:49.421Z" w:id="1759468520"/>
        </w:rPr>
        <w:t>retained</w:t>
      </w:r>
      <w:r w:rsidRPr="4986D35A">
        <w:rPr>
          <w:strike w:val="1"/>
          <w:rPrChange w:author="Syed Ahmed" w:date="2026-09-16T14:38:49.421Z" w16du:dateUtc="2026-09-16T14:38:49.421Z" w:id="735940193"/>
        </w:rPr>
        <w:t xml:space="preserve"> ones incur cost and create ambiguity about which environment is authoritative on the night.</w:t>
      </w:r>
    </w:p>
    <w:p w:rsidR="001F702A" w:rsidP="4986D35A" w:rsidRDefault="001F702A" w14:paraId="796FA906" w14:textId="77777777">
      <w:pPr>
        <w:pStyle w:val="Compact"/>
        <w:rPr>
          <w:strike w:val="1"/>
          <w:rPrChange w:author="Syed Ahmed" w:date="2026-09-16T14:38:49.421Z" w:id="902851487"/>
        </w:rPr>
      </w:pPr>
    </w:p>
    <w:tbl>
      <w:tblPr>
        <w:tblStyle w:val="Table"/>
        <w:tblW w:w="5000" w:type="pct"/>
        <w:tblLook w:val="0020" w:firstRow="1" w:lastRow="0" w:firstColumn="0" w:lastColumn="0" w:noHBand="0" w:noVBand="0"/>
      </w:tblPr>
      <w:tblGrid>
        <w:gridCol w:w="1682"/>
        <w:gridCol w:w="7794"/>
      </w:tblGrid>
      <w:tr w:rsidR="001F702A" w:rsidTr="4986D35A" w14:paraId="796FA909"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07" w14:textId="77777777">
            <w:pPr>
              <w:pStyle w:val="Compact"/>
              <w:rPr>
                <w:b w:val="1"/>
                <w:bCs w:val="1"/>
                <w:strike w:val="1"/>
                <w:rPrChange w:author="Syed Ahmed" w:date="2026-09-16T14:38:49.422Z" w:id="1133278213"/>
              </w:rPr>
            </w:pPr>
            <w:r w:rsidRPr="4986D35A">
              <w:rPr>
                <w:b w:val="1"/>
                <w:bCs w:val="1"/>
                <w:strike w:val="1"/>
                <w:rPrChange w:author="Syed Ahmed" w:date="2026-09-16T14:38:49.422Z" w16du:dateUtc="2026-09-16T14:38:49.422Z" w:id="36520806">
                  <w:rPr>
                    <w:b w:val="1"/>
                    <w:bCs w:val="1"/>
                  </w:rPr>
                </w:rPrChange>
              </w:rPr>
              <w:t>Test Environment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08" w14:textId="77777777">
            <w:pPr>
              <w:pStyle w:val="Compact"/>
              <w:rPr>
                <w:i w:val="1"/>
                <w:iCs w:val="1"/>
                <w:strike w:val="1"/>
                <w:rPrChange w:author="Syed Ahmed" w:date="2026-09-16T14:38:49.423Z" w:id="931644096"/>
              </w:rPr>
            </w:pPr>
            <w:r w:rsidRPr="4986D35A">
              <w:rPr>
                <w:i w:val="1"/>
                <w:iCs w:val="1"/>
                <w:strike w:val="1"/>
                <w:rPrChange w:author="Syed Ahmed" w:date="2026-09-16T14:38:49.423Z" w16du:dateUtc="2026-09-16T14:38:49.423Z" w:id="1010561762">
                  <w:rPr>
                    <w:i w:val="1"/>
                    <w:iCs w:val="1"/>
                  </w:rPr>
                </w:rPrChange>
              </w:rPr>
              <w:t>Not yet provided — Isolated network used, and confirmation that it cannot reach production. To be supplied by GEHA (Appendix B).</w:t>
            </w:r>
          </w:p>
        </w:tc>
      </w:tr>
      <w:tr w:rsidR="001F702A" w:rsidTr="4986D35A" w14:paraId="796FA90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0A" w14:textId="77777777">
            <w:pPr>
              <w:pStyle w:val="Compact"/>
              <w:rPr>
                <w:b w:val="1"/>
                <w:bCs w:val="1"/>
                <w:strike w:val="1"/>
                <w:rPrChange w:author="Syed Ahmed" w:date="2026-09-16T14:38:49.423Z" w:id="1632999861"/>
              </w:rPr>
            </w:pPr>
            <w:r w:rsidRPr="4986D35A">
              <w:rPr>
                <w:b w:val="1"/>
                <w:bCs w:val="1"/>
                <w:strike w:val="1"/>
                <w:rPrChange w:author="Syed Ahmed" w:date="2026-09-16T14:38:49.423Z" w16du:dateUtc="2026-09-16T14:38:49.423Z" w:id="1756575773">
                  <w:rPr>
                    <w:b w:val="1"/>
                    <w:bCs w:val="1"/>
                  </w:rPr>
                </w:rPrChange>
              </w:rPr>
              <w:t>Passes Planned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0B" w14:textId="77777777">
            <w:pPr>
              <w:pStyle w:val="Compact"/>
              <w:rPr>
                <w:i w:val="1"/>
                <w:iCs w:val="1"/>
                <w:strike w:val="1"/>
                <w:rPrChange w:author="Syed Ahmed" w:date="2026-09-16T14:38:49.424Z" w:id="1422574653"/>
              </w:rPr>
            </w:pPr>
            <w:r w:rsidRPr="4986D35A">
              <w:rPr>
                <w:i w:val="1"/>
                <w:iCs w:val="1"/>
                <w:strike w:val="1"/>
                <w:rPrChange w:author="Syed Ahmed" w:date="2026-09-16T14:38:49.423Z" w16du:dateUtc="2026-09-16T14:38:49.423Z" w:id="394831494">
                  <w:rPr>
                    <w:i w:val="1"/>
                    <w:iCs w:val="1"/>
                  </w:rPr>
                </w:rPrChange>
              </w:rPr>
              <w:t>Not yet provided — Minimum two — the last must be defect-free. To be supplied by GEHA (Appendix B).</w:t>
            </w:r>
          </w:p>
        </w:tc>
      </w:tr>
      <w:tr w:rsidR="001F702A" w:rsidTr="4986D35A" w14:paraId="796FA90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0D" w14:textId="77777777">
            <w:pPr>
              <w:pStyle w:val="Compact"/>
              <w:rPr>
                <w:b w:val="1"/>
                <w:bCs w:val="1"/>
                <w:strike w:val="1"/>
                <w:rPrChange w:author="Syed Ahmed" w:date="2026-09-16T14:38:49.424Z" w:id="95910822"/>
              </w:rPr>
            </w:pPr>
            <w:r w:rsidRPr="4986D35A">
              <w:rPr>
                <w:b w:val="1"/>
                <w:bCs w:val="1"/>
                <w:strike w:val="1"/>
                <w:rPrChange w:author="Syed Ahmed" w:date="2026-09-16T14:38:49.424Z" w16du:dateUtc="2026-09-16T14:38:49.424Z" w:id="1861009599">
                  <w:rPr>
                    <w:b w:val="1"/>
                    <w:bCs w:val="1"/>
                  </w:rPr>
                </w:rPrChange>
              </w:rPr>
              <w:t>Validation Performed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0E" w14:textId="77777777">
            <w:pPr>
              <w:pStyle w:val="Compact"/>
              <w:rPr>
                <w:i w:val="1"/>
                <w:iCs w:val="1"/>
                <w:strike w:val="1"/>
                <w:rPrChange w:author="Syed Ahmed" w:date="2026-09-16T14:38:49.424Z" w:id="1110245081"/>
              </w:rPr>
            </w:pPr>
            <w:r w:rsidRPr="4986D35A">
              <w:rPr>
                <w:i w:val="1"/>
                <w:iCs w:val="1"/>
                <w:strike w:val="1"/>
                <w:rPrChange w:author="Syed Ahmed" w:date="2026-09-16T14:38:49.424Z" w16du:dateUtc="2026-09-16T14:38:49.424Z" w:id="1696083889">
                  <w:rPr>
                    <w:i w:val="1"/>
                    <w:iCs w:val="1"/>
                  </w:rPr>
                </w:rPrChange>
              </w:rPr>
              <w:t xml:space="preserve">Not yet provided — Boot, service start, application login, database connectivity, </w:t>
            </w:r>
            <w:r w:rsidRPr="4986D35A">
              <w:rPr>
                <w:i w:val="1"/>
                <w:iCs w:val="1"/>
                <w:strike w:val="1"/>
                <w:rPrChange w:author="Syed Ahmed" w:date="2026-09-16T14:38:49.424Z" w16du:dateUtc="2026-09-16T14:38:49.424Z" w:id="1863787029">
                  <w:rPr>
                    <w:i w:val="1"/>
                    <w:iCs w:val="1"/>
                  </w:rPr>
                </w:rPrChange>
              </w:rPr>
              <w:t>integration</w:t>
            </w:r>
            <w:r w:rsidRPr="4986D35A">
              <w:rPr>
                <w:i w:val="1"/>
                <w:iCs w:val="1"/>
                <w:strike w:val="1"/>
                <w:rPrChange w:author="Syed Ahmed" w:date="2026-09-16T14:38:49.424Z" w16du:dateUtc="2026-09-16T14:38:49.424Z" w:id="1691277967">
                  <w:rPr>
                    <w:i w:val="1"/>
                    <w:iCs w:val="1"/>
                  </w:rPr>
                </w:rPrChange>
              </w:rPr>
              <w:t xml:space="preserve"> smoke tests, agent check-in. To be supplied by GEHA (Appendix B).</w:t>
            </w:r>
          </w:p>
        </w:tc>
      </w:tr>
      <w:tr w:rsidR="001F702A" w:rsidTr="4986D35A" w14:paraId="796FA91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10" w14:textId="77777777">
            <w:pPr>
              <w:pStyle w:val="Compact"/>
              <w:rPr>
                <w:b w:val="1"/>
                <w:bCs w:val="1"/>
                <w:strike w:val="1"/>
                <w:rPrChange w:author="Syed Ahmed" w:date="2026-09-16T14:38:49.425Z" w:id="2085105967"/>
              </w:rPr>
            </w:pPr>
            <w:r w:rsidRPr="4986D35A">
              <w:rPr>
                <w:b w:val="1"/>
                <w:bCs w:val="1"/>
                <w:strike w:val="1"/>
                <w:rPrChange w:author="Syed Ahmed" w:date="2026-09-16T14:38:49.424Z" w16du:dateUtc="2026-09-16T14:38:49.424Z" w:id="2007216252">
                  <w:rPr>
                    <w:b w:val="1"/>
                    <w:bCs w:val="1"/>
                  </w:rPr>
                </w:rPrChange>
              </w:rPr>
              <w:t>Timings Captured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11" w14:textId="77777777">
            <w:pPr>
              <w:pStyle w:val="Compact"/>
              <w:rPr>
                <w:i w:val="1"/>
                <w:iCs w:val="1"/>
                <w:strike w:val="1"/>
                <w:rPrChange w:author="Syed Ahmed" w:date="2026-09-16T14:38:49.425Z" w:id="1687272066"/>
              </w:rPr>
            </w:pPr>
            <w:r w:rsidRPr="4986D35A">
              <w:rPr>
                <w:i w:val="1"/>
                <w:iCs w:val="1"/>
                <w:strike w:val="1"/>
                <w:rPrChange w:author="Syed Ahmed" w:date="2026-09-16T14:38:49.425Z" w16du:dateUtc="2026-09-16T14:38:49.425Z" w:id="601345344">
                  <w:rPr>
                    <w:i w:val="1"/>
                    <w:iCs w:val="1"/>
                  </w:rPr>
                </w:rPrChange>
              </w:rPr>
              <w:t>Not yet provided — Elapsed time per step, carried into §7.3. To be supplied by GEHA (Appendix B).</w:t>
            </w:r>
          </w:p>
        </w:tc>
      </w:tr>
      <w:tr w:rsidR="001F702A" w:rsidTr="4986D35A" w14:paraId="796FA91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13" w14:textId="77777777">
            <w:pPr>
              <w:pStyle w:val="Compact"/>
              <w:rPr>
                <w:b w:val="1"/>
                <w:bCs w:val="1"/>
                <w:strike w:val="1"/>
                <w:rPrChange w:author="Syed Ahmed" w:date="2026-09-16T14:38:49.425Z" w:id="533137225"/>
              </w:rPr>
            </w:pPr>
            <w:r w:rsidRPr="4986D35A">
              <w:rPr>
                <w:b w:val="1"/>
                <w:bCs w:val="1"/>
                <w:strike w:val="1"/>
                <w:rPrChange w:author="Syed Ahmed" w:date="2026-09-16T14:38:49.425Z" w16du:dateUtc="2026-09-16T14:38:49.425Z" w:id="481150035">
                  <w:rPr>
                    <w:b w:val="1"/>
                    <w:bCs w:val="1"/>
                  </w:rPr>
                </w:rPrChange>
              </w:rPr>
              <w:t>Defects Raised &amp; Cleared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14" w14:textId="77777777">
            <w:pPr>
              <w:pStyle w:val="Compact"/>
              <w:rPr>
                <w:i w:val="1"/>
                <w:iCs w:val="1"/>
                <w:strike w:val="1"/>
                <w:rPrChange w:author="Syed Ahmed" w:date="2026-09-16T14:38:49.426Z" w:id="1401594528"/>
              </w:rPr>
            </w:pPr>
            <w:r w:rsidRPr="4986D35A">
              <w:rPr>
                <w:i w:val="1"/>
                <w:iCs w:val="1"/>
                <w:strike w:val="1"/>
                <w:rPrChange w:author="Syed Ahmed" w:date="2026-09-16T14:38:49.425Z" w16du:dateUtc="2026-09-16T14:38:49.425Z" w:id="932103077">
                  <w:rPr>
                    <w:i w:val="1"/>
                    <w:iCs w:val="1"/>
                  </w:rPr>
                </w:rPrChange>
              </w:rPr>
              <w:t>Not yet provided — Reference to the defect log, with the count outstanding. To be supplied by GEHA (Appendix B).</w:t>
            </w:r>
          </w:p>
        </w:tc>
      </w:tr>
      <w:tr w:rsidR="001F702A" w:rsidTr="4986D35A" w14:paraId="796FA91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16" w14:textId="77777777">
            <w:pPr>
              <w:pStyle w:val="Compact"/>
              <w:rPr>
                <w:b w:val="1"/>
                <w:bCs w:val="1"/>
                <w:strike w:val="1"/>
                <w:rPrChange w:author="Syed Ahmed" w:date="2026-09-16T14:38:49.426Z" w:id="1548639047"/>
              </w:rPr>
            </w:pPr>
            <w:r w:rsidRPr="4986D35A">
              <w:rPr>
                <w:b w:val="1"/>
                <w:bCs w:val="1"/>
                <w:strike w:val="1"/>
                <w:rPrChange w:author="Syed Ahmed" w:date="2026-09-16T14:38:49.426Z" w16du:dateUtc="2026-09-16T14:38:49.426Z" w:id="1788360387">
                  <w:rPr>
                    <w:b w:val="1"/>
                    <w:bCs w:val="1"/>
                  </w:rPr>
                </w:rPrChange>
              </w:rPr>
              <w:t>Test Resources Cleaned Up</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17" w14:textId="77777777">
            <w:pPr>
              <w:pStyle w:val="Compact"/>
              <w:rPr>
                <w:i w:val="1"/>
                <w:iCs w:val="1"/>
                <w:strike w:val="1"/>
                <w:rPrChange w:author="Syed Ahmed" w:date="2026-09-16T14:38:49.427Z" w:id="1768506399"/>
              </w:rPr>
            </w:pPr>
            <w:r w:rsidRPr="4986D35A">
              <w:rPr>
                <w:strike w:val="1"/>
                <w:rPrChange w:author="Syed Ahmed" w:date="2026-09-16T14:38:49.426Z" w16du:dateUtc="2026-09-16T14:38:49.426Z" w:id="1519138672"/>
              </w:rPr>
              <w:t xml:space="preserve">☐ </w:t>
            </w:r>
            <w:r w:rsidRPr="4986D35A">
              <w:rPr>
                <w:i w:val="1"/>
                <w:iCs w:val="1"/>
                <w:strike w:val="1"/>
                <w:rPrChange w:author="Syed Ahmed" w:date="2026-09-16T14:38:49.426Z" w16du:dateUtc="2026-09-16T14:38:49.426Z" w:id="1983309806">
                  <w:rPr>
                    <w:i w:val="1"/>
                    <w:iCs w:val="1"/>
                  </w:rPr>
                </w:rPrChange>
              </w:rPr>
              <w:t>Yes</w:t>
            </w:r>
            <w:r w:rsidRPr="4986D35A">
              <w:rPr>
                <w:strike w:val="1"/>
                <w:rPrChange w:author="Syed Ahmed" w:date="2026-09-16T14:38:49.427Z" w16du:dateUtc="2026-09-16T14:38:49.427Z" w:id="1168729089"/>
              </w:rPr>
              <w:t xml:space="preserve"> ☐ </w:t>
            </w:r>
            <w:r w:rsidRPr="4986D35A">
              <w:rPr>
                <w:i w:val="1"/>
                <w:iCs w:val="1"/>
                <w:strike w:val="1"/>
                <w:rPrChange w:author="Syed Ahmed" w:date="2026-09-16T14:38:49.427Z" w16du:dateUtc="2026-09-16T14:38:49.427Z" w:id="853407982">
                  <w:rPr>
                    <w:i w:val="1"/>
                    <w:iCs w:val="1"/>
                  </w:rPr>
                </w:rPrChange>
              </w:rPr>
              <w:t>No</w:t>
            </w:r>
            <w:r w:rsidRPr="4986D35A">
              <w:rPr>
                <w:strike w:val="1"/>
                <w:rPrChange w:author="Syed Ahmed" w:date="2026-09-16T14:38:49.427Z" w16du:dateUtc="2026-09-16T14:38:49.427Z" w:id="1335813888"/>
              </w:rPr>
              <w:t xml:space="preserve"> — </w:t>
            </w:r>
            <w:r w:rsidRPr="4986D35A">
              <w:rPr>
                <w:i w:val="1"/>
                <w:iCs w:val="1"/>
                <w:strike w:val="1"/>
                <w:rPrChange w:author="Syed Ahmed" w:date="2026-09-16T14:38:49.427Z" w16du:dateUtc="2026-09-16T14:38:49.427Z" w:id="1318204325">
                  <w:rPr>
                    <w:i w:val="1"/>
                    <w:iCs w:val="1"/>
                  </w:rPr>
                </w:rPrChange>
              </w:rPr>
              <w:t>To be provided by GEHA</w:t>
            </w:r>
          </w:p>
        </w:tc>
      </w:tr>
      <w:tr w:rsidR="001F702A" w:rsidTr="4986D35A" w14:paraId="796FA91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19" w14:textId="77777777">
            <w:pPr>
              <w:pStyle w:val="Compact"/>
              <w:rPr>
                <w:b w:val="1"/>
                <w:bCs w:val="1"/>
                <w:strike w:val="1"/>
                <w:rPrChange w:author="Syed Ahmed" w:date="2026-09-16T14:38:49.428Z" w:id="529060453"/>
              </w:rPr>
            </w:pPr>
            <w:r w:rsidRPr="4986D35A">
              <w:rPr>
                <w:b w:val="1"/>
                <w:bCs w:val="1"/>
                <w:strike w:val="1"/>
                <w:rPrChange w:author="Syed Ahmed" w:date="2026-09-16T14:38:49.427Z" w16du:dateUtc="2026-09-16T14:38:49.427Z" w:id="1588255753">
                  <w:rPr>
                    <w:b w:val="1"/>
                    <w:bCs w:val="1"/>
                  </w:rPr>
                </w:rPrChange>
              </w:rPr>
              <w:t>Sign-Off</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1A" w14:textId="77777777">
            <w:pPr>
              <w:pStyle w:val="Compact"/>
              <w:rPr>
                <w:i w:val="1"/>
                <w:iCs w:val="1"/>
                <w:strike w:val="1"/>
                <w:rPrChange w:author="Syed Ahmed" w:date="2026-09-16T14:38:49.428Z" w:id="148772288"/>
              </w:rPr>
            </w:pPr>
            <w:r w:rsidRPr="4986D35A">
              <w:rPr>
                <w:i w:val="1"/>
                <w:iCs w:val="1"/>
                <w:strike w:val="1"/>
                <w:rPrChange w:author="Syed Ahmed" w:date="2026-09-16T14:38:49.428Z" w16du:dateUtc="2026-09-16T14:38:49.428Z" w:id="1008561001">
                  <w:rPr>
                    <w:i w:val="1"/>
                    <w:iCs w:val="1"/>
                  </w:rPr>
                </w:rPrChange>
              </w:rPr>
              <w:t>To be provided by GEHA</w:t>
            </w:r>
          </w:p>
        </w:tc>
      </w:tr>
    </w:tbl>
    <w:p w:rsidR="001F702A" w:rsidP="4986D35A" w:rsidRDefault="00000000" w14:paraId="796FA91C" w14:textId="77777777">
      <w:pPr>
        <w:pStyle w:val="BodyText"/>
        <w:rPr>
          <w:b w:val="1"/>
          <w:bCs w:val="1"/>
          <w:strike w:val="1"/>
          <w:sz w:val="15"/>
          <w:szCs w:val="15"/>
          <w:rPrChange w:author="Syed Ahmed" w:date="2026-09-16T14:38:49.428Z" w:id="913297632"/>
        </w:rPr>
      </w:pPr>
      <w:r w:rsidRPr="4986D35A">
        <w:rPr>
          <w:b w:val="1"/>
          <w:bCs w:val="1"/>
          <w:strike w:val="1"/>
          <w:sz w:val="15"/>
          <w:szCs w:val="15"/>
          <w:rPrChange w:author="Syed Ahmed" w:date="2026-09-16T14:38:49.428Z" w16du:dateUtc="2026-09-16T14:38:49.428Z" w:id="582083361">
            <w:rPr>
              <w:b w:val="1"/>
              <w:bCs w:val="1"/>
              <w:sz w:val="15"/>
              <w:szCs w:val="15"/>
            </w:rPr>
          </w:rPrChange>
        </w:rPr>
        <w:t>Table 6.4 — Migration Rehearsal</w:t>
      </w:r>
    </w:p>
    <w:p w:rsidR="001F702A" w:rsidRDefault="001F702A" w14:paraId="796FA91D" w14:textId="77777777">
      <w:pPr>
        <w:pStyle w:val="Compact"/>
      </w:pPr>
    </w:p>
    <w:p w:rsidR="001F702A" w:rsidP="4986D35A" w:rsidRDefault="00000000" w14:paraId="796FA91E" w14:textId="77777777">
      <w:pPr>
        <w:pStyle w:val="Heading2"/>
        <w:rPr>
          <w:strike w:val="1"/>
          <w:rPrChange w:author="Syed Ahmed" w:date="2026-09-16T14:39:17.777Z" w:id="505196775"/>
        </w:rPr>
      </w:pPr>
      <w:bookmarkStart w:name="testing-strategy" w:id="54"/>
      <w:bookmarkEnd w:id="53"/>
      <w:r w:rsidRPr="4986D35A">
        <w:rPr>
          <w:strike w:val="1"/>
          <w:rPrChange w:author="Syed Ahmed" w:date="2026-09-16T14:39:17.776Z" w16du:dateUtc="2026-09-16T14:39:17.776Z" w:id="645676759"/>
        </w:rPr>
        <w:t>6.5 Testing Strategy</w:t>
      </w:r>
    </w:p>
    <w:p w:rsidR="001F702A" w:rsidP="4986D35A" w:rsidRDefault="00000000" w14:paraId="796FA91F" w14:textId="77777777">
      <w:pPr>
        <w:pStyle w:val="FirstParagraph"/>
        <w:rPr>
          <w:strike w:val="1"/>
          <w:rPrChange w:author="Syed Ahmed" w:date="2026-09-16T14:39:17.777Z" w:id="1479170294"/>
        </w:rPr>
      </w:pPr>
      <w:r w:rsidRPr="4986D35A">
        <w:rPr>
          <w:strike w:val="1"/>
          <w:rPrChange w:author="Syed Ahmed" w:date="2026-09-16T14:39:17.777Z" w16du:dateUtc="2026-09-16T14:39:17.777Z" w:id="384140845"/>
        </w:rPr>
        <w:t xml:space="preserve">The testing strategy defines what will be tested, by whom, and the conditions under which testing may start and must stop. Functional, data validation, integration, performance, security, </w:t>
      </w:r>
      <w:r w:rsidRPr="4986D35A">
        <w:rPr>
          <w:strike w:val="1"/>
          <w:rPrChange w:author="Syed Ahmed" w:date="2026-09-16T14:39:17.777Z" w16du:dateUtc="2026-09-16T14:39:17.777Z" w:id="155064231"/>
        </w:rPr>
        <w:t>backup</w:t>
      </w:r>
      <w:r w:rsidRPr="4986D35A">
        <w:rPr>
          <w:strike w:val="1"/>
          <w:rPrChange w:author="Syed Ahmed" w:date="2026-09-16T14:39:17.777Z" w16du:dateUtc="2026-09-16T14:39:17.777Z" w:id="1977975087"/>
        </w:rPr>
        <w:t xml:space="preserve"> and recovery testing each carry their own entry and exit criteria, expressed as conditions rather than as opinions. Performance exit criteria are set against the documented baseline recorded earlier, which converts an argument about whether the system feels slower into a measurement. Sign-off is by named individuals, because an untested assumption discovered after go-live is indistinguishable from a defect.</w:t>
      </w:r>
    </w:p>
    <w:p w:rsidR="001F702A" w:rsidP="4986D35A" w:rsidRDefault="001F702A" w14:paraId="796FA920" w14:textId="77777777">
      <w:pPr>
        <w:pStyle w:val="Compact"/>
        <w:rPr>
          <w:strike w:val="1"/>
          <w:rPrChange w:author="Syed Ahmed" w:date="2026-09-16T14:39:17.777Z" w:id="290578168"/>
        </w:rPr>
      </w:pPr>
    </w:p>
    <w:tbl>
      <w:tblPr>
        <w:tblStyle w:val="Table"/>
        <w:tblW w:w="5000" w:type="pct"/>
        <w:tblLook w:val="0020" w:firstRow="1" w:lastRow="0" w:firstColumn="0" w:lastColumn="0" w:noHBand="0" w:noVBand="0"/>
      </w:tblPr>
      <w:tblGrid>
        <w:gridCol w:w="1026"/>
        <w:gridCol w:w="2432"/>
        <w:gridCol w:w="913"/>
        <w:gridCol w:w="2250"/>
        <w:gridCol w:w="2855"/>
      </w:tblGrid>
      <w:tr w:rsidR="001F702A" w:rsidTr="4986D35A" w14:paraId="796FA926"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21" w14:textId="77777777">
            <w:pPr>
              <w:pStyle w:val="Compact"/>
              <w:rPr>
                <w:b w:val="1"/>
                <w:bCs w:val="1"/>
                <w:strike w:val="1"/>
                <w:rPrChange w:author="Syed Ahmed" w:date="2026-09-16T14:39:17.778Z" w:id="130415976"/>
              </w:rPr>
            </w:pPr>
            <w:r w:rsidRPr="4986D35A">
              <w:rPr>
                <w:b w:val="1"/>
                <w:bCs w:val="1"/>
                <w:strike w:val="1"/>
                <w:rPrChange w:author="Syed Ahmed" w:date="2026-09-16T14:39:17.777Z" w16du:dateUtc="2026-09-16T14:39:17.777Z" w:id="158946351">
                  <w:rPr>
                    <w:b w:val="1"/>
                    <w:bCs w:val="1"/>
                  </w:rPr>
                </w:rPrChange>
              </w:rPr>
              <w:t>Test Type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22" w14:textId="77777777">
            <w:pPr>
              <w:pStyle w:val="Compact"/>
              <w:rPr>
                <w:b w:val="1"/>
                <w:bCs w:val="1"/>
                <w:strike w:val="1"/>
                <w:rPrChange w:author="Syed Ahmed" w:date="2026-09-16T14:39:17.778Z" w:id="424513835"/>
              </w:rPr>
            </w:pPr>
            <w:r w:rsidRPr="4986D35A">
              <w:rPr>
                <w:b w:val="1"/>
                <w:bCs w:val="1"/>
                <w:strike w:val="1"/>
                <w:rPrChange w:author="Syed Ahmed" w:date="2026-09-16T14:39:17.778Z" w16du:dateUtc="2026-09-16T14:39:17.778Z" w:id="2043093333">
                  <w:rPr>
                    <w:b w:val="1"/>
                    <w:bCs w:val="1"/>
                  </w:rPr>
                </w:rPrChange>
              </w:rPr>
              <w:t>Scope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23" w14:textId="77777777">
            <w:pPr>
              <w:pStyle w:val="Compact"/>
              <w:rPr>
                <w:b w:val="1"/>
                <w:bCs w:val="1"/>
                <w:strike w:val="1"/>
                <w:rPrChange w:author="Syed Ahmed" w:date="2026-09-16T14:39:17.778Z" w:id="2117152599"/>
              </w:rPr>
            </w:pPr>
            <w:r w:rsidRPr="4986D35A">
              <w:rPr>
                <w:b w:val="1"/>
                <w:bCs w:val="1"/>
                <w:strike w:val="1"/>
                <w:rPrChange w:author="Syed Ahmed" w:date="2026-09-16T14:39:17.778Z" w16du:dateUtc="2026-09-16T14:39:17.778Z" w:id="910917613">
                  <w:rPr>
                    <w:b w:val="1"/>
                    <w:bCs w:val="1"/>
                  </w:rPr>
                </w:rPrChange>
              </w:rPr>
              <w:t>Owner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24" w14:textId="77777777">
            <w:pPr>
              <w:pStyle w:val="Compact"/>
              <w:rPr>
                <w:b w:val="1"/>
                <w:bCs w:val="1"/>
                <w:strike w:val="1"/>
                <w:rPrChange w:author="Syed Ahmed" w:date="2026-09-16T14:39:17.779Z" w:id="1582169172"/>
              </w:rPr>
            </w:pPr>
            <w:r w:rsidRPr="4986D35A">
              <w:rPr>
                <w:b w:val="1"/>
                <w:bCs w:val="1"/>
                <w:strike w:val="1"/>
                <w:rPrChange w:author="Syed Ahmed" w:date="2026-09-16T14:39:17.779Z" w16du:dateUtc="2026-09-16T14:39:17.779Z" w:id="1000979685">
                  <w:rPr>
                    <w:b w:val="1"/>
                    <w:bCs w:val="1"/>
                  </w:rPr>
                </w:rPrChange>
              </w:rPr>
              <w:t>Entry Criteria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25" w14:textId="77777777">
            <w:pPr>
              <w:pStyle w:val="Compact"/>
              <w:rPr>
                <w:b w:val="1"/>
                <w:bCs w:val="1"/>
                <w:strike w:val="1"/>
                <w:rPrChange w:author="Syed Ahmed" w:date="2026-09-16T14:39:17.779Z" w:id="588781176"/>
              </w:rPr>
            </w:pPr>
            <w:r w:rsidRPr="4986D35A">
              <w:rPr>
                <w:b w:val="1"/>
                <w:bCs w:val="1"/>
                <w:strike w:val="1"/>
                <w:rPrChange w:author="Syed Ahmed" w:date="2026-09-16T14:39:17.779Z" w16du:dateUtc="2026-09-16T14:39:17.779Z" w:id="1237338043">
                  <w:rPr>
                    <w:b w:val="1"/>
                    <w:bCs w:val="1"/>
                  </w:rPr>
                </w:rPrChange>
              </w:rPr>
              <w:t>Exit Criteria</w:t>
            </w:r>
          </w:p>
        </w:tc>
      </w:tr>
      <w:tr w:rsidR="001F702A" w:rsidTr="4986D35A" w14:paraId="796FA92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27" w14:textId="77777777">
            <w:pPr>
              <w:pStyle w:val="Compact"/>
              <w:rPr>
                <w:i w:val="1"/>
                <w:iCs w:val="1"/>
                <w:strike w:val="1"/>
                <w:rPrChange w:author="Syed Ahmed" w:date="2026-09-16T14:39:17.779Z" w:id="1250915793"/>
              </w:rPr>
            </w:pPr>
            <w:r w:rsidRPr="4986D35A">
              <w:rPr>
                <w:i w:val="1"/>
                <w:iCs w:val="1"/>
                <w:strike w:val="1"/>
                <w:rPrChange w:author="Syed Ahmed" w:date="2026-09-16T14:39:17.779Z" w16du:dateUtc="2026-09-16T14:39:17.779Z" w:id="298715158">
                  <w:rPr>
                    <w:i w:val="1"/>
                    <w:iCs w:val="1"/>
                  </w:rPr>
                </w:rPrChange>
              </w:rPr>
              <w:t>Functional / UAT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28" w14:textId="77777777">
            <w:pPr>
              <w:pStyle w:val="Compact"/>
              <w:rPr>
                <w:i w:val="1"/>
                <w:iCs w:val="1"/>
                <w:strike w:val="1"/>
                <w:rPrChange w:author="Syed Ahmed" w:date="2026-09-16T14:39:17.78Z" w:id="1353236693"/>
              </w:rPr>
            </w:pPr>
            <w:r w:rsidRPr="4986D35A">
              <w:rPr>
                <w:i w:val="1"/>
                <w:iCs w:val="1"/>
                <w:strike w:val="1"/>
                <w:rPrChange w:author="Syed Ahmed" w:date="2026-09-16T14:39:17.78Z" w16du:dateUtc="2026-09-16T14:39:17.78Z" w:id="710857849">
                  <w:rPr>
                    <w:i w:val="1"/>
                    <w:iCs w:val="1"/>
                  </w:rPr>
                </w:rPrChange>
              </w:rPr>
              <w:t>Not yet provided — Core business workflows on the migrated system.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29" w14:textId="77777777">
            <w:pPr>
              <w:pStyle w:val="Compact"/>
              <w:rPr>
                <w:i w:val="1"/>
                <w:iCs w:val="1"/>
                <w:strike w:val="1"/>
                <w:rPrChange w:author="Syed Ahmed" w:date="2026-09-16T14:39:17.78Z" w:id="1288349361"/>
              </w:rPr>
            </w:pPr>
            <w:r w:rsidRPr="4986D35A">
              <w:rPr>
                <w:i w:val="1"/>
                <w:iCs w:val="1"/>
                <w:strike w:val="1"/>
                <w:rPrChange w:author="Syed Ahmed" w:date="2026-09-16T14:39:17.78Z" w16du:dateUtc="2026-09-16T14:39:17.78Z" w:id="85759477">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2A" w14:textId="77777777">
            <w:pPr>
              <w:pStyle w:val="Compact"/>
              <w:rPr>
                <w:i w:val="1"/>
                <w:iCs w:val="1"/>
                <w:strike w:val="1"/>
                <w:rPrChange w:author="Syed Ahmed" w:date="2026-09-16T14:39:17.781Z" w:id="454547527"/>
              </w:rPr>
            </w:pPr>
            <w:r w:rsidRPr="4986D35A">
              <w:rPr>
                <w:i w:val="1"/>
                <w:iCs w:val="1"/>
                <w:strike w:val="1"/>
                <w:rPrChange w:author="Syed Ahmed" w:date="2026-09-16T14:39:17.78Z" w16du:dateUtc="2026-09-16T14:39:17.78Z" w:id="916161939">
                  <w:rPr>
                    <w:i w:val="1"/>
                    <w:iCs w:val="1"/>
                  </w:rPr>
                </w:rPrChange>
              </w:rPr>
              <w:t>To be provided by 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2B" w14:textId="77777777">
            <w:pPr>
              <w:pStyle w:val="Compact"/>
              <w:rPr>
                <w:i w:val="1"/>
                <w:iCs w:val="1"/>
                <w:strike w:val="1"/>
                <w:rPrChange w:author="Syed Ahmed" w:date="2026-09-16T14:39:17.781Z" w:id="1741730326"/>
              </w:rPr>
            </w:pPr>
            <w:r w:rsidRPr="4986D35A">
              <w:rPr>
                <w:i w:val="1"/>
                <w:iCs w:val="1"/>
                <w:strike w:val="1"/>
                <w:rPrChange w:author="Syed Ahmed" w:date="2026-09-16T14:39:17.781Z" w16du:dateUtc="2026-09-16T14:39:17.781Z" w:id="225720590">
                  <w:rPr>
                    <w:i w:val="1"/>
                    <w:iCs w:val="1"/>
                  </w:rPr>
                </w:rPrChange>
              </w:rPr>
              <w:t>Not yet provided — All P1 cases pass; no open Sev1/Sev2. To be supplied by GEHA (Appendix B).</w:t>
            </w:r>
          </w:p>
        </w:tc>
      </w:tr>
      <w:tr w:rsidR="001F702A" w:rsidTr="4986D35A" w14:paraId="796FA93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2D" w14:textId="77777777">
            <w:pPr>
              <w:pStyle w:val="Compact"/>
              <w:rPr>
                <w:i w:val="1"/>
                <w:iCs w:val="1"/>
                <w:strike w:val="1"/>
                <w:rPrChange w:author="Syed Ahmed" w:date="2026-09-16T14:39:17.781Z" w:id="1052655982"/>
              </w:rPr>
            </w:pPr>
            <w:r w:rsidRPr="4986D35A">
              <w:rPr>
                <w:i w:val="1"/>
                <w:iCs w:val="1"/>
                <w:strike w:val="1"/>
                <w:rPrChange w:author="Syed Ahmed" w:date="2026-09-16T14:39:17.781Z" w16du:dateUtc="2026-09-16T14:39:17.781Z" w:id="985175980">
                  <w:rPr>
                    <w:i w:val="1"/>
                    <w:iCs w:val="1"/>
                  </w:rPr>
                </w:rPrChange>
              </w:rPr>
              <w:t>Data Validation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2E" w14:textId="77777777">
            <w:pPr>
              <w:pStyle w:val="Compact"/>
              <w:rPr>
                <w:i w:val="1"/>
                <w:iCs w:val="1"/>
                <w:strike w:val="1"/>
                <w:rPrChange w:author="Syed Ahmed" w:date="2026-09-16T14:39:17.782Z" w:id="1245885801"/>
              </w:rPr>
            </w:pPr>
            <w:r w:rsidRPr="4986D35A">
              <w:rPr>
                <w:i w:val="1"/>
                <w:iCs w:val="1"/>
                <w:strike w:val="1"/>
                <w:rPrChange w:author="Syed Ahmed" w:date="2026-09-16T14:39:17.781Z" w16du:dateUtc="2026-09-16T14:39:17.781Z" w:id="499406417">
                  <w:rPr>
                    <w:i w:val="1"/>
                    <w:iCs w:val="1"/>
                  </w:rPr>
                </w:rPrChange>
              </w:rPr>
              <w:t>Not yet provided — Record counts and integrity after migration.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2F" w14:textId="77777777">
            <w:pPr>
              <w:pStyle w:val="Compact"/>
              <w:rPr>
                <w:i w:val="1"/>
                <w:iCs w:val="1"/>
                <w:strike w:val="1"/>
                <w:rPrChange w:author="Syed Ahmed" w:date="2026-09-16T14:39:17.782Z" w:id="955844581"/>
              </w:rPr>
            </w:pPr>
            <w:r w:rsidRPr="4986D35A">
              <w:rPr>
                <w:i w:val="1"/>
                <w:iCs w:val="1"/>
                <w:strike w:val="1"/>
                <w:rPrChange w:author="Syed Ahmed" w:date="2026-09-16T14:39:17.782Z" w16du:dateUtc="2026-09-16T14:39:17.782Z" w:id="386339533">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30" w14:textId="77777777">
            <w:pPr>
              <w:pStyle w:val="Compact"/>
              <w:rPr>
                <w:i w:val="1"/>
                <w:iCs w:val="1"/>
                <w:strike w:val="1"/>
                <w:rPrChange w:author="Syed Ahmed" w:date="2026-09-16T14:39:17.782Z" w:id="1809678568"/>
              </w:rPr>
            </w:pPr>
            <w:r w:rsidRPr="4986D35A">
              <w:rPr>
                <w:i w:val="1"/>
                <w:iCs w:val="1"/>
                <w:strike w:val="1"/>
                <w:rPrChange w:author="Syed Ahmed" w:date="2026-09-16T14:39:17.782Z" w16du:dateUtc="2026-09-16T14:39:17.782Z" w:id="460556883">
                  <w:rPr>
                    <w:i w:val="1"/>
                    <w:iCs w:val="1"/>
                  </w:rPr>
                </w:rPrChange>
              </w:rPr>
              <w:t>To be provided by 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31" w14:textId="77777777">
            <w:pPr>
              <w:pStyle w:val="Compact"/>
              <w:rPr>
                <w:i w:val="1"/>
                <w:iCs w:val="1"/>
                <w:strike w:val="1"/>
                <w:rPrChange w:author="Syed Ahmed" w:date="2026-09-16T14:39:17.782Z" w:id="536140726"/>
              </w:rPr>
            </w:pPr>
            <w:r w:rsidRPr="4986D35A">
              <w:rPr>
                <w:i w:val="1"/>
                <w:iCs w:val="1"/>
                <w:strike w:val="1"/>
                <w:rPrChange w:author="Syed Ahmed" w:date="2026-09-16T14:39:17.782Z" w16du:dateUtc="2026-09-16T14:39:17.782Z" w:id="1923612915">
                  <w:rPr>
                    <w:i w:val="1"/>
                    <w:iCs w:val="1"/>
                  </w:rPr>
                </w:rPrChange>
              </w:rPr>
              <w:t>Not yet provided — Reconciliation within the §7.8 tolerance. To be supplied by GEHA (Appendix B).</w:t>
            </w:r>
          </w:p>
        </w:tc>
      </w:tr>
      <w:tr w:rsidR="001F702A" w:rsidTr="4986D35A" w14:paraId="796FA93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33" w14:textId="77777777">
            <w:pPr>
              <w:pStyle w:val="Compact"/>
              <w:rPr>
                <w:i w:val="1"/>
                <w:iCs w:val="1"/>
                <w:strike w:val="1"/>
                <w:rPrChange w:author="Syed Ahmed" w:date="2026-09-16T14:39:17.783Z" w:id="1308765083"/>
              </w:rPr>
            </w:pPr>
            <w:r w:rsidRPr="4986D35A">
              <w:rPr>
                <w:i w:val="1"/>
                <w:iCs w:val="1"/>
                <w:strike w:val="1"/>
                <w:rPrChange w:author="Syed Ahmed" w:date="2026-09-16T14:39:17.783Z" w16du:dateUtc="2026-09-16T14:39:17.783Z" w:id="1918536996">
                  <w:rPr>
                    <w:i w:val="1"/>
                    <w:iCs w:val="1"/>
                  </w:rPr>
                </w:rPrChange>
              </w:rPr>
              <w:t>Integration Testing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34" w14:textId="77777777">
            <w:pPr>
              <w:pStyle w:val="Compact"/>
              <w:rPr>
                <w:i w:val="1"/>
                <w:iCs w:val="1"/>
                <w:strike w:val="1"/>
                <w:rPrChange w:author="Syed Ahmed" w:date="2026-09-16T14:39:17.783Z" w:id="794884806"/>
              </w:rPr>
            </w:pPr>
            <w:r w:rsidRPr="4986D35A">
              <w:rPr>
                <w:i w:val="1"/>
                <w:iCs w:val="1"/>
                <w:strike w:val="1"/>
                <w:rPrChange w:author="Syed Ahmed" w:date="2026-09-16T14:39:17.783Z" w16du:dateUtc="2026-09-16T14:39:17.783Z" w:id="283948908">
                  <w:rPr>
                    <w:i w:val="1"/>
                    <w:iCs w:val="1"/>
                  </w:rPr>
                </w:rPrChange>
              </w:rPr>
              <w:t>Not yet provided — Every interface in §4.7, both directions.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35" w14:textId="77777777">
            <w:pPr>
              <w:pStyle w:val="Compact"/>
              <w:rPr>
                <w:i w:val="1"/>
                <w:iCs w:val="1"/>
                <w:strike w:val="1"/>
                <w:rPrChange w:author="Syed Ahmed" w:date="2026-09-16T14:39:17.783Z" w:id="382123572"/>
              </w:rPr>
            </w:pPr>
            <w:r w:rsidRPr="4986D35A">
              <w:rPr>
                <w:i w:val="1"/>
                <w:iCs w:val="1"/>
                <w:strike w:val="1"/>
                <w:rPrChange w:author="Syed Ahmed" w:date="2026-09-16T14:39:17.783Z" w16du:dateUtc="2026-09-16T14:39:17.783Z" w:id="957503811">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36" w14:textId="77777777">
            <w:pPr>
              <w:pStyle w:val="Compact"/>
              <w:rPr>
                <w:i w:val="1"/>
                <w:iCs w:val="1"/>
                <w:strike w:val="1"/>
                <w:rPrChange w:author="Syed Ahmed" w:date="2026-09-16T14:39:17.784Z" w:id="1316237483"/>
              </w:rPr>
            </w:pPr>
            <w:r w:rsidRPr="4986D35A">
              <w:rPr>
                <w:i w:val="1"/>
                <w:iCs w:val="1"/>
                <w:strike w:val="1"/>
                <w:rPrChange w:author="Syed Ahmed" w:date="2026-09-16T14:39:17.784Z" w16du:dateUtc="2026-09-16T14:39:17.784Z" w:id="196064153">
                  <w:rPr>
                    <w:i w:val="1"/>
                    <w:iCs w:val="1"/>
                  </w:rPr>
                </w:rPrChange>
              </w:rPr>
              <w:t>Not yet provided — Endpoints reachable, credentials issued.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37" w14:textId="77777777">
            <w:pPr>
              <w:pStyle w:val="Compact"/>
              <w:rPr>
                <w:i w:val="1"/>
                <w:iCs w:val="1"/>
                <w:strike w:val="1"/>
                <w:rPrChange w:author="Syed Ahmed" w:date="2026-09-16T14:39:17.784Z" w:id="1674444539"/>
              </w:rPr>
            </w:pPr>
            <w:r w:rsidRPr="4986D35A">
              <w:rPr>
                <w:i w:val="1"/>
                <w:iCs w:val="1"/>
                <w:strike w:val="1"/>
                <w:rPrChange w:author="Syed Ahmed" w:date="2026-09-16T14:39:17.784Z" w16du:dateUtc="2026-09-16T14:39:17.784Z" w:id="1656537715">
                  <w:rPr>
                    <w:i w:val="1"/>
                    <w:iCs w:val="1"/>
                  </w:rPr>
                </w:rPrChange>
              </w:rPr>
              <w:t>To be provided by GEHA</w:t>
            </w:r>
          </w:p>
        </w:tc>
      </w:tr>
      <w:tr w:rsidR="001F702A" w:rsidTr="4986D35A" w14:paraId="796FA93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39" w14:textId="77777777">
            <w:pPr>
              <w:pStyle w:val="Compact"/>
              <w:rPr>
                <w:i w:val="1"/>
                <w:iCs w:val="1"/>
                <w:strike w:val="1"/>
                <w:rPrChange w:author="Syed Ahmed" w:date="2026-09-16T14:39:17.784Z" w:id="134404776"/>
              </w:rPr>
            </w:pPr>
            <w:r w:rsidRPr="4986D35A">
              <w:rPr>
                <w:i w:val="1"/>
                <w:iCs w:val="1"/>
                <w:strike w:val="1"/>
                <w:rPrChange w:author="Syed Ahmed" w:date="2026-09-16T14:39:17.784Z" w16du:dateUtc="2026-09-16T14:39:17.784Z" w:id="556209174">
                  <w:rPr>
                    <w:i w:val="1"/>
                    <w:iCs w:val="1"/>
                  </w:rPr>
                </w:rPrChange>
              </w:rPr>
              <w:t>Performance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3A" w14:textId="77777777">
            <w:pPr>
              <w:pStyle w:val="Compact"/>
              <w:rPr>
                <w:i w:val="1"/>
                <w:iCs w:val="1"/>
                <w:strike w:val="1"/>
                <w:rPrChange w:author="Syed Ahmed" w:date="2026-09-16T14:39:17.785Z" w:id="2060738472"/>
              </w:rPr>
            </w:pPr>
            <w:r w:rsidRPr="4986D35A">
              <w:rPr>
                <w:i w:val="1"/>
                <w:iCs w:val="1"/>
                <w:strike w:val="1"/>
                <w:rPrChange w:author="Syed Ahmed" w:date="2026-09-16T14:39:17.785Z" w16du:dateUtc="2026-09-16T14:39:17.785Z" w:id="238048288">
                  <w:rPr>
                    <w:i w:val="1"/>
                    <w:iCs w:val="1"/>
                  </w:rPr>
                </w:rPrChange>
              </w:rPr>
              <w:t>Not yet provided — Response under peak load from §3.3.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3B" w14:textId="77777777">
            <w:pPr>
              <w:pStyle w:val="Compact"/>
              <w:rPr>
                <w:i w:val="1"/>
                <w:iCs w:val="1"/>
                <w:strike w:val="1"/>
                <w:rPrChange w:author="Syed Ahmed" w:date="2026-09-16T14:39:17.785Z" w:id="1576544220"/>
              </w:rPr>
            </w:pPr>
            <w:r w:rsidRPr="4986D35A">
              <w:rPr>
                <w:i w:val="1"/>
                <w:iCs w:val="1"/>
                <w:strike w:val="1"/>
                <w:rPrChange w:author="Syed Ahmed" w:date="2026-09-16T14:39:17.785Z" w16du:dateUtc="2026-09-16T14:39:17.785Z" w:id="46056111">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3C" w14:textId="77777777">
            <w:pPr>
              <w:pStyle w:val="Compact"/>
              <w:rPr>
                <w:i w:val="1"/>
                <w:iCs w:val="1"/>
                <w:strike w:val="1"/>
                <w:rPrChange w:author="Syed Ahmed" w:date="2026-09-16T14:39:17.786Z" w:id="1632506221"/>
              </w:rPr>
            </w:pPr>
            <w:r w:rsidRPr="4986D35A">
              <w:rPr>
                <w:i w:val="1"/>
                <w:iCs w:val="1"/>
                <w:strike w:val="1"/>
                <w:rPrChange w:author="Syed Ahmed" w:date="2026-09-16T14:39:17.786Z" w16du:dateUtc="2026-09-16T14:39:17.786Z" w:id="970521019">
                  <w:rPr>
                    <w:i w:val="1"/>
                    <w:iCs w:val="1"/>
                  </w:rPr>
                </w:rPrChange>
              </w:rPr>
              <w:t>Not yet provided — Production-like sizing and data.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3D" w14:textId="77777777">
            <w:pPr>
              <w:pStyle w:val="Compact"/>
              <w:rPr>
                <w:i w:val="1"/>
                <w:iCs w:val="1"/>
                <w:strike w:val="1"/>
                <w:rPrChange w:author="Syed Ahmed" w:date="2026-09-16T14:39:17.786Z" w:id="1506911606"/>
              </w:rPr>
            </w:pPr>
            <w:r w:rsidRPr="4986D35A">
              <w:rPr>
                <w:i w:val="1"/>
                <w:iCs w:val="1"/>
                <w:strike w:val="1"/>
                <w:rPrChange w:author="Syed Ahmed" w:date="2026-09-16T14:39:17.786Z" w16du:dateUtc="2026-09-16T14:39:17.786Z" w:id="1587975209">
                  <w:rPr>
                    <w:i w:val="1"/>
                    <w:iCs w:val="1"/>
                  </w:rPr>
                </w:rPrChange>
              </w:rPr>
              <w:t>Not yet provided — Response times and batch durations at or better than the §3.4 baseline. To be supplied by GEHA (Appendix B).</w:t>
            </w:r>
          </w:p>
        </w:tc>
      </w:tr>
      <w:tr w:rsidR="001F702A" w:rsidTr="4986D35A" w14:paraId="796FA94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3F" w14:textId="77777777">
            <w:pPr>
              <w:pStyle w:val="Compact"/>
              <w:rPr>
                <w:i w:val="1"/>
                <w:iCs w:val="1"/>
                <w:strike w:val="1"/>
                <w:rPrChange w:author="Syed Ahmed" w:date="2026-09-16T14:39:17.786Z" w:id="1552925935"/>
              </w:rPr>
            </w:pPr>
            <w:r w:rsidRPr="4986D35A">
              <w:rPr>
                <w:i w:val="1"/>
                <w:iCs w:val="1"/>
                <w:strike w:val="1"/>
                <w:rPrChange w:author="Syed Ahmed" w:date="2026-09-16T14:39:17.786Z" w16du:dateUtc="2026-09-16T14:39:17.786Z" w:id="523904634">
                  <w:rPr>
                    <w:i w:val="1"/>
                    <w:iCs w:val="1"/>
                  </w:rPr>
                </w:rPrChange>
              </w:rPr>
              <w:t>Security &amp; Access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40" w14:textId="77777777">
            <w:pPr>
              <w:pStyle w:val="Compact"/>
              <w:rPr>
                <w:i w:val="1"/>
                <w:iCs w:val="1"/>
                <w:strike w:val="1"/>
                <w:rPrChange w:author="Syed Ahmed" w:date="2026-09-16T14:39:17.787Z" w:id="52194379"/>
              </w:rPr>
            </w:pPr>
            <w:r w:rsidRPr="4986D35A">
              <w:rPr>
                <w:i w:val="1"/>
                <w:iCs w:val="1"/>
                <w:strike w:val="1"/>
                <w:rPrChange w:author="Syed Ahmed" w:date="2026-09-16T14:39:17.787Z" w16du:dateUtc="2026-09-16T14:39:17.787Z" w:id="50380713">
                  <w:rPr>
                    <w:i w:val="1"/>
                    <w:iCs w:val="1"/>
                  </w:rPr>
                </w:rPrChange>
              </w:rPr>
              <w:t>Not yet provided — RBAC, group mapping, network rules, privileged access.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41" w14:textId="77777777">
            <w:pPr>
              <w:pStyle w:val="Compact"/>
              <w:rPr>
                <w:i w:val="1"/>
                <w:iCs w:val="1"/>
                <w:strike w:val="1"/>
                <w:rPrChange w:author="Syed Ahmed" w:date="2026-09-16T14:39:17.787Z" w:id="1569831878"/>
              </w:rPr>
            </w:pPr>
            <w:r w:rsidRPr="4986D35A">
              <w:rPr>
                <w:i w:val="1"/>
                <w:iCs w:val="1"/>
                <w:strike w:val="1"/>
                <w:rPrChange w:author="Syed Ahmed" w:date="2026-09-16T14:39:17.787Z" w16du:dateUtc="2026-09-16T14:39:17.787Z" w:id="1216826502">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42" w14:textId="77777777">
            <w:pPr>
              <w:pStyle w:val="Compact"/>
              <w:rPr>
                <w:i w:val="1"/>
                <w:iCs w:val="1"/>
                <w:strike w:val="1"/>
                <w:rPrChange w:author="Syed Ahmed" w:date="2026-09-16T14:39:17.787Z" w:id="208719333"/>
              </w:rPr>
            </w:pPr>
            <w:r w:rsidRPr="4986D35A">
              <w:rPr>
                <w:i w:val="1"/>
                <w:iCs w:val="1"/>
                <w:strike w:val="1"/>
                <w:rPrChange w:author="Syed Ahmed" w:date="2026-09-16T14:39:17.787Z" w16du:dateUtc="2026-09-16T14:39:17.787Z" w:id="822899562">
                  <w:rPr>
                    <w:i w:val="1"/>
                    <w:iCs w:val="1"/>
                  </w:rPr>
                </w:rPrChange>
              </w:rPr>
              <w:t>To be provided by 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43" w14:textId="77777777">
            <w:pPr>
              <w:pStyle w:val="Compact"/>
              <w:rPr>
                <w:i w:val="1"/>
                <w:iCs w:val="1"/>
                <w:strike w:val="1"/>
                <w:rPrChange w:author="Syed Ahmed" w:date="2026-09-16T14:39:17.788Z" w:id="897130687"/>
              </w:rPr>
            </w:pPr>
            <w:r w:rsidRPr="4986D35A">
              <w:rPr>
                <w:i w:val="1"/>
                <w:iCs w:val="1"/>
                <w:strike w:val="1"/>
                <w:rPrChange w:author="Syed Ahmed" w:date="2026-09-16T14:39:17.788Z" w16du:dateUtc="2026-09-16T14:39:17.788Z" w:id="334057311">
                  <w:rPr>
                    <w:i w:val="1"/>
                    <w:iCs w:val="1"/>
                  </w:rPr>
                </w:rPrChange>
              </w:rPr>
              <w:t xml:space="preserve">Not yet provided — Access </w:t>
            </w:r>
            <w:r w:rsidRPr="4986D35A">
              <w:rPr>
                <w:i w:val="1"/>
                <w:iCs w:val="1"/>
                <w:strike w:val="1"/>
                <w:rPrChange w:author="Syed Ahmed" w:date="2026-09-16T14:39:17.788Z" w16du:dateUtc="2026-09-16T14:39:17.788Z" w:id="2086988365">
                  <w:rPr>
                    <w:i w:val="1"/>
                    <w:iCs w:val="1"/>
                  </w:rPr>
                </w:rPrChange>
              </w:rPr>
              <w:t>matches</w:t>
            </w:r>
            <w:r w:rsidRPr="4986D35A">
              <w:rPr>
                <w:i w:val="1"/>
                <w:iCs w:val="1"/>
                <w:strike w:val="1"/>
                <w:rPrChange w:author="Syed Ahmed" w:date="2026-09-16T14:39:17.788Z" w16du:dateUtc="2026-09-16T14:39:17.788Z" w:id="970422041">
                  <w:rPr>
                    <w:i w:val="1"/>
                    <w:iCs w:val="1"/>
                  </w:rPr>
                </w:rPrChange>
              </w:rPr>
              <w:t xml:space="preserve"> design; no excess privilege. To be supplied by GEHA (Appendix B).</w:t>
            </w:r>
          </w:p>
        </w:tc>
      </w:tr>
      <w:tr w:rsidR="001F702A" w:rsidTr="4986D35A" w14:paraId="796FA94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45" w14:textId="77777777">
            <w:pPr>
              <w:pStyle w:val="Compact"/>
              <w:rPr>
                <w:i w:val="1"/>
                <w:iCs w:val="1"/>
                <w:strike w:val="1"/>
                <w:rPrChange w:author="Syed Ahmed" w:date="2026-09-16T14:39:17.788Z" w:id="1241662486"/>
              </w:rPr>
            </w:pPr>
            <w:r w:rsidRPr="4986D35A">
              <w:rPr>
                <w:i w:val="1"/>
                <w:iCs w:val="1"/>
                <w:strike w:val="1"/>
                <w:rPrChange w:author="Syed Ahmed" w:date="2026-09-16T14:39:17.788Z" w16du:dateUtc="2026-09-16T14:39:17.788Z" w:id="1081445986">
                  <w:rPr>
                    <w:i w:val="1"/>
                    <w:iCs w:val="1"/>
                  </w:rPr>
                </w:rPrChange>
              </w:rPr>
              <w:t>Backup &amp; Restore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46" w14:textId="77777777">
            <w:pPr>
              <w:pStyle w:val="Compact"/>
              <w:rPr>
                <w:i w:val="1"/>
                <w:iCs w:val="1"/>
                <w:strike w:val="1"/>
                <w:rPrChange w:author="Syed Ahmed" w:date="2026-09-16T14:39:17.788Z" w:id="61632629"/>
              </w:rPr>
            </w:pPr>
            <w:r w:rsidRPr="4986D35A">
              <w:rPr>
                <w:i w:val="1"/>
                <w:iCs w:val="1"/>
                <w:strike w:val="1"/>
                <w:rPrChange w:author="Syed Ahmed" w:date="2026-09-16T14:39:17.788Z" w16du:dateUtc="2026-09-16T14:39:17.788Z" w:id="53222446">
                  <w:rPr>
                    <w:i w:val="1"/>
                    <w:iCs w:val="1"/>
                  </w:rPr>
                </w:rPrChange>
              </w:rPr>
              <w:t xml:space="preserve">Not yet provided — Backup runs and </w:t>
            </w:r>
            <w:r w:rsidRPr="4986D35A">
              <w:rPr>
                <w:i w:val="1"/>
                <w:iCs w:val="1"/>
                <w:strike w:val="1"/>
                <w:rPrChange w:author="Syed Ahmed" w:date="2026-09-16T14:39:17.788Z" w16du:dateUtc="2026-09-16T14:39:17.788Z" w:id="215509896">
                  <w:rPr>
                    <w:i w:val="1"/>
                    <w:iCs w:val="1"/>
                  </w:rPr>
                </w:rPrChange>
              </w:rPr>
              <w:t>a restore</w:t>
            </w:r>
            <w:r w:rsidRPr="4986D35A">
              <w:rPr>
                <w:i w:val="1"/>
                <w:iCs w:val="1"/>
                <w:strike w:val="1"/>
                <w:rPrChange w:author="Syed Ahmed" w:date="2026-09-16T14:39:17.788Z" w16du:dateUtc="2026-09-16T14:39:17.788Z" w:id="1981367102">
                  <w:rPr>
                    <w:i w:val="1"/>
                    <w:iCs w:val="1"/>
                  </w:rPr>
                </w:rPrChange>
              </w:rPr>
              <w:t xml:space="preserve"> succeeds.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47" w14:textId="77777777">
            <w:pPr>
              <w:pStyle w:val="Compact"/>
              <w:rPr>
                <w:i w:val="1"/>
                <w:iCs w:val="1"/>
                <w:strike w:val="1"/>
                <w:rPrChange w:author="Syed Ahmed" w:date="2026-09-16T14:39:17.789Z" w:id="1099556578"/>
              </w:rPr>
            </w:pPr>
            <w:r w:rsidRPr="4986D35A">
              <w:rPr>
                <w:i w:val="1"/>
                <w:iCs w:val="1"/>
                <w:strike w:val="1"/>
                <w:rPrChange w:author="Syed Ahmed" w:date="2026-09-16T14:39:17.788Z" w16du:dateUtc="2026-09-16T14:39:17.788Z" w:id="2098970537">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48" w14:textId="77777777">
            <w:pPr>
              <w:pStyle w:val="Compact"/>
              <w:rPr>
                <w:i w:val="1"/>
                <w:iCs w:val="1"/>
                <w:strike w:val="1"/>
                <w:rPrChange w:author="Syed Ahmed" w:date="2026-09-16T14:39:17.789Z" w:id="115037920"/>
              </w:rPr>
            </w:pPr>
            <w:r w:rsidRPr="4986D35A">
              <w:rPr>
                <w:i w:val="1"/>
                <w:iCs w:val="1"/>
                <w:strike w:val="1"/>
                <w:rPrChange w:author="Syed Ahmed" w:date="2026-09-16T14:39:17.789Z" w16du:dateUtc="2026-09-16T14:39:17.789Z" w:id="1595065350">
                  <w:rPr>
                    <w:i w:val="1"/>
                    <w:iCs w:val="1"/>
                  </w:rPr>
                </w:rPrChange>
              </w:rPr>
              <w:t>To be provided by 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49" w14:textId="77777777">
            <w:pPr>
              <w:pStyle w:val="Compact"/>
              <w:rPr>
                <w:i w:val="1"/>
                <w:iCs w:val="1"/>
                <w:strike w:val="1"/>
                <w:rPrChange w:author="Syed Ahmed" w:date="2026-09-16T14:39:17.789Z" w:id="2135449885"/>
              </w:rPr>
            </w:pPr>
            <w:r w:rsidRPr="4986D35A">
              <w:rPr>
                <w:i w:val="1"/>
                <w:iCs w:val="1"/>
                <w:strike w:val="1"/>
                <w:rPrChange w:author="Syed Ahmed" w:date="2026-09-16T14:39:17.789Z" w16du:dateUtc="2026-09-16T14:39:17.789Z" w:id="220194889">
                  <w:rPr>
                    <w:i w:val="1"/>
                    <w:iCs w:val="1"/>
                  </w:rPr>
                </w:rPrChange>
              </w:rPr>
              <w:t>Not yet provided — Restore proven, with evidence. To be supplied by GEHA (Appendix B).</w:t>
            </w:r>
          </w:p>
        </w:tc>
      </w:tr>
      <w:tr w:rsidR="001F702A" w:rsidTr="4986D35A" w14:paraId="796FA95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4B" w14:textId="77777777">
            <w:pPr>
              <w:pStyle w:val="Compact"/>
              <w:rPr>
                <w:i w:val="1"/>
                <w:iCs w:val="1"/>
                <w:strike w:val="1"/>
                <w:rPrChange w:author="Syed Ahmed" w:date="2026-09-16T14:39:17.79Z" w:id="1252043483"/>
              </w:rPr>
            </w:pPr>
            <w:r w:rsidRPr="4986D35A">
              <w:rPr>
                <w:i w:val="1"/>
                <w:iCs w:val="1"/>
                <w:strike w:val="1"/>
                <w:rPrChange w:author="Syed Ahmed" w:date="2026-09-16T14:39:17.789Z" w16du:dateUtc="2026-09-16T14:39:17.789Z" w:id="1486077716">
                  <w:rPr>
                    <w:i w:val="1"/>
                    <w:iCs w:val="1"/>
                  </w:rPr>
                </w:rPrChange>
              </w:rPr>
              <w:t>Failover / DR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4C" w14:textId="77777777">
            <w:pPr>
              <w:pStyle w:val="Compact"/>
              <w:rPr>
                <w:i w:val="1"/>
                <w:iCs w:val="1"/>
                <w:strike w:val="1"/>
                <w:rPrChange w:author="Syed Ahmed" w:date="2026-09-16T14:39:17.79Z" w:id="169608573"/>
              </w:rPr>
            </w:pPr>
            <w:r w:rsidRPr="4986D35A">
              <w:rPr>
                <w:i w:val="1"/>
                <w:iCs w:val="1"/>
                <w:strike w:val="1"/>
                <w:rPrChange w:author="Syed Ahmed" w:date="2026-09-16T14:39:17.79Z" w16du:dateUtc="2026-09-16T14:39:17.79Z" w:id="1706440638">
                  <w:rPr>
                    <w:i w:val="1"/>
                    <w:iCs w:val="1"/>
                  </w:rPr>
                </w:rPrChange>
              </w:rPr>
              <w:t>To be provided by 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4D" w14:textId="77777777">
            <w:pPr>
              <w:pStyle w:val="Compact"/>
              <w:rPr>
                <w:i w:val="1"/>
                <w:iCs w:val="1"/>
                <w:strike w:val="1"/>
                <w:rPrChange w:author="Syed Ahmed" w:date="2026-09-16T14:39:17.79Z" w:id="277215752"/>
              </w:rPr>
            </w:pPr>
            <w:r w:rsidRPr="4986D35A">
              <w:rPr>
                <w:i w:val="1"/>
                <w:iCs w:val="1"/>
                <w:strike w:val="1"/>
                <w:rPrChange w:author="Syed Ahmed" w:date="2026-09-16T14:39:17.79Z" w16du:dateUtc="2026-09-16T14:39:17.79Z" w:id="21067388">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4E" w14:textId="77777777">
            <w:pPr>
              <w:pStyle w:val="Compact"/>
              <w:rPr>
                <w:i w:val="1"/>
                <w:iCs w:val="1"/>
                <w:strike w:val="1"/>
                <w:rPrChange w:author="Syed Ahmed" w:date="2026-09-16T14:39:17.791Z" w:id="1754113934"/>
              </w:rPr>
            </w:pPr>
            <w:r w:rsidRPr="4986D35A">
              <w:rPr>
                <w:i w:val="1"/>
                <w:iCs w:val="1"/>
                <w:strike w:val="1"/>
                <w:rPrChange w:author="Syed Ahmed" w:date="2026-09-16T14:39:17.791Z" w16du:dateUtc="2026-09-16T14:39:17.791Z" w:id="470284364">
                  <w:rPr>
                    <w:i w:val="1"/>
                    <w:iCs w:val="1"/>
                  </w:rPr>
                </w:rPrChange>
              </w:rPr>
              <w:t>To be provided by 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4F" w14:textId="77777777">
            <w:pPr>
              <w:pStyle w:val="Compact"/>
              <w:rPr>
                <w:i w:val="1"/>
                <w:iCs w:val="1"/>
                <w:strike w:val="1"/>
                <w:rPrChange w:author="Syed Ahmed" w:date="2026-09-16T14:39:17.791Z" w:id="1759934786"/>
              </w:rPr>
            </w:pPr>
            <w:r w:rsidRPr="4986D35A">
              <w:rPr>
                <w:i w:val="1"/>
                <w:iCs w:val="1"/>
                <w:strike w:val="1"/>
                <w:rPrChange w:author="Syed Ahmed" w:date="2026-09-16T14:39:17.791Z" w16du:dateUtc="2026-09-16T14:39:17.791Z" w:id="1448720690">
                  <w:rPr>
                    <w:i w:val="1"/>
                    <w:iCs w:val="1"/>
                  </w:rPr>
                </w:rPrChange>
              </w:rPr>
              <w:t>Not yet provided — Recovery within the stated RTO. To be supplied by GEHA (Appendix B).</w:t>
            </w:r>
          </w:p>
        </w:tc>
      </w:tr>
    </w:tbl>
    <w:p w:rsidR="001F702A" w:rsidRDefault="00000000" w14:paraId="796FA951" w14:textId="77777777">
      <w:pPr>
        <w:pStyle w:val="BodyText"/>
      </w:pPr>
      <w:r w:rsidRPr="4986D35A">
        <w:rPr>
          <w:b w:val="1"/>
          <w:bCs w:val="1"/>
          <w:strike w:val="1"/>
          <w:sz w:val="15"/>
          <w:szCs w:val="15"/>
          <w:rPrChange w:author="Syed Ahmed" w:date="2026-09-16T14:39:17.792Z" w16du:dateUtc="2026-09-16T14:39:17.792Z" w:id="1583533124">
            <w:rPr>
              <w:b w:val="1"/>
              <w:bCs w:val="1"/>
              <w:sz w:val="15"/>
              <w:szCs w:val="15"/>
            </w:rPr>
          </w:rPrChange>
        </w:rPr>
        <w:t>Table 6.5 — Testing Strategy</w:t>
      </w:r>
    </w:p>
    <w:p w:rsidR="001F702A" w:rsidRDefault="001F702A" w14:paraId="796FA952" w14:textId="77777777">
      <w:pPr>
        <w:pStyle w:val="Compact"/>
      </w:pPr>
    </w:p>
    <w:p w:rsidR="001F702A" w:rsidRDefault="00000000" w14:paraId="796FA953" w14:textId="77777777">
      <w:pPr>
        <w:pStyle w:val="Heading2"/>
      </w:pPr>
      <w:bookmarkStart w:name="change-freeze" w:id="55"/>
      <w:bookmarkEnd w:id="54"/>
      <w:r>
        <w:t>6.6 Change Freeze</w:t>
      </w:r>
    </w:p>
    <w:p w:rsidR="001F702A" w:rsidRDefault="00000000" w14:paraId="796FA954" w14:textId="77777777">
      <w:pPr>
        <w:pStyle w:val="FirstParagraph"/>
      </w:pPr>
      <w:r>
        <w:t>The change freeze is the period during which both source and target stop changing so that what is tested is what is migrated. Patching and restarts are included in the freeze rather than exempted from it, because either can invalidate replication that has taken weeks to build. The freeze is enforced by a named individual through a stated mechanism rather than by request, and the authorizing change record is referenced here. The cutover date is checked against the program blackout calendar and the business calendar, and that check is recorded with the date it was performed.</w:t>
      </w:r>
    </w:p>
    <w:p w:rsidR="001F702A" w:rsidRDefault="001F702A" w14:paraId="796FA955" w14:textId="77777777">
      <w:pPr>
        <w:pStyle w:val="Compact"/>
      </w:pPr>
    </w:p>
    <w:tbl>
      <w:tblPr>
        <w:tblStyle w:val="Table"/>
        <w:tblW w:w="5000" w:type="pct"/>
        <w:tblLook w:val="0020" w:firstRow="1" w:lastRow="0" w:firstColumn="0" w:lastColumn="0" w:noHBand="0" w:noVBand="0"/>
      </w:tblPr>
      <w:tblGrid>
        <w:gridCol w:w="1366"/>
        <w:gridCol w:w="8110"/>
      </w:tblGrid>
      <w:tr w:rsidR="001F702A" w:rsidTr="001F702A" w14:paraId="796FA95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956" w14:textId="77777777">
            <w:pPr>
              <w:pStyle w:val="Compact"/>
            </w:pPr>
            <w:r>
              <w:rPr>
                <w:b/>
                <w:bCs/>
              </w:rPr>
              <w:t>Source System Freeze Window</w:t>
            </w:r>
          </w:p>
        </w:tc>
        <w:tc>
          <w:tcPr>
            <w:tcW w:w="0" w:type="auto"/>
          </w:tcPr>
          <w:p w:rsidR="001F702A" w:rsidRDefault="00000000" w14:paraId="796FA957" w14:textId="77777777">
            <w:pPr>
              <w:pStyle w:val="Compact"/>
            </w:pPr>
            <w:r>
              <w:rPr>
                <w:i/>
                <w:iCs/>
              </w:rPr>
              <w:t>Program blackout windows: 1 Nov-14 Dec 2026 and 1 Nov-13 Dec 2027; production cutovers are barred in those windows under the SOW, and the Christmas close 22 Dec-2 Jan carries no CRs.  (Source: SOW ZCON-18111, signed 30-Jul-2026)</w:t>
            </w:r>
          </w:p>
        </w:tc>
      </w:tr>
      <w:tr w:rsidR="001F702A" w14:paraId="796FA95B" w14:textId="77777777">
        <w:tc>
          <w:tcPr>
            <w:tcW w:w="0" w:type="auto"/>
          </w:tcPr>
          <w:p w:rsidR="001F702A" w:rsidRDefault="00000000" w14:paraId="796FA959" w14:textId="77777777">
            <w:pPr>
              <w:pStyle w:val="Compact"/>
            </w:pPr>
            <w:r>
              <w:rPr>
                <w:b/>
                <w:bCs/>
              </w:rPr>
              <w:t>Why Patching Is Included</w:t>
            </w:r>
          </w:p>
        </w:tc>
        <w:tc>
          <w:tcPr>
            <w:tcW w:w="0" w:type="auto"/>
          </w:tcPr>
          <w:p w:rsidR="001F702A" w:rsidRDefault="00000000" w14:paraId="796FA95A" w14:textId="77777777">
            <w:pPr>
              <w:pStyle w:val="Compact"/>
            </w:pPr>
            <w:r>
              <w:rPr>
                <w:i/>
                <w:iCs/>
              </w:rPr>
              <w:t>Not yet provided — Patching and restarts during replication can invalidate it — confirm the exclusion with whoever owns patching. To be supplied by GEHA (Appendix B).</w:t>
            </w:r>
          </w:p>
        </w:tc>
      </w:tr>
      <w:tr w:rsidR="001F702A" w14:paraId="796FA95E" w14:textId="77777777">
        <w:tc>
          <w:tcPr>
            <w:tcW w:w="0" w:type="auto"/>
          </w:tcPr>
          <w:p w:rsidR="001F702A" w:rsidRDefault="00000000" w14:paraId="796FA95C" w14:textId="77777777">
            <w:pPr>
              <w:pStyle w:val="Compact"/>
            </w:pPr>
            <w:r>
              <w:rPr>
                <w:b/>
                <w:bCs/>
              </w:rPr>
              <w:t>Target Configuration Freeze</w:t>
            </w:r>
          </w:p>
        </w:tc>
        <w:tc>
          <w:tcPr>
            <w:tcW w:w="0" w:type="auto"/>
          </w:tcPr>
          <w:p w:rsidR="001F702A" w:rsidRDefault="00000000" w14:paraId="796FA95D" w14:textId="77777777">
            <w:pPr>
              <w:pStyle w:val="Compact"/>
            </w:pPr>
            <w:r>
              <w:rPr>
                <w:i/>
                <w:iCs/>
              </w:rPr>
              <w:t>Not yet provided — When target configuration stops changing ahead of cutover. To be supplied by GEHA (Appendix B).</w:t>
            </w:r>
          </w:p>
        </w:tc>
      </w:tr>
      <w:tr w:rsidR="001F702A" w14:paraId="796FA961" w14:textId="77777777">
        <w:tc>
          <w:tcPr>
            <w:tcW w:w="0" w:type="auto"/>
          </w:tcPr>
          <w:p w:rsidR="001F702A" w:rsidRDefault="00000000" w14:paraId="796FA95F" w14:textId="77777777">
            <w:pPr>
              <w:pStyle w:val="Compact"/>
            </w:pPr>
            <w:r>
              <w:rPr>
                <w:b/>
                <w:bCs/>
              </w:rPr>
              <w:t>Enforced By</w:t>
            </w:r>
          </w:p>
        </w:tc>
        <w:tc>
          <w:tcPr>
            <w:tcW w:w="0" w:type="auto"/>
          </w:tcPr>
          <w:p w:rsidR="001F702A" w:rsidRDefault="00000000" w14:paraId="796FA960" w14:textId="77777777">
            <w:pPr>
              <w:pStyle w:val="Compact"/>
            </w:pPr>
            <w:r>
              <w:rPr>
                <w:i/>
                <w:iCs/>
              </w:rPr>
              <w:t>To be provided by GEHA</w:t>
            </w:r>
          </w:p>
        </w:tc>
      </w:tr>
      <w:tr w:rsidR="001F702A" w14:paraId="796FA964" w14:textId="77777777">
        <w:tc>
          <w:tcPr>
            <w:tcW w:w="0" w:type="auto"/>
          </w:tcPr>
          <w:p w:rsidR="001F702A" w:rsidRDefault="00000000" w14:paraId="796FA962" w14:textId="77777777">
            <w:pPr>
              <w:pStyle w:val="Compact"/>
            </w:pPr>
            <w:r>
              <w:rPr>
                <w:b/>
                <w:bCs/>
              </w:rPr>
              <w:t>Change Control Reference</w:t>
            </w:r>
          </w:p>
        </w:tc>
        <w:tc>
          <w:tcPr>
            <w:tcW w:w="0" w:type="auto"/>
          </w:tcPr>
          <w:p w:rsidR="001F702A" w:rsidRDefault="00000000" w14:paraId="796FA963" w14:textId="77777777">
            <w:pPr>
              <w:pStyle w:val="Compact"/>
            </w:pPr>
            <w:r>
              <w:rPr>
                <w:i/>
                <w:iCs/>
              </w:rPr>
              <w:t>Not yet provided — Change record authorizing the cutover. To be supplied by GEHA (Appendix B).</w:t>
            </w:r>
          </w:p>
        </w:tc>
      </w:tr>
      <w:tr w:rsidR="001F702A" w14:paraId="796FA967" w14:textId="77777777">
        <w:tc>
          <w:tcPr>
            <w:tcW w:w="0" w:type="auto"/>
          </w:tcPr>
          <w:p w:rsidR="001F702A" w:rsidRDefault="00000000" w14:paraId="796FA965" w14:textId="77777777">
            <w:pPr>
              <w:pStyle w:val="Compact"/>
            </w:pPr>
            <w:r>
              <w:rPr>
                <w:b/>
                <w:bCs/>
              </w:rPr>
              <w:t>Blackout Window Check</w:t>
            </w:r>
          </w:p>
        </w:tc>
        <w:tc>
          <w:tcPr>
            <w:tcW w:w="0" w:type="auto"/>
          </w:tcPr>
          <w:p w:rsidR="001F702A" w:rsidRDefault="00000000" w14:paraId="796FA966" w14:textId="77777777">
            <w:pPr>
              <w:pStyle w:val="Compact"/>
            </w:pPr>
            <w:r>
              <w:rPr>
                <w:i/>
                <w:iCs/>
              </w:rPr>
              <w:t>SOW blackout clause — "vernance outcomes, and business constraints are confirmed. During blackout periods, production cutovers will not be scheduled unless specifically approved by G.E.H.A. Planning, design, build, testing, remediation, and non-production activities may continue. Waves Expectations 0 Application inventory va"  (Source: SOW ZCON-18111, signed 30-Jul-2026)</w:t>
            </w:r>
          </w:p>
        </w:tc>
      </w:tr>
    </w:tbl>
    <w:p w:rsidR="001F702A" w:rsidRDefault="00000000" w14:paraId="796FA968" w14:textId="77777777">
      <w:pPr>
        <w:pStyle w:val="BodyText"/>
      </w:pPr>
      <w:r>
        <w:rPr>
          <w:b/>
          <w:bCs/>
          <w:sz w:val="15"/>
          <w:szCs w:val="15"/>
        </w:rPr>
        <w:t>Table 6.6 — Change Freeze</w:t>
      </w:r>
    </w:p>
    <w:p w:rsidR="001F702A" w:rsidRDefault="001F702A" w14:paraId="796FA969" w14:textId="77777777">
      <w:pPr>
        <w:pStyle w:val="Compact"/>
      </w:pPr>
    </w:p>
    <w:p w:rsidR="001F702A" w:rsidRDefault="00000000" w14:paraId="796FA96A" w14:textId="77777777">
      <w:pPr>
        <w:pStyle w:val="Heading2"/>
      </w:pPr>
      <w:bookmarkStart w:name="readiness-review" w:id="56"/>
      <w:bookmarkEnd w:id="55"/>
      <w:r>
        <w:t>6.7 Readiness Review</w:t>
      </w:r>
    </w:p>
    <w:p w:rsidR="001F702A" w:rsidRDefault="00000000" w14:paraId="796FA96B" w14:textId="77777777">
      <w:pPr>
        <w:pStyle w:val="FirstParagraph"/>
      </w:pPr>
      <w:r>
        <w:t>The readiness review is held before the go/no-go gate and confirms that every team with a part to play knows its role, holds tested access to the target, and has agreed what proves their step succeeded. It is emphatically not the first review of the plan; teams arriving unfamiliar with the runbook at this point is itself a finding. Access is tested rather than assumed, because credentials that have never been exercised fail at the least convenient moment. Rollback criteria are agreed here so that the decision to abort, if it comes, is a judgment against pre-agreed conditions rather than an argument at three in the morning.</w:t>
      </w:r>
    </w:p>
    <w:p w:rsidR="001F702A" w:rsidRDefault="001F702A" w14:paraId="796FA96C" w14:textId="77777777">
      <w:pPr>
        <w:pStyle w:val="Compact"/>
      </w:pPr>
    </w:p>
    <w:tbl>
      <w:tblPr>
        <w:tblStyle w:val="Table"/>
        <w:tblW w:w="5000" w:type="pct"/>
        <w:tblLook w:val="0020" w:firstRow="1" w:lastRow="0" w:firstColumn="0" w:lastColumn="0" w:noHBand="0" w:noVBand="0"/>
      </w:tblPr>
      <w:tblGrid>
        <w:gridCol w:w="1708"/>
        <w:gridCol w:w="7768"/>
      </w:tblGrid>
      <w:tr w:rsidR="001F702A" w:rsidTr="001F702A" w14:paraId="796FA96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96D" w14:textId="77777777">
            <w:pPr>
              <w:pStyle w:val="Compact"/>
            </w:pPr>
            <w:r>
              <w:rPr>
                <w:b/>
                <w:bCs/>
              </w:rPr>
              <w:t>Review Date</w:t>
            </w:r>
          </w:p>
        </w:tc>
        <w:tc>
          <w:tcPr>
            <w:tcW w:w="0" w:type="auto"/>
          </w:tcPr>
          <w:p w:rsidR="001F702A" w:rsidRDefault="00000000" w14:paraId="796FA96E" w14:textId="77777777">
            <w:pPr>
              <w:pStyle w:val="Compact"/>
            </w:pPr>
            <w:r>
              <w:rPr>
                <w:i/>
                <w:iCs/>
              </w:rPr>
              <w:t>To be provided by GEHA</w:t>
            </w:r>
          </w:p>
        </w:tc>
      </w:tr>
      <w:tr w:rsidR="001F702A" w14:paraId="796FA972" w14:textId="77777777">
        <w:tc>
          <w:tcPr>
            <w:tcW w:w="0" w:type="auto"/>
          </w:tcPr>
          <w:p w:rsidR="001F702A" w:rsidRDefault="00000000" w14:paraId="796FA970" w14:textId="77777777">
            <w:pPr>
              <w:pStyle w:val="Compact"/>
            </w:pPr>
            <w:r>
              <w:rPr>
                <w:b/>
                <w:bCs/>
              </w:rPr>
              <w:t>Teams Represented</w:t>
            </w:r>
          </w:p>
        </w:tc>
        <w:tc>
          <w:tcPr>
            <w:tcW w:w="0" w:type="auto"/>
          </w:tcPr>
          <w:p w:rsidR="001F702A" w:rsidRDefault="00000000" w14:paraId="796FA971" w14:textId="77777777">
            <w:pPr>
              <w:pStyle w:val="Compact"/>
            </w:pPr>
            <w:r>
              <w:rPr>
                <w:i/>
                <w:iCs/>
              </w:rPr>
              <w:t>Not yet provided — Every team with a step in §7.3, each by a named attendee. To be supplied by GEHA (Appendix B).</w:t>
            </w:r>
          </w:p>
        </w:tc>
      </w:tr>
      <w:tr w:rsidR="001F702A" w14:paraId="796FA975" w14:textId="77777777">
        <w:tc>
          <w:tcPr>
            <w:tcW w:w="0" w:type="auto"/>
          </w:tcPr>
          <w:p w:rsidR="001F702A" w:rsidRDefault="00000000" w14:paraId="796FA973" w14:textId="77777777">
            <w:pPr>
              <w:pStyle w:val="Compact"/>
            </w:pPr>
            <w:r>
              <w:rPr>
                <w:b/>
                <w:bCs/>
              </w:rPr>
              <w:t>Skills &amp; Capability Confirmed</w:t>
            </w:r>
          </w:p>
        </w:tc>
        <w:tc>
          <w:tcPr>
            <w:tcW w:w="0" w:type="auto"/>
          </w:tcPr>
          <w:p w:rsidR="001F702A" w:rsidRDefault="00000000" w14:paraId="796FA974" w14:textId="77777777">
            <w:pPr>
              <w:pStyle w:val="Compact"/>
            </w:pPr>
            <w:r>
              <w:rPr>
                <w:i/>
                <w:iCs/>
              </w:rPr>
              <w:t>Each team</w:t>
            </w:r>
            <w:r>
              <w:rPr>
                <w:b/>
                <w:bCs/>
                <w:i/>
                <w:iCs/>
              </w:rPr>
              <w:t>’</w:t>
            </w:r>
            <w:r>
              <w:rPr>
                <w:i/>
                <w:iCs/>
              </w:rPr>
              <w:t>s experience with the target services, migration tooling, and cutover execution, with gaps identified. Where a gap exists, state the training or external support arranged and by when</w:t>
            </w:r>
          </w:p>
        </w:tc>
      </w:tr>
      <w:tr w:rsidR="001F702A" w14:paraId="796FA978" w14:textId="77777777">
        <w:tc>
          <w:tcPr>
            <w:tcW w:w="0" w:type="auto"/>
          </w:tcPr>
          <w:p w:rsidR="001F702A" w:rsidRDefault="00000000" w14:paraId="796FA976" w14:textId="77777777">
            <w:pPr>
              <w:pStyle w:val="Compact"/>
            </w:pPr>
            <w:r>
              <w:rPr>
                <w:b/>
                <w:bCs/>
              </w:rPr>
              <w:t>Access Confirmed</w:t>
            </w:r>
          </w:p>
        </w:tc>
        <w:tc>
          <w:tcPr>
            <w:tcW w:w="0" w:type="auto"/>
          </w:tcPr>
          <w:p w:rsidR="001F702A" w:rsidRDefault="00000000" w14:paraId="796FA977" w14:textId="77777777">
            <w:pPr>
              <w:pStyle w:val="Compact"/>
            </w:pPr>
            <w:r>
              <w:rPr>
                <w:i/>
                <w:iCs/>
              </w:rPr>
              <w:t>Not yet provided — Each team has tested the access they need in the target — tested, not assumed. To be supplied by GEHA (Appendix B).</w:t>
            </w:r>
          </w:p>
        </w:tc>
      </w:tr>
      <w:tr w:rsidR="001F702A" w14:paraId="796FA97B" w14:textId="77777777">
        <w:tc>
          <w:tcPr>
            <w:tcW w:w="0" w:type="auto"/>
          </w:tcPr>
          <w:p w:rsidR="001F702A" w:rsidRDefault="00000000" w14:paraId="796FA979" w14:textId="77777777">
            <w:pPr>
              <w:pStyle w:val="Compact"/>
            </w:pPr>
            <w:r>
              <w:rPr>
                <w:b/>
                <w:bCs/>
              </w:rPr>
              <w:t>Verification Procedures Agreed</w:t>
            </w:r>
          </w:p>
        </w:tc>
        <w:tc>
          <w:tcPr>
            <w:tcW w:w="0" w:type="auto"/>
          </w:tcPr>
          <w:p w:rsidR="001F702A" w:rsidRDefault="00000000" w14:paraId="796FA97A" w14:textId="77777777">
            <w:pPr>
              <w:pStyle w:val="Compact"/>
            </w:pPr>
            <w:r>
              <w:rPr>
                <w:i/>
                <w:iCs/>
              </w:rPr>
              <w:t>Not yet provided — Each team knows what proves their step succeeded. To be supplied by GEHA (Appendix B).</w:t>
            </w:r>
          </w:p>
        </w:tc>
      </w:tr>
      <w:tr w:rsidR="001F702A" w14:paraId="796FA97E" w14:textId="77777777">
        <w:tc>
          <w:tcPr>
            <w:tcW w:w="0" w:type="auto"/>
          </w:tcPr>
          <w:p w:rsidR="001F702A" w:rsidRDefault="00000000" w14:paraId="796FA97C" w14:textId="77777777">
            <w:pPr>
              <w:pStyle w:val="Compact"/>
            </w:pPr>
            <w:r>
              <w:rPr>
                <w:b/>
                <w:bCs/>
              </w:rPr>
              <w:t>Rollback Criteria Agreed</w:t>
            </w:r>
          </w:p>
        </w:tc>
        <w:tc>
          <w:tcPr>
            <w:tcW w:w="0" w:type="auto"/>
          </w:tcPr>
          <w:p w:rsidR="001F702A" w:rsidRDefault="00000000" w14:paraId="796FA97D" w14:textId="77777777">
            <w:pPr>
              <w:pStyle w:val="Compact"/>
            </w:pPr>
            <w:r>
              <w:rPr>
                <w:i/>
                <w:iCs/>
              </w:rPr>
              <w:t>Not yet provided — Each team knows what would trigger rollback and what their part in it is. To be supplied by GEHA (Appendix B).</w:t>
            </w:r>
          </w:p>
        </w:tc>
      </w:tr>
      <w:tr w:rsidR="001F702A" w14:paraId="796FA981" w14:textId="77777777">
        <w:tc>
          <w:tcPr>
            <w:tcW w:w="0" w:type="auto"/>
          </w:tcPr>
          <w:p w:rsidR="001F702A" w:rsidRDefault="00000000" w14:paraId="796FA97F" w14:textId="77777777">
            <w:pPr>
              <w:pStyle w:val="Compact"/>
            </w:pPr>
            <w:r>
              <w:rPr>
                <w:b/>
                <w:bCs/>
              </w:rPr>
              <w:t>Outstanding Actions</w:t>
            </w:r>
          </w:p>
        </w:tc>
        <w:tc>
          <w:tcPr>
            <w:tcW w:w="0" w:type="auto"/>
          </w:tcPr>
          <w:p w:rsidR="001F702A" w:rsidRDefault="00000000" w14:paraId="796FA980" w14:textId="77777777">
            <w:pPr>
              <w:pStyle w:val="Compact"/>
            </w:pPr>
            <w:r>
              <w:rPr>
                <w:i/>
                <w:iCs/>
              </w:rPr>
              <w:t>Not yet provided — Carried to §10.4 with owners and dates. To be supplied by GEHA (Appendix B).</w:t>
            </w:r>
          </w:p>
        </w:tc>
      </w:tr>
    </w:tbl>
    <w:p w:rsidR="001F702A" w:rsidRDefault="00000000" w14:paraId="796FA982" w14:textId="77777777">
      <w:pPr>
        <w:pStyle w:val="BodyText"/>
      </w:pPr>
      <w:r>
        <w:rPr>
          <w:b/>
          <w:bCs/>
          <w:sz w:val="15"/>
          <w:szCs w:val="15"/>
        </w:rPr>
        <w:t>Table 6.7 — Readiness Review</w:t>
      </w:r>
    </w:p>
    <w:p w:rsidR="001F702A" w:rsidRDefault="001F702A" w14:paraId="796FA983" w14:textId="77777777">
      <w:pPr>
        <w:pStyle w:val="Compact"/>
      </w:pPr>
    </w:p>
    <w:p w:rsidR="001F702A" w:rsidP="4986D35A" w:rsidRDefault="00000000" w14:paraId="796FA984" w14:textId="77777777">
      <w:pPr>
        <w:pStyle w:val="Heading2"/>
        <w:rPr>
          <w:strike w:val="1"/>
          <w:rPrChange w:author="Syed Ahmed" w:date="2026-09-16T14:39:36.531Z" w:id="504630617"/>
        </w:rPr>
      </w:pPr>
      <w:bookmarkStart w:name="X1c741db6224e6ccaf1728ca794d0655b81ba53b" w:id="57"/>
      <w:bookmarkEnd w:id="56"/>
      <w:r w:rsidRPr="4986D35A">
        <w:rPr>
          <w:strike w:val="1"/>
          <w:rPrChange w:author="Syed Ahmed" w:date="2026-09-16T14:39:36.53Z" w16du:dateUtc="2026-09-16T14:39:36.53Z" w:id="17621195"/>
        </w:rPr>
        <w:t>6.8 Training, Communications &amp; External Notification</w:t>
      </w:r>
    </w:p>
    <w:p w:rsidR="001F702A" w:rsidP="4986D35A" w:rsidRDefault="00000000" w14:paraId="796FA985" w14:textId="77777777">
      <w:pPr>
        <w:pStyle w:val="FirstParagraph"/>
        <w:rPr>
          <w:strike w:val="1"/>
          <w:rPrChange w:author="Syed Ahmed" w:date="2026-09-16T14:39:36.531Z" w:id="1933801317"/>
        </w:rPr>
      </w:pPr>
      <w:r w:rsidRPr="4986D35A">
        <w:rPr>
          <w:strike w:val="1"/>
          <w:rPrChange w:author="Syed Ahmed" w:date="2026-09-16T14:39:36.531Z" w16du:dateUtc="2026-09-16T14:39:36.531Z" w:id="1684913102"/>
        </w:rPr>
        <w:t xml:space="preserve">The plan records what users will experience differently, when they will be told, and who supports them when the change lands. User-visible changes — a new address, a new client, altered performance — are </w:t>
      </w:r>
      <w:r w:rsidRPr="4986D35A">
        <w:rPr>
          <w:strike w:val="1"/>
          <w:rPrChange w:author="Syed Ahmed" w:date="2026-09-16T14:39:36.531Z" w16du:dateUtc="2026-09-16T14:39:36.531Z" w:id="1468594891"/>
        </w:rPr>
        <w:t>identified</w:t>
      </w:r>
      <w:r w:rsidRPr="4986D35A">
        <w:rPr>
          <w:strike w:val="1"/>
          <w:rPrChange w:author="Syed Ahmed" w:date="2026-09-16T14:39:36.531Z" w16du:dateUtc="2026-09-16T14:39:36.531Z" w:id="510346729"/>
        </w:rPr>
        <w:t xml:space="preserve"> from the configuration and access sections rather than assumed to be invisible. External parties are notified with the lead time their own change processes require, which is </w:t>
      </w:r>
      <w:r w:rsidRPr="4986D35A">
        <w:rPr>
          <w:strike w:val="1"/>
          <w:rPrChange w:author="Syed Ahmed" w:date="2026-09-16T14:39:36.531Z" w16du:dateUtc="2026-09-16T14:39:36.531Z" w:id="769151457"/>
        </w:rPr>
        <w:t>frequently</w:t>
      </w:r>
      <w:r w:rsidRPr="4986D35A">
        <w:rPr>
          <w:strike w:val="1"/>
          <w:rPrChange w:author="Syed Ahmed" w:date="2026-09-16T14:39:36.531Z" w16du:dateUtc="2026-09-16T14:39:36.531Z" w:id="1597226880"/>
        </w:rPr>
        <w:t xml:space="preserve"> measured in weeks and is outside GEHA's control. The service desk is briefed before </w:t>
      </w:r>
      <w:r w:rsidRPr="4986D35A">
        <w:rPr>
          <w:strike w:val="1"/>
          <w:rPrChange w:author="Syed Ahmed" w:date="2026-09-16T14:39:36.531Z" w16du:dateUtc="2026-09-16T14:39:36.531Z" w:id="1572468453"/>
        </w:rPr>
        <w:t>go</w:t>
      </w:r>
      <w:r w:rsidRPr="4986D35A">
        <w:rPr>
          <w:strike w:val="1"/>
          <w:rPrChange w:author="Syed Ahmed" w:date="2026-09-16T14:39:36.531Z" w16du:dateUtc="2026-09-16T14:39:36.531Z" w:id="432527409"/>
        </w:rPr>
        <w:t>-live rather than after, so the first call is answered by someone who already knows what changed.</w:t>
      </w:r>
    </w:p>
    <w:p w:rsidR="001F702A" w:rsidP="4986D35A" w:rsidRDefault="001F702A" w14:paraId="796FA986" w14:textId="77777777">
      <w:pPr>
        <w:pStyle w:val="Compact"/>
        <w:rPr>
          <w:strike w:val="1"/>
          <w:rPrChange w:author="Syed Ahmed" w:date="2026-09-16T14:39:36.531Z" w:id="1159941808"/>
        </w:rPr>
      </w:pPr>
    </w:p>
    <w:tbl>
      <w:tblPr>
        <w:tblStyle w:val="Table"/>
        <w:tblW w:w="5000" w:type="pct"/>
        <w:tblLook w:val="0020" w:firstRow="1" w:lastRow="0" w:firstColumn="0" w:lastColumn="0" w:noHBand="0" w:noVBand="0"/>
      </w:tblPr>
      <w:tblGrid>
        <w:gridCol w:w="1672"/>
        <w:gridCol w:w="7804"/>
      </w:tblGrid>
      <w:tr w:rsidR="001F702A" w:rsidTr="4986D35A" w14:paraId="796FA989"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87" w14:textId="77777777">
            <w:pPr>
              <w:pStyle w:val="Compact"/>
              <w:rPr>
                <w:b w:val="1"/>
                <w:bCs w:val="1"/>
                <w:strike w:val="1"/>
                <w:rPrChange w:author="Syed Ahmed" w:date="2026-09-16T14:39:36.532Z" w:id="1783364928"/>
              </w:rPr>
            </w:pPr>
            <w:r w:rsidRPr="4986D35A">
              <w:rPr>
                <w:b w:val="1"/>
                <w:bCs w:val="1"/>
                <w:strike w:val="1"/>
                <w:rPrChange w:author="Syed Ahmed" w:date="2026-09-16T14:39:36.532Z" w16du:dateUtc="2026-09-16T14:39:36.532Z" w:id="1992293270">
                  <w:rPr>
                    <w:b w:val="1"/>
                    <w:bCs w:val="1"/>
                  </w:rPr>
                </w:rPrChange>
              </w:rPr>
              <w:t>User-Visible Change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88" w14:textId="77777777">
            <w:pPr>
              <w:pStyle w:val="Compact"/>
              <w:rPr>
                <w:i w:val="1"/>
                <w:iCs w:val="1"/>
                <w:strike w:val="1"/>
                <w:rPrChange w:author="Syed Ahmed" w:date="2026-09-16T14:39:36.532Z" w:id="1468566818"/>
              </w:rPr>
            </w:pPr>
            <w:r w:rsidRPr="4986D35A">
              <w:rPr>
                <w:i w:val="1"/>
                <w:iCs w:val="1"/>
                <w:strike w:val="1"/>
                <w:rPrChange w:author="Syed Ahmed" w:date="2026-09-16T14:39:36.532Z" w16du:dateUtc="2026-09-16T14:39:36.532Z" w:id="461841565">
                  <w:rPr>
                    <w:i w:val="1"/>
                    <w:iCs w:val="1"/>
                  </w:rPr>
                </w:rPrChange>
              </w:rPr>
              <w:t>Not yet provided — What users experience differently — new URL, new client, changed performance. From §5.13 and §4.3. To be supplied by GEHA (Appendix B).</w:t>
            </w:r>
          </w:p>
        </w:tc>
      </w:tr>
      <w:tr w:rsidR="001F702A" w:rsidTr="4986D35A" w14:paraId="796FA98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8A" w14:textId="77777777">
            <w:pPr>
              <w:pStyle w:val="Compact"/>
              <w:rPr>
                <w:b w:val="1"/>
                <w:bCs w:val="1"/>
                <w:strike w:val="1"/>
                <w:rPrChange w:author="Syed Ahmed" w:date="2026-09-16T14:39:36.532Z" w:id="443483670"/>
              </w:rPr>
            </w:pPr>
            <w:r w:rsidRPr="4986D35A">
              <w:rPr>
                <w:b w:val="1"/>
                <w:bCs w:val="1"/>
                <w:strike w:val="1"/>
                <w:rPrChange w:author="Syed Ahmed" w:date="2026-09-16T14:39:36.532Z" w16du:dateUtc="2026-09-16T14:39:36.532Z" w:id="1882649709">
                  <w:rPr>
                    <w:b w:val="1"/>
                    <w:bCs w:val="1"/>
                  </w:rPr>
                </w:rPrChange>
              </w:rPr>
              <w:t>Training Plan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8B" w14:textId="77777777">
            <w:pPr>
              <w:pStyle w:val="Compact"/>
              <w:rPr>
                <w:i w:val="1"/>
                <w:iCs w:val="1"/>
                <w:strike w:val="1"/>
                <w:rPrChange w:author="Syed Ahmed" w:date="2026-09-16T14:39:36.533Z" w:id="666609161"/>
              </w:rPr>
            </w:pPr>
            <w:r w:rsidRPr="4986D35A">
              <w:rPr>
                <w:i w:val="1"/>
                <w:iCs w:val="1"/>
                <w:strike w:val="1"/>
                <w:rPrChange w:author="Syed Ahmed" w:date="2026-09-16T14:39:36.532Z" w16du:dateUtc="2026-09-16T14:39:36.532Z" w:id="72103225">
                  <w:rPr>
                    <w:i w:val="1"/>
                    <w:iCs w:val="1"/>
                  </w:rPr>
                </w:rPrChange>
              </w:rPr>
              <w:t xml:space="preserve">Not yet provided — Audience, </w:t>
            </w:r>
            <w:r w:rsidRPr="4986D35A">
              <w:rPr>
                <w:i w:val="1"/>
                <w:iCs w:val="1"/>
                <w:strike w:val="1"/>
                <w:rPrChange w:author="Syed Ahmed" w:date="2026-09-16T14:39:36.532Z" w16du:dateUtc="2026-09-16T14:39:36.532Z" w:id="649523286">
                  <w:rPr>
                    <w:i w:val="1"/>
                    <w:iCs w:val="1"/>
                  </w:rPr>
                </w:rPrChange>
              </w:rPr>
              <w:t>format</w:t>
            </w:r>
            <w:r w:rsidRPr="4986D35A">
              <w:rPr>
                <w:i w:val="1"/>
                <w:iCs w:val="1"/>
                <w:strike w:val="1"/>
                <w:rPrChange w:author="Syed Ahmed" w:date="2026-09-16T14:39:36.532Z" w16du:dateUtc="2026-09-16T14:39:36.532Z" w:id="2074391686">
                  <w:rPr>
                    <w:i w:val="1"/>
                    <w:iCs w:val="1"/>
                  </w:rPr>
                </w:rPrChange>
              </w:rPr>
              <w:t xml:space="preserve"> and completion target. To be supplied by GEHA (Appendix B).</w:t>
            </w:r>
          </w:p>
        </w:tc>
      </w:tr>
      <w:tr w:rsidR="001F702A" w:rsidTr="4986D35A" w14:paraId="796FA98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8D" w14:textId="77777777">
            <w:pPr>
              <w:pStyle w:val="Compact"/>
              <w:rPr>
                <w:b w:val="1"/>
                <w:bCs w:val="1"/>
                <w:strike w:val="1"/>
                <w:rPrChange w:author="Syed Ahmed" w:date="2026-09-16T14:39:36.533Z" w:id="732959048"/>
              </w:rPr>
            </w:pPr>
            <w:r w:rsidRPr="4986D35A">
              <w:rPr>
                <w:b w:val="1"/>
                <w:bCs w:val="1"/>
                <w:strike w:val="1"/>
                <w:rPrChange w:author="Syed Ahmed" w:date="2026-09-16T14:39:36.533Z" w16du:dateUtc="2026-09-16T14:39:36.533Z" w:id="146306774">
                  <w:rPr>
                    <w:b w:val="1"/>
                    <w:bCs w:val="1"/>
                  </w:rPr>
                </w:rPrChange>
              </w:rPr>
              <w:t>Communication Schedule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8E" w14:textId="77777777">
            <w:pPr>
              <w:pStyle w:val="Compact"/>
              <w:rPr>
                <w:i w:val="1"/>
                <w:iCs w:val="1"/>
                <w:strike w:val="1"/>
                <w:rPrChange w:author="Syed Ahmed" w:date="2026-09-16T14:39:36.533Z" w:id="1644634504"/>
              </w:rPr>
            </w:pPr>
            <w:r w:rsidRPr="4986D35A">
              <w:rPr>
                <w:i w:val="1"/>
                <w:iCs w:val="1"/>
                <w:strike w:val="1"/>
                <w:rPrChange w:author="Syed Ahmed" w:date="2026-09-16T14:39:36.533Z" w16du:dateUtc="2026-09-16T14:39:36.533Z" w:id="1081070073">
                  <w:rPr>
                    <w:i w:val="1"/>
                    <w:iCs w:val="1"/>
                  </w:rPr>
                </w:rPrChange>
              </w:rPr>
              <w:t>Not yet provided — Announcement, go-live notice, and where users go for help. To be supplied by GEHA (Appendix B).</w:t>
            </w:r>
          </w:p>
        </w:tc>
      </w:tr>
      <w:tr w:rsidR="001F702A" w:rsidTr="4986D35A" w14:paraId="796FA99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90" w14:textId="77777777">
            <w:pPr>
              <w:pStyle w:val="Compact"/>
              <w:rPr>
                <w:b w:val="1"/>
                <w:bCs w:val="1"/>
                <w:strike w:val="1"/>
                <w:rPrChange w:author="Syed Ahmed" w:date="2026-09-16T14:39:36.534Z" w:id="211747404"/>
              </w:rPr>
            </w:pPr>
            <w:r w:rsidRPr="4986D35A">
              <w:rPr>
                <w:b w:val="1"/>
                <w:bCs w:val="1"/>
                <w:strike w:val="1"/>
                <w:rPrChange w:author="Syed Ahmed" w:date="2026-09-16T14:39:36.533Z" w16du:dateUtc="2026-09-16T14:39:36.533Z" w:id="1794857427">
                  <w:rPr>
                    <w:b w:val="1"/>
                    <w:bCs w:val="1"/>
                  </w:rPr>
                </w:rPrChange>
              </w:rPr>
              <w:t>External Party Notification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91" w14:textId="77777777">
            <w:pPr>
              <w:pStyle w:val="Compact"/>
              <w:rPr>
                <w:i w:val="1"/>
                <w:iCs w:val="1"/>
                <w:strike w:val="1"/>
                <w:rPrChange w:author="Syed Ahmed" w:date="2026-09-16T14:39:36.534Z" w:id="598972966"/>
              </w:rPr>
            </w:pPr>
            <w:r w:rsidRPr="4986D35A">
              <w:rPr>
                <w:i w:val="1"/>
                <w:iCs w:val="1"/>
                <w:strike w:val="1"/>
                <w:rPrChange w:author="Syed Ahmed" w:date="2026-09-16T14:39:36.534Z" w16du:dateUtc="2026-09-16T14:39:36.534Z" w:id="561094231">
                  <w:rPr>
                    <w:i w:val="1"/>
                    <w:iCs w:val="1"/>
                  </w:rPr>
                </w:rPrChange>
              </w:rPr>
              <w:t xml:space="preserve">Not yet provided — Lead time </w:t>
            </w:r>
            <w:r w:rsidRPr="4986D35A">
              <w:rPr>
                <w:i w:val="1"/>
                <w:iCs w:val="1"/>
                <w:strike w:val="1"/>
                <w:rPrChange w:author="Syed Ahmed" w:date="2026-09-16T14:39:36.534Z" w16du:dateUtc="2026-09-16T14:39:36.534Z" w:id="1763202274">
                  <w:rPr>
                    <w:i w:val="1"/>
                    <w:iCs w:val="1"/>
                  </w:rPr>
                </w:rPrChange>
              </w:rPr>
              <w:t>required</w:t>
            </w:r>
            <w:r w:rsidRPr="4986D35A">
              <w:rPr>
                <w:i w:val="1"/>
                <w:iCs w:val="1"/>
                <w:strike w:val="1"/>
                <w:rPrChange w:author="Syed Ahmed" w:date="2026-09-16T14:39:36.534Z" w16du:dateUtc="2026-09-16T14:39:36.534Z" w:id="1537191891">
                  <w:rPr>
                    <w:i w:val="1"/>
                    <w:iCs w:val="1"/>
                  </w:rPr>
                </w:rPrChange>
              </w:rPr>
              <w:t>, owner, and what each party must change — tracked per party in §7.7. To be supplied by GEHA (Appendix B).</w:t>
            </w:r>
          </w:p>
        </w:tc>
      </w:tr>
      <w:tr w:rsidR="001F702A" w:rsidTr="4986D35A" w14:paraId="796FA99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993" w14:textId="77777777">
            <w:pPr>
              <w:pStyle w:val="Compact"/>
              <w:rPr>
                <w:b w:val="1"/>
                <w:bCs w:val="1"/>
                <w:strike w:val="1"/>
                <w:rPrChange w:author="Syed Ahmed" w:date="2026-09-16T14:39:36.535Z" w:id="944258025"/>
              </w:rPr>
            </w:pPr>
            <w:r w:rsidRPr="4986D35A">
              <w:rPr>
                <w:b w:val="1"/>
                <w:bCs w:val="1"/>
                <w:strike w:val="1"/>
                <w:rPrChange w:author="Syed Ahmed" w:date="2026-09-16T14:39:36.534Z" w16du:dateUtc="2026-09-16T14:39:36.534Z" w:id="1197765450">
                  <w:rPr>
                    <w:b w:val="1"/>
                    <w:bCs w:val="1"/>
                  </w:rPr>
                </w:rPrChange>
              </w:rPr>
              <w:t>Support Desk Briefing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994" w14:textId="77777777">
            <w:pPr>
              <w:pStyle w:val="Compact"/>
              <w:rPr>
                <w:i w:val="1"/>
                <w:iCs w:val="1"/>
                <w:strike w:val="1"/>
                <w:rPrChange w:author="Syed Ahmed" w:date="2026-09-16T14:39:36.535Z" w:id="1168760064"/>
              </w:rPr>
            </w:pPr>
            <w:r w:rsidRPr="4986D35A">
              <w:rPr>
                <w:i w:val="1"/>
                <w:iCs w:val="1"/>
                <w:strike w:val="1"/>
                <w:rPrChange w:author="Syed Ahmed" w:date="2026-09-16T14:39:36.535Z" w16du:dateUtc="2026-09-16T14:39:36.535Z" w:id="1798069421">
                  <w:rPr>
                    <w:i w:val="1"/>
                    <w:iCs w:val="1"/>
                  </w:rPr>
                </w:rPrChange>
              </w:rPr>
              <w:t>Not yet provided — When the service desk is briefed, and on what. To be supplied by GEHA (Appendix B).</w:t>
            </w:r>
          </w:p>
        </w:tc>
      </w:tr>
    </w:tbl>
    <w:p w:rsidR="001F702A" w:rsidP="4986D35A" w:rsidRDefault="00000000" w14:paraId="796FA996" w14:textId="77777777">
      <w:pPr>
        <w:pStyle w:val="BodyText"/>
        <w:rPr>
          <w:b w:val="1"/>
          <w:bCs w:val="1"/>
          <w:strike w:val="1"/>
          <w:sz w:val="15"/>
          <w:szCs w:val="15"/>
          <w:rPrChange w:author="Syed Ahmed" w:date="2026-09-16T14:39:36.535Z" w:id="858835814"/>
        </w:rPr>
      </w:pPr>
      <w:r w:rsidRPr="4986D35A">
        <w:rPr>
          <w:b w:val="1"/>
          <w:bCs w:val="1"/>
          <w:strike w:val="1"/>
          <w:sz w:val="15"/>
          <w:szCs w:val="15"/>
          <w:rPrChange w:author="Syed Ahmed" w:date="2026-09-16T14:39:36.535Z" w16du:dateUtc="2026-09-16T14:39:36.535Z" w:id="1623474158">
            <w:rPr>
              <w:b w:val="1"/>
              <w:bCs w:val="1"/>
              <w:sz w:val="15"/>
              <w:szCs w:val="15"/>
            </w:rPr>
          </w:rPrChange>
        </w:rPr>
        <w:t>Table 6.8 — Training, Communications &amp; External Notification</w:t>
      </w:r>
    </w:p>
    <w:p w:rsidR="001F702A" w:rsidRDefault="001F702A" w14:paraId="796FA997" w14:textId="77777777">
      <w:pPr>
        <w:pStyle w:val="Compact"/>
      </w:pPr>
    </w:p>
    <w:p w:rsidR="001F702A" w:rsidRDefault="00000000" w14:paraId="796FA998" w14:textId="77777777">
      <w:pPr>
        <w:pStyle w:val="Heading1"/>
      </w:pPr>
      <w:bookmarkStart w:name="cutover-runbook" w:id="58"/>
      <w:bookmarkEnd w:id="49"/>
      <w:bookmarkEnd w:id="57"/>
      <w:r>
        <w:t>7. Cutover Runbook</w:t>
      </w:r>
    </w:p>
    <w:p w:rsidR="001F702A" w:rsidRDefault="00000000" w14:paraId="796FA999" w14:textId="77777777">
      <w:pPr>
        <w:pStyle w:val="Heading2"/>
      </w:pPr>
      <w:bookmarkStart w:name="go-no-go-gate" w:id="59"/>
      <w:r>
        <w:t>7.1 Go / No-Go Gate</w:t>
      </w:r>
    </w:p>
    <w:p w:rsidR="001F702A" w:rsidRDefault="00000000" w14:paraId="796FA99A" w14:textId="77777777">
      <w:pPr>
        <w:pStyle w:val="FirstParagraph"/>
      </w:pPr>
      <w:r>
        <w:t>The go/no-go gate is the formal point at which cutover is authorized, and it is decided against documented evidence rather than confidence. It is scheduled with enough lead time that a no-go outcome can actually be acted upon, which means days rather than hours before the window. A single named individual owns the decision, the rule by which the decision is made is stated in advance, and the attendees whose absence would postpone it are named. Each criterion references the section that produces its evidence, so the gate is a review of facts already established rather than a fresh discussion.</w:t>
      </w:r>
    </w:p>
    <w:p w:rsidR="001F702A" w:rsidRDefault="001F702A" w14:paraId="796FA99B" w14:textId="77777777">
      <w:pPr>
        <w:pStyle w:val="Compact"/>
      </w:pPr>
    </w:p>
    <w:tbl>
      <w:tblPr>
        <w:tblStyle w:val="Table"/>
        <w:tblW w:w="5000" w:type="pct"/>
        <w:tblLook w:val="0020" w:firstRow="1" w:lastRow="0" w:firstColumn="0" w:lastColumn="0" w:noHBand="0" w:noVBand="0"/>
      </w:tblPr>
      <w:tblGrid>
        <w:gridCol w:w="1456"/>
        <w:gridCol w:w="8020"/>
      </w:tblGrid>
      <w:tr w:rsidR="001F702A" w:rsidTr="001F702A" w14:paraId="796FA99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99C" w14:textId="77777777">
            <w:pPr>
              <w:pStyle w:val="Compact"/>
            </w:pPr>
            <w:r>
              <w:rPr>
                <w:b/>
                <w:bCs/>
              </w:rPr>
              <w:t>Gate Meeting Date &amp; Time</w:t>
            </w:r>
          </w:p>
        </w:tc>
        <w:tc>
          <w:tcPr>
            <w:tcW w:w="0" w:type="auto"/>
          </w:tcPr>
          <w:p w:rsidR="001F702A" w:rsidRDefault="00000000" w14:paraId="796FA99D" w14:textId="77777777">
            <w:pPr>
              <w:pStyle w:val="Compact"/>
            </w:pPr>
            <w:r>
              <w:rPr>
                <w:i/>
                <w:iCs/>
              </w:rPr>
              <w:t>To be provided by GEHA</w:t>
            </w:r>
          </w:p>
        </w:tc>
      </w:tr>
      <w:tr w:rsidR="001F702A" w14:paraId="796FA9A1" w14:textId="77777777">
        <w:tc>
          <w:tcPr>
            <w:tcW w:w="0" w:type="auto"/>
          </w:tcPr>
          <w:p w:rsidR="001F702A" w:rsidRDefault="00000000" w14:paraId="796FA99F" w14:textId="77777777">
            <w:pPr>
              <w:pStyle w:val="Compact"/>
            </w:pPr>
            <w:r>
              <w:rPr>
                <w:b/>
                <w:bCs/>
              </w:rPr>
              <w:t>Attendees Required</w:t>
            </w:r>
          </w:p>
        </w:tc>
        <w:tc>
          <w:tcPr>
            <w:tcW w:w="0" w:type="auto"/>
          </w:tcPr>
          <w:p w:rsidR="001F702A" w:rsidRDefault="00000000" w14:paraId="796FA9A0" w14:textId="77777777">
            <w:pPr>
              <w:pStyle w:val="Compact"/>
            </w:pPr>
            <w:r>
              <w:rPr>
                <w:i/>
                <w:iCs/>
              </w:rPr>
              <w:t>To be provided by GEHA</w:t>
            </w:r>
          </w:p>
        </w:tc>
      </w:tr>
      <w:tr w:rsidR="001F702A" w14:paraId="796FA9A4" w14:textId="77777777">
        <w:tc>
          <w:tcPr>
            <w:tcW w:w="0" w:type="auto"/>
          </w:tcPr>
          <w:p w:rsidR="001F702A" w:rsidRDefault="00000000" w14:paraId="796FA9A2" w14:textId="77777777">
            <w:pPr>
              <w:pStyle w:val="Compact"/>
            </w:pPr>
            <w:r>
              <w:rPr>
                <w:b/>
                <w:bCs/>
              </w:rPr>
              <w:t>Decision Owner</w:t>
            </w:r>
          </w:p>
        </w:tc>
        <w:tc>
          <w:tcPr>
            <w:tcW w:w="0" w:type="auto"/>
          </w:tcPr>
          <w:p w:rsidR="001F702A" w:rsidRDefault="00000000" w14:paraId="796FA9A3" w14:textId="77777777">
            <w:pPr>
              <w:pStyle w:val="Compact"/>
            </w:pPr>
            <w:r>
              <w:rPr>
                <w:i/>
                <w:iCs/>
              </w:rPr>
              <w:t>Not yet provided — The single individual who says go or no-go. To be supplied by GEHA (Appendix B).</w:t>
            </w:r>
          </w:p>
        </w:tc>
      </w:tr>
      <w:tr w:rsidR="001F702A" w14:paraId="796FA9A7" w14:textId="77777777">
        <w:tc>
          <w:tcPr>
            <w:tcW w:w="0" w:type="auto"/>
          </w:tcPr>
          <w:p w:rsidR="001F702A" w:rsidRDefault="00000000" w14:paraId="796FA9A5" w14:textId="77777777">
            <w:pPr>
              <w:pStyle w:val="Compact"/>
            </w:pPr>
            <w:r>
              <w:rPr>
                <w:b/>
                <w:bCs/>
              </w:rPr>
              <w:t>Decision Rule</w:t>
            </w:r>
          </w:p>
        </w:tc>
        <w:tc>
          <w:tcPr>
            <w:tcW w:w="0" w:type="auto"/>
          </w:tcPr>
          <w:p w:rsidR="001F702A" w:rsidRDefault="00000000" w14:paraId="796FA9A6" w14:textId="77777777">
            <w:pPr>
              <w:pStyle w:val="Compact"/>
            </w:pPr>
            <w:r>
              <w:rPr>
                <w:i/>
                <w:iCs/>
              </w:rPr>
              <w:t>SOW record — "rnance / design authority review, readiness validation, and go / no-go checks. The current high-level roadmap is shown below. Wave Est. Timing Classification Wave 0 Jun 15, 2026 - Jul 31, 2026 Mobilization and validation Wave 1 Aug 2026 - Dec 2026 Foundation and"  (Source: SOW ZCON-18111, signed 30-Jul-2026)</w:t>
            </w:r>
          </w:p>
        </w:tc>
      </w:tr>
      <w:tr w:rsidR="001F702A" w14:paraId="796FA9AA" w14:textId="77777777">
        <w:tc>
          <w:tcPr>
            <w:tcW w:w="0" w:type="auto"/>
          </w:tcPr>
          <w:p w:rsidR="001F702A" w:rsidRDefault="00000000" w14:paraId="796FA9A8" w14:textId="77777777">
            <w:pPr>
              <w:pStyle w:val="Compact"/>
            </w:pPr>
            <w:r>
              <w:rPr>
                <w:b/>
                <w:bCs/>
              </w:rPr>
              <w:t>Communication of Decision</w:t>
            </w:r>
          </w:p>
        </w:tc>
        <w:tc>
          <w:tcPr>
            <w:tcW w:w="0" w:type="auto"/>
          </w:tcPr>
          <w:p w:rsidR="001F702A" w:rsidRDefault="00000000" w14:paraId="796FA9A9" w14:textId="77777777">
            <w:pPr>
              <w:pStyle w:val="Compact"/>
            </w:pPr>
            <w:r>
              <w:rPr>
                <w:i/>
                <w:iCs/>
              </w:rPr>
              <w:t>Not yet provided — Who is told, by what channel, and by when. To be supplied by GEHA (Appendix B).</w:t>
            </w:r>
          </w:p>
        </w:tc>
      </w:tr>
    </w:tbl>
    <w:p w:rsidR="001F702A" w:rsidRDefault="00000000" w14:paraId="796FA9AB" w14:textId="77777777">
      <w:pPr>
        <w:pStyle w:val="BodyText"/>
      </w:pPr>
      <w:r>
        <w:rPr>
          <w:b/>
          <w:bCs/>
          <w:sz w:val="15"/>
          <w:szCs w:val="15"/>
        </w:rPr>
        <w:t>Table 7.1a — Go / No-Go Gate</w:t>
      </w:r>
    </w:p>
    <w:p w:rsidR="001F702A" w:rsidRDefault="001F702A" w14:paraId="796FA9AC" w14:textId="77777777">
      <w:pPr>
        <w:pStyle w:val="Compact"/>
      </w:pPr>
    </w:p>
    <w:tbl>
      <w:tblPr>
        <w:tblStyle w:val="Table"/>
        <w:tblW w:w="5000" w:type="pct"/>
        <w:tblLook w:val="0020" w:firstRow="1" w:lastRow="0" w:firstColumn="0" w:lastColumn="0" w:noHBand="0" w:noVBand="0"/>
      </w:tblPr>
      <w:tblGrid>
        <w:gridCol w:w="4974"/>
        <w:gridCol w:w="1761"/>
        <w:gridCol w:w="1761"/>
        <w:gridCol w:w="980"/>
      </w:tblGrid>
      <w:tr w:rsidR="001F702A" w:rsidTr="001F702A" w14:paraId="796FA9B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9AD" w14:textId="77777777">
            <w:pPr>
              <w:pStyle w:val="Compact"/>
            </w:pPr>
            <w:r>
              <w:rPr>
                <w:b/>
                <w:bCs/>
              </w:rPr>
              <w:t>Gate Criterion</w:t>
            </w:r>
          </w:p>
        </w:tc>
        <w:tc>
          <w:tcPr>
            <w:tcW w:w="0" w:type="auto"/>
          </w:tcPr>
          <w:p w:rsidR="001F702A" w:rsidRDefault="00000000" w14:paraId="796FA9AE" w14:textId="77777777">
            <w:pPr>
              <w:pStyle w:val="Compact"/>
            </w:pPr>
            <w:r>
              <w:rPr>
                <w:b/>
                <w:bCs/>
              </w:rPr>
              <w:t>Evidence Required</w:t>
            </w:r>
          </w:p>
        </w:tc>
        <w:tc>
          <w:tcPr>
            <w:tcW w:w="0" w:type="auto"/>
          </w:tcPr>
          <w:p w:rsidR="001F702A" w:rsidRDefault="00000000" w14:paraId="796FA9AF" w14:textId="77777777">
            <w:pPr>
              <w:pStyle w:val="Compact"/>
            </w:pPr>
            <w:r>
              <w:rPr>
                <w:b/>
                <w:bCs/>
              </w:rPr>
              <w:t>Owner</w:t>
            </w:r>
          </w:p>
        </w:tc>
        <w:tc>
          <w:tcPr>
            <w:tcW w:w="0" w:type="auto"/>
          </w:tcPr>
          <w:p w:rsidR="001F702A" w:rsidRDefault="00000000" w14:paraId="796FA9B0" w14:textId="77777777">
            <w:pPr>
              <w:pStyle w:val="Compact"/>
            </w:pPr>
            <w:r>
              <w:rPr>
                <w:b/>
                <w:bCs/>
              </w:rPr>
              <w:t>Status</w:t>
            </w:r>
          </w:p>
        </w:tc>
      </w:tr>
      <w:tr w:rsidR="001F702A" w14:paraId="796FA9B6" w14:textId="77777777">
        <w:tc>
          <w:tcPr>
            <w:tcW w:w="0" w:type="auto"/>
          </w:tcPr>
          <w:p w:rsidR="001F702A" w:rsidRDefault="00000000" w14:paraId="796FA9B2" w14:textId="77777777">
            <w:pPr>
              <w:pStyle w:val="Compact"/>
            </w:pPr>
            <w:r>
              <w:rPr>
                <w:i/>
                <w:iCs/>
              </w:rPr>
              <w:t>Rehearsal complete and defect-free</w:t>
            </w:r>
          </w:p>
        </w:tc>
        <w:tc>
          <w:tcPr>
            <w:tcW w:w="0" w:type="auto"/>
          </w:tcPr>
          <w:p w:rsidR="001F702A" w:rsidRDefault="00000000" w14:paraId="796FA9B3" w14:textId="77777777">
            <w:pPr>
              <w:pStyle w:val="Compact"/>
            </w:pPr>
            <w:r>
              <w:rPr>
                <w:i/>
                <w:iCs/>
              </w:rPr>
              <w:t>To be provided by GEHA</w:t>
            </w:r>
          </w:p>
        </w:tc>
        <w:tc>
          <w:tcPr>
            <w:tcW w:w="0" w:type="auto"/>
          </w:tcPr>
          <w:p w:rsidR="001F702A" w:rsidRDefault="00000000" w14:paraId="796FA9B4" w14:textId="77777777">
            <w:pPr>
              <w:pStyle w:val="Compact"/>
            </w:pPr>
            <w:r>
              <w:rPr>
                <w:i/>
                <w:iCs/>
              </w:rPr>
              <w:t>To be provided by GEHA</w:t>
            </w:r>
          </w:p>
        </w:tc>
        <w:tc>
          <w:tcPr>
            <w:tcW w:w="0" w:type="auto"/>
          </w:tcPr>
          <w:p w:rsidR="001F702A" w:rsidRDefault="00000000" w14:paraId="796FA9B5" w14:textId="77777777">
            <w:pPr>
              <w:pStyle w:val="Compact"/>
            </w:pPr>
            <w:r>
              <w:t xml:space="preserve">☐ </w:t>
            </w:r>
            <w:r>
              <w:rPr>
                <w:i/>
                <w:iCs/>
              </w:rPr>
              <w:t>R</w:t>
            </w:r>
            <w:r>
              <w:t xml:space="preserve"> ☐ </w:t>
            </w:r>
            <w:r>
              <w:rPr>
                <w:i/>
                <w:iCs/>
              </w:rPr>
              <w:t>A</w:t>
            </w:r>
            <w:r>
              <w:t xml:space="preserve"> ☐ </w:t>
            </w:r>
            <w:r>
              <w:rPr>
                <w:i/>
                <w:iCs/>
              </w:rPr>
              <w:t>G</w:t>
            </w:r>
          </w:p>
        </w:tc>
      </w:tr>
      <w:tr w:rsidR="001F702A" w14:paraId="796FA9BB" w14:textId="77777777">
        <w:tc>
          <w:tcPr>
            <w:tcW w:w="0" w:type="auto"/>
          </w:tcPr>
          <w:p w:rsidR="001F702A" w:rsidRDefault="00000000" w14:paraId="796FA9B7" w14:textId="77777777">
            <w:pPr>
              <w:pStyle w:val="Compact"/>
            </w:pPr>
            <w:r>
              <w:rPr>
                <w:i/>
                <w:iCs/>
              </w:rPr>
              <w:t>Replication lag at zero and stable</w:t>
            </w:r>
          </w:p>
        </w:tc>
        <w:tc>
          <w:tcPr>
            <w:tcW w:w="0" w:type="auto"/>
          </w:tcPr>
          <w:p w:rsidR="001F702A" w:rsidRDefault="00000000" w14:paraId="796FA9B8" w14:textId="77777777">
            <w:pPr>
              <w:pStyle w:val="Compact"/>
            </w:pPr>
            <w:r>
              <w:rPr>
                <w:i/>
                <w:iCs/>
              </w:rPr>
              <w:t>To be provided by GEHA</w:t>
            </w:r>
          </w:p>
        </w:tc>
        <w:tc>
          <w:tcPr>
            <w:tcW w:w="0" w:type="auto"/>
          </w:tcPr>
          <w:p w:rsidR="001F702A" w:rsidRDefault="00000000" w14:paraId="796FA9B9" w14:textId="77777777">
            <w:pPr>
              <w:pStyle w:val="Compact"/>
            </w:pPr>
            <w:r>
              <w:rPr>
                <w:i/>
                <w:iCs/>
              </w:rPr>
              <w:t>To be provided by GEHA</w:t>
            </w:r>
          </w:p>
        </w:tc>
        <w:tc>
          <w:tcPr>
            <w:tcW w:w="0" w:type="auto"/>
          </w:tcPr>
          <w:p w:rsidR="001F702A" w:rsidRDefault="00000000" w14:paraId="796FA9BA" w14:textId="77777777">
            <w:pPr>
              <w:pStyle w:val="Compact"/>
            </w:pPr>
            <w:r>
              <w:t xml:space="preserve">☐ </w:t>
            </w:r>
            <w:r>
              <w:rPr>
                <w:i/>
                <w:iCs/>
              </w:rPr>
              <w:t>R</w:t>
            </w:r>
            <w:r>
              <w:t xml:space="preserve"> ☐ </w:t>
            </w:r>
            <w:r>
              <w:rPr>
                <w:i/>
                <w:iCs/>
              </w:rPr>
              <w:t>A</w:t>
            </w:r>
            <w:r>
              <w:t xml:space="preserve"> ☐ </w:t>
            </w:r>
            <w:r>
              <w:rPr>
                <w:i/>
                <w:iCs/>
              </w:rPr>
              <w:t>G</w:t>
            </w:r>
          </w:p>
        </w:tc>
      </w:tr>
      <w:tr w:rsidR="001F702A" w14:paraId="796FA9C0" w14:textId="77777777">
        <w:tc>
          <w:tcPr>
            <w:tcW w:w="0" w:type="auto"/>
          </w:tcPr>
          <w:p w:rsidR="001F702A" w:rsidRDefault="00000000" w14:paraId="796FA9BC" w14:textId="77777777">
            <w:pPr>
              <w:pStyle w:val="Compact"/>
            </w:pPr>
            <w:r>
              <w:rPr>
                <w:i/>
                <w:iCs/>
              </w:rPr>
              <w:t>UAT signed off</w:t>
            </w:r>
          </w:p>
        </w:tc>
        <w:tc>
          <w:tcPr>
            <w:tcW w:w="0" w:type="auto"/>
          </w:tcPr>
          <w:p w:rsidR="001F702A" w:rsidRDefault="00000000" w14:paraId="796FA9BD" w14:textId="77777777">
            <w:pPr>
              <w:pStyle w:val="Compact"/>
            </w:pPr>
            <w:r>
              <w:rPr>
                <w:i/>
                <w:iCs/>
              </w:rPr>
              <w:t>To be provided by GEHA</w:t>
            </w:r>
          </w:p>
        </w:tc>
        <w:tc>
          <w:tcPr>
            <w:tcW w:w="0" w:type="auto"/>
          </w:tcPr>
          <w:p w:rsidR="001F702A" w:rsidRDefault="00000000" w14:paraId="796FA9BE" w14:textId="77777777">
            <w:pPr>
              <w:pStyle w:val="Compact"/>
            </w:pPr>
            <w:r>
              <w:rPr>
                <w:i/>
                <w:iCs/>
              </w:rPr>
              <w:t>To be provided by GEHA</w:t>
            </w:r>
          </w:p>
        </w:tc>
        <w:tc>
          <w:tcPr>
            <w:tcW w:w="0" w:type="auto"/>
          </w:tcPr>
          <w:p w:rsidR="001F702A" w:rsidRDefault="00000000" w14:paraId="796FA9BF" w14:textId="77777777">
            <w:pPr>
              <w:pStyle w:val="Compact"/>
            </w:pPr>
            <w:r>
              <w:t xml:space="preserve">☐ </w:t>
            </w:r>
            <w:r>
              <w:rPr>
                <w:i/>
                <w:iCs/>
              </w:rPr>
              <w:t>R</w:t>
            </w:r>
            <w:r>
              <w:t xml:space="preserve"> ☐ </w:t>
            </w:r>
            <w:r>
              <w:rPr>
                <w:i/>
                <w:iCs/>
              </w:rPr>
              <w:t>A</w:t>
            </w:r>
            <w:r>
              <w:t xml:space="preserve"> ☐ </w:t>
            </w:r>
            <w:r>
              <w:rPr>
                <w:i/>
                <w:iCs/>
              </w:rPr>
              <w:t>G</w:t>
            </w:r>
          </w:p>
        </w:tc>
      </w:tr>
      <w:tr w:rsidR="001F702A" w14:paraId="796FA9C5" w14:textId="77777777">
        <w:tc>
          <w:tcPr>
            <w:tcW w:w="0" w:type="auto"/>
          </w:tcPr>
          <w:p w:rsidR="001F702A" w:rsidRDefault="00000000" w14:paraId="796FA9C1" w14:textId="77777777">
            <w:pPr>
              <w:pStyle w:val="Compact"/>
            </w:pPr>
            <w:r>
              <w:rPr>
                <w:i/>
                <w:iCs/>
              </w:rPr>
              <w:t>All integrations tested end to end</w:t>
            </w:r>
          </w:p>
        </w:tc>
        <w:tc>
          <w:tcPr>
            <w:tcW w:w="0" w:type="auto"/>
          </w:tcPr>
          <w:p w:rsidR="001F702A" w:rsidRDefault="00000000" w14:paraId="796FA9C2" w14:textId="77777777">
            <w:pPr>
              <w:pStyle w:val="Compact"/>
            </w:pPr>
            <w:r>
              <w:rPr>
                <w:i/>
                <w:iCs/>
              </w:rPr>
              <w:t>To be provided by GEHA</w:t>
            </w:r>
          </w:p>
        </w:tc>
        <w:tc>
          <w:tcPr>
            <w:tcW w:w="0" w:type="auto"/>
          </w:tcPr>
          <w:p w:rsidR="001F702A" w:rsidRDefault="00000000" w14:paraId="796FA9C3" w14:textId="77777777">
            <w:pPr>
              <w:pStyle w:val="Compact"/>
            </w:pPr>
            <w:r>
              <w:rPr>
                <w:i/>
                <w:iCs/>
              </w:rPr>
              <w:t>To be provided by GEHA</w:t>
            </w:r>
          </w:p>
        </w:tc>
        <w:tc>
          <w:tcPr>
            <w:tcW w:w="0" w:type="auto"/>
          </w:tcPr>
          <w:p w:rsidR="001F702A" w:rsidRDefault="00000000" w14:paraId="796FA9C4" w14:textId="77777777">
            <w:pPr>
              <w:pStyle w:val="Compact"/>
            </w:pPr>
            <w:r>
              <w:t xml:space="preserve">☐ </w:t>
            </w:r>
            <w:r>
              <w:rPr>
                <w:i/>
                <w:iCs/>
              </w:rPr>
              <w:t>R</w:t>
            </w:r>
            <w:r>
              <w:t xml:space="preserve"> ☐ </w:t>
            </w:r>
            <w:r>
              <w:rPr>
                <w:i/>
                <w:iCs/>
              </w:rPr>
              <w:t>A</w:t>
            </w:r>
            <w:r>
              <w:t xml:space="preserve"> ☐ </w:t>
            </w:r>
            <w:r>
              <w:rPr>
                <w:i/>
                <w:iCs/>
              </w:rPr>
              <w:t>G</w:t>
            </w:r>
          </w:p>
        </w:tc>
      </w:tr>
      <w:tr w:rsidR="001F702A" w14:paraId="796FA9CA" w14:textId="77777777">
        <w:tc>
          <w:tcPr>
            <w:tcW w:w="0" w:type="auto"/>
          </w:tcPr>
          <w:p w:rsidR="001F702A" w:rsidRDefault="00000000" w14:paraId="796FA9C6" w14:textId="77777777">
            <w:pPr>
              <w:pStyle w:val="Compact"/>
            </w:pPr>
            <w:r>
              <w:rPr>
                <w:i/>
                <w:iCs/>
              </w:rPr>
              <w:t>Identity, RBAC and group mapping verified</w:t>
            </w:r>
          </w:p>
        </w:tc>
        <w:tc>
          <w:tcPr>
            <w:tcW w:w="0" w:type="auto"/>
          </w:tcPr>
          <w:p w:rsidR="001F702A" w:rsidRDefault="00000000" w14:paraId="796FA9C7" w14:textId="77777777">
            <w:pPr>
              <w:pStyle w:val="Compact"/>
            </w:pPr>
            <w:r>
              <w:rPr>
                <w:i/>
                <w:iCs/>
              </w:rPr>
              <w:t>To be provided by GEHA</w:t>
            </w:r>
          </w:p>
        </w:tc>
        <w:tc>
          <w:tcPr>
            <w:tcW w:w="0" w:type="auto"/>
          </w:tcPr>
          <w:p w:rsidR="001F702A" w:rsidRDefault="00000000" w14:paraId="796FA9C8" w14:textId="77777777">
            <w:pPr>
              <w:pStyle w:val="Compact"/>
            </w:pPr>
            <w:r>
              <w:rPr>
                <w:i/>
                <w:iCs/>
              </w:rPr>
              <w:t>To be provided by GEHA</w:t>
            </w:r>
          </w:p>
        </w:tc>
        <w:tc>
          <w:tcPr>
            <w:tcW w:w="0" w:type="auto"/>
          </w:tcPr>
          <w:p w:rsidR="001F702A" w:rsidRDefault="00000000" w14:paraId="796FA9C9" w14:textId="77777777">
            <w:pPr>
              <w:pStyle w:val="Compact"/>
            </w:pPr>
            <w:r>
              <w:t xml:space="preserve">☐ </w:t>
            </w:r>
            <w:r>
              <w:rPr>
                <w:i/>
                <w:iCs/>
              </w:rPr>
              <w:t>R</w:t>
            </w:r>
            <w:r>
              <w:t xml:space="preserve"> ☐ </w:t>
            </w:r>
            <w:r>
              <w:rPr>
                <w:i/>
                <w:iCs/>
              </w:rPr>
              <w:t>A</w:t>
            </w:r>
            <w:r>
              <w:t xml:space="preserve"> ☐ </w:t>
            </w:r>
            <w:r>
              <w:rPr>
                <w:i/>
                <w:iCs/>
              </w:rPr>
              <w:t>G</w:t>
            </w:r>
          </w:p>
        </w:tc>
      </w:tr>
      <w:tr w:rsidR="001F702A" w14:paraId="796FA9CF" w14:textId="77777777">
        <w:tc>
          <w:tcPr>
            <w:tcW w:w="0" w:type="auto"/>
          </w:tcPr>
          <w:p w:rsidR="001F702A" w:rsidRDefault="00000000" w14:paraId="796FA9CB" w14:textId="77777777">
            <w:pPr>
              <w:pStyle w:val="Compact"/>
            </w:pPr>
            <w:r>
              <w:rPr>
                <w:i/>
                <w:iCs/>
              </w:rPr>
              <w:t>Backup policy applied and a restore proven</w:t>
            </w:r>
          </w:p>
        </w:tc>
        <w:tc>
          <w:tcPr>
            <w:tcW w:w="0" w:type="auto"/>
          </w:tcPr>
          <w:p w:rsidR="001F702A" w:rsidRDefault="00000000" w14:paraId="796FA9CC" w14:textId="77777777">
            <w:pPr>
              <w:pStyle w:val="Compact"/>
            </w:pPr>
            <w:r>
              <w:rPr>
                <w:i/>
                <w:iCs/>
              </w:rPr>
              <w:t>To be provided by GEHA</w:t>
            </w:r>
          </w:p>
        </w:tc>
        <w:tc>
          <w:tcPr>
            <w:tcW w:w="0" w:type="auto"/>
          </w:tcPr>
          <w:p w:rsidR="001F702A" w:rsidRDefault="00000000" w14:paraId="796FA9CD" w14:textId="77777777">
            <w:pPr>
              <w:pStyle w:val="Compact"/>
            </w:pPr>
            <w:r>
              <w:rPr>
                <w:i/>
                <w:iCs/>
              </w:rPr>
              <w:t>To be provided by GEHA</w:t>
            </w:r>
          </w:p>
        </w:tc>
        <w:tc>
          <w:tcPr>
            <w:tcW w:w="0" w:type="auto"/>
          </w:tcPr>
          <w:p w:rsidR="001F702A" w:rsidRDefault="00000000" w14:paraId="796FA9CE" w14:textId="77777777">
            <w:pPr>
              <w:pStyle w:val="Compact"/>
            </w:pPr>
            <w:r>
              <w:t xml:space="preserve">☐ </w:t>
            </w:r>
            <w:r>
              <w:rPr>
                <w:i/>
                <w:iCs/>
              </w:rPr>
              <w:t>R</w:t>
            </w:r>
            <w:r>
              <w:t xml:space="preserve"> ☐ </w:t>
            </w:r>
            <w:r>
              <w:rPr>
                <w:i/>
                <w:iCs/>
              </w:rPr>
              <w:t>A</w:t>
            </w:r>
            <w:r>
              <w:t xml:space="preserve"> ☐ </w:t>
            </w:r>
            <w:r>
              <w:rPr>
                <w:i/>
                <w:iCs/>
              </w:rPr>
              <w:t>G</w:t>
            </w:r>
          </w:p>
        </w:tc>
      </w:tr>
      <w:tr w:rsidR="001F702A" w14:paraId="796FA9D4" w14:textId="77777777">
        <w:tc>
          <w:tcPr>
            <w:tcW w:w="0" w:type="auto"/>
          </w:tcPr>
          <w:p w:rsidR="001F702A" w:rsidRDefault="00000000" w14:paraId="796FA9D0" w14:textId="77777777">
            <w:pPr>
              <w:pStyle w:val="Compact"/>
            </w:pPr>
            <w:r>
              <w:rPr>
                <w:i/>
                <w:iCs/>
              </w:rPr>
              <w:t>Monitoring and alerting live in the target</w:t>
            </w:r>
          </w:p>
        </w:tc>
        <w:tc>
          <w:tcPr>
            <w:tcW w:w="0" w:type="auto"/>
          </w:tcPr>
          <w:p w:rsidR="001F702A" w:rsidRDefault="00000000" w14:paraId="796FA9D1" w14:textId="77777777">
            <w:pPr>
              <w:pStyle w:val="Compact"/>
            </w:pPr>
            <w:r>
              <w:rPr>
                <w:i/>
                <w:iCs/>
              </w:rPr>
              <w:t>To be provided by GEHA</w:t>
            </w:r>
          </w:p>
        </w:tc>
        <w:tc>
          <w:tcPr>
            <w:tcW w:w="0" w:type="auto"/>
          </w:tcPr>
          <w:p w:rsidR="001F702A" w:rsidRDefault="00000000" w14:paraId="796FA9D2" w14:textId="77777777">
            <w:pPr>
              <w:pStyle w:val="Compact"/>
            </w:pPr>
            <w:r>
              <w:rPr>
                <w:i/>
                <w:iCs/>
              </w:rPr>
              <w:t>To be provided by GEHA</w:t>
            </w:r>
          </w:p>
        </w:tc>
        <w:tc>
          <w:tcPr>
            <w:tcW w:w="0" w:type="auto"/>
          </w:tcPr>
          <w:p w:rsidR="001F702A" w:rsidRDefault="00000000" w14:paraId="796FA9D3" w14:textId="77777777">
            <w:pPr>
              <w:pStyle w:val="Compact"/>
            </w:pPr>
            <w:r>
              <w:t xml:space="preserve">☐ </w:t>
            </w:r>
            <w:r>
              <w:rPr>
                <w:i/>
                <w:iCs/>
              </w:rPr>
              <w:t>R</w:t>
            </w:r>
            <w:r>
              <w:t xml:space="preserve"> ☐ </w:t>
            </w:r>
            <w:r>
              <w:rPr>
                <w:i/>
                <w:iCs/>
              </w:rPr>
              <w:t>A</w:t>
            </w:r>
            <w:r>
              <w:t xml:space="preserve"> ☐ </w:t>
            </w:r>
            <w:r>
              <w:rPr>
                <w:i/>
                <w:iCs/>
              </w:rPr>
              <w:t>G</w:t>
            </w:r>
          </w:p>
        </w:tc>
      </w:tr>
      <w:tr w:rsidR="001F702A" w14:paraId="796FA9D9" w14:textId="77777777">
        <w:tc>
          <w:tcPr>
            <w:tcW w:w="0" w:type="auto"/>
          </w:tcPr>
          <w:p w:rsidR="001F702A" w:rsidRDefault="00000000" w14:paraId="796FA9D5" w14:textId="77777777">
            <w:pPr>
              <w:pStyle w:val="Compact"/>
            </w:pPr>
            <w:r>
              <w:rPr>
                <w:i/>
                <w:iCs/>
              </w:rPr>
              <w:t>Readiness review held; actions closed</w:t>
            </w:r>
          </w:p>
        </w:tc>
        <w:tc>
          <w:tcPr>
            <w:tcW w:w="0" w:type="auto"/>
          </w:tcPr>
          <w:p w:rsidR="001F702A" w:rsidRDefault="00000000" w14:paraId="796FA9D6" w14:textId="77777777">
            <w:pPr>
              <w:pStyle w:val="Compact"/>
            </w:pPr>
            <w:r>
              <w:rPr>
                <w:i/>
                <w:iCs/>
              </w:rPr>
              <w:t>To be provided by GEHA</w:t>
            </w:r>
          </w:p>
        </w:tc>
        <w:tc>
          <w:tcPr>
            <w:tcW w:w="0" w:type="auto"/>
          </w:tcPr>
          <w:p w:rsidR="001F702A" w:rsidRDefault="00000000" w14:paraId="796FA9D7" w14:textId="77777777">
            <w:pPr>
              <w:pStyle w:val="Compact"/>
            </w:pPr>
            <w:r>
              <w:rPr>
                <w:i/>
                <w:iCs/>
              </w:rPr>
              <w:t>To be provided by GEHA</w:t>
            </w:r>
          </w:p>
        </w:tc>
        <w:tc>
          <w:tcPr>
            <w:tcW w:w="0" w:type="auto"/>
          </w:tcPr>
          <w:p w:rsidR="001F702A" w:rsidRDefault="00000000" w14:paraId="796FA9D8" w14:textId="77777777">
            <w:pPr>
              <w:pStyle w:val="Compact"/>
            </w:pPr>
            <w:r>
              <w:t xml:space="preserve">☐ </w:t>
            </w:r>
            <w:r>
              <w:rPr>
                <w:i/>
                <w:iCs/>
              </w:rPr>
              <w:t>R</w:t>
            </w:r>
            <w:r>
              <w:t xml:space="preserve"> ☐ </w:t>
            </w:r>
            <w:r>
              <w:rPr>
                <w:i/>
                <w:iCs/>
              </w:rPr>
              <w:t>A</w:t>
            </w:r>
            <w:r>
              <w:t xml:space="preserve"> ☐ </w:t>
            </w:r>
            <w:r>
              <w:rPr>
                <w:i/>
                <w:iCs/>
              </w:rPr>
              <w:t>G</w:t>
            </w:r>
          </w:p>
        </w:tc>
      </w:tr>
      <w:tr w:rsidR="001F702A" w14:paraId="796FA9DE" w14:textId="77777777">
        <w:tc>
          <w:tcPr>
            <w:tcW w:w="0" w:type="auto"/>
          </w:tcPr>
          <w:p w:rsidR="001F702A" w:rsidRDefault="00000000" w14:paraId="796FA9DA" w14:textId="77777777">
            <w:pPr>
              <w:pStyle w:val="Compact"/>
            </w:pPr>
            <w:r>
              <w:rPr>
                <w:i/>
                <w:iCs/>
              </w:rPr>
              <w:t>Change freeze in effect; change approved</w:t>
            </w:r>
          </w:p>
        </w:tc>
        <w:tc>
          <w:tcPr>
            <w:tcW w:w="0" w:type="auto"/>
          </w:tcPr>
          <w:p w:rsidR="001F702A" w:rsidRDefault="00000000" w14:paraId="796FA9DB" w14:textId="77777777">
            <w:pPr>
              <w:pStyle w:val="Compact"/>
            </w:pPr>
            <w:r>
              <w:rPr>
                <w:i/>
                <w:iCs/>
              </w:rPr>
              <w:t>To be provided by GEHA</w:t>
            </w:r>
          </w:p>
        </w:tc>
        <w:tc>
          <w:tcPr>
            <w:tcW w:w="0" w:type="auto"/>
          </w:tcPr>
          <w:p w:rsidR="001F702A" w:rsidRDefault="00000000" w14:paraId="796FA9DC" w14:textId="77777777">
            <w:pPr>
              <w:pStyle w:val="Compact"/>
            </w:pPr>
            <w:r>
              <w:rPr>
                <w:i/>
                <w:iCs/>
              </w:rPr>
              <w:t>To be provided by GEHA</w:t>
            </w:r>
          </w:p>
        </w:tc>
        <w:tc>
          <w:tcPr>
            <w:tcW w:w="0" w:type="auto"/>
          </w:tcPr>
          <w:p w:rsidR="001F702A" w:rsidRDefault="00000000" w14:paraId="796FA9DD" w14:textId="77777777">
            <w:pPr>
              <w:pStyle w:val="Compact"/>
            </w:pPr>
            <w:r>
              <w:t xml:space="preserve">☐ </w:t>
            </w:r>
            <w:r>
              <w:rPr>
                <w:i/>
                <w:iCs/>
              </w:rPr>
              <w:t>R</w:t>
            </w:r>
            <w:r>
              <w:t xml:space="preserve"> ☐ </w:t>
            </w:r>
            <w:r>
              <w:rPr>
                <w:i/>
                <w:iCs/>
              </w:rPr>
              <w:t>A</w:t>
            </w:r>
            <w:r>
              <w:t xml:space="preserve"> ☐ </w:t>
            </w:r>
            <w:r>
              <w:rPr>
                <w:i/>
                <w:iCs/>
              </w:rPr>
              <w:t>G</w:t>
            </w:r>
          </w:p>
        </w:tc>
      </w:tr>
      <w:tr w:rsidR="001F702A" w14:paraId="796FA9E3" w14:textId="77777777">
        <w:tc>
          <w:tcPr>
            <w:tcW w:w="0" w:type="auto"/>
          </w:tcPr>
          <w:p w:rsidR="001F702A" w:rsidRDefault="00000000" w14:paraId="796FA9DF" w14:textId="77777777">
            <w:pPr>
              <w:pStyle w:val="Compact"/>
            </w:pPr>
            <w:r>
              <w:rPr>
                <w:i/>
                <w:iCs/>
              </w:rPr>
              <w:t>Source retention and rollback position confirmed</w:t>
            </w:r>
          </w:p>
        </w:tc>
        <w:tc>
          <w:tcPr>
            <w:tcW w:w="0" w:type="auto"/>
          </w:tcPr>
          <w:p w:rsidR="001F702A" w:rsidRDefault="00000000" w14:paraId="796FA9E0" w14:textId="77777777">
            <w:pPr>
              <w:pStyle w:val="Compact"/>
            </w:pPr>
            <w:r>
              <w:rPr>
                <w:i/>
                <w:iCs/>
              </w:rPr>
              <w:t>To be provided by GEHA</w:t>
            </w:r>
          </w:p>
        </w:tc>
        <w:tc>
          <w:tcPr>
            <w:tcW w:w="0" w:type="auto"/>
          </w:tcPr>
          <w:p w:rsidR="001F702A" w:rsidRDefault="00000000" w14:paraId="796FA9E1" w14:textId="77777777">
            <w:pPr>
              <w:pStyle w:val="Compact"/>
            </w:pPr>
            <w:r>
              <w:rPr>
                <w:i/>
                <w:iCs/>
              </w:rPr>
              <w:t>To be provided by GEHA</w:t>
            </w:r>
          </w:p>
        </w:tc>
        <w:tc>
          <w:tcPr>
            <w:tcW w:w="0" w:type="auto"/>
          </w:tcPr>
          <w:p w:rsidR="001F702A" w:rsidRDefault="00000000" w14:paraId="796FA9E2" w14:textId="77777777">
            <w:pPr>
              <w:pStyle w:val="Compact"/>
            </w:pPr>
            <w:r>
              <w:t xml:space="preserve">☐ </w:t>
            </w:r>
            <w:r>
              <w:rPr>
                <w:i/>
                <w:iCs/>
              </w:rPr>
              <w:t>R</w:t>
            </w:r>
            <w:r>
              <w:t xml:space="preserve"> ☐ </w:t>
            </w:r>
            <w:r>
              <w:rPr>
                <w:i/>
                <w:iCs/>
              </w:rPr>
              <w:t>A</w:t>
            </w:r>
            <w:r>
              <w:t xml:space="preserve"> ☐ </w:t>
            </w:r>
            <w:r>
              <w:rPr>
                <w:i/>
                <w:iCs/>
              </w:rPr>
              <w:t>G</w:t>
            </w:r>
          </w:p>
        </w:tc>
      </w:tr>
      <w:tr w:rsidR="001F702A" w14:paraId="796FA9E8" w14:textId="77777777">
        <w:tc>
          <w:tcPr>
            <w:tcW w:w="0" w:type="auto"/>
          </w:tcPr>
          <w:p w:rsidR="001F702A" w:rsidRDefault="00000000" w14:paraId="796FA9E4" w14:textId="77777777">
            <w:pPr>
              <w:pStyle w:val="Compact"/>
            </w:pPr>
            <w:r>
              <w:rPr>
                <w:i/>
                <w:iCs/>
              </w:rPr>
              <w:t>External parties confirmed</w:t>
            </w:r>
          </w:p>
        </w:tc>
        <w:tc>
          <w:tcPr>
            <w:tcW w:w="0" w:type="auto"/>
          </w:tcPr>
          <w:p w:rsidR="001F702A" w:rsidRDefault="00000000" w14:paraId="796FA9E5" w14:textId="77777777">
            <w:pPr>
              <w:pStyle w:val="Compact"/>
            </w:pPr>
            <w:r>
              <w:rPr>
                <w:i/>
                <w:iCs/>
              </w:rPr>
              <w:t>To be provided by GEHA</w:t>
            </w:r>
          </w:p>
        </w:tc>
        <w:tc>
          <w:tcPr>
            <w:tcW w:w="0" w:type="auto"/>
          </w:tcPr>
          <w:p w:rsidR="001F702A" w:rsidRDefault="00000000" w14:paraId="796FA9E6" w14:textId="77777777">
            <w:pPr>
              <w:pStyle w:val="Compact"/>
            </w:pPr>
            <w:r>
              <w:rPr>
                <w:i/>
                <w:iCs/>
              </w:rPr>
              <w:t>To be provided by GEHA</w:t>
            </w:r>
          </w:p>
        </w:tc>
        <w:tc>
          <w:tcPr>
            <w:tcW w:w="0" w:type="auto"/>
          </w:tcPr>
          <w:p w:rsidR="001F702A" w:rsidRDefault="00000000" w14:paraId="796FA9E7" w14:textId="77777777">
            <w:pPr>
              <w:pStyle w:val="Compact"/>
            </w:pPr>
            <w:r>
              <w:t xml:space="preserve">☐ </w:t>
            </w:r>
            <w:r>
              <w:rPr>
                <w:i/>
                <w:iCs/>
              </w:rPr>
              <w:t>R</w:t>
            </w:r>
            <w:r>
              <w:t xml:space="preserve"> ☐ </w:t>
            </w:r>
            <w:r>
              <w:rPr>
                <w:i/>
                <w:iCs/>
              </w:rPr>
              <w:t>A</w:t>
            </w:r>
            <w:r>
              <w:t xml:space="preserve"> ☐ </w:t>
            </w:r>
            <w:r>
              <w:rPr>
                <w:i/>
                <w:iCs/>
              </w:rPr>
              <w:t>G</w:t>
            </w:r>
          </w:p>
        </w:tc>
      </w:tr>
      <w:tr w:rsidR="001F702A" w14:paraId="796FA9ED" w14:textId="77777777">
        <w:tc>
          <w:tcPr>
            <w:tcW w:w="0" w:type="auto"/>
          </w:tcPr>
          <w:p w:rsidR="001F702A" w:rsidRDefault="00000000" w14:paraId="796FA9E9" w14:textId="77777777">
            <w:pPr>
              <w:pStyle w:val="Compact"/>
            </w:pPr>
            <w:r>
              <w:rPr>
                <w:i/>
                <w:iCs/>
              </w:rPr>
              <w:t>Software vendor support position confirmed for the target configuration</w:t>
            </w:r>
          </w:p>
        </w:tc>
        <w:tc>
          <w:tcPr>
            <w:tcW w:w="0" w:type="auto"/>
          </w:tcPr>
          <w:p w:rsidR="001F702A" w:rsidRDefault="00000000" w14:paraId="796FA9EA" w14:textId="77777777">
            <w:pPr>
              <w:pStyle w:val="Compact"/>
            </w:pPr>
            <w:r>
              <w:rPr>
                <w:i/>
                <w:iCs/>
              </w:rPr>
              <w:t>To be provided by GEHA</w:t>
            </w:r>
          </w:p>
        </w:tc>
        <w:tc>
          <w:tcPr>
            <w:tcW w:w="0" w:type="auto"/>
          </w:tcPr>
          <w:p w:rsidR="001F702A" w:rsidRDefault="00000000" w14:paraId="796FA9EB" w14:textId="77777777">
            <w:pPr>
              <w:pStyle w:val="Compact"/>
            </w:pPr>
            <w:r>
              <w:rPr>
                <w:i/>
                <w:iCs/>
              </w:rPr>
              <w:t>To be provided by GEHA</w:t>
            </w:r>
          </w:p>
        </w:tc>
        <w:tc>
          <w:tcPr>
            <w:tcW w:w="0" w:type="auto"/>
          </w:tcPr>
          <w:p w:rsidR="001F702A" w:rsidRDefault="00000000" w14:paraId="796FA9EC" w14:textId="77777777">
            <w:pPr>
              <w:pStyle w:val="Compact"/>
            </w:pPr>
            <w:r>
              <w:t xml:space="preserve">☐ </w:t>
            </w:r>
            <w:r>
              <w:rPr>
                <w:i/>
                <w:iCs/>
              </w:rPr>
              <w:t>R</w:t>
            </w:r>
            <w:r>
              <w:t xml:space="preserve"> ☐ </w:t>
            </w:r>
            <w:r>
              <w:rPr>
                <w:i/>
                <w:iCs/>
              </w:rPr>
              <w:t>A</w:t>
            </w:r>
            <w:r>
              <w:t xml:space="preserve"> ☐ </w:t>
            </w:r>
            <w:r>
              <w:rPr>
                <w:i/>
                <w:iCs/>
              </w:rPr>
              <w:t>G</w:t>
            </w:r>
          </w:p>
        </w:tc>
      </w:tr>
      <w:tr w:rsidR="001F702A" w14:paraId="796FA9F2" w14:textId="77777777">
        <w:tc>
          <w:tcPr>
            <w:tcW w:w="0" w:type="auto"/>
          </w:tcPr>
          <w:p w:rsidR="001F702A" w:rsidRDefault="00000000" w14:paraId="796FA9EE" w14:textId="77777777">
            <w:pPr>
              <w:pStyle w:val="Compact"/>
            </w:pPr>
            <w:r>
              <w:rPr>
                <w:i/>
                <w:iCs/>
              </w:rPr>
              <w:t>Scheduled jobs re-pointed or retired; first-run owners named</w:t>
            </w:r>
          </w:p>
        </w:tc>
        <w:tc>
          <w:tcPr>
            <w:tcW w:w="0" w:type="auto"/>
          </w:tcPr>
          <w:p w:rsidR="001F702A" w:rsidRDefault="00000000" w14:paraId="796FA9EF" w14:textId="77777777">
            <w:pPr>
              <w:pStyle w:val="Compact"/>
            </w:pPr>
            <w:r>
              <w:rPr>
                <w:i/>
                <w:iCs/>
              </w:rPr>
              <w:t>To be provided by GEHA</w:t>
            </w:r>
          </w:p>
        </w:tc>
        <w:tc>
          <w:tcPr>
            <w:tcW w:w="0" w:type="auto"/>
          </w:tcPr>
          <w:p w:rsidR="001F702A" w:rsidRDefault="00000000" w14:paraId="796FA9F0" w14:textId="77777777">
            <w:pPr>
              <w:pStyle w:val="Compact"/>
            </w:pPr>
            <w:r>
              <w:rPr>
                <w:i/>
                <w:iCs/>
              </w:rPr>
              <w:t>To be provided by GEHA</w:t>
            </w:r>
          </w:p>
        </w:tc>
        <w:tc>
          <w:tcPr>
            <w:tcW w:w="0" w:type="auto"/>
          </w:tcPr>
          <w:p w:rsidR="001F702A" w:rsidRDefault="00000000" w14:paraId="796FA9F1" w14:textId="77777777">
            <w:pPr>
              <w:pStyle w:val="Compact"/>
            </w:pPr>
            <w:r>
              <w:t xml:space="preserve">☐ </w:t>
            </w:r>
            <w:r>
              <w:rPr>
                <w:i/>
                <w:iCs/>
              </w:rPr>
              <w:t>R</w:t>
            </w:r>
            <w:r>
              <w:t xml:space="preserve"> ☐ </w:t>
            </w:r>
            <w:r>
              <w:rPr>
                <w:i/>
                <w:iCs/>
              </w:rPr>
              <w:t>A</w:t>
            </w:r>
            <w:r>
              <w:t xml:space="preserve"> ☐ </w:t>
            </w:r>
            <w:r>
              <w:rPr>
                <w:i/>
                <w:iCs/>
              </w:rPr>
              <w:t>G</w:t>
            </w:r>
          </w:p>
        </w:tc>
      </w:tr>
      <w:tr w:rsidR="001F702A" w14:paraId="796FA9F7" w14:textId="77777777">
        <w:tc>
          <w:tcPr>
            <w:tcW w:w="0" w:type="auto"/>
          </w:tcPr>
          <w:p w:rsidR="001F702A" w:rsidRDefault="00000000" w14:paraId="796FA9F3" w14:textId="77777777">
            <w:pPr>
              <w:pStyle w:val="Compact"/>
            </w:pPr>
            <w:r>
              <w:rPr>
                <w:i/>
                <w:iCs/>
              </w:rPr>
              <w:t>Support and hypercare staffed</w:t>
            </w:r>
          </w:p>
        </w:tc>
        <w:tc>
          <w:tcPr>
            <w:tcW w:w="0" w:type="auto"/>
          </w:tcPr>
          <w:p w:rsidR="001F702A" w:rsidRDefault="00000000" w14:paraId="796FA9F4" w14:textId="77777777">
            <w:pPr>
              <w:pStyle w:val="Compact"/>
            </w:pPr>
            <w:r>
              <w:rPr>
                <w:i/>
                <w:iCs/>
              </w:rPr>
              <w:t>To be provided by GEHA</w:t>
            </w:r>
          </w:p>
        </w:tc>
        <w:tc>
          <w:tcPr>
            <w:tcW w:w="0" w:type="auto"/>
          </w:tcPr>
          <w:p w:rsidR="001F702A" w:rsidRDefault="00000000" w14:paraId="796FA9F5" w14:textId="77777777">
            <w:pPr>
              <w:pStyle w:val="Compact"/>
            </w:pPr>
            <w:r>
              <w:rPr>
                <w:i/>
                <w:iCs/>
              </w:rPr>
              <w:t>To be provided by GEHA</w:t>
            </w:r>
          </w:p>
        </w:tc>
        <w:tc>
          <w:tcPr>
            <w:tcW w:w="0" w:type="auto"/>
          </w:tcPr>
          <w:p w:rsidR="001F702A" w:rsidRDefault="00000000" w14:paraId="796FA9F6" w14:textId="77777777">
            <w:pPr>
              <w:pStyle w:val="Compact"/>
            </w:pPr>
            <w:r>
              <w:t xml:space="preserve">☐ </w:t>
            </w:r>
            <w:r>
              <w:rPr>
                <w:i/>
                <w:iCs/>
              </w:rPr>
              <w:t>R</w:t>
            </w:r>
            <w:r>
              <w:t xml:space="preserve"> ☐ </w:t>
            </w:r>
            <w:r>
              <w:rPr>
                <w:i/>
                <w:iCs/>
              </w:rPr>
              <w:t>A</w:t>
            </w:r>
            <w:r>
              <w:t xml:space="preserve"> ☐ </w:t>
            </w:r>
            <w:r>
              <w:rPr>
                <w:i/>
                <w:iCs/>
              </w:rPr>
              <w:t>G</w:t>
            </w:r>
          </w:p>
        </w:tc>
      </w:tr>
    </w:tbl>
    <w:p w:rsidR="001F702A" w:rsidRDefault="00000000" w14:paraId="796FA9F8" w14:textId="77777777">
      <w:pPr>
        <w:pStyle w:val="BodyText"/>
      </w:pPr>
      <w:r>
        <w:rPr>
          <w:b/>
          <w:bCs/>
          <w:sz w:val="15"/>
          <w:szCs w:val="15"/>
        </w:rPr>
        <w:t>Table 7.1b — Gate Criteria</w:t>
      </w:r>
    </w:p>
    <w:p w:rsidR="001F702A" w:rsidRDefault="001F702A" w14:paraId="796FA9F9" w14:textId="77777777">
      <w:pPr>
        <w:pStyle w:val="Compact"/>
      </w:pPr>
    </w:p>
    <w:p w:rsidR="001F702A" w:rsidRDefault="00000000" w14:paraId="796FA9FA" w14:textId="77777777">
      <w:pPr>
        <w:pStyle w:val="Heading2"/>
      </w:pPr>
      <w:bookmarkStart w:name="cutover-team-bridge" w:id="60"/>
      <w:bookmarkEnd w:id="59"/>
      <w:r>
        <w:t>7.2 Cutover Team &amp; Bridge</w:t>
      </w:r>
    </w:p>
    <w:p w:rsidR="001F702A" w:rsidRDefault="00000000" w14:paraId="796FA9FB" w14:textId="77777777">
      <w:pPr>
        <w:pStyle w:val="FirstParagraph"/>
      </w:pPr>
      <w:r>
        <w:t>The cutover team is named here individually, with a designated backup and a reachable telephone number for every role, because a role covered by a team name is a role nobody is holding at two in the morning. Availability is stated as hours rather than as intent. The bridge is live for the whole window, the status update cadence is fixed in advance, and the escalation path states who is woken and in what order. This section exists so that the window is worked by a team that knows its shape before the first step begins.</w:t>
      </w:r>
    </w:p>
    <w:p w:rsidR="001F702A" w:rsidRDefault="001F702A" w14:paraId="796FA9FC" w14:textId="77777777">
      <w:pPr>
        <w:pStyle w:val="Compact"/>
      </w:pPr>
    </w:p>
    <w:tbl>
      <w:tblPr>
        <w:tblStyle w:val="Table"/>
        <w:tblW w:w="5000" w:type="pct"/>
        <w:tblLook w:val="0020" w:firstRow="1" w:lastRow="0" w:firstColumn="0" w:lastColumn="0" w:noHBand="0" w:noVBand="0"/>
      </w:tblPr>
      <w:tblGrid>
        <w:gridCol w:w="2368"/>
        <w:gridCol w:w="1777"/>
        <w:gridCol w:w="1777"/>
        <w:gridCol w:w="1777"/>
        <w:gridCol w:w="1777"/>
      </w:tblGrid>
      <w:tr w:rsidR="001F702A" w:rsidTr="001F702A" w14:paraId="796FAA0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9FD" w14:textId="77777777">
            <w:pPr>
              <w:pStyle w:val="Compact"/>
            </w:pPr>
            <w:r>
              <w:rPr>
                <w:b/>
                <w:bCs/>
              </w:rPr>
              <w:t>Role</w:t>
            </w:r>
          </w:p>
        </w:tc>
        <w:tc>
          <w:tcPr>
            <w:tcW w:w="0" w:type="auto"/>
          </w:tcPr>
          <w:p w:rsidR="001F702A" w:rsidRDefault="00000000" w14:paraId="796FA9FE" w14:textId="77777777">
            <w:pPr>
              <w:pStyle w:val="Compact"/>
            </w:pPr>
            <w:r>
              <w:rPr>
                <w:b/>
                <w:bCs/>
              </w:rPr>
              <w:t>Name</w:t>
            </w:r>
          </w:p>
        </w:tc>
        <w:tc>
          <w:tcPr>
            <w:tcW w:w="0" w:type="auto"/>
          </w:tcPr>
          <w:p w:rsidR="001F702A" w:rsidRDefault="00000000" w14:paraId="796FA9FF" w14:textId="77777777">
            <w:pPr>
              <w:pStyle w:val="Compact"/>
            </w:pPr>
            <w:r>
              <w:rPr>
                <w:b/>
                <w:bCs/>
              </w:rPr>
              <w:t>Backup</w:t>
            </w:r>
          </w:p>
        </w:tc>
        <w:tc>
          <w:tcPr>
            <w:tcW w:w="0" w:type="auto"/>
          </w:tcPr>
          <w:p w:rsidR="001F702A" w:rsidRDefault="00000000" w14:paraId="796FAA00" w14:textId="77777777">
            <w:pPr>
              <w:pStyle w:val="Compact"/>
            </w:pPr>
            <w:r>
              <w:rPr>
                <w:b/>
                <w:bCs/>
              </w:rPr>
              <w:t>Phone</w:t>
            </w:r>
          </w:p>
        </w:tc>
        <w:tc>
          <w:tcPr>
            <w:tcW w:w="0" w:type="auto"/>
          </w:tcPr>
          <w:p w:rsidR="001F702A" w:rsidRDefault="00000000" w14:paraId="796FAA01" w14:textId="77777777">
            <w:pPr>
              <w:pStyle w:val="Compact"/>
            </w:pPr>
            <w:r>
              <w:rPr>
                <w:b/>
                <w:bCs/>
              </w:rPr>
              <w:t>Available From / To</w:t>
            </w:r>
          </w:p>
        </w:tc>
      </w:tr>
      <w:tr w:rsidR="001F702A" w14:paraId="796FAA08" w14:textId="77777777">
        <w:tc>
          <w:tcPr>
            <w:tcW w:w="0" w:type="auto"/>
          </w:tcPr>
          <w:p w:rsidR="001F702A" w:rsidRDefault="00000000" w14:paraId="796FAA03" w14:textId="77777777">
            <w:pPr>
              <w:pStyle w:val="Compact"/>
            </w:pPr>
            <w:r>
              <w:rPr>
                <w:i/>
                <w:iCs/>
              </w:rPr>
              <w:t>Cutover Lead</w:t>
            </w:r>
          </w:p>
        </w:tc>
        <w:tc>
          <w:tcPr>
            <w:tcW w:w="0" w:type="auto"/>
          </w:tcPr>
          <w:p w:rsidR="001F702A" w:rsidRDefault="00000000" w14:paraId="796FAA04" w14:textId="77777777">
            <w:pPr>
              <w:pStyle w:val="Compact"/>
            </w:pPr>
            <w:r>
              <w:rPr>
                <w:i/>
                <w:iCs/>
              </w:rPr>
              <w:t>To be provided by GEHA</w:t>
            </w:r>
          </w:p>
        </w:tc>
        <w:tc>
          <w:tcPr>
            <w:tcW w:w="0" w:type="auto"/>
          </w:tcPr>
          <w:p w:rsidR="001F702A" w:rsidRDefault="00000000" w14:paraId="796FAA05" w14:textId="77777777">
            <w:pPr>
              <w:pStyle w:val="Compact"/>
            </w:pPr>
            <w:r>
              <w:rPr>
                <w:i/>
                <w:iCs/>
              </w:rPr>
              <w:t>To be provided by GEHA</w:t>
            </w:r>
          </w:p>
        </w:tc>
        <w:tc>
          <w:tcPr>
            <w:tcW w:w="0" w:type="auto"/>
          </w:tcPr>
          <w:p w:rsidR="001F702A" w:rsidRDefault="00000000" w14:paraId="796FAA06" w14:textId="77777777">
            <w:pPr>
              <w:pStyle w:val="Compact"/>
            </w:pPr>
            <w:r>
              <w:rPr>
                <w:i/>
                <w:iCs/>
              </w:rPr>
              <w:t>To be provided by GEHA</w:t>
            </w:r>
          </w:p>
        </w:tc>
        <w:tc>
          <w:tcPr>
            <w:tcW w:w="0" w:type="auto"/>
          </w:tcPr>
          <w:p w:rsidR="001F702A" w:rsidRDefault="00000000" w14:paraId="796FAA07" w14:textId="77777777">
            <w:pPr>
              <w:pStyle w:val="Compact"/>
            </w:pPr>
            <w:r>
              <w:rPr>
                <w:i/>
                <w:iCs/>
              </w:rPr>
              <w:t>To be provided by GEHA</w:t>
            </w:r>
          </w:p>
        </w:tc>
      </w:tr>
      <w:tr w:rsidR="001F702A" w14:paraId="796FAA0E" w14:textId="77777777">
        <w:tc>
          <w:tcPr>
            <w:tcW w:w="0" w:type="auto"/>
          </w:tcPr>
          <w:p w:rsidR="001F702A" w:rsidRDefault="00000000" w14:paraId="796FAA09" w14:textId="77777777">
            <w:pPr>
              <w:pStyle w:val="Compact"/>
            </w:pPr>
            <w:r>
              <w:rPr>
                <w:i/>
                <w:iCs/>
              </w:rPr>
              <w:t>Migration / Replication</w:t>
            </w:r>
          </w:p>
        </w:tc>
        <w:tc>
          <w:tcPr>
            <w:tcW w:w="0" w:type="auto"/>
          </w:tcPr>
          <w:p w:rsidR="001F702A" w:rsidRDefault="00000000" w14:paraId="796FAA0A" w14:textId="77777777">
            <w:pPr>
              <w:pStyle w:val="Compact"/>
            </w:pPr>
            <w:r>
              <w:rPr>
                <w:i/>
                <w:iCs/>
              </w:rPr>
              <w:t>To be provided by GEHA</w:t>
            </w:r>
          </w:p>
        </w:tc>
        <w:tc>
          <w:tcPr>
            <w:tcW w:w="0" w:type="auto"/>
          </w:tcPr>
          <w:p w:rsidR="001F702A" w:rsidRDefault="00000000" w14:paraId="796FAA0B" w14:textId="77777777">
            <w:pPr>
              <w:pStyle w:val="Compact"/>
            </w:pPr>
            <w:r>
              <w:rPr>
                <w:i/>
                <w:iCs/>
              </w:rPr>
              <w:t>To be provided by GEHA</w:t>
            </w:r>
          </w:p>
        </w:tc>
        <w:tc>
          <w:tcPr>
            <w:tcW w:w="0" w:type="auto"/>
          </w:tcPr>
          <w:p w:rsidR="001F702A" w:rsidRDefault="00000000" w14:paraId="796FAA0C" w14:textId="77777777">
            <w:pPr>
              <w:pStyle w:val="Compact"/>
            </w:pPr>
            <w:r>
              <w:rPr>
                <w:i/>
                <w:iCs/>
              </w:rPr>
              <w:t>To be provided by GEHA</w:t>
            </w:r>
          </w:p>
        </w:tc>
        <w:tc>
          <w:tcPr>
            <w:tcW w:w="0" w:type="auto"/>
          </w:tcPr>
          <w:p w:rsidR="001F702A" w:rsidRDefault="00000000" w14:paraId="796FAA0D" w14:textId="77777777">
            <w:pPr>
              <w:pStyle w:val="Compact"/>
            </w:pPr>
            <w:r>
              <w:rPr>
                <w:i/>
                <w:iCs/>
              </w:rPr>
              <w:t>To be provided by GEHA</w:t>
            </w:r>
          </w:p>
        </w:tc>
      </w:tr>
      <w:tr w:rsidR="001F702A" w14:paraId="796FAA14" w14:textId="77777777">
        <w:tc>
          <w:tcPr>
            <w:tcW w:w="0" w:type="auto"/>
          </w:tcPr>
          <w:p w:rsidR="001F702A" w:rsidRDefault="00000000" w14:paraId="796FAA0F" w14:textId="77777777">
            <w:pPr>
              <w:pStyle w:val="Compact"/>
            </w:pPr>
            <w:r>
              <w:rPr>
                <w:i/>
                <w:iCs/>
              </w:rPr>
              <w:t>Database</w:t>
            </w:r>
          </w:p>
        </w:tc>
        <w:tc>
          <w:tcPr>
            <w:tcW w:w="0" w:type="auto"/>
          </w:tcPr>
          <w:p w:rsidR="001F702A" w:rsidRDefault="00000000" w14:paraId="796FAA10" w14:textId="77777777">
            <w:pPr>
              <w:pStyle w:val="Compact"/>
            </w:pPr>
            <w:r>
              <w:rPr>
                <w:i/>
                <w:iCs/>
              </w:rPr>
              <w:t>To be provided by GEHA</w:t>
            </w:r>
          </w:p>
        </w:tc>
        <w:tc>
          <w:tcPr>
            <w:tcW w:w="0" w:type="auto"/>
          </w:tcPr>
          <w:p w:rsidR="001F702A" w:rsidRDefault="00000000" w14:paraId="796FAA11" w14:textId="77777777">
            <w:pPr>
              <w:pStyle w:val="Compact"/>
            </w:pPr>
            <w:r>
              <w:rPr>
                <w:i/>
                <w:iCs/>
              </w:rPr>
              <w:t>To be provided by GEHA</w:t>
            </w:r>
          </w:p>
        </w:tc>
        <w:tc>
          <w:tcPr>
            <w:tcW w:w="0" w:type="auto"/>
          </w:tcPr>
          <w:p w:rsidR="001F702A" w:rsidRDefault="00000000" w14:paraId="796FAA12" w14:textId="77777777">
            <w:pPr>
              <w:pStyle w:val="Compact"/>
            </w:pPr>
            <w:r>
              <w:rPr>
                <w:i/>
                <w:iCs/>
              </w:rPr>
              <w:t>To be provided by GEHA</w:t>
            </w:r>
          </w:p>
        </w:tc>
        <w:tc>
          <w:tcPr>
            <w:tcW w:w="0" w:type="auto"/>
          </w:tcPr>
          <w:p w:rsidR="001F702A" w:rsidRDefault="00000000" w14:paraId="796FAA13" w14:textId="77777777">
            <w:pPr>
              <w:pStyle w:val="Compact"/>
            </w:pPr>
            <w:r>
              <w:rPr>
                <w:i/>
                <w:iCs/>
              </w:rPr>
              <w:t>To be provided by GEHA</w:t>
            </w:r>
          </w:p>
        </w:tc>
      </w:tr>
      <w:tr w:rsidR="001F702A" w14:paraId="796FAA1A" w14:textId="77777777">
        <w:tc>
          <w:tcPr>
            <w:tcW w:w="0" w:type="auto"/>
          </w:tcPr>
          <w:p w:rsidR="001F702A" w:rsidRDefault="00000000" w14:paraId="796FAA15" w14:textId="77777777">
            <w:pPr>
              <w:pStyle w:val="Compact"/>
            </w:pPr>
            <w:r>
              <w:rPr>
                <w:i/>
                <w:iCs/>
              </w:rPr>
              <w:t>Identity / Access</w:t>
            </w:r>
          </w:p>
        </w:tc>
        <w:tc>
          <w:tcPr>
            <w:tcW w:w="0" w:type="auto"/>
          </w:tcPr>
          <w:p w:rsidR="001F702A" w:rsidRDefault="00000000" w14:paraId="796FAA16" w14:textId="77777777">
            <w:pPr>
              <w:pStyle w:val="Compact"/>
            </w:pPr>
            <w:r>
              <w:rPr>
                <w:i/>
                <w:iCs/>
              </w:rPr>
              <w:t>To be provided by GEHA</w:t>
            </w:r>
          </w:p>
        </w:tc>
        <w:tc>
          <w:tcPr>
            <w:tcW w:w="0" w:type="auto"/>
          </w:tcPr>
          <w:p w:rsidR="001F702A" w:rsidRDefault="00000000" w14:paraId="796FAA17" w14:textId="77777777">
            <w:pPr>
              <w:pStyle w:val="Compact"/>
            </w:pPr>
            <w:r>
              <w:rPr>
                <w:i/>
                <w:iCs/>
              </w:rPr>
              <w:t>To be provided by GEHA</w:t>
            </w:r>
          </w:p>
        </w:tc>
        <w:tc>
          <w:tcPr>
            <w:tcW w:w="0" w:type="auto"/>
          </w:tcPr>
          <w:p w:rsidR="001F702A" w:rsidRDefault="00000000" w14:paraId="796FAA18" w14:textId="77777777">
            <w:pPr>
              <w:pStyle w:val="Compact"/>
            </w:pPr>
            <w:r>
              <w:rPr>
                <w:i/>
                <w:iCs/>
              </w:rPr>
              <w:t>To be provided by GEHA</w:t>
            </w:r>
          </w:p>
        </w:tc>
        <w:tc>
          <w:tcPr>
            <w:tcW w:w="0" w:type="auto"/>
          </w:tcPr>
          <w:p w:rsidR="001F702A" w:rsidRDefault="00000000" w14:paraId="796FAA19" w14:textId="77777777">
            <w:pPr>
              <w:pStyle w:val="Compact"/>
            </w:pPr>
            <w:r>
              <w:rPr>
                <w:i/>
                <w:iCs/>
              </w:rPr>
              <w:t>To be provided by GEHA</w:t>
            </w:r>
          </w:p>
        </w:tc>
      </w:tr>
      <w:tr w:rsidR="001F702A" w14:paraId="796FAA20" w14:textId="77777777">
        <w:tc>
          <w:tcPr>
            <w:tcW w:w="0" w:type="auto"/>
          </w:tcPr>
          <w:p w:rsidR="001F702A" w:rsidRDefault="00000000" w14:paraId="796FAA1B" w14:textId="77777777">
            <w:pPr>
              <w:pStyle w:val="Compact"/>
            </w:pPr>
            <w:r>
              <w:rPr>
                <w:i/>
                <w:iCs/>
              </w:rPr>
              <w:t>Network / DNS / Firewall</w:t>
            </w:r>
          </w:p>
        </w:tc>
        <w:tc>
          <w:tcPr>
            <w:tcW w:w="0" w:type="auto"/>
          </w:tcPr>
          <w:p w:rsidR="001F702A" w:rsidRDefault="00000000" w14:paraId="796FAA1C" w14:textId="77777777">
            <w:pPr>
              <w:pStyle w:val="Compact"/>
            </w:pPr>
            <w:r>
              <w:rPr>
                <w:i/>
                <w:iCs/>
              </w:rPr>
              <w:t>To be provided by GEHA</w:t>
            </w:r>
          </w:p>
        </w:tc>
        <w:tc>
          <w:tcPr>
            <w:tcW w:w="0" w:type="auto"/>
          </w:tcPr>
          <w:p w:rsidR="001F702A" w:rsidRDefault="00000000" w14:paraId="796FAA1D" w14:textId="77777777">
            <w:pPr>
              <w:pStyle w:val="Compact"/>
            </w:pPr>
            <w:r>
              <w:rPr>
                <w:i/>
                <w:iCs/>
              </w:rPr>
              <w:t>To be provided by GEHA</w:t>
            </w:r>
          </w:p>
        </w:tc>
        <w:tc>
          <w:tcPr>
            <w:tcW w:w="0" w:type="auto"/>
          </w:tcPr>
          <w:p w:rsidR="001F702A" w:rsidRDefault="00000000" w14:paraId="796FAA1E" w14:textId="77777777">
            <w:pPr>
              <w:pStyle w:val="Compact"/>
            </w:pPr>
            <w:r>
              <w:rPr>
                <w:i/>
                <w:iCs/>
              </w:rPr>
              <w:t>To be provided by GEHA</w:t>
            </w:r>
          </w:p>
        </w:tc>
        <w:tc>
          <w:tcPr>
            <w:tcW w:w="0" w:type="auto"/>
          </w:tcPr>
          <w:p w:rsidR="001F702A" w:rsidRDefault="00000000" w14:paraId="796FAA1F" w14:textId="77777777">
            <w:pPr>
              <w:pStyle w:val="Compact"/>
            </w:pPr>
            <w:r>
              <w:rPr>
                <w:i/>
                <w:iCs/>
              </w:rPr>
              <w:t>To be provided by GEHA</w:t>
            </w:r>
          </w:p>
        </w:tc>
      </w:tr>
      <w:tr w:rsidR="001F702A" w14:paraId="796FAA26" w14:textId="77777777">
        <w:tc>
          <w:tcPr>
            <w:tcW w:w="0" w:type="auto"/>
          </w:tcPr>
          <w:p w:rsidR="001F702A" w:rsidRDefault="00000000" w14:paraId="796FAA21" w14:textId="77777777">
            <w:pPr>
              <w:pStyle w:val="Compact"/>
            </w:pPr>
            <w:r>
              <w:rPr>
                <w:i/>
                <w:iCs/>
              </w:rPr>
              <w:t>Integrations</w:t>
            </w:r>
          </w:p>
        </w:tc>
        <w:tc>
          <w:tcPr>
            <w:tcW w:w="0" w:type="auto"/>
          </w:tcPr>
          <w:p w:rsidR="001F702A" w:rsidRDefault="00000000" w14:paraId="796FAA22" w14:textId="77777777">
            <w:pPr>
              <w:pStyle w:val="Compact"/>
            </w:pPr>
            <w:r>
              <w:rPr>
                <w:i/>
                <w:iCs/>
              </w:rPr>
              <w:t>To be provided by GEHA</w:t>
            </w:r>
          </w:p>
        </w:tc>
        <w:tc>
          <w:tcPr>
            <w:tcW w:w="0" w:type="auto"/>
          </w:tcPr>
          <w:p w:rsidR="001F702A" w:rsidRDefault="00000000" w14:paraId="796FAA23" w14:textId="77777777">
            <w:pPr>
              <w:pStyle w:val="Compact"/>
            </w:pPr>
            <w:r>
              <w:rPr>
                <w:i/>
                <w:iCs/>
              </w:rPr>
              <w:t>To be provided by GEHA</w:t>
            </w:r>
          </w:p>
        </w:tc>
        <w:tc>
          <w:tcPr>
            <w:tcW w:w="0" w:type="auto"/>
          </w:tcPr>
          <w:p w:rsidR="001F702A" w:rsidRDefault="00000000" w14:paraId="796FAA24" w14:textId="77777777">
            <w:pPr>
              <w:pStyle w:val="Compact"/>
            </w:pPr>
            <w:r>
              <w:rPr>
                <w:i/>
                <w:iCs/>
              </w:rPr>
              <w:t>To be provided by GEHA</w:t>
            </w:r>
          </w:p>
        </w:tc>
        <w:tc>
          <w:tcPr>
            <w:tcW w:w="0" w:type="auto"/>
          </w:tcPr>
          <w:p w:rsidR="001F702A" w:rsidRDefault="00000000" w14:paraId="796FAA25" w14:textId="77777777">
            <w:pPr>
              <w:pStyle w:val="Compact"/>
            </w:pPr>
            <w:r>
              <w:rPr>
                <w:i/>
                <w:iCs/>
              </w:rPr>
              <w:t>To be provided by GEHA</w:t>
            </w:r>
          </w:p>
        </w:tc>
      </w:tr>
      <w:tr w:rsidR="001F702A" w14:paraId="796FAA2C" w14:textId="77777777">
        <w:tc>
          <w:tcPr>
            <w:tcW w:w="0" w:type="auto"/>
          </w:tcPr>
          <w:p w:rsidR="001F702A" w:rsidRDefault="00000000" w14:paraId="796FAA27" w14:textId="77777777">
            <w:pPr>
              <w:pStyle w:val="Compact"/>
            </w:pPr>
            <w:r>
              <w:rPr>
                <w:i/>
                <w:iCs/>
              </w:rPr>
              <w:t>Application Owner (acceptance)</w:t>
            </w:r>
          </w:p>
        </w:tc>
        <w:tc>
          <w:tcPr>
            <w:tcW w:w="0" w:type="auto"/>
          </w:tcPr>
          <w:p w:rsidR="001F702A" w:rsidRDefault="00000000" w14:paraId="796FAA28" w14:textId="77777777">
            <w:pPr>
              <w:pStyle w:val="Compact"/>
            </w:pPr>
            <w:r>
              <w:rPr>
                <w:i/>
                <w:iCs/>
              </w:rPr>
              <w:t>To be provided by GEHA</w:t>
            </w:r>
          </w:p>
        </w:tc>
        <w:tc>
          <w:tcPr>
            <w:tcW w:w="0" w:type="auto"/>
          </w:tcPr>
          <w:p w:rsidR="001F702A" w:rsidRDefault="00000000" w14:paraId="796FAA29" w14:textId="77777777">
            <w:pPr>
              <w:pStyle w:val="Compact"/>
            </w:pPr>
            <w:r>
              <w:rPr>
                <w:i/>
                <w:iCs/>
              </w:rPr>
              <w:t>To be provided by GEHA</w:t>
            </w:r>
          </w:p>
        </w:tc>
        <w:tc>
          <w:tcPr>
            <w:tcW w:w="0" w:type="auto"/>
          </w:tcPr>
          <w:p w:rsidR="001F702A" w:rsidRDefault="00000000" w14:paraId="796FAA2A" w14:textId="77777777">
            <w:pPr>
              <w:pStyle w:val="Compact"/>
            </w:pPr>
            <w:r>
              <w:rPr>
                <w:i/>
                <w:iCs/>
              </w:rPr>
              <w:t>To be provided by GEHA</w:t>
            </w:r>
          </w:p>
        </w:tc>
        <w:tc>
          <w:tcPr>
            <w:tcW w:w="0" w:type="auto"/>
          </w:tcPr>
          <w:p w:rsidR="001F702A" w:rsidRDefault="00000000" w14:paraId="796FAA2B" w14:textId="77777777">
            <w:pPr>
              <w:pStyle w:val="Compact"/>
            </w:pPr>
            <w:r>
              <w:rPr>
                <w:i/>
                <w:iCs/>
              </w:rPr>
              <w:t>To be provided by GEHA</w:t>
            </w:r>
          </w:p>
        </w:tc>
      </w:tr>
      <w:tr w:rsidR="001F702A" w14:paraId="796FAA32" w14:textId="77777777">
        <w:tc>
          <w:tcPr>
            <w:tcW w:w="0" w:type="auto"/>
          </w:tcPr>
          <w:p w:rsidR="001F702A" w:rsidRDefault="00000000" w14:paraId="796FAA2D" w14:textId="77777777">
            <w:pPr>
              <w:pStyle w:val="Compact"/>
            </w:pPr>
            <w:r>
              <w:rPr>
                <w:i/>
                <w:iCs/>
              </w:rPr>
              <w:t>Rollback Authority</w:t>
            </w:r>
          </w:p>
        </w:tc>
        <w:tc>
          <w:tcPr>
            <w:tcW w:w="0" w:type="auto"/>
          </w:tcPr>
          <w:p w:rsidR="001F702A" w:rsidRDefault="00000000" w14:paraId="796FAA2E" w14:textId="77777777">
            <w:pPr>
              <w:pStyle w:val="Compact"/>
            </w:pPr>
            <w:r>
              <w:rPr>
                <w:i/>
                <w:iCs/>
              </w:rPr>
              <w:t>To be provided by GEHA</w:t>
            </w:r>
          </w:p>
        </w:tc>
        <w:tc>
          <w:tcPr>
            <w:tcW w:w="0" w:type="auto"/>
          </w:tcPr>
          <w:p w:rsidR="001F702A" w:rsidRDefault="00000000" w14:paraId="796FAA2F" w14:textId="77777777">
            <w:pPr>
              <w:pStyle w:val="Compact"/>
            </w:pPr>
            <w:r>
              <w:rPr>
                <w:i/>
                <w:iCs/>
              </w:rPr>
              <w:t>To be provided by GEHA</w:t>
            </w:r>
          </w:p>
        </w:tc>
        <w:tc>
          <w:tcPr>
            <w:tcW w:w="0" w:type="auto"/>
          </w:tcPr>
          <w:p w:rsidR="001F702A" w:rsidRDefault="00000000" w14:paraId="796FAA30" w14:textId="77777777">
            <w:pPr>
              <w:pStyle w:val="Compact"/>
            </w:pPr>
            <w:r>
              <w:rPr>
                <w:i/>
                <w:iCs/>
              </w:rPr>
              <w:t>To be provided by GEHA</w:t>
            </w:r>
          </w:p>
        </w:tc>
        <w:tc>
          <w:tcPr>
            <w:tcW w:w="0" w:type="auto"/>
          </w:tcPr>
          <w:p w:rsidR="001F702A" w:rsidRDefault="00000000" w14:paraId="796FAA31" w14:textId="77777777">
            <w:pPr>
              <w:pStyle w:val="Compact"/>
            </w:pPr>
            <w:r>
              <w:rPr>
                <w:i/>
                <w:iCs/>
              </w:rPr>
              <w:t>To be provided by GEHA</w:t>
            </w:r>
          </w:p>
        </w:tc>
      </w:tr>
    </w:tbl>
    <w:p w:rsidR="001F702A" w:rsidRDefault="00000000" w14:paraId="796FAA33" w14:textId="77777777">
      <w:pPr>
        <w:pStyle w:val="BodyText"/>
      </w:pPr>
      <w:r>
        <w:rPr>
          <w:b/>
          <w:bCs/>
          <w:sz w:val="15"/>
          <w:szCs w:val="15"/>
        </w:rPr>
        <w:t>Table 7.2a — Cutover Team &amp; Bridge</w:t>
      </w:r>
    </w:p>
    <w:p w:rsidR="001F702A" w:rsidRDefault="001F702A" w14:paraId="796FAA34" w14:textId="77777777">
      <w:pPr>
        <w:pStyle w:val="Compact"/>
      </w:pPr>
    </w:p>
    <w:tbl>
      <w:tblPr>
        <w:tblStyle w:val="Table"/>
        <w:tblW w:w="5000" w:type="pct"/>
        <w:tblLook w:val="0020" w:firstRow="1" w:lastRow="0" w:firstColumn="0" w:lastColumn="0" w:noHBand="0" w:noVBand="0"/>
      </w:tblPr>
      <w:tblGrid>
        <w:gridCol w:w="1912"/>
        <w:gridCol w:w="7564"/>
      </w:tblGrid>
      <w:tr w:rsidR="001F702A" w:rsidTr="001F702A" w14:paraId="796FAA3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A35" w14:textId="77777777">
            <w:pPr>
              <w:pStyle w:val="Compact"/>
            </w:pPr>
            <w:r>
              <w:rPr>
                <w:b/>
                <w:bCs/>
              </w:rPr>
              <w:t>Conference Bridge</w:t>
            </w:r>
          </w:p>
        </w:tc>
        <w:tc>
          <w:tcPr>
            <w:tcW w:w="0" w:type="auto"/>
          </w:tcPr>
          <w:p w:rsidR="001F702A" w:rsidRDefault="00000000" w14:paraId="796FAA36" w14:textId="77777777">
            <w:pPr>
              <w:pStyle w:val="Compact"/>
            </w:pPr>
            <w:r>
              <w:rPr>
                <w:i/>
                <w:iCs/>
              </w:rPr>
              <w:t>Not yet provided — Dial-in and link — live for the whole window. To be supplied by GEHA (Appendix B).</w:t>
            </w:r>
          </w:p>
        </w:tc>
      </w:tr>
      <w:tr w:rsidR="001F702A" w14:paraId="796FAA3A" w14:textId="77777777">
        <w:tc>
          <w:tcPr>
            <w:tcW w:w="0" w:type="auto"/>
          </w:tcPr>
          <w:p w:rsidR="001F702A" w:rsidRDefault="00000000" w14:paraId="796FAA38" w14:textId="77777777">
            <w:pPr>
              <w:pStyle w:val="Compact"/>
            </w:pPr>
            <w:r>
              <w:rPr>
                <w:b/>
                <w:bCs/>
              </w:rPr>
              <w:t>Status Update Cadence</w:t>
            </w:r>
          </w:p>
        </w:tc>
        <w:tc>
          <w:tcPr>
            <w:tcW w:w="0" w:type="auto"/>
          </w:tcPr>
          <w:p w:rsidR="001F702A" w:rsidRDefault="001F702A" w14:paraId="796FAA39" w14:textId="77777777">
            <w:pPr>
              <w:pStyle w:val="Compact"/>
            </w:pPr>
          </w:p>
        </w:tc>
      </w:tr>
      <w:tr w:rsidR="001F702A" w14:paraId="796FAA3D" w14:textId="77777777">
        <w:tc>
          <w:tcPr>
            <w:tcW w:w="0" w:type="auto"/>
          </w:tcPr>
          <w:p w:rsidR="001F702A" w:rsidRDefault="00000000" w14:paraId="796FAA3B" w14:textId="77777777">
            <w:pPr>
              <w:pStyle w:val="Compact"/>
            </w:pPr>
            <w:r>
              <w:rPr>
                <w:b/>
                <w:bCs/>
              </w:rPr>
              <w:t>Escalation Path</w:t>
            </w:r>
          </w:p>
        </w:tc>
        <w:tc>
          <w:tcPr>
            <w:tcW w:w="0" w:type="auto"/>
          </w:tcPr>
          <w:p w:rsidR="001F702A" w:rsidRDefault="00000000" w14:paraId="796FAA3C" w14:textId="77777777">
            <w:pPr>
              <w:pStyle w:val="Compact"/>
            </w:pPr>
            <w:r>
              <w:rPr>
                <w:i/>
                <w:iCs/>
              </w:rPr>
              <w:t>Not yet provided — Who is woken, in what order, at what severity. To be supplied by GEHA (Appendix B).</w:t>
            </w:r>
          </w:p>
        </w:tc>
      </w:tr>
    </w:tbl>
    <w:p w:rsidR="001F702A" w:rsidRDefault="00000000" w14:paraId="796FAA3E" w14:textId="77777777">
      <w:pPr>
        <w:pStyle w:val="BodyText"/>
      </w:pPr>
      <w:r>
        <w:rPr>
          <w:b/>
          <w:bCs/>
          <w:sz w:val="15"/>
          <w:szCs w:val="15"/>
        </w:rPr>
        <w:t>Table 7.2b — Bridge &amp; Communications</w:t>
      </w:r>
    </w:p>
    <w:p w:rsidR="001F702A" w:rsidRDefault="001F702A" w14:paraId="796FAA3F" w14:textId="77777777">
      <w:pPr>
        <w:pStyle w:val="Compact"/>
      </w:pPr>
    </w:p>
    <w:p w:rsidR="001F702A" w:rsidRDefault="00000000" w14:paraId="796FAA40" w14:textId="77777777">
      <w:pPr>
        <w:pStyle w:val="Heading2"/>
      </w:pPr>
      <w:bookmarkStart w:name="cutover-schedule" w:id="61"/>
      <w:bookmarkEnd w:id="60"/>
      <w:r>
        <w:t>7.3 Cutover Schedule</w:t>
      </w:r>
    </w:p>
    <w:p w:rsidR="001F702A" w:rsidRDefault="00000000" w14:paraId="796FAA41" w14:textId="77777777">
      <w:pPr>
        <w:pStyle w:val="FirstParagraph"/>
      </w:pPr>
      <w:r>
        <w:t>The cutover schedule is the executable document for the window, written to be used by staff who were not present at the design sessions. Absolute clock times with a stated time zone are used rather than relative durations, and every duration is taken from the rehearsal rather than estimated. Each step carries a named owner, a verification that confirms completion before the next step begins, and the condition that would trigger rollback. Cumulative elapsed time is shown so that the total is visible before the window is committed; if the total exceeds the agreed outage, the plan is not ready.</w:t>
      </w:r>
    </w:p>
    <w:p w:rsidR="001F702A" w:rsidRDefault="001F702A" w14:paraId="796FAA42" w14:textId="77777777">
      <w:pPr>
        <w:sectPr w:rsidR="001F702A">
          <w:headerReference w:type="default" r:id="rId44"/>
          <w:footerReference w:type="default" r:id="rId45"/>
          <w:pgSz w:w="12240" w:h="15840" w:orient="portrait"/>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279"/>
        <w:gridCol w:w="736"/>
        <w:gridCol w:w="1074"/>
        <w:gridCol w:w="646"/>
        <w:gridCol w:w="4460"/>
        <w:gridCol w:w="1085"/>
        <w:gridCol w:w="3707"/>
        <w:gridCol w:w="1089"/>
      </w:tblGrid>
      <w:tr w:rsidR="001F702A" w:rsidTr="001F702A" w14:paraId="796FAA4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A43" w14:textId="77777777">
            <w:pPr>
              <w:pStyle w:val="Compact"/>
            </w:pPr>
            <w:r>
              <w:rPr>
                <w:b/>
                <w:bCs/>
              </w:rPr>
              <w:t>#</w:t>
            </w:r>
          </w:p>
        </w:tc>
        <w:tc>
          <w:tcPr>
            <w:tcW w:w="0" w:type="auto"/>
          </w:tcPr>
          <w:p w:rsidR="001F702A" w:rsidRDefault="00000000" w14:paraId="796FAA44" w14:textId="77777777">
            <w:pPr>
              <w:pStyle w:val="Compact"/>
            </w:pPr>
            <w:r>
              <w:rPr>
                <w:b/>
                <w:bCs/>
              </w:rPr>
              <w:t>Phase</w:t>
            </w:r>
          </w:p>
        </w:tc>
        <w:tc>
          <w:tcPr>
            <w:tcW w:w="0" w:type="auto"/>
          </w:tcPr>
          <w:p w:rsidR="001F702A" w:rsidRDefault="00000000" w14:paraId="796FAA45" w14:textId="77777777">
            <w:pPr>
              <w:pStyle w:val="Compact"/>
            </w:pPr>
            <w:r>
              <w:rPr>
                <w:b/>
                <w:bCs/>
              </w:rPr>
              <w:t>Time (TZ)</w:t>
            </w:r>
          </w:p>
        </w:tc>
        <w:tc>
          <w:tcPr>
            <w:tcW w:w="0" w:type="auto"/>
          </w:tcPr>
          <w:p w:rsidR="001F702A" w:rsidRDefault="00000000" w14:paraId="796FAA46" w14:textId="77777777">
            <w:pPr>
              <w:pStyle w:val="Compact"/>
            </w:pPr>
            <w:r>
              <w:rPr>
                <w:b/>
                <w:bCs/>
              </w:rPr>
              <w:t>Elapsed</w:t>
            </w:r>
          </w:p>
        </w:tc>
        <w:tc>
          <w:tcPr>
            <w:tcW w:w="0" w:type="auto"/>
          </w:tcPr>
          <w:p w:rsidR="001F702A" w:rsidRDefault="00000000" w14:paraId="796FAA47" w14:textId="77777777">
            <w:pPr>
              <w:pStyle w:val="Compact"/>
            </w:pPr>
            <w:r>
              <w:rPr>
                <w:b/>
                <w:bCs/>
              </w:rPr>
              <w:t>Action</w:t>
            </w:r>
          </w:p>
        </w:tc>
        <w:tc>
          <w:tcPr>
            <w:tcW w:w="0" w:type="auto"/>
          </w:tcPr>
          <w:p w:rsidR="001F702A" w:rsidRDefault="00000000" w14:paraId="796FAA48" w14:textId="77777777">
            <w:pPr>
              <w:pStyle w:val="Compact"/>
            </w:pPr>
            <w:r>
              <w:rPr>
                <w:b/>
                <w:bCs/>
              </w:rPr>
              <w:t>Owner (Named)</w:t>
            </w:r>
          </w:p>
        </w:tc>
        <w:tc>
          <w:tcPr>
            <w:tcW w:w="0" w:type="auto"/>
          </w:tcPr>
          <w:p w:rsidR="001F702A" w:rsidRDefault="00000000" w14:paraId="796FAA49" w14:textId="77777777">
            <w:pPr>
              <w:pStyle w:val="Compact"/>
            </w:pPr>
            <w:r>
              <w:rPr>
                <w:b/>
                <w:bCs/>
              </w:rPr>
              <w:t>Verification</w:t>
            </w:r>
          </w:p>
        </w:tc>
        <w:tc>
          <w:tcPr>
            <w:tcW w:w="0" w:type="auto"/>
          </w:tcPr>
          <w:p w:rsidR="001F702A" w:rsidRDefault="00000000" w14:paraId="796FAA4A" w14:textId="77777777">
            <w:pPr>
              <w:pStyle w:val="Compact"/>
            </w:pPr>
            <w:r>
              <w:rPr>
                <w:b/>
                <w:bCs/>
              </w:rPr>
              <w:t>Rollback Trigger</w:t>
            </w:r>
          </w:p>
        </w:tc>
      </w:tr>
      <w:tr w:rsidR="001F702A" w14:paraId="796FAA54" w14:textId="77777777">
        <w:tc>
          <w:tcPr>
            <w:tcW w:w="0" w:type="auto"/>
          </w:tcPr>
          <w:p w:rsidR="001F702A" w:rsidRDefault="00000000" w14:paraId="796FAA4C" w14:textId="77777777">
            <w:pPr>
              <w:pStyle w:val="Compact"/>
            </w:pPr>
            <w:r>
              <w:rPr>
                <w:i/>
                <w:iCs/>
              </w:rPr>
              <w:t>1</w:t>
            </w:r>
          </w:p>
        </w:tc>
        <w:tc>
          <w:tcPr>
            <w:tcW w:w="0" w:type="auto"/>
          </w:tcPr>
          <w:p w:rsidR="001F702A" w:rsidRDefault="00000000" w14:paraId="796FAA4D" w14:textId="77777777">
            <w:pPr>
              <w:pStyle w:val="Compact"/>
            </w:pPr>
            <w:r>
              <w:rPr>
                <w:i/>
                <w:iCs/>
              </w:rPr>
              <w:t>Pre-window</w:t>
            </w:r>
          </w:p>
        </w:tc>
        <w:tc>
          <w:tcPr>
            <w:tcW w:w="0" w:type="auto"/>
          </w:tcPr>
          <w:p w:rsidR="001F702A" w:rsidRDefault="00000000" w14:paraId="796FAA4E" w14:textId="77777777">
            <w:pPr>
              <w:pStyle w:val="Compact"/>
            </w:pPr>
            <w:r>
              <w:rPr>
                <w:i/>
                <w:iCs/>
              </w:rPr>
              <w:t>To be provided by GEHA</w:t>
            </w:r>
          </w:p>
        </w:tc>
        <w:tc>
          <w:tcPr>
            <w:tcW w:w="0" w:type="auto"/>
          </w:tcPr>
          <w:p w:rsidR="001F702A" w:rsidRDefault="00000000" w14:paraId="796FAA4F" w14:textId="77777777">
            <w:pPr>
              <w:pStyle w:val="Compact"/>
            </w:pPr>
            <w:r>
              <w:rPr>
                <w:i/>
                <w:iCs/>
              </w:rPr>
              <w:t>—</w:t>
            </w:r>
          </w:p>
        </w:tc>
        <w:tc>
          <w:tcPr>
            <w:tcW w:w="0" w:type="auto"/>
          </w:tcPr>
          <w:p w:rsidR="001F702A" w:rsidRDefault="00000000" w14:paraId="796FAA50" w14:textId="77777777">
            <w:pPr>
              <w:pStyle w:val="Compact"/>
            </w:pPr>
            <w:r>
              <w:rPr>
                <w:i/>
                <w:iCs/>
              </w:rPr>
              <w:t>To be provided by GEHA</w:t>
            </w:r>
          </w:p>
        </w:tc>
        <w:tc>
          <w:tcPr>
            <w:tcW w:w="0" w:type="auto"/>
          </w:tcPr>
          <w:p w:rsidR="001F702A" w:rsidRDefault="00000000" w14:paraId="796FAA51" w14:textId="77777777">
            <w:pPr>
              <w:pStyle w:val="Compact"/>
            </w:pPr>
            <w:r>
              <w:rPr>
                <w:i/>
                <w:iCs/>
              </w:rPr>
              <w:t>To be provided by GEHA</w:t>
            </w:r>
          </w:p>
        </w:tc>
        <w:tc>
          <w:tcPr>
            <w:tcW w:w="0" w:type="auto"/>
          </w:tcPr>
          <w:p w:rsidR="001F702A" w:rsidRDefault="00000000" w14:paraId="796FAA52" w14:textId="77777777">
            <w:pPr>
              <w:pStyle w:val="Compact"/>
            </w:pPr>
            <w:r>
              <w:rPr>
                <w:i/>
                <w:iCs/>
              </w:rPr>
              <w:t>To be provided by GEHA</w:t>
            </w:r>
          </w:p>
        </w:tc>
        <w:tc>
          <w:tcPr>
            <w:tcW w:w="0" w:type="auto"/>
          </w:tcPr>
          <w:p w:rsidR="001F702A" w:rsidRDefault="00000000" w14:paraId="796FAA53" w14:textId="77777777">
            <w:pPr>
              <w:pStyle w:val="Compact"/>
            </w:pPr>
            <w:r>
              <w:rPr>
                <w:i/>
                <w:iCs/>
              </w:rPr>
              <w:t>—</w:t>
            </w:r>
          </w:p>
        </w:tc>
      </w:tr>
      <w:tr w:rsidR="001F702A" w14:paraId="796FAA5D" w14:textId="77777777">
        <w:tc>
          <w:tcPr>
            <w:tcW w:w="0" w:type="auto"/>
          </w:tcPr>
          <w:p w:rsidR="001F702A" w:rsidRDefault="00000000" w14:paraId="796FAA55" w14:textId="77777777">
            <w:pPr>
              <w:pStyle w:val="Compact"/>
            </w:pPr>
            <w:r>
              <w:rPr>
                <w:i/>
                <w:iCs/>
              </w:rPr>
              <w:t>2</w:t>
            </w:r>
          </w:p>
        </w:tc>
        <w:tc>
          <w:tcPr>
            <w:tcW w:w="0" w:type="auto"/>
          </w:tcPr>
          <w:p w:rsidR="001F702A" w:rsidRDefault="00000000" w14:paraId="796FAA56" w14:textId="77777777">
            <w:pPr>
              <w:pStyle w:val="Compact"/>
            </w:pPr>
            <w:r>
              <w:rPr>
                <w:i/>
                <w:iCs/>
              </w:rPr>
              <w:t>Pre-window</w:t>
            </w:r>
          </w:p>
        </w:tc>
        <w:tc>
          <w:tcPr>
            <w:tcW w:w="0" w:type="auto"/>
          </w:tcPr>
          <w:p w:rsidR="001F702A" w:rsidRDefault="00000000" w14:paraId="796FAA57" w14:textId="77777777">
            <w:pPr>
              <w:pStyle w:val="Compact"/>
            </w:pPr>
            <w:r>
              <w:rPr>
                <w:i/>
                <w:iCs/>
              </w:rPr>
              <w:t>To be provided by GEHA</w:t>
            </w:r>
          </w:p>
        </w:tc>
        <w:tc>
          <w:tcPr>
            <w:tcW w:w="0" w:type="auto"/>
          </w:tcPr>
          <w:p w:rsidR="001F702A" w:rsidRDefault="00000000" w14:paraId="796FAA58" w14:textId="77777777">
            <w:pPr>
              <w:pStyle w:val="Compact"/>
            </w:pPr>
            <w:r>
              <w:rPr>
                <w:i/>
                <w:iCs/>
              </w:rPr>
              <w:t>—</w:t>
            </w:r>
          </w:p>
        </w:tc>
        <w:tc>
          <w:tcPr>
            <w:tcW w:w="0" w:type="auto"/>
          </w:tcPr>
          <w:p w:rsidR="001F702A" w:rsidRDefault="00000000" w14:paraId="796FAA59" w14:textId="77777777">
            <w:pPr>
              <w:pStyle w:val="Compact"/>
            </w:pPr>
            <w:r>
              <w:rPr>
                <w:i/>
                <w:iCs/>
              </w:rPr>
              <w:t>Not yet provided — Confirm replication lag at zero; confirm freeze in effect. To be supplied by GEHA (Appendix B).</w:t>
            </w:r>
          </w:p>
        </w:tc>
        <w:tc>
          <w:tcPr>
            <w:tcW w:w="0" w:type="auto"/>
          </w:tcPr>
          <w:p w:rsidR="001F702A" w:rsidRDefault="00000000" w14:paraId="796FAA5A" w14:textId="77777777">
            <w:pPr>
              <w:pStyle w:val="Compact"/>
            </w:pPr>
            <w:r>
              <w:rPr>
                <w:i/>
                <w:iCs/>
              </w:rPr>
              <w:t>To be provided by GEHA</w:t>
            </w:r>
          </w:p>
        </w:tc>
        <w:tc>
          <w:tcPr>
            <w:tcW w:w="0" w:type="auto"/>
          </w:tcPr>
          <w:p w:rsidR="001F702A" w:rsidRDefault="00000000" w14:paraId="796FAA5B" w14:textId="77777777">
            <w:pPr>
              <w:pStyle w:val="Compact"/>
            </w:pPr>
            <w:r>
              <w:rPr>
                <w:i/>
                <w:iCs/>
              </w:rPr>
              <w:t>Not yet provided — Lag reading and freeze record. To be supplied by GEHA (Appendix B).</w:t>
            </w:r>
          </w:p>
        </w:tc>
        <w:tc>
          <w:tcPr>
            <w:tcW w:w="0" w:type="auto"/>
          </w:tcPr>
          <w:p w:rsidR="001F702A" w:rsidRDefault="00000000" w14:paraId="796FAA5C" w14:textId="77777777">
            <w:pPr>
              <w:pStyle w:val="Compact"/>
            </w:pPr>
            <w:r>
              <w:rPr>
                <w:i/>
                <w:iCs/>
              </w:rPr>
              <w:t>—</w:t>
            </w:r>
          </w:p>
        </w:tc>
      </w:tr>
      <w:tr w:rsidR="001F702A" w14:paraId="796FAA66" w14:textId="77777777">
        <w:tc>
          <w:tcPr>
            <w:tcW w:w="0" w:type="auto"/>
          </w:tcPr>
          <w:p w:rsidR="001F702A" w:rsidRDefault="00000000" w14:paraId="796FAA5E" w14:textId="77777777">
            <w:pPr>
              <w:pStyle w:val="Compact"/>
            </w:pPr>
            <w:r>
              <w:rPr>
                <w:i/>
                <w:iCs/>
              </w:rPr>
              <w:t>3</w:t>
            </w:r>
          </w:p>
        </w:tc>
        <w:tc>
          <w:tcPr>
            <w:tcW w:w="0" w:type="auto"/>
          </w:tcPr>
          <w:p w:rsidR="001F702A" w:rsidRDefault="00000000" w14:paraId="796FAA5F" w14:textId="77777777">
            <w:pPr>
              <w:pStyle w:val="Compact"/>
            </w:pPr>
            <w:r>
              <w:rPr>
                <w:i/>
                <w:iCs/>
              </w:rPr>
              <w:t>Pre-window</w:t>
            </w:r>
          </w:p>
        </w:tc>
        <w:tc>
          <w:tcPr>
            <w:tcW w:w="0" w:type="auto"/>
          </w:tcPr>
          <w:p w:rsidR="001F702A" w:rsidRDefault="00000000" w14:paraId="796FAA60" w14:textId="77777777">
            <w:pPr>
              <w:pStyle w:val="Compact"/>
            </w:pPr>
            <w:r>
              <w:rPr>
                <w:i/>
                <w:iCs/>
              </w:rPr>
              <w:t>To be provided by GEHA</w:t>
            </w:r>
          </w:p>
        </w:tc>
        <w:tc>
          <w:tcPr>
            <w:tcW w:w="0" w:type="auto"/>
          </w:tcPr>
          <w:p w:rsidR="001F702A" w:rsidRDefault="00000000" w14:paraId="796FAA61" w14:textId="77777777">
            <w:pPr>
              <w:pStyle w:val="Compact"/>
            </w:pPr>
            <w:r>
              <w:rPr>
                <w:i/>
                <w:iCs/>
              </w:rPr>
              <w:t>—</w:t>
            </w:r>
          </w:p>
        </w:tc>
        <w:tc>
          <w:tcPr>
            <w:tcW w:w="0" w:type="auto"/>
          </w:tcPr>
          <w:p w:rsidR="001F702A" w:rsidRDefault="00000000" w14:paraId="796FAA62" w14:textId="77777777">
            <w:pPr>
              <w:pStyle w:val="Compact"/>
            </w:pPr>
            <w:r>
              <w:rPr>
                <w:i/>
                <w:iCs/>
              </w:rPr>
              <w:t>Not yet provided — Pre-stage target configuration changes that do not require the source to be down. To be supplied by GEHA (Appendix B).</w:t>
            </w:r>
          </w:p>
        </w:tc>
        <w:tc>
          <w:tcPr>
            <w:tcW w:w="0" w:type="auto"/>
          </w:tcPr>
          <w:p w:rsidR="001F702A" w:rsidRDefault="00000000" w14:paraId="796FAA63" w14:textId="77777777">
            <w:pPr>
              <w:pStyle w:val="Compact"/>
            </w:pPr>
            <w:r>
              <w:rPr>
                <w:i/>
                <w:iCs/>
              </w:rPr>
              <w:t>To be provided by GEHA</w:t>
            </w:r>
          </w:p>
        </w:tc>
        <w:tc>
          <w:tcPr>
            <w:tcW w:w="0" w:type="auto"/>
          </w:tcPr>
          <w:p w:rsidR="001F702A" w:rsidRDefault="00000000" w14:paraId="796FAA64" w14:textId="77777777">
            <w:pPr>
              <w:pStyle w:val="Compact"/>
            </w:pPr>
            <w:r>
              <w:rPr>
                <w:i/>
                <w:iCs/>
              </w:rPr>
              <w:t>Not yet provided — Change list from §5.13 complete. To be supplied by GEHA (Appendix B).</w:t>
            </w:r>
          </w:p>
        </w:tc>
        <w:tc>
          <w:tcPr>
            <w:tcW w:w="0" w:type="auto"/>
          </w:tcPr>
          <w:p w:rsidR="001F702A" w:rsidRDefault="00000000" w14:paraId="796FAA65" w14:textId="77777777">
            <w:pPr>
              <w:pStyle w:val="Compact"/>
            </w:pPr>
            <w:r>
              <w:rPr>
                <w:i/>
                <w:iCs/>
              </w:rPr>
              <w:t>—</w:t>
            </w:r>
          </w:p>
        </w:tc>
      </w:tr>
      <w:tr w:rsidR="001F702A" w14:paraId="796FAA6F" w14:textId="77777777">
        <w:tc>
          <w:tcPr>
            <w:tcW w:w="0" w:type="auto"/>
          </w:tcPr>
          <w:p w:rsidR="001F702A" w:rsidRDefault="00000000" w14:paraId="796FAA67" w14:textId="77777777">
            <w:pPr>
              <w:pStyle w:val="Compact"/>
            </w:pPr>
            <w:r>
              <w:rPr>
                <w:i/>
                <w:iCs/>
              </w:rPr>
              <w:t>4</w:t>
            </w:r>
          </w:p>
        </w:tc>
        <w:tc>
          <w:tcPr>
            <w:tcW w:w="0" w:type="auto"/>
          </w:tcPr>
          <w:p w:rsidR="001F702A" w:rsidRDefault="00000000" w14:paraId="796FAA68" w14:textId="77777777">
            <w:pPr>
              <w:pStyle w:val="Compact"/>
            </w:pPr>
            <w:r>
              <w:rPr>
                <w:i/>
                <w:iCs/>
              </w:rPr>
              <w:t>Quiesce</w:t>
            </w:r>
          </w:p>
        </w:tc>
        <w:tc>
          <w:tcPr>
            <w:tcW w:w="0" w:type="auto"/>
          </w:tcPr>
          <w:p w:rsidR="001F702A" w:rsidRDefault="00000000" w14:paraId="796FAA69" w14:textId="77777777">
            <w:pPr>
              <w:pStyle w:val="Compact"/>
            </w:pPr>
            <w:r>
              <w:rPr>
                <w:i/>
                <w:iCs/>
              </w:rPr>
              <w:t>To be provided by GEHA</w:t>
            </w:r>
          </w:p>
        </w:tc>
        <w:tc>
          <w:tcPr>
            <w:tcW w:w="0" w:type="auto"/>
          </w:tcPr>
          <w:p w:rsidR="001F702A" w:rsidRDefault="00000000" w14:paraId="796FAA6A" w14:textId="77777777">
            <w:pPr>
              <w:pStyle w:val="Compact"/>
            </w:pPr>
            <w:r>
              <w:rPr>
                <w:i/>
                <w:iCs/>
              </w:rPr>
              <w:t>—</w:t>
            </w:r>
          </w:p>
        </w:tc>
        <w:tc>
          <w:tcPr>
            <w:tcW w:w="0" w:type="auto"/>
          </w:tcPr>
          <w:p w:rsidR="001F702A" w:rsidRDefault="00000000" w14:paraId="796FAA6B" w14:textId="77777777">
            <w:pPr>
              <w:pStyle w:val="Compact"/>
            </w:pPr>
            <w:r>
              <w:rPr>
                <w:i/>
                <w:iCs/>
              </w:rPr>
              <w:t>Not yet provided — Stop application services and block user access on the source. To be supplied by GEHA (Appendix B).</w:t>
            </w:r>
          </w:p>
        </w:tc>
        <w:tc>
          <w:tcPr>
            <w:tcW w:w="0" w:type="auto"/>
          </w:tcPr>
          <w:p w:rsidR="001F702A" w:rsidRDefault="00000000" w14:paraId="796FAA6C" w14:textId="77777777">
            <w:pPr>
              <w:pStyle w:val="Compact"/>
            </w:pPr>
            <w:r>
              <w:rPr>
                <w:i/>
                <w:iCs/>
              </w:rPr>
              <w:t>To be provided by GEHA</w:t>
            </w:r>
          </w:p>
        </w:tc>
        <w:tc>
          <w:tcPr>
            <w:tcW w:w="0" w:type="auto"/>
          </w:tcPr>
          <w:p w:rsidR="001F702A" w:rsidRDefault="00000000" w14:paraId="796FAA6D" w14:textId="77777777">
            <w:pPr>
              <w:pStyle w:val="Compact"/>
            </w:pPr>
            <w:r>
              <w:rPr>
                <w:i/>
                <w:iCs/>
              </w:rPr>
              <w:t>Not yet provided — Sessions terminated; logins blocked. To be supplied by GEHA (Appendix B).</w:t>
            </w:r>
          </w:p>
        </w:tc>
        <w:tc>
          <w:tcPr>
            <w:tcW w:w="0" w:type="auto"/>
          </w:tcPr>
          <w:p w:rsidR="001F702A" w:rsidRDefault="00000000" w14:paraId="796FAA6E" w14:textId="77777777">
            <w:pPr>
              <w:pStyle w:val="Compact"/>
            </w:pPr>
            <w:r>
              <w:rPr>
                <w:i/>
                <w:iCs/>
              </w:rPr>
              <w:t>—</w:t>
            </w:r>
          </w:p>
        </w:tc>
      </w:tr>
      <w:tr w:rsidR="001F702A" w14:paraId="796FAA78" w14:textId="77777777">
        <w:tc>
          <w:tcPr>
            <w:tcW w:w="0" w:type="auto"/>
          </w:tcPr>
          <w:p w:rsidR="001F702A" w:rsidRDefault="00000000" w14:paraId="796FAA70" w14:textId="77777777">
            <w:pPr>
              <w:pStyle w:val="Compact"/>
            </w:pPr>
            <w:r>
              <w:rPr>
                <w:i/>
                <w:iCs/>
              </w:rPr>
              <w:t>5</w:t>
            </w:r>
          </w:p>
        </w:tc>
        <w:tc>
          <w:tcPr>
            <w:tcW w:w="0" w:type="auto"/>
          </w:tcPr>
          <w:p w:rsidR="001F702A" w:rsidRDefault="00000000" w14:paraId="796FAA71" w14:textId="77777777">
            <w:pPr>
              <w:pStyle w:val="Compact"/>
            </w:pPr>
            <w:r>
              <w:rPr>
                <w:i/>
                <w:iCs/>
              </w:rPr>
              <w:t>Quiesce</w:t>
            </w:r>
          </w:p>
        </w:tc>
        <w:tc>
          <w:tcPr>
            <w:tcW w:w="0" w:type="auto"/>
          </w:tcPr>
          <w:p w:rsidR="001F702A" w:rsidRDefault="00000000" w14:paraId="796FAA72" w14:textId="77777777">
            <w:pPr>
              <w:pStyle w:val="Compact"/>
            </w:pPr>
            <w:r>
              <w:rPr>
                <w:i/>
                <w:iCs/>
              </w:rPr>
              <w:t>To be provided by GEHA</w:t>
            </w:r>
          </w:p>
        </w:tc>
        <w:tc>
          <w:tcPr>
            <w:tcW w:w="0" w:type="auto"/>
          </w:tcPr>
          <w:p w:rsidR="001F702A" w:rsidRDefault="00000000" w14:paraId="796FAA73" w14:textId="77777777">
            <w:pPr>
              <w:pStyle w:val="Compact"/>
            </w:pPr>
            <w:r>
              <w:rPr>
                <w:i/>
                <w:iCs/>
              </w:rPr>
              <w:t>—</w:t>
            </w:r>
          </w:p>
        </w:tc>
        <w:tc>
          <w:tcPr>
            <w:tcW w:w="0" w:type="auto"/>
          </w:tcPr>
          <w:p w:rsidR="001F702A" w:rsidRDefault="00000000" w14:paraId="796FAA74" w14:textId="77777777">
            <w:pPr>
              <w:pStyle w:val="Compact"/>
            </w:pPr>
            <w:r>
              <w:rPr>
                <w:i/>
                <w:iCs/>
              </w:rPr>
              <w:t>Not yet provided — Stop writes and quiesce the database. To be supplied by GEHA (Appendix B).</w:t>
            </w:r>
          </w:p>
        </w:tc>
        <w:tc>
          <w:tcPr>
            <w:tcW w:w="0" w:type="auto"/>
          </w:tcPr>
          <w:p w:rsidR="001F702A" w:rsidRDefault="00000000" w14:paraId="796FAA75" w14:textId="77777777">
            <w:pPr>
              <w:pStyle w:val="Compact"/>
            </w:pPr>
            <w:r>
              <w:rPr>
                <w:i/>
                <w:iCs/>
              </w:rPr>
              <w:t>To be provided by GEHA</w:t>
            </w:r>
          </w:p>
        </w:tc>
        <w:tc>
          <w:tcPr>
            <w:tcW w:w="0" w:type="auto"/>
          </w:tcPr>
          <w:p w:rsidR="001F702A" w:rsidRDefault="00000000" w14:paraId="796FAA76" w14:textId="77777777">
            <w:pPr>
              <w:pStyle w:val="Compact"/>
            </w:pPr>
            <w:r>
              <w:rPr>
                <w:i/>
                <w:iCs/>
              </w:rPr>
              <w:t>Not yet provided — No active sessions; last write timestamp recorded. To be supplied by GEHA (Appendix B).</w:t>
            </w:r>
          </w:p>
        </w:tc>
        <w:tc>
          <w:tcPr>
            <w:tcW w:w="0" w:type="auto"/>
          </w:tcPr>
          <w:p w:rsidR="001F702A" w:rsidRDefault="00000000" w14:paraId="796FAA77" w14:textId="77777777">
            <w:pPr>
              <w:pStyle w:val="Compact"/>
            </w:pPr>
            <w:r>
              <w:rPr>
                <w:i/>
                <w:iCs/>
              </w:rPr>
              <w:t>—</w:t>
            </w:r>
          </w:p>
        </w:tc>
      </w:tr>
      <w:tr w:rsidR="001F702A" w14:paraId="796FAA81" w14:textId="77777777">
        <w:tc>
          <w:tcPr>
            <w:tcW w:w="0" w:type="auto"/>
          </w:tcPr>
          <w:p w:rsidR="001F702A" w:rsidRDefault="00000000" w14:paraId="796FAA79" w14:textId="77777777">
            <w:pPr>
              <w:pStyle w:val="Compact"/>
            </w:pPr>
            <w:r>
              <w:rPr>
                <w:i/>
                <w:iCs/>
              </w:rPr>
              <w:t>6</w:t>
            </w:r>
          </w:p>
        </w:tc>
        <w:tc>
          <w:tcPr>
            <w:tcW w:w="0" w:type="auto"/>
          </w:tcPr>
          <w:p w:rsidR="001F702A" w:rsidRDefault="00000000" w14:paraId="796FAA7A" w14:textId="77777777">
            <w:pPr>
              <w:pStyle w:val="Compact"/>
            </w:pPr>
            <w:r>
              <w:rPr>
                <w:i/>
                <w:iCs/>
              </w:rPr>
              <w:t>Quiesce</w:t>
            </w:r>
          </w:p>
        </w:tc>
        <w:tc>
          <w:tcPr>
            <w:tcW w:w="0" w:type="auto"/>
          </w:tcPr>
          <w:p w:rsidR="001F702A" w:rsidRDefault="00000000" w14:paraId="796FAA7B" w14:textId="77777777">
            <w:pPr>
              <w:pStyle w:val="Compact"/>
            </w:pPr>
            <w:r>
              <w:rPr>
                <w:i/>
                <w:iCs/>
              </w:rPr>
              <w:t>To be provided by GEHA</w:t>
            </w:r>
          </w:p>
        </w:tc>
        <w:tc>
          <w:tcPr>
            <w:tcW w:w="0" w:type="auto"/>
          </w:tcPr>
          <w:p w:rsidR="001F702A" w:rsidRDefault="00000000" w14:paraId="796FAA7C" w14:textId="77777777">
            <w:pPr>
              <w:pStyle w:val="Compact"/>
            </w:pPr>
            <w:r>
              <w:rPr>
                <w:i/>
                <w:iCs/>
              </w:rPr>
              <w:t>—</w:t>
            </w:r>
          </w:p>
        </w:tc>
        <w:tc>
          <w:tcPr>
            <w:tcW w:w="0" w:type="auto"/>
          </w:tcPr>
          <w:p w:rsidR="001F702A" w:rsidRDefault="00000000" w14:paraId="796FAA7D" w14:textId="77777777">
            <w:pPr>
              <w:pStyle w:val="Compact"/>
            </w:pPr>
            <w:r>
              <w:rPr>
                <w:i/>
                <w:iCs/>
              </w:rPr>
              <w:t>Not yet provided — Final synchronization — confirm zero lag. To be supplied by GEHA (Appendix B).</w:t>
            </w:r>
          </w:p>
        </w:tc>
        <w:tc>
          <w:tcPr>
            <w:tcW w:w="0" w:type="auto"/>
          </w:tcPr>
          <w:p w:rsidR="001F702A" w:rsidRDefault="00000000" w14:paraId="796FAA7E" w14:textId="77777777">
            <w:pPr>
              <w:pStyle w:val="Compact"/>
            </w:pPr>
            <w:r>
              <w:rPr>
                <w:i/>
                <w:iCs/>
              </w:rPr>
              <w:t>To be provided by GEHA</w:t>
            </w:r>
          </w:p>
        </w:tc>
        <w:tc>
          <w:tcPr>
            <w:tcW w:w="0" w:type="auto"/>
          </w:tcPr>
          <w:p w:rsidR="001F702A" w:rsidRDefault="00000000" w14:paraId="796FAA7F" w14:textId="77777777">
            <w:pPr>
              <w:pStyle w:val="Compact"/>
            </w:pPr>
            <w:r>
              <w:rPr>
                <w:i/>
                <w:iCs/>
              </w:rPr>
              <w:t>Not yet provided — Sync timestamp later than the last source write. To be supplied by GEHA (Appendix B).</w:t>
            </w:r>
          </w:p>
        </w:tc>
        <w:tc>
          <w:tcPr>
            <w:tcW w:w="0" w:type="auto"/>
          </w:tcPr>
          <w:p w:rsidR="001F702A" w:rsidRDefault="00000000" w14:paraId="796FAA80" w14:textId="77777777">
            <w:pPr>
              <w:pStyle w:val="Compact"/>
            </w:pPr>
            <w:r>
              <w:rPr>
                <w:i/>
                <w:iCs/>
              </w:rPr>
              <w:t>To be provided by GEHA</w:t>
            </w:r>
          </w:p>
        </w:tc>
      </w:tr>
      <w:tr w:rsidR="001F702A" w14:paraId="796FAA8A" w14:textId="77777777">
        <w:tc>
          <w:tcPr>
            <w:tcW w:w="0" w:type="auto"/>
          </w:tcPr>
          <w:p w:rsidR="001F702A" w:rsidRDefault="00000000" w14:paraId="796FAA82" w14:textId="77777777">
            <w:pPr>
              <w:pStyle w:val="Compact"/>
            </w:pPr>
            <w:r>
              <w:rPr>
                <w:i/>
                <w:iCs/>
              </w:rPr>
              <w:t>7</w:t>
            </w:r>
          </w:p>
        </w:tc>
        <w:tc>
          <w:tcPr>
            <w:tcW w:w="0" w:type="auto"/>
          </w:tcPr>
          <w:p w:rsidR="001F702A" w:rsidRDefault="00000000" w14:paraId="796FAA83" w14:textId="77777777">
            <w:pPr>
              <w:pStyle w:val="Compact"/>
            </w:pPr>
            <w:r>
              <w:rPr>
                <w:i/>
                <w:iCs/>
              </w:rPr>
              <w:t>Migrate</w:t>
            </w:r>
          </w:p>
        </w:tc>
        <w:tc>
          <w:tcPr>
            <w:tcW w:w="0" w:type="auto"/>
          </w:tcPr>
          <w:p w:rsidR="001F702A" w:rsidRDefault="00000000" w14:paraId="796FAA84" w14:textId="77777777">
            <w:pPr>
              <w:pStyle w:val="Compact"/>
            </w:pPr>
            <w:r>
              <w:rPr>
                <w:i/>
                <w:iCs/>
              </w:rPr>
              <w:t>To be provided by GEHA</w:t>
            </w:r>
          </w:p>
        </w:tc>
        <w:tc>
          <w:tcPr>
            <w:tcW w:w="0" w:type="auto"/>
          </w:tcPr>
          <w:p w:rsidR="001F702A" w:rsidRDefault="00000000" w14:paraId="796FAA85" w14:textId="77777777">
            <w:pPr>
              <w:pStyle w:val="Compact"/>
            </w:pPr>
            <w:r>
              <w:rPr>
                <w:i/>
                <w:iCs/>
              </w:rPr>
              <w:t>—</w:t>
            </w:r>
          </w:p>
        </w:tc>
        <w:tc>
          <w:tcPr>
            <w:tcW w:w="0" w:type="auto"/>
          </w:tcPr>
          <w:p w:rsidR="001F702A" w:rsidRDefault="00000000" w14:paraId="796FAA86" w14:textId="77777777">
            <w:pPr>
              <w:pStyle w:val="Compact"/>
            </w:pPr>
            <w:r>
              <w:rPr>
                <w:i/>
                <w:iCs/>
              </w:rPr>
              <w:t>Not yet provided — Perform the migration or failover. To be supplied by GEHA (Appendix B).</w:t>
            </w:r>
          </w:p>
        </w:tc>
        <w:tc>
          <w:tcPr>
            <w:tcW w:w="0" w:type="auto"/>
          </w:tcPr>
          <w:p w:rsidR="001F702A" w:rsidRDefault="00000000" w14:paraId="796FAA87" w14:textId="77777777">
            <w:pPr>
              <w:pStyle w:val="Compact"/>
            </w:pPr>
            <w:r>
              <w:rPr>
                <w:i/>
                <w:iCs/>
              </w:rPr>
              <w:t>To be provided by GEHA</w:t>
            </w:r>
          </w:p>
        </w:tc>
        <w:tc>
          <w:tcPr>
            <w:tcW w:w="0" w:type="auto"/>
          </w:tcPr>
          <w:p w:rsidR="001F702A" w:rsidRDefault="00000000" w14:paraId="796FAA88" w14:textId="77777777">
            <w:pPr>
              <w:pStyle w:val="Compact"/>
            </w:pPr>
            <w:r>
              <w:rPr>
                <w:i/>
                <w:iCs/>
              </w:rPr>
              <w:t>Not yet provided — Target resources created; no errors reported. To be supplied by GEHA (Appendix B).</w:t>
            </w:r>
          </w:p>
        </w:tc>
        <w:tc>
          <w:tcPr>
            <w:tcW w:w="0" w:type="auto"/>
          </w:tcPr>
          <w:p w:rsidR="001F702A" w:rsidRDefault="00000000" w14:paraId="796FAA89" w14:textId="77777777">
            <w:pPr>
              <w:pStyle w:val="Compact"/>
            </w:pPr>
            <w:r>
              <w:rPr>
                <w:i/>
                <w:iCs/>
              </w:rPr>
              <w:t>To be provided by GEHA</w:t>
            </w:r>
          </w:p>
        </w:tc>
      </w:tr>
      <w:tr w:rsidR="001F702A" w14:paraId="796FAA93" w14:textId="77777777">
        <w:tc>
          <w:tcPr>
            <w:tcW w:w="0" w:type="auto"/>
          </w:tcPr>
          <w:p w:rsidR="001F702A" w:rsidRDefault="00000000" w14:paraId="796FAA8B" w14:textId="77777777">
            <w:pPr>
              <w:pStyle w:val="Compact"/>
            </w:pPr>
            <w:r>
              <w:rPr>
                <w:i/>
                <w:iCs/>
              </w:rPr>
              <w:t>8</w:t>
            </w:r>
          </w:p>
        </w:tc>
        <w:tc>
          <w:tcPr>
            <w:tcW w:w="0" w:type="auto"/>
          </w:tcPr>
          <w:p w:rsidR="001F702A" w:rsidRDefault="00000000" w14:paraId="796FAA8C" w14:textId="77777777">
            <w:pPr>
              <w:pStyle w:val="Compact"/>
            </w:pPr>
            <w:r>
              <w:rPr>
                <w:i/>
                <w:iCs/>
              </w:rPr>
              <w:t>Migrate</w:t>
            </w:r>
          </w:p>
        </w:tc>
        <w:tc>
          <w:tcPr>
            <w:tcW w:w="0" w:type="auto"/>
          </w:tcPr>
          <w:p w:rsidR="001F702A" w:rsidRDefault="00000000" w14:paraId="796FAA8D" w14:textId="77777777">
            <w:pPr>
              <w:pStyle w:val="Compact"/>
            </w:pPr>
            <w:r>
              <w:rPr>
                <w:i/>
                <w:iCs/>
              </w:rPr>
              <w:t>To be provided by GEHA</w:t>
            </w:r>
          </w:p>
        </w:tc>
        <w:tc>
          <w:tcPr>
            <w:tcW w:w="0" w:type="auto"/>
          </w:tcPr>
          <w:p w:rsidR="001F702A" w:rsidRDefault="00000000" w14:paraId="796FAA8E" w14:textId="77777777">
            <w:pPr>
              <w:pStyle w:val="Compact"/>
            </w:pPr>
            <w:r>
              <w:rPr>
                <w:i/>
                <w:iCs/>
              </w:rPr>
              <w:t>—</w:t>
            </w:r>
          </w:p>
        </w:tc>
        <w:tc>
          <w:tcPr>
            <w:tcW w:w="0" w:type="auto"/>
          </w:tcPr>
          <w:p w:rsidR="001F702A" w:rsidRDefault="00000000" w14:paraId="796FAA8F" w14:textId="77777777">
            <w:pPr>
              <w:pStyle w:val="Compact"/>
            </w:pPr>
            <w:r>
              <w:rPr>
                <w:i/>
                <w:iCs/>
              </w:rPr>
              <w:t>Not yet provided — Boot target and verify OS, disks and services. To be supplied by GEHA (Appendix B).</w:t>
            </w:r>
          </w:p>
        </w:tc>
        <w:tc>
          <w:tcPr>
            <w:tcW w:w="0" w:type="auto"/>
          </w:tcPr>
          <w:p w:rsidR="001F702A" w:rsidRDefault="00000000" w14:paraId="796FAA90" w14:textId="77777777">
            <w:pPr>
              <w:pStyle w:val="Compact"/>
            </w:pPr>
            <w:r>
              <w:rPr>
                <w:i/>
                <w:iCs/>
              </w:rPr>
              <w:t>To be provided by GEHA</w:t>
            </w:r>
          </w:p>
        </w:tc>
        <w:tc>
          <w:tcPr>
            <w:tcW w:w="0" w:type="auto"/>
          </w:tcPr>
          <w:p w:rsidR="001F702A" w:rsidRDefault="00000000" w14:paraId="796FAA91" w14:textId="77777777">
            <w:pPr>
              <w:pStyle w:val="Compact"/>
            </w:pPr>
            <w:r>
              <w:rPr>
                <w:i/>
                <w:iCs/>
              </w:rPr>
              <w:t>Not yet provided — All disks present; services started; event log clean. To be supplied by GEHA (Appendix B).</w:t>
            </w:r>
          </w:p>
        </w:tc>
        <w:tc>
          <w:tcPr>
            <w:tcW w:w="0" w:type="auto"/>
          </w:tcPr>
          <w:p w:rsidR="001F702A" w:rsidRDefault="00000000" w14:paraId="796FAA92" w14:textId="77777777">
            <w:pPr>
              <w:pStyle w:val="Compact"/>
            </w:pPr>
            <w:r>
              <w:rPr>
                <w:i/>
                <w:iCs/>
              </w:rPr>
              <w:t>To be provided by GEHA</w:t>
            </w:r>
          </w:p>
        </w:tc>
      </w:tr>
      <w:tr w:rsidR="001F702A" w14:paraId="796FAA9C" w14:textId="77777777">
        <w:tc>
          <w:tcPr>
            <w:tcW w:w="0" w:type="auto"/>
          </w:tcPr>
          <w:p w:rsidR="001F702A" w:rsidRDefault="00000000" w14:paraId="796FAA94" w14:textId="77777777">
            <w:pPr>
              <w:pStyle w:val="Compact"/>
            </w:pPr>
            <w:r>
              <w:rPr>
                <w:i/>
                <w:iCs/>
              </w:rPr>
              <w:t>9</w:t>
            </w:r>
          </w:p>
        </w:tc>
        <w:tc>
          <w:tcPr>
            <w:tcW w:w="0" w:type="auto"/>
          </w:tcPr>
          <w:p w:rsidR="001F702A" w:rsidRDefault="00000000" w14:paraId="796FAA95" w14:textId="77777777">
            <w:pPr>
              <w:pStyle w:val="Compact"/>
            </w:pPr>
            <w:r>
              <w:rPr>
                <w:i/>
                <w:iCs/>
              </w:rPr>
              <w:t>Migrate</w:t>
            </w:r>
          </w:p>
        </w:tc>
        <w:tc>
          <w:tcPr>
            <w:tcW w:w="0" w:type="auto"/>
          </w:tcPr>
          <w:p w:rsidR="001F702A" w:rsidRDefault="00000000" w14:paraId="796FAA96" w14:textId="77777777">
            <w:pPr>
              <w:pStyle w:val="Compact"/>
            </w:pPr>
            <w:r>
              <w:rPr>
                <w:i/>
                <w:iCs/>
              </w:rPr>
              <w:t>To be provided by GEHA</w:t>
            </w:r>
          </w:p>
        </w:tc>
        <w:tc>
          <w:tcPr>
            <w:tcW w:w="0" w:type="auto"/>
          </w:tcPr>
          <w:p w:rsidR="001F702A" w:rsidRDefault="00000000" w14:paraId="796FAA97" w14:textId="77777777">
            <w:pPr>
              <w:pStyle w:val="Compact"/>
            </w:pPr>
            <w:r>
              <w:rPr>
                <w:i/>
                <w:iCs/>
              </w:rPr>
              <w:t>—</w:t>
            </w:r>
          </w:p>
        </w:tc>
        <w:tc>
          <w:tcPr>
            <w:tcW w:w="0" w:type="auto"/>
          </w:tcPr>
          <w:p w:rsidR="001F702A" w:rsidRDefault="00000000" w14:paraId="796FAA98" w14:textId="77777777">
            <w:pPr>
              <w:pStyle w:val="Compact"/>
            </w:pPr>
            <w:r>
              <w:rPr>
                <w:i/>
                <w:iCs/>
              </w:rPr>
              <w:t>Not yet provided — Apply post-migration configuration — IP, domain join, agents, extensions, licensing. To be supplied by GEHA (Appendix B).</w:t>
            </w:r>
          </w:p>
        </w:tc>
        <w:tc>
          <w:tcPr>
            <w:tcW w:w="0" w:type="auto"/>
          </w:tcPr>
          <w:p w:rsidR="001F702A" w:rsidRDefault="00000000" w14:paraId="796FAA99" w14:textId="77777777">
            <w:pPr>
              <w:pStyle w:val="Compact"/>
            </w:pPr>
            <w:r>
              <w:rPr>
                <w:i/>
                <w:iCs/>
              </w:rPr>
              <w:t>To be provided by GEHA</w:t>
            </w:r>
          </w:p>
        </w:tc>
        <w:tc>
          <w:tcPr>
            <w:tcW w:w="0" w:type="auto"/>
          </w:tcPr>
          <w:p w:rsidR="001F702A" w:rsidRDefault="00000000" w14:paraId="796FAA9A" w14:textId="77777777">
            <w:pPr>
              <w:pStyle w:val="Compact"/>
            </w:pPr>
            <w:r>
              <w:rPr>
                <w:i/>
                <w:iCs/>
              </w:rPr>
              <w:t>Not yet provided — Agents checked in; domain join confirmed. To be supplied by GEHA (Appendix B).</w:t>
            </w:r>
          </w:p>
        </w:tc>
        <w:tc>
          <w:tcPr>
            <w:tcW w:w="0" w:type="auto"/>
          </w:tcPr>
          <w:p w:rsidR="001F702A" w:rsidRDefault="00000000" w14:paraId="796FAA9B" w14:textId="77777777">
            <w:pPr>
              <w:pStyle w:val="Compact"/>
            </w:pPr>
            <w:r>
              <w:rPr>
                <w:i/>
                <w:iCs/>
              </w:rPr>
              <w:t>—</w:t>
            </w:r>
          </w:p>
        </w:tc>
      </w:tr>
      <w:tr w:rsidR="001F702A" w14:paraId="796FAAA5" w14:textId="77777777">
        <w:tc>
          <w:tcPr>
            <w:tcW w:w="0" w:type="auto"/>
          </w:tcPr>
          <w:p w:rsidR="001F702A" w:rsidRDefault="00000000" w14:paraId="796FAA9D" w14:textId="77777777">
            <w:pPr>
              <w:pStyle w:val="Compact"/>
            </w:pPr>
            <w:r>
              <w:rPr>
                <w:i/>
                <w:iCs/>
              </w:rPr>
              <w:t>10</w:t>
            </w:r>
          </w:p>
        </w:tc>
        <w:tc>
          <w:tcPr>
            <w:tcW w:w="0" w:type="auto"/>
          </w:tcPr>
          <w:p w:rsidR="001F702A" w:rsidRDefault="00000000" w14:paraId="796FAA9E" w14:textId="77777777">
            <w:pPr>
              <w:pStyle w:val="Compact"/>
            </w:pPr>
            <w:r>
              <w:rPr>
                <w:i/>
                <w:iCs/>
              </w:rPr>
              <w:t>Migrate</w:t>
            </w:r>
          </w:p>
        </w:tc>
        <w:tc>
          <w:tcPr>
            <w:tcW w:w="0" w:type="auto"/>
          </w:tcPr>
          <w:p w:rsidR="001F702A" w:rsidRDefault="00000000" w14:paraId="796FAA9F" w14:textId="77777777">
            <w:pPr>
              <w:pStyle w:val="Compact"/>
            </w:pPr>
            <w:r>
              <w:rPr>
                <w:i/>
                <w:iCs/>
              </w:rPr>
              <w:t>To be provided by GEHA</w:t>
            </w:r>
          </w:p>
        </w:tc>
        <w:tc>
          <w:tcPr>
            <w:tcW w:w="0" w:type="auto"/>
          </w:tcPr>
          <w:p w:rsidR="001F702A" w:rsidRDefault="00000000" w14:paraId="796FAAA0" w14:textId="77777777">
            <w:pPr>
              <w:pStyle w:val="Compact"/>
            </w:pPr>
            <w:r>
              <w:rPr>
                <w:i/>
                <w:iCs/>
              </w:rPr>
              <w:t>—</w:t>
            </w:r>
          </w:p>
        </w:tc>
        <w:tc>
          <w:tcPr>
            <w:tcW w:w="0" w:type="auto"/>
          </w:tcPr>
          <w:p w:rsidR="001F702A" w:rsidRDefault="00000000" w14:paraId="796FAAA1" w14:textId="77777777">
            <w:pPr>
              <w:pStyle w:val="Compact"/>
            </w:pPr>
            <w:r>
              <w:rPr>
                <w:i/>
                <w:iCs/>
              </w:rPr>
              <w:t>Not yet provided — Apply application configuration changes from §5.13. To be supplied by GEHA (Appendix B).</w:t>
            </w:r>
          </w:p>
        </w:tc>
        <w:tc>
          <w:tcPr>
            <w:tcW w:w="0" w:type="auto"/>
          </w:tcPr>
          <w:p w:rsidR="001F702A" w:rsidRDefault="00000000" w14:paraId="796FAAA2" w14:textId="77777777">
            <w:pPr>
              <w:pStyle w:val="Compact"/>
            </w:pPr>
            <w:r>
              <w:rPr>
                <w:i/>
                <w:iCs/>
              </w:rPr>
              <w:t>To be provided by GEHA</w:t>
            </w:r>
          </w:p>
        </w:tc>
        <w:tc>
          <w:tcPr>
            <w:tcW w:w="0" w:type="auto"/>
          </w:tcPr>
          <w:p w:rsidR="001F702A" w:rsidRDefault="00000000" w14:paraId="796FAAA3" w14:textId="77777777">
            <w:pPr>
              <w:pStyle w:val="Compact"/>
            </w:pPr>
            <w:r>
              <w:rPr>
                <w:i/>
                <w:iCs/>
              </w:rPr>
              <w:t>Not yet provided — Each change verified in place. To be supplied by GEHA (Appendix B).</w:t>
            </w:r>
          </w:p>
        </w:tc>
        <w:tc>
          <w:tcPr>
            <w:tcW w:w="0" w:type="auto"/>
          </w:tcPr>
          <w:p w:rsidR="001F702A" w:rsidRDefault="00000000" w14:paraId="796FAAA4" w14:textId="77777777">
            <w:pPr>
              <w:pStyle w:val="Compact"/>
            </w:pPr>
            <w:r>
              <w:rPr>
                <w:i/>
                <w:iCs/>
              </w:rPr>
              <w:t>—</w:t>
            </w:r>
          </w:p>
        </w:tc>
      </w:tr>
      <w:tr w:rsidR="001F702A" w14:paraId="796FAAAE" w14:textId="77777777">
        <w:tc>
          <w:tcPr>
            <w:tcW w:w="0" w:type="auto"/>
          </w:tcPr>
          <w:p w:rsidR="001F702A" w:rsidRDefault="00000000" w14:paraId="796FAAA6" w14:textId="77777777">
            <w:pPr>
              <w:pStyle w:val="Compact"/>
            </w:pPr>
            <w:r>
              <w:rPr>
                <w:i/>
                <w:iCs/>
              </w:rPr>
              <w:t>11</w:t>
            </w:r>
          </w:p>
        </w:tc>
        <w:tc>
          <w:tcPr>
            <w:tcW w:w="0" w:type="auto"/>
          </w:tcPr>
          <w:p w:rsidR="001F702A" w:rsidRDefault="00000000" w14:paraId="796FAAA7" w14:textId="77777777">
            <w:pPr>
              <w:pStyle w:val="Compact"/>
            </w:pPr>
            <w:r>
              <w:rPr>
                <w:i/>
                <w:iCs/>
              </w:rPr>
              <w:t>Validate</w:t>
            </w:r>
          </w:p>
        </w:tc>
        <w:tc>
          <w:tcPr>
            <w:tcW w:w="0" w:type="auto"/>
          </w:tcPr>
          <w:p w:rsidR="001F702A" w:rsidRDefault="00000000" w14:paraId="796FAAA8" w14:textId="77777777">
            <w:pPr>
              <w:pStyle w:val="Compact"/>
            </w:pPr>
            <w:r>
              <w:rPr>
                <w:i/>
                <w:iCs/>
              </w:rPr>
              <w:t>To be provided by GEHA</w:t>
            </w:r>
          </w:p>
        </w:tc>
        <w:tc>
          <w:tcPr>
            <w:tcW w:w="0" w:type="auto"/>
          </w:tcPr>
          <w:p w:rsidR="001F702A" w:rsidRDefault="00000000" w14:paraId="796FAAA9" w14:textId="77777777">
            <w:pPr>
              <w:pStyle w:val="Compact"/>
            </w:pPr>
            <w:r>
              <w:rPr>
                <w:i/>
                <w:iCs/>
              </w:rPr>
              <w:t>—</w:t>
            </w:r>
          </w:p>
        </w:tc>
        <w:tc>
          <w:tcPr>
            <w:tcW w:w="0" w:type="auto"/>
          </w:tcPr>
          <w:p w:rsidR="001F702A" w:rsidRDefault="00000000" w14:paraId="796FAAAA" w14:textId="77777777">
            <w:pPr>
              <w:pStyle w:val="Compact"/>
            </w:pPr>
            <w:r>
              <w:rPr>
                <w:i/>
                <w:iCs/>
              </w:rPr>
              <w:t>Not yet provided — Data validation and reconciliation — see §7.8. To be supplied by GEHA (Appendix B).</w:t>
            </w:r>
          </w:p>
        </w:tc>
        <w:tc>
          <w:tcPr>
            <w:tcW w:w="0" w:type="auto"/>
          </w:tcPr>
          <w:p w:rsidR="001F702A" w:rsidRDefault="00000000" w14:paraId="796FAAAB" w14:textId="77777777">
            <w:pPr>
              <w:pStyle w:val="Compact"/>
            </w:pPr>
            <w:r>
              <w:rPr>
                <w:i/>
                <w:iCs/>
              </w:rPr>
              <w:t>To be provided by GEHA</w:t>
            </w:r>
          </w:p>
        </w:tc>
        <w:tc>
          <w:tcPr>
            <w:tcW w:w="0" w:type="auto"/>
          </w:tcPr>
          <w:p w:rsidR="001F702A" w:rsidRDefault="00000000" w14:paraId="796FAAAC" w14:textId="77777777">
            <w:pPr>
              <w:pStyle w:val="Compact"/>
            </w:pPr>
            <w:r>
              <w:rPr>
                <w:i/>
                <w:iCs/>
              </w:rPr>
              <w:t>Not yet provided — Control totals within tolerance. To be supplied by GEHA (Appendix B).</w:t>
            </w:r>
          </w:p>
        </w:tc>
        <w:tc>
          <w:tcPr>
            <w:tcW w:w="0" w:type="auto"/>
          </w:tcPr>
          <w:p w:rsidR="001F702A" w:rsidRDefault="00000000" w14:paraId="796FAAAD" w14:textId="77777777">
            <w:pPr>
              <w:pStyle w:val="Compact"/>
            </w:pPr>
            <w:r>
              <w:rPr>
                <w:i/>
                <w:iCs/>
              </w:rPr>
              <w:t>To be provided by GEHA</w:t>
            </w:r>
          </w:p>
        </w:tc>
      </w:tr>
      <w:tr w:rsidR="001F702A" w14:paraId="796FAAB7" w14:textId="77777777">
        <w:tc>
          <w:tcPr>
            <w:tcW w:w="0" w:type="auto"/>
          </w:tcPr>
          <w:p w:rsidR="001F702A" w:rsidRDefault="00000000" w14:paraId="796FAAAF" w14:textId="77777777">
            <w:pPr>
              <w:pStyle w:val="Compact"/>
            </w:pPr>
            <w:r>
              <w:rPr>
                <w:i/>
                <w:iCs/>
              </w:rPr>
              <w:t>12</w:t>
            </w:r>
          </w:p>
        </w:tc>
        <w:tc>
          <w:tcPr>
            <w:tcW w:w="0" w:type="auto"/>
          </w:tcPr>
          <w:p w:rsidR="001F702A" w:rsidRDefault="00000000" w14:paraId="796FAAB0" w14:textId="77777777">
            <w:pPr>
              <w:pStyle w:val="Compact"/>
            </w:pPr>
            <w:r>
              <w:rPr>
                <w:i/>
                <w:iCs/>
              </w:rPr>
              <w:t>Validate</w:t>
            </w:r>
          </w:p>
        </w:tc>
        <w:tc>
          <w:tcPr>
            <w:tcW w:w="0" w:type="auto"/>
          </w:tcPr>
          <w:p w:rsidR="001F702A" w:rsidRDefault="00000000" w14:paraId="796FAAB1" w14:textId="77777777">
            <w:pPr>
              <w:pStyle w:val="Compact"/>
            </w:pPr>
            <w:r>
              <w:rPr>
                <w:i/>
                <w:iCs/>
              </w:rPr>
              <w:t>To be provided by GEHA</w:t>
            </w:r>
          </w:p>
        </w:tc>
        <w:tc>
          <w:tcPr>
            <w:tcW w:w="0" w:type="auto"/>
          </w:tcPr>
          <w:p w:rsidR="001F702A" w:rsidRDefault="00000000" w14:paraId="796FAAB2" w14:textId="77777777">
            <w:pPr>
              <w:pStyle w:val="Compact"/>
            </w:pPr>
            <w:r>
              <w:rPr>
                <w:i/>
                <w:iCs/>
              </w:rPr>
              <w:t>—</w:t>
            </w:r>
          </w:p>
        </w:tc>
        <w:tc>
          <w:tcPr>
            <w:tcW w:w="0" w:type="auto"/>
          </w:tcPr>
          <w:p w:rsidR="001F702A" w:rsidRDefault="00000000" w14:paraId="796FAAB3" w14:textId="77777777">
            <w:pPr>
              <w:pStyle w:val="Compact"/>
            </w:pPr>
            <w:r>
              <w:rPr>
                <w:i/>
                <w:iCs/>
              </w:rPr>
              <w:t>To be provided by GEHA</w:t>
            </w:r>
          </w:p>
        </w:tc>
        <w:tc>
          <w:tcPr>
            <w:tcW w:w="0" w:type="auto"/>
          </w:tcPr>
          <w:p w:rsidR="001F702A" w:rsidRDefault="00000000" w14:paraId="796FAAB4" w14:textId="77777777">
            <w:pPr>
              <w:pStyle w:val="Compact"/>
            </w:pPr>
            <w:r>
              <w:rPr>
                <w:i/>
                <w:iCs/>
              </w:rPr>
              <w:t>To be provided by GEHA</w:t>
            </w:r>
          </w:p>
        </w:tc>
        <w:tc>
          <w:tcPr>
            <w:tcW w:w="0" w:type="auto"/>
          </w:tcPr>
          <w:p w:rsidR="001F702A" w:rsidRDefault="00000000" w14:paraId="796FAAB5" w14:textId="77777777">
            <w:pPr>
              <w:pStyle w:val="Compact"/>
            </w:pPr>
            <w:r>
              <w:rPr>
                <w:i/>
                <w:iCs/>
              </w:rPr>
              <w:t>Not yet provided — Sample logins across each role succeed. To be supplied by GEHA (Appendix B).</w:t>
            </w:r>
          </w:p>
        </w:tc>
        <w:tc>
          <w:tcPr>
            <w:tcW w:w="0" w:type="auto"/>
          </w:tcPr>
          <w:p w:rsidR="001F702A" w:rsidRDefault="00000000" w14:paraId="796FAAB6" w14:textId="77777777">
            <w:pPr>
              <w:pStyle w:val="Compact"/>
            </w:pPr>
            <w:r>
              <w:rPr>
                <w:i/>
                <w:iCs/>
              </w:rPr>
              <w:t>To be provided by GEHA</w:t>
            </w:r>
          </w:p>
        </w:tc>
      </w:tr>
      <w:tr w:rsidR="001F702A" w14:paraId="796FAAC0" w14:textId="77777777">
        <w:tc>
          <w:tcPr>
            <w:tcW w:w="0" w:type="auto"/>
          </w:tcPr>
          <w:p w:rsidR="001F702A" w:rsidRDefault="00000000" w14:paraId="796FAAB8" w14:textId="77777777">
            <w:pPr>
              <w:pStyle w:val="Compact"/>
            </w:pPr>
            <w:r>
              <w:rPr>
                <w:i/>
                <w:iCs/>
              </w:rPr>
              <w:t>13</w:t>
            </w:r>
          </w:p>
        </w:tc>
        <w:tc>
          <w:tcPr>
            <w:tcW w:w="0" w:type="auto"/>
          </w:tcPr>
          <w:p w:rsidR="001F702A" w:rsidRDefault="00000000" w14:paraId="796FAAB9" w14:textId="77777777">
            <w:pPr>
              <w:pStyle w:val="Compact"/>
            </w:pPr>
            <w:r>
              <w:rPr>
                <w:i/>
                <w:iCs/>
              </w:rPr>
              <w:t>Validate</w:t>
            </w:r>
          </w:p>
        </w:tc>
        <w:tc>
          <w:tcPr>
            <w:tcW w:w="0" w:type="auto"/>
          </w:tcPr>
          <w:p w:rsidR="001F702A" w:rsidRDefault="00000000" w14:paraId="796FAABA" w14:textId="77777777">
            <w:pPr>
              <w:pStyle w:val="Compact"/>
            </w:pPr>
            <w:r>
              <w:rPr>
                <w:i/>
                <w:iCs/>
              </w:rPr>
              <w:t>To be provided by GEHA</w:t>
            </w:r>
          </w:p>
        </w:tc>
        <w:tc>
          <w:tcPr>
            <w:tcW w:w="0" w:type="auto"/>
          </w:tcPr>
          <w:p w:rsidR="001F702A" w:rsidRDefault="00000000" w14:paraId="796FAABB" w14:textId="77777777">
            <w:pPr>
              <w:pStyle w:val="Compact"/>
            </w:pPr>
            <w:r>
              <w:rPr>
                <w:i/>
                <w:iCs/>
              </w:rPr>
              <w:t>—</w:t>
            </w:r>
          </w:p>
        </w:tc>
        <w:tc>
          <w:tcPr>
            <w:tcW w:w="0" w:type="auto"/>
          </w:tcPr>
          <w:p w:rsidR="001F702A" w:rsidRDefault="00000000" w14:paraId="796FAABC" w14:textId="77777777">
            <w:pPr>
              <w:pStyle w:val="Compact"/>
            </w:pPr>
            <w:r>
              <w:rPr>
                <w:i/>
                <w:iCs/>
              </w:rPr>
              <w:t>Not yet provided — Re-point integrations — see §7.6. To be supplied by GEHA (Appendix B).</w:t>
            </w:r>
          </w:p>
        </w:tc>
        <w:tc>
          <w:tcPr>
            <w:tcW w:w="0" w:type="auto"/>
          </w:tcPr>
          <w:p w:rsidR="001F702A" w:rsidRDefault="00000000" w14:paraId="796FAABD" w14:textId="77777777">
            <w:pPr>
              <w:pStyle w:val="Compact"/>
            </w:pPr>
            <w:r>
              <w:rPr>
                <w:i/>
                <w:iCs/>
              </w:rPr>
              <w:t>To be provided by GEHA</w:t>
            </w:r>
          </w:p>
        </w:tc>
        <w:tc>
          <w:tcPr>
            <w:tcW w:w="0" w:type="auto"/>
          </w:tcPr>
          <w:p w:rsidR="001F702A" w:rsidRDefault="00000000" w14:paraId="796FAABE" w14:textId="77777777">
            <w:pPr>
              <w:pStyle w:val="Compact"/>
            </w:pPr>
            <w:r>
              <w:rPr>
                <w:i/>
                <w:iCs/>
              </w:rPr>
              <w:t>Not yet provided — Each interface passes its smoke test. To be supplied by GEHA (Appendix B).</w:t>
            </w:r>
          </w:p>
        </w:tc>
        <w:tc>
          <w:tcPr>
            <w:tcW w:w="0" w:type="auto"/>
          </w:tcPr>
          <w:p w:rsidR="001F702A" w:rsidRDefault="00000000" w14:paraId="796FAABF" w14:textId="77777777">
            <w:pPr>
              <w:pStyle w:val="Compact"/>
            </w:pPr>
            <w:r>
              <w:rPr>
                <w:i/>
                <w:iCs/>
              </w:rPr>
              <w:t>To be provided by GEHA</w:t>
            </w:r>
          </w:p>
        </w:tc>
      </w:tr>
      <w:tr w:rsidR="001F702A" w14:paraId="796FAAC9" w14:textId="77777777">
        <w:tc>
          <w:tcPr>
            <w:tcW w:w="0" w:type="auto"/>
          </w:tcPr>
          <w:p w:rsidR="001F702A" w:rsidRDefault="00000000" w14:paraId="796FAAC1" w14:textId="77777777">
            <w:pPr>
              <w:pStyle w:val="Compact"/>
            </w:pPr>
            <w:r>
              <w:rPr>
                <w:i/>
                <w:iCs/>
              </w:rPr>
              <w:t>14</w:t>
            </w:r>
          </w:p>
        </w:tc>
        <w:tc>
          <w:tcPr>
            <w:tcW w:w="0" w:type="auto"/>
          </w:tcPr>
          <w:p w:rsidR="001F702A" w:rsidRDefault="00000000" w14:paraId="796FAAC2" w14:textId="77777777">
            <w:pPr>
              <w:pStyle w:val="Compact"/>
            </w:pPr>
            <w:r>
              <w:rPr>
                <w:i/>
                <w:iCs/>
              </w:rPr>
              <w:t>Validate</w:t>
            </w:r>
          </w:p>
        </w:tc>
        <w:tc>
          <w:tcPr>
            <w:tcW w:w="0" w:type="auto"/>
          </w:tcPr>
          <w:p w:rsidR="001F702A" w:rsidRDefault="00000000" w14:paraId="796FAAC3" w14:textId="77777777">
            <w:pPr>
              <w:pStyle w:val="Compact"/>
            </w:pPr>
            <w:r>
              <w:rPr>
                <w:i/>
                <w:iCs/>
              </w:rPr>
              <w:t>To be provided by GEHA</w:t>
            </w:r>
          </w:p>
        </w:tc>
        <w:tc>
          <w:tcPr>
            <w:tcW w:w="0" w:type="auto"/>
          </w:tcPr>
          <w:p w:rsidR="001F702A" w:rsidRDefault="00000000" w14:paraId="796FAAC4" w14:textId="77777777">
            <w:pPr>
              <w:pStyle w:val="Compact"/>
            </w:pPr>
            <w:r>
              <w:rPr>
                <w:i/>
                <w:iCs/>
              </w:rPr>
              <w:t>—</w:t>
            </w:r>
          </w:p>
        </w:tc>
        <w:tc>
          <w:tcPr>
            <w:tcW w:w="0" w:type="auto"/>
          </w:tcPr>
          <w:p w:rsidR="001F702A" w:rsidRDefault="00000000" w14:paraId="796FAAC5" w14:textId="77777777">
            <w:pPr>
              <w:pStyle w:val="Compact"/>
            </w:pPr>
            <w:r>
              <w:rPr>
                <w:i/>
                <w:iCs/>
              </w:rPr>
              <w:t>To be provided by GEHA</w:t>
            </w:r>
          </w:p>
        </w:tc>
        <w:tc>
          <w:tcPr>
            <w:tcW w:w="0" w:type="auto"/>
          </w:tcPr>
          <w:p w:rsidR="001F702A" w:rsidRDefault="00000000" w14:paraId="796FAAC6" w14:textId="77777777">
            <w:pPr>
              <w:pStyle w:val="Compact"/>
            </w:pPr>
            <w:r>
              <w:rPr>
                <w:i/>
                <w:iCs/>
              </w:rPr>
              <w:t>To be provided by GEHA</w:t>
            </w:r>
          </w:p>
        </w:tc>
        <w:tc>
          <w:tcPr>
            <w:tcW w:w="0" w:type="auto"/>
          </w:tcPr>
          <w:p w:rsidR="001F702A" w:rsidRDefault="00000000" w14:paraId="796FAAC7" w14:textId="77777777">
            <w:pPr>
              <w:pStyle w:val="Compact"/>
            </w:pPr>
            <w:r>
              <w:rPr>
                <w:i/>
                <w:iCs/>
              </w:rPr>
              <w:t>Not yet provided — Resolution confirmed inside and outside the network. To be supplied by GEHA (Appendix B).</w:t>
            </w:r>
          </w:p>
        </w:tc>
        <w:tc>
          <w:tcPr>
            <w:tcW w:w="0" w:type="auto"/>
          </w:tcPr>
          <w:p w:rsidR="001F702A" w:rsidRDefault="00000000" w14:paraId="796FAAC8" w14:textId="77777777">
            <w:pPr>
              <w:pStyle w:val="Compact"/>
            </w:pPr>
            <w:r>
              <w:rPr>
                <w:i/>
                <w:iCs/>
              </w:rPr>
              <w:t>—</w:t>
            </w:r>
          </w:p>
        </w:tc>
      </w:tr>
      <w:tr w:rsidR="001F702A" w14:paraId="796FAAD2" w14:textId="77777777">
        <w:tc>
          <w:tcPr>
            <w:tcW w:w="0" w:type="auto"/>
          </w:tcPr>
          <w:p w:rsidR="001F702A" w:rsidRDefault="00000000" w14:paraId="796FAACA" w14:textId="77777777">
            <w:pPr>
              <w:pStyle w:val="Compact"/>
            </w:pPr>
            <w:r>
              <w:rPr>
                <w:i/>
                <w:iCs/>
              </w:rPr>
              <w:t>15</w:t>
            </w:r>
          </w:p>
        </w:tc>
        <w:tc>
          <w:tcPr>
            <w:tcW w:w="0" w:type="auto"/>
          </w:tcPr>
          <w:p w:rsidR="001F702A" w:rsidRDefault="00000000" w14:paraId="796FAACB" w14:textId="77777777">
            <w:pPr>
              <w:pStyle w:val="Compact"/>
            </w:pPr>
            <w:r>
              <w:rPr>
                <w:i/>
                <w:iCs/>
              </w:rPr>
              <w:t>Validate</w:t>
            </w:r>
          </w:p>
        </w:tc>
        <w:tc>
          <w:tcPr>
            <w:tcW w:w="0" w:type="auto"/>
          </w:tcPr>
          <w:p w:rsidR="001F702A" w:rsidRDefault="00000000" w14:paraId="796FAACC" w14:textId="77777777">
            <w:pPr>
              <w:pStyle w:val="Compact"/>
            </w:pPr>
            <w:r>
              <w:rPr>
                <w:i/>
                <w:iCs/>
              </w:rPr>
              <w:t>To be provided by GEHA</w:t>
            </w:r>
          </w:p>
        </w:tc>
        <w:tc>
          <w:tcPr>
            <w:tcW w:w="0" w:type="auto"/>
          </w:tcPr>
          <w:p w:rsidR="001F702A" w:rsidRDefault="00000000" w14:paraId="796FAACD" w14:textId="77777777">
            <w:pPr>
              <w:pStyle w:val="Compact"/>
            </w:pPr>
            <w:r>
              <w:rPr>
                <w:i/>
                <w:iCs/>
              </w:rPr>
              <w:t>—</w:t>
            </w:r>
          </w:p>
        </w:tc>
        <w:tc>
          <w:tcPr>
            <w:tcW w:w="0" w:type="auto"/>
          </w:tcPr>
          <w:p w:rsidR="001F702A" w:rsidRDefault="00000000" w14:paraId="796FAACE" w14:textId="77777777">
            <w:pPr>
              <w:pStyle w:val="Compact"/>
            </w:pPr>
            <w:r>
              <w:rPr>
                <w:i/>
                <w:iCs/>
              </w:rPr>
              <w:t>Not yet provided — Confirm monitoring, alerting and backup are live on the target. To be supplied by GEHA (Appendix B).</w:t>
            </w:r>
          </w:p>
        </w:tc>
        <w:tc>
          <w:tcPr>
            <w:tcW w:w="0" w:type="auto"/>
          </w:tcPr>
          <w:p w:rsidR="001F702A" w:rsidRDefault="00000000" w14:paraId="796FAACF" w14:textId="77777777">
            <w:pPr>
              <w:pStyle w:val="Compact"/>
            </w:pPr>
            <w:r>
              <w:rPr>
                <w:i/>
                <w:iCs/>
              </w:rPr>
              <w:t>To be provided by GEHA</w:t>
            </w:r>
          </w:p>
        </w:tc>
        <w:tc>
          <w:tcPr>
            <w:tcW w:w="0" w:type="auto"/>
          </w:tcPr>
          <w:p w:rsidR="001F702A" w:rsidRDefault="00000000" w14:paraId="796FAAD0" w14:textId="77777777">
            <w:pPr>
              <w:pStyle w:val="Compact"/>
            </w:pPr>
            <w:r>
              <w:rPr>
                <w:i/>
                <w:iCs/>
              </w:rPr>
              <w:t>Not yet provided — Alerts firing to the right action group; first backup succeeded. To be supplied by GEHA (Appendix B).</w:t>
            </w:r>
          </w:p>
        </w:tc>
        <w:tc>
          <w:tcPr>
            <w:tcW w:w="0" w:type="auto"/>
          </w:tcPr>
          <w:p w:rsidR="001F702A" w:rsidRDefault="00000000" w14:paraId="796FAAD1" w14:textId="77777777">
            <w:pPr>
              <w:pStyle w:val="Compact"/>
            </w:pPr>
            <w:r>
              <w:rPr>
                <w:i/>
                <w:iCs/>
              </w:rPr>
              <w:t>—</w:t>
            </w:r>
          </w:p>
        </w:tc>
      </w:tr>
      <w:tr w:rsidR="001F702A" w14:paraId="796FAADB" w14:textId="77777777">
        <w:tc>
          <w:tcPr>
            <w:tcW w:w="0" w:type="auto"/>
          </w:tcPr>
          <w:p w:rsidR="001F702A" w:rsidRDefault="00000000" w14:paraId="796FAAD3" w14:textId="77777777">
            <w:pPr>
              <w:pStyle w:val="Compact"/>
            </w:pPr>
            <w:r>
              <w:rPr>
                <w:i/>
                <w:iCs/>
              </w:rPr>
              <w:t>16</w:t>
            </w:r>
          </w:p>
        </w:tc>
        <w:tc>
          <w:tcPr>
            <w:tcW w:w="0" w:type="auto"/>
          </w:tcPr>
          <w:p w:rsidR="001F702A" w:rsidRDefault="00000000" w14:paraId="796FAAD4" w14:textId="77777777">
            <w:pPr>
              <w:pStyle w:val="Compact"/>
            </w:pPr>
            <w:r>
              <w:rPr>
                <w:i/>
                <w:iCs/>
              </w:rPr>
              <w:t>Validate</w:t>
            </w:r>
          </w:p>
        </w:tc>
        <w:tc>
          <w:tcPr>
            <w:tcW w:w="0" w:type="auto"/>
          </w:tcPr>
          <w:p w:rsidR="001F702A" w:rsidRDefault="00000000" w14:paraId="796FAAD5" w14:textId="77777777">
            <w:pPr>
              <w:pStyle w:val="Compact"/>
            </w:pPr>
            <w:r>
              <w:rPr>
                <w:i/>
                <w:iCs/>
              </w:rPr>
              <w:t>To be provided by GEHA</w:t>
            </w:r>
          </w:p>
        </w:tc>
        <w:tc>
          <w:tcPr>
            <w:tcW w:w="0" w:type="auto"/>
          </w:tcPr>
          <w:p w:rsidR="001F702A" w:rsidRDefault="00000000" w14:paraId="796FAAD6" w14:textId="77777777">
            <w:pPr>
              <w:pStyle w:val="Compact"/>
            </w:pPr>
            <w:r>
              <w:rPr>
                <w:i/>
                <w:iCs/>
              </w:rPr>
              <w:t>—</w:t>
            </w:r>
          </w:p>
        </w:tc>
        <w:tc>
          <w:tcPr>
            <w:tcW w:w="0" w:type="auto"/>
          </w:tcPr>
          <w:p w:rsidR="001F702A" w:rsidRDefault="00000000" w14:paraId="796FAAD7" w14:textId="77777777">
            <w:pPr>
              <w:pStyle w:val="Compact"/>
            </w:pPr>
            <w:r>
              <w:rPr>
                <w:i/>
                <w:iCs/>
              </w:rPr>
              <w:t>To be provided by GEHA</w:t>
            </w:r>
          </w:p>
        </w:tc>
        <w:tc>
          <w:tcPr>
            <w:tcW w:w="0" w:type="auto"/>
          </w:tcPr>
          <w:p w:rsidR="001F702A" w:rsidRDefault="00000000" w14:paraId="796FAAD8" w14:textId="77777777">
            <w:pPr>
              <w:pStyle w:val="Compact"/>
            </w:pPr>
            <w:r>
              <w:rPr>
                <w:i/>
                <w:iCs/>
              </w:rPr>
              <w:t>To be provided by GEHA</w:t>
            </w:r>
          </w:p>
        </w:tc>
        <w:tc>
          <w:tcPr>
            <w:tcW w:w="0" w:type="auto"/>
          </w:tcPr>
          <w:p w:rsidR="001F702A" w:rsidRDefault="00000000" w14:paraId="796FAAD9" w14:textId="77777777">
            <w:pPr>
              <w:pStyle w:val="Compact"/>
            </w:pPr>
            <w:r>
              <w:rPr>
                <w:i/>
                <w:iCs/>
              </w:rPr>
              <w:t>To be provided by GEHA</w:t>
            </w:r>
          </w:p>
        </w:tc>
        <w:tc>
          <w:tcPr>
            <w:tcW w:w="0" w:type="auto"/>
          </w:tcPr>
          <w:p w:rsidR="001F702A" w:rsidRDefault="00000000" w14:paraId="796FAADA" w14:textId="77777777">
            <w:pPr>
              <w:pStyle w:val="Compact"/>
            </w:pPr>
            <w:r>
              <w:rPr>
                <w:i/>
                <w:iCs/>
              </w:rPr>
              <w:t>To be provided by GEHA</w:t>
            </w:r>
          </w:p>
        </w:tc>
      </w:tr>
      <w:tr w:rsidR="001F702A" w14:paraId="796FAAE4" w14:textId="77777777">
        <w:tc>
          <w:tcPr>
            <w:tcW w:w="0" w:type="auto"/>
          </w:tcPr>
          <w:p w:rsidR="001F702A" w:rsidRDefault="00000000" w14:paraId="796FAADC" w14:textId="77777777">
            <w:pPr>
              <w:pStyle w:val="Compact"/>
            </w:pPr>
            <w:r>
              <w:rPr>
                <w:i/>
                <w:iCs/>
              </w:rPr>
              <w:t>17</w:t>
            </w:r>
          </w:p>
        </w:tc>
        <w:tc>
          <w:tcPr>
            <w:tcW w:w="0" w:type="auto"/>
          </w:tcPr>
          <w:p w:rsidR="001F702A" w:rsidRDefault="00000000" w14:paraId="796FAADD" w14:textId="77777777">
            <w:pPr>
              <w:pStyle w:val="Compact"/>
            </w:pPr>
            <w:r>
              <w:rPr>
                <w:i/>
                <w:iCs/>
              </w:rPr>
              <w:t>Release</w:t>
            </w:r>
          </w:p>
        </w:tc>
        <w:tc>
          <w:tcPr>
            <w:tcW w:w="0" w:type="auto"/>
          </w:tcPr>
          <w:p w:rsidR="001F702A" w:rsidRDefault="00000000" w14:paraId="796FAADE" w14:textId="77777777">
            <w:pPr>
              <w:pStyle w:val="Compact"/>
            </w:pPr>
            <w:r>
              <w:rPr>
                <w:i/>
                <w:iCs/>
              </w:rPr>
              <w:t>To be provided by GEHA</w:t>
            </w:r>
          </w:p>
        </w:tc>
        <w:tc>
          <w:tcPr>
            <w:tcW w:w="0" w:type="auto"/>
          </w:tcPr>
          <w:p w:rsidR="001F702A" w:rsidRDefault="00000000" w14:paraId="796FAADF" w14:textId="77777777">
            <w:pPr>
              <w:pStyle w:val="Compact"/>
            </w:pPr>
            <w:r>
              <w:rPr>
                <w:i/>
                <w:iCs/>
              </w:rPr>
              <w:t>—</w:t>
            </w:r>
          </w:p>
        </w:tc>
        <w:tc>
          <w:tcPr>
            <w:tcW w:w="0" w:type="auto"/>
          </w:tcPr>
          <w:p w:rsidR="001F702A" w:rsidRDefault="00000000" w14:paraId="796FAAE0" w14:textId="77777777">
            <w:pPr>
              <w:pStyle w:val="Compact"/>
            </w:pPr>
            <w:r>
              <w:rPr>
                <w:i/>
                <w:iCs/>
              </w:rPr>
              <w:t>Not yet provided — Go / no-go on release to users. To be supplied by GEHA (Appendix B).</w:t>
            </w:r>
          </w:p>
        </w:tc>
        <w:tc>
          <w:tcPr>
            <w:tcW w:w="0" w:type="auto"/>
          </w:tcPr>
          <w:p w:rsidR="001F702A" w:rsidRDefault="00000000" w14:paraId="796FAAE1" w14:textId="77777777">
            <w:pPr>
              <w:pStyle w:val="Compact"/>
            </w:pPr>
            <w:r>
              <w:rPr>
                <w:i/>
                <w:iCs/>
              </w:rPr>
              <w:t>To be provided by GEHA</w:t>
            </w:r>
          </w:p>
        </w:tc>
        <w:tc>
          <w:tcPr>
            <w:tcW w:w="0" w:type="auto"/>
          </w:tcPr>
          <w:p w:rsidR="001F702A" w:rsidRDefault="00000000" w14:paraId="796FAAE2" w14:textId="77777777">
            <w:pPr>
              <w:pStyle w:val="Compact"/>
            </w:pPr>
            <w:r>
              <w:rPr>
                <w:i/>
                <w:iCs/>
              </w:rPr>
              <w:t>To be provided by GEHA</w:t>
            </w:r>
          </w:p>
        </w:tc>
        <w:tc>
          <w:tcPr>
            <w:tcW w:w="0" w:type="auto"/>
          </w:tcPr>
          <w:p w:rsidR="001F702A" w:rsidRDefault="00000000" w14:paraId="796FAAE3" w14:textId="77777777">
            <w:pPr>
              <w:pStyle w:val="Compact"/>
            </w:pPr>
            <w:r>
              <w:rPr>
                <w:i/>
                <w:iCs/>
              </w:rPr>
              <w:t>To be provided by GEHA</w:t>
            </w:r>
          </w:p>
        </w:tc>
      </w:tr>
      <w:tr w:rsidR="001F702A" w14:paraId="796FAAED" w14:textId="77777777">
        <w:tc>
          <w:tcPr>
            <w:tcW w:w="0" w:type="auto"/>
          </w:tcPr>
          <w:p w:rsidR="001F702A" w:rsidRDefault="00000000" w14:paraId="796FAAE5" w14:textId="77777777">
            <w:pPr>
              <w:pStyle w:val="Compact"/>
            </w:pPr>
            <w:r>
              <w:rPr>
                <w:i/>
                <w:iCs/>
              </w:rPr>
              <w:t>18</w:t>
            </w:r>
          </w:p>
        </w:tc>
        <w:tc>
          <w:tcPr>
            <w:tcW w:w="0" w:type="auto"/>
          </w:tcPr>
          <w:p w:rsidR="001F702A" w:rsidRDefault="00000000" w14:paraId="796FAAE6" w14:textId="77777777">
            <w:pPr>
              <w:pStyle w:val="Compact"/>
            </w:pPr>
            <w:r>
              <w:rPr>
                <w:i/>
                <w:iCs/>
              </w:rPr>
              <w:t>Release</w:t>
            </w:r>
          </w:p>
        </w:tc>
        <w:tc>
          <w:tcPr>
            <w:tcW w:w="0" w:type="auto"/>
          </w:tcPr>
          <w:p w:rsidR="001F702A" w:rsidRDefault="00000000" w14:paraId="796FAAE7" w14:textId="77777777">
            <w:pPr>
              <w:pStyle w:val="Compact"/>
            </w:pPr>
            <w:r>
              <w:rPr>
                <w:i/>
                <w:iCs/>
              </w:rPr>
              <w:t>To be provided by GEHA</w:t>
            </w:r>
          </w:p>
        </w:tc>
        <w:tc>
          <w:tcPr>
            <w:tcW w:w="0" w:type="auto"/>
          </w:tcPr>
          <w:p w:rsidR="001F702A" w:rsidRDefault="00000000" w14:paraId="796FAAE8" w14:textId="77777777">
            <w:pPr>
              <w:pStyle w:val="Compact"/>
            </w:pPr>
            <w:r>
              <w:rPr>
                <w:i/>
                <w:iCs/>
              </w:rPr>
              <w:t>—</w:t>
            </w:r>
          </w:p>
        </w:tc>
        <w:tc>
          <w:tcPr>
            <w:tcW w:w="0" w:type="auto"/>
          </w:tcPr>
          <w:p w:rsidR="001F702A" w:rsidRDefault="00000000" w14:paraId="796FAAE9" w14:textId="77777777">
            <w:pPr>
              <w:pStyle w:val="Compact"/>
            </w:pPr>
            <w:r>
              <w:rPr>
                <w:i/>
                <w:iCs/>
              </w:rPr>
              <w:t>Not yet provided — Release to users; go-live communication. To be supplied by GEHA (Appendix B).</w:t>
            </w:r>
          </w:p>
        </w:tc>
        <w:tc>
          <w:tcPr>
            <w:tcW w:w="0" w:type="auto"/>
          </w:tcPr>
          <w:p w:rsidR="001F702A" w:rsidRDefault="00000000" w14:paraId="796FAAEA" w14:textId="77777777">
            <w:pPr>
              <w:pStyle w:val="Compact"/>
            </w:pPr>
            <w:r>
              <w:rPr>
                <w:i/>
                <w:iCs/>
              </w:rPr>
              <w:t>To be provided by GEHA</w:t>
            </w:r>
          </w:p>
        </w:tc>
        <w:tc>
          <w:tcPr>
            <w:tcW w:w="0" w:type="auto"/>
          </w:tcPr>
          <w:p w:rsidR="001F702A" w:rsidRDefault="00000000" w14:paraId="796FAAEB" w14:textId="77777777">
            <w:pPr>
              <w:pStyle w:val="Compact"/>
            </w:pPr>
            <w:r>
              <w:rPr>
                <w:i/>
                <w:iCs/>
              </w:rPr>
              <w:t>Not yet provided — Notice sent; support desk briefed. To be supplied by GEHA (Appendix B).</w:t>
            </w:r>
          </w:p>
        </w:tc>
        <w:tc>
          <w:tcPr>
            <w:tcW w:w="0" w:type="auto"/>
          </w:tcPr>
          <w:p w:rsidR="001F702A" w:rsidRDefault="00000000" w14:paraId="796FAAEC" w14:textId="77777777">
            <w:pPr>
              <w:pStyle w:val="Compact"/>
            </w:pPr>
            <w:r>
              <w:rPr>
                <w:i/>
                <w:iCs/>
              </w:rPr>
              <w:t>—</w:t>
            </w:r>
          </w:p>
        </w:tc>
      </w:tr>
    </w:tbl>
    <w:p w:rsidR="001F702A" w:rsidRDefault="00000000" w14:paraId="796FAAEE" w14:textId="77777777">
      <w:pPr>
        <w:pStyle w:val="BodyText"/>
      </w:pPr>
      <w:r>
        <w:rPr>
          <w:b/>
          <w:bCs/>
          <w:sz w:val="15"/>
          <w:szCs w:val="15"/>
        </w:rPr>
        <w:t>Table 7.3 — Cutover Schedule</w:t>
      </w:r>
    </w:p>
    <w:p w:rsidR="001F702A" w:rsidRDefault="001F702A" w14:paraId="796FAAEF" w14:textId="77777777">
      <w:pPr>
        <w:sectPr w:rsidR="001F702A">
          <w:headerReference w:type="default" r:id="rId46"/>
          <w:footerReference w:type="default" r:id="rId47"/>
          <w:pgSz w:w="15840" w:h="12240" w:orient="landscape"/>
          <w:pgMar w:top="1440" w:right="1440" w:bottom="1440" w:left="1440" w:header="720" w:footer="620" w:gutter="0"/>
          <w:cols w:space="720"/>
        </w:sectPr>
      </w:pPr>
    </w:p>
    <w:p w:rsidR="001F702A" w:rsidP="4986D35A" w:rsidRDefault="00000000" w14:paraId="796FAAF0" w14:textId="77777777">
      <w:pPr>
        <w:pStyle w:val="Heading2"/>
        <w:rPr>
          <w:strike w:val="1"/>
          <w:rPrChange w:author="Syed Ahmed" w:date="2026-09-16T14:44:01.661Z" w:id="206973630"/>
        </w:rPr>
      </w:pPr>
      <w:bookmarkStart w:name="data-cut-off" w:id="62"/>
      <w:bookmarkEnd w:id="61"/>
      <w:r w:rsidRPr="4986D35A">
        <w:rPr>
          <w:strike w:val="1"/>
          <w:rPrChange w:author="Syed Ahmed" w:date="2026-09-16T14:44:01.661Z" w16du:dateUtc="2026-09-16T14:44:01.661Z" w:id="1584421371"/>
        </w:rPr>
        <w:t>7.4 Data Cut-Off</w:t>
      </w:r>
    </w:p>
    <w:p w:rsidR="001F702A" w:rsidP="4986D35A" w:rsidRDefault="00000000" w14:paraId="796FAAF1" w14:textId="77777777">
      <w:pPr>
        <w:pStyle w:val="FirstParagraph"/>
        <w:rPr>
          <w:strike w:val="1"/>
          <w:rPrChange w:author="Syed Ahmed" w:date="2026-09-16T14:44:01.662Z" w:id="1423215353"/>
        </w:rPr>
      </w:pPr>
      <w:r w:rsidRPr="4986D35A">
        <w:rPr>
          <w:strike w:val="1"/>
          <w:rPrChange w:author="Syed Ahmed" w:date="2026-09-16T14:44:01.662Z" w16du:dateUtc="2026-09-16T14:44:01.662Z" w:id="1699770442"/>
        </w:rPr>
        <w:t xml:space="preserve">The data cut-off is the moment the source system stops accepting work, and it is </w:t>
      </w:r>
      <w:r w:rsidRPr="4986D35A">
        <w:rPr>
          <w:strike w:val="1"/>
          <w:rPrChange w:author="Syed Ahmed" w:date="2026-09-16T14:44:01.662Z" w16du:dateUtc="2026-09-16T14:44:01.662Z" w:id="1797580624"/>
        </w:rPr>
        <w:t>stated</w:t>
      </w:r>
      <w:r w:rsidRPr="4986D35A">
        <w:rPr>
          <w:strike w:val="1"/>
          <w:rPrChange w:author="Syed Ahmed" w:date="2026-09-16T14:44:01.662Z" w16du:dateUtc="2026-09-16T14:44:01.662Z" w:id="390383132"/>
        </w:rPr>
        <w:t xml:space="preserve"> as an exact time with a time zone rather </w:t>
      </w:r>
      <w:r w:rsidRPr="4986D35A">
        <w:rPr>
          <w:strike w:val="1"/>
          <w:rPrChange w:author="Syed Ahmed" w:date="2026-09-16T14:44:01.662Z" w16du:dateUtc="2026-09-16T14:44:01.662Z" w:id="374727653"/>
        </w:rPr>
        <w:t>than as</w:t>
      </w:r>
      <w:r w:rsidRPr="4986D35A">
        <w:rPr>
          <w:strike w:val="1"/>
          <w:rPrChange w:author="Syed Ahmed" w:date="2026-09-16T14:44:01.662Z" w16du:dateUtc="2026-09-16T14:44:01.662Z" w:id="1113604508"/>
        </w:rPr>
        <w:t xml:space="preserve"> a rough intention. Transactions already in flight at that moment need a defined treatment, as does business activity that occurs while the system is unavailable and must be re-entered afterwards. Batch files and feeds that arrive during the window are held somewhere deliberate rather than lost. Getting this wrong produces data that exists in neither system, which is the hardest category of migration </w:t>
      </w:r>
      <w:r w:rsidRPr="4986D35A">
        <w:rPr>
          <w:strike w:val="1"/>
          <w:rPrChange w:author="Syed Ahmed" w:date="2026-09-16T14:44:01.662Z" w16du:dateUtc="2026-09-16T14:44:01.662Z" w:id="1660635516"/>
        </w:rPr>
        <w:t>defect</w:t>
      </w:r>
      <w:r w:rsidRPr="4986D35A">
        <w:rPr>
          <w:strike w:val="1"/>
          <w:rPrChange w:author="Syed Ahmed" w:date="2026-09-16T14:44:01.662Z" w16du:dateUtc="2026-09-16T14:44:01.662Z" w:id="1951736734"/>
        </w:rPr>
        <w:t xml:space="preserve"> to detect and to remedy.</w:t>
      </w:r>
    </w:p>
    <w:p w:rsidR="001F702A" w:rsidP="4986D35A" w:rsidRDefault="001F702A" w14:paraId="796FAAF2" w14:textId="77777777">
      <w:pPr>
        <w:pStyle w:val="Compact"/>
        <w:rPr>
          <w:strike w:val="1"/>
          <w:rPrChange w:author="Syed Ahmed" w:date="2026-09-16T14:44:01.663Z" w:id="694726864"/>
        </w:rPr>
      </w:pPr>
    </w:p>
    <w:tbl>
      <w:tblPr>
        <w:tblStyle w:val="Table"/>
        <w:tblW w:w="5000" w:type="pct"/>
        <w:tblLook w:val="0020" w:firstRow="1" w:lastRow="0" w:firstColumn="0" w:lastColumn="0" w:noHBand="0" w:noVBand="0"/>
      </w:tblPr>
      <w:tblGrid>
        <w:gridCol w:w="1470"/>
        <w:gridCol w:w="8006"/>
      </w:tblGrid>
      <w:tr w:rsidR="001F702A" w:rsidTr="4986D35A" w14:paraId="796FAAF5"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AF3" w14:textId="77777777">
            <w:pPr>
              <w:pStyle w:val="Compact"/>
              <w:rPr>
                <w:b w:val="1"/>
                <w:bCs w:val="1"/>
                <w:strike w:val="1"/>
                <w:rPrChange w:author="Syed Ahmed" w:date="2026-09-16T14:44:01.663Z" w:id="533005080"/>
              </w:rPr>
            </w:pPr>
            <w:r w:rsidRPr="4986D35A">
              <w:rPr>
                <w:b w:val="1"/>
                <w:bCs w:val="1"/>
                <w:strike w:val="1"/>
                <w:rPrChange w:author="Syed Ahmed" w:date="2026-09-16T14:44:01.663Z" w16du:dateUtc="2026-09-16T14:44:01.663Z" w:id="140543249">
                  <w:rPr>
                    <w:b w:val="1"/>
                    <w:bCs w:val="1"/>
                  </w:rPr>
                </w:rPrChange>
              </w:rPr>
              <w:t>Cut-Off Timestamp</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AF4" w14:textId="77777777">
            <w:pPr>
              <w:pStyle w:val="Compact"/>
              <w:rPr>
                <w:i w:val="1"/>
                <w:iCs w:val="1"/>
                <w:strike w:val="1"/>
                <w:rPrChange w:author="Syed Ahmed" w:date="2026-09-16T14:44:01.664Z" w:id="905025075"/>
              </w:rPr>
            </w:pPr>
            <w:r w:rsidRPr="4986D35A">
              <w:rPr>
                <w:i w:val="1"/>
                <w:iCs w:val="1"/>
                <w:strike w:val="1"/>
                <w:rPrChange w:author="Syed Ahmed" w:date="2026-09-16T14:44:01.664Z" w16du:dateUtc="2026-09-16T14:44:01.664Z" w:id="517506418">
                  <w:rPr>
                    <w:i w:val="1"/>
                    <w:iCs w:val="1"/>
                  </w:rPr>
                </w:rPrChange>
              </w:rPr>
              <w:t xml:space="preserve">Cutover date of record: 03/18/27, Thursday (BASELINE v2.1 Plan Control; supersedes engine 02/14/28 and prior plan 01/08/28 — §11 already carries the </w:t>
            </w:r>
            <w:r w:rsidRPr="4986D35A">
              <w:rPr>
                <w:i w:val="1"/>
                <w:iCs w:val="1"/>
                <w:strike w:val="1"/>
                <w:rPrChange w:author="Syed Ahmed" w:date="2026-09-16T14:44:01.664Z" w16du:dateUtc="2026-09-16T14:44:01.664Z" w:id="1662626273">
                  <w:rPr>
                    <w:i w:val="1"/>
                    <w:iCs w:val="1"/>
                  </w:rPr>
                </w:rPrChange>
              </w:rPr>
              <w:t>rebaselined</w:t>
            </w:r>
            <w:r w:rsidRPr="4986D35A">
              <w:rPr>
                <w:i w:val="1"/>
                <w:iCs w:val="1"/>
                <w:strike w:val="1"/>
                <w:rPrChange w:author="Syed Ahmed" w:date="2026-09-16T14:44:01.664Z" w16du:dateUtc="2026-09-16T14:44:01.664Z" w:id="901854760">
                  <w:rPr>
                    <w:i w:val="1"/>
                    <w:iCs w:val="1"/>
                  </w:rPr>
                </w:rPrChange>
              </w:rPr>
              <w:t xml:space="preserve"> dates). Exact clock time to be set </w:t>
            </w:r>
            <w:r w:rsidRPr="4986D35A">
              <w:rPr>
                <w:i w:val="1"/>
                <w:iCs w:val="1"/>
                <w:strike w:val="1"/>
                <w:rPrChange w:author="Syed Ahmed" w:date="2026-09-16T14:44:01.664Z" w16du:dateUtc="2026-09-16T14:44:01.664Z" w:id="476238263">
                  <w:rPr>
                    <w:i w:val="1"/>
                    <w:iCs w:val="1"/>
                  </w:rPr>
                </w:rPrChange>
              </w:rPr>
              <w:t>at</w:t>
            </w:r>
            <w:r w:rsidRPr="4986D35A">
              <w:rPr>
                <w:i w:val="1"/>
                <w:iCs w:val="1"/>
                <w:strike w:val="1"/>
                <w:rPrChange w:author="Syed Ahmed" w:date="2026-09-16T14:44:01.664Z" w16du:dateUtc="2026-09-16T14:44:01.664Z" w:id="462623455">
                  <w:rPr>
                    <w:i w:val="1"/>
                    <w:iCs w:val="1"/>
                  </w:rPr>
                </w:rPrChange>
              </w:rPr>
              <w:t xml:space="preserve"> the readiness review</w:t>
            </w:r>
            <w:r w:rsidRPr="4986D35A">
              <w:rPr>
                <w:i w:val="1"/>
                <w:iCs w:val="1"/>
                <w:strike w:val="1"/>
                <w:rPrChange w:author="Syed Ahmed" w:date="2026-09-16T14:44:01.664Z" w16du:dateUtc="2026-09-16T14:44:01.664Z" w:id="1778403046">
                  <w:rPr>
                    <w:i w:val="1"/>
                    <w:iCs w:val="1"/>
                  </w:rPr>
                </w:rPrChange>
              </w:rPr>
              <w:t xml:space="preserve">.  </w:t>
            </w:r>
            <w:r w:rsidRPr="4986D35A">
              <w:rPr>
                <w:i w:val="1"/>
                <w:iCs w:val="1"/>
                <w:strike w:val="1"/>
                <w:rPrChange w:author="Syed Ahmed" w:date="2026-09-16T14:44:01.664Z" w16du:dateUtc="2026-09-16T14:44:01.664Z" w:id="428066575">
                  <w:rPr>
                    <w:i w:val="1"/>
                    <w:iCs w:val="1"/>
                  </w:rPr>
                </w:rPrChange>
              </w:rPr>
              <w:t>(Source: wave engine; Wave Plan Tracker rev-3)— after which no transaction enters the source</w:t>
            </w:r>
          </w:p>
        </w:tc>
      </w:tr>
      <w:tr w:rsidR="001F702A" w:rsidTr="4986D35A" w14:paraId="796FAAF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AF6" w14:textId="77777777">
            <w:pPr>
              <w:pStyle w:val="Compact"/>
              <w:rPr>
                <w:b w:val="1"/>
                <w:bCs w:val="1"/>
                <w:strike w:val="1"/>
                <w:rPrChange w:author="Syed Ahmed" w:date="2026-09-16T14:44:01.664Z" w:id="801421551"/>
              </w:rPr>
            </w:pPr>
            <w:r w:rsidRPr="4986D35A">
              <w:rPr>
                <w:b w:val="1"/>
                <w:bCs w:val="1"/>
                <w:strike w:val="1"/>
                <w:rPrChange w:author="Syed Ahmed" w:date="2026-09-16T14:44:01.664Z" w16du:dateUtc="2026-09-16T14:44:01.664Z" w:id="1974237399">
                  <w:rPr>
                    <w:b w:val="1"/>
                    <w:bCs w:val="1"/>
                  </w:rPr>
                </w:rPrChange>
              </w:rPr>
              <w:t>In-Flight Transaction Handling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AF7" w14:textId="77777777">
            <w:pPr>
              <w:pStyle w:val="Compact"/>
              <w:rPr>
                <w:i w:val="1"/>
                <w:iCs w:val="1"/>
                <w:strike w:val="1"/>
                <w:rPrChange w:author="Syed Ahmed" w:date="2026-09-16T14:44:01.665Z" w:id="1406524610"/>
              </w:rPr>
            </w:pPr>
            <w:r w:rsidRPr="4986D35A">
              <w:rPr>
                <w:i w:val="1"/>
                <w:iCs w:val="1"/>
                <w:strike w:val="1"/>
                <w:rPrChange w:author="Syed Ahmed" w:date="2026-09-16T14:44:01.665Z" w16du:dateUtc="2026-09-16T14:44:01.665Z" w:id="355398190">
                  <w:rPr>
                    <w:i w:val="1"/>
                    <w:iCs w:val="1"/>
                  </w:rPr>
                </w:rPrChange>
              </w:rPr>
              <w:t xml:space="preserve">Not yet provided — What happens to work started before </w:t>
            </w:r>
            <w:r w:rsidRPr="4986D35A">
              <w:rPr>
                <w:i w:val="1"/>
                <w:iCs w:val="1"/>
                <w:strike w:val="1"/>
                <w:rPrChange w:author="Syed Ahmed" w:date="2026-09-16T14:44:01.665Z" w16du:dateUtc="2026-09-16T14:44:01.665Z" w:id="858729373">
                  <w:rPr>
                    <w:i w:val="1"/>
                    <w:iCs w:val="1"/>
                  </w:rPr>
                </w:rPrChange>
              </w:rPr>
              <w:t>cut</w:t>
            </w:r>
            <w:r w:rsidRPr="4986D35A">
              <w:rPr>
                <w:i w:val="1"/>
                <w:iCs w:val="1"/>
                <w:strike w:val="1"/>
                <w:rPrChange w:author="Syed Ahmed" w:date="2026-09-16T14:44:01.665Z" w16du:dateUtc="2026-09-16T14:44:01.665Z" w:id="358866640">
                  <w:rPr>
                    <w:i w:val="1"/>
                    <w:iCs w:val="1"/>
                  </w:rPr>
                </w:rPrChange>
              </w:rPr>
              <w:t>-off and not completed. To be supplied by GEHA (Appendix B).</w:t>
            </w:r>
          </w:p>
        </w:tc>
      </w:tr>
      <w:tr w:rsidR="001F702A" w:rsidTr="4986D35A" w14:paraId="796FAAF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AF9" w14:textId="77777777">
            <w:pPr>
              <w:pStyle w:val="Compact"/>
              <w:rPr>
                <w:b w:val="1"/>
                <w:bCs w:val="1"/>
                <w:strike w:val="1"/>
                <w:rPrChange w:author="Syed Ahmed" w:date="2026-09-16T14:44:01.665Z" w:id="387151442"/>
              </w:rPr>
            </w:pPr>
            <w:r w:rsidRPr="4986D35A">
              <w:rPr>
                <w:b w:val="1"/>
                <w:bCs w:val="1"/>
                <w:strike w:val="1"/>
                <w:rPrChange w:author="Syed Ahmed" w:date="2026-09-16T14:44:01.665Z" w16du:dateUtc="2026-09-16T14:44:01.665Z" w:id="1252525688">
                  <w:rPr>
                    <w:b w:val="1"/>
                    <w:bCs w:val="1"/>
                  </w:rPr>
                </w:rPrChange>
              </w:rPr>
              <w:t>Manual Capture During the Window</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AFA" w14:textId="77777777">
            <w:pPr>
              <w:pStyle w:val="Compact"/>
              <w:rPr>
                <w:i w:val="1"/>
                <w:iCs w:val="1"/>
                <w:strike w:val="1"/>
                <w:rPrChange w:author="Syed Ahmed" w:date="2026-09-16T14:44:01.665Z" w:id="1487421272"/>
              </w:rPr>
            </w:pPr>
            <w:r w:rsidRPr="4986D35A">
              <w:rPr>
                <w:i w:val="1"/>
                <w:iCs w:val="1"/>
                <w:strike w:val="1"/>
                <w:rPrChange w:author="Syed Ahmed" w:date="2026-09-16T14:44:01.665Z" w16du:dateUtc="2026-09-16T14:44:01.665Z" w:id="1117449607">
                  <w:rPr>
                    <w:i w:val="1"/>
                    <w:iCs w:val="1"/>
                  </w:rPr>
                </w:rPrChange>
              </w:rPr>
              <w:t>Not yet provided — How business activity is recorded while the system is unavailable, and who re-enters it. To be supplied by GEHA (Appendix B).</w:t>
            </w:r>
          </w:p>
        </w:tc>
      </w:tr>
      <w:tr w:rsidR="001F702A" w:rsidTr="4986D35A" w14:paraId="796FAAF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AFC" w14:textId="77777777">
            <w:pPr>
              <w:pStyle w:val="Compact"/>
              <w:rPr>
                <w:b w:val="1"/>
                <w:bCs w:val="1"/>
                <w:strike w:val="1"/>
                <w:rPrChange w:author="Syed Ahmed" w:date="2026-09-16T14:44:01.666Z" w:id="2104946068"/>
              </w:rPr>
            </w:pPr>
            <w:r w:rsidRPr="4986D35A">
              <w:rPr>
                <w:b w:val="1"/>
                <w:bCs w:val="1"/>
                <w:strike w:val="1"/>
                <w:rPrChange w:author="Syed Ahmed" w:date="2026-09-16T14:44:01.666Z" w16du:dateUtc="2026-09-16T14:44:01.666Z" w:id="466184169">
                  <w:rPr>
                    <w:b w:val="1"/>
                    <w:bCs w:val="1"/>
                  </w:rPr>
                </w:rPrChange>
              </w:rPr>
              <w:t>Late-Arriving Data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AFD" w14:textId="77777777">
            <w:pPr>
              <w:pStyle w:val="Compact"/>
              <w:rPr>
                <w:i w:val="1"/>
                <w:iCs w:val="1"/>
                <w:strike w:val="1"/>
                <w:rPrChange w:author="Syed Ahmed" w:date="2026-09-16T14:44:01.666Z" w:id="2004928202"/>
              </w:rPr>
            </w:pPr>
            <w:r w:rsidRPr="4986D35A">
              <w:rPr>
                <w:i w:val="1"/>
                <w:iCs w:val="1"/>
                <w:strike w:val="1"/>
                <w:rPrChange w:author="Syed Ahmed" w:date="2026-09-16T14:44:01.666Z" w16du:dateUtc="2026-09-16T14:44:01.666Z" w:id="1518241016">
                  <w:rPr>
                    <w:i w:val="1"/>
                    <w:iCs w:val="1"/>
                  </w:rPr>
                </w:rPrChange>
              </w:rPr>
              <w:t>Not yet provided — Batch files or feeds that land during the window, and where they are held. To be supplied by GEHA (Appendix B).</w:t>
            </w:r>
          </w:p>
        </w:tc>
      </w:tr>
    </w:tbl>
    <w:p w:rsidR="001F702A" w:rsidP="4986D35A" w:rsidRDefault="00000000" w14:paraId="796FAAFF" w14:textId="77777777">
      <w:pPr>
        <w:pStyle w:val="BodyText"/>
        <w:rPr>
          <w:b w:val="1"/>
          <w:bCs w:val="1"/>
          <w:strike w:val="1"/>
          <w:sz w:val="15"/>
          <w:szCs w:val="15"/>
          <w:rPrChange w:author="Syed Ahmed" w:date="2026-09-16T14:44:01.666Z" w:id="804013475"/>
        </w:rPr>
      </w:pPr>
      <w:r w:rsidRPr="4986D35A">
        <w:rPr>
          <w:b w:val="1"/>
          <w:bCs w:val="1"/>
          <w:strike w:val="1"/>
          <w:sz w:val="15"/>
          <w:szCs w:val="15"/>
          <w:rPrChange w:author="Syed Ahmed" w:date="2026-09-16T14:44:01.666Z" w16du:dateUtc="2026-09-16T14:44:01.666Z" w:id="914805684">
            <w:rPr>
              <w:b w:val="1"/>
              <w:bCs w:val="1"/>
              <w:sz w:val="15"/>
              <w:szCs w:val="15"/>
            </w:rPr>
          </w:rPrChange>
        </w:rPr>
        <w:t>Table 7.4 — Data Cut-Off</w:t>
      </w:r>
    </w:p>
    <w:p w:rsidR="001F702A" w:rsidRDefault="001F702A" w14:paraId="796FAB00" w14:textId="77777777">
      <w:pPr>
        <w:pStyle w:val="Compact"/>
      </w:pPr>
    </w:p>
    <w:p w:rsidR="001F702A" w:rsidP="4986D35A" w:rsidRDefault="00000000" w14:paraId="796FAB01" w14:textId="77777777">
      <w:pPr>
        <w:pStyle w:val="Heading2"/>
        <w:rPr>
          <w:strike w:val="1"/>
          <w:rPrChange w:author="Syed Ahmed" w:date="2026-09-16T14:43:54.761Z" w:id="926671942"/>
        </w:rPr>
      </w:pPr>
      <w:bookmarkStart w:name="access-verification" w:id="63"/>
      <w:bookmarkEnd w:id="62"/>
      <w:r>
        <w:rPr/>
        <w:t>7.</w:t>
      </w:r>
      <w:r w:rsidRPr="4986D35A">
        <w:rPr>
          <w:strike w:val="1"/>
          <w:rPrChange w:author="Syed Ahmed" w:date="2026-09-16T14:43:54.76Z" w16du:dateUtc="2026-09-16T14:43:54.76Z" w:id="19264190"/>
        </w:rPr>
        <w:t>5 Access Verification</w:t>
      </w:r>
    </w:p>
    <w:p w:rsidR="001F702A" w:rsidP="4986D35A" w:rsidRDefault="00000000" w14:paraId="796FAB02" w14:textId="77777777">
      <w:pPr>
        <w:pStyle w:val="FirstParagraph"/>
        <w:rPr>
          <w:strike w:val="1"/>
          <w:rPrChange w:author="Syed Ahmed" w:date="2026-09-16T14:43:54.761Z" w:id="681573086"/>
        </w:rPr>
      </w:pPr>
      <w:r w:rsidRPr="4986D35A">
        <w:rPr>
          <w:strike w:val="1"/>
          <w:rPrChange w:author="Syed Ahmed" w:date="2026-09-16T14:43:54.761Z" w16du:dateUtc="2026-09-16T14:43:54.761Z" w:id="1118008073"/>
        </w:rPr>
        <w:t xml:space="preserve">Access is verified in the target account by account and group by group, rather than inferred from the fact that the design was implemented correctly. At least one member of each source group signs in, every service account </w:t>
      </w:r>
      <w:r w:rsidRPr="4986D35A">
        <w:rPr>
          <w:strike w:val="1"/>
          <w:rPrChange w:author="Syed Ahmed" w:date="2026-09-16T14:43:54.761Z" w16du:dateUtc="2026-09-16T14:43:54.761Z" w:id="2104151705"/>
        </w:rPr>
        <w:t>authenticates</w:t>
      </w:r>
      <w:r w:rsidRPr="4986D35A">
        <w:rPr>
          <w:strike w:val="1"/>
          <w:rPrChange w:author="Syed Ahmed" w:date="2026-09-16T14:43:54.761Z" w16du:dateUtc="2026-09-16T14:43:54.761Z" w:id="226397974"/>
        </w:rPr>
        <w:t xml:space="preserve"> and its dependent job is confirmed running, and every programmatic access path is shown to be replaced, </w:t>
      </w:r>
      <w:r w:rsidRPr="4986D35A">
        <w:rPr>
          <w:strike w:val="1"/>
          <w:rPrChange w:author="Syed Ahmed" w:date="2026-09-16T14:43:54.761Z" w16du:dateUtc="2026-09-16T14:43:54.761Z" w:id="1281052214"/>
        </w:rPr>
        <w:t>retained</w:t>
      </w:r>
      <w:r w:rsidRPr="4986D35A">
        <w:rPr>
          <w:strike w:val="1"/>
          <w:rPrChange w:author="Syed Ahmed" w:date="2026-09-16T14:43:54.761Z" w16du:dateUtc="2026-09-16T14:43:54.761Z" w:id="1550779862"/>
        </w:rPr>
        <w:t xml:space="preserve"> or revoked as decided. Users who </w:t>
      </w:r>
      <w:r w:rsidRPr="4986D35A">
        <w:rPr>
          <w:strike w:val="1"/>
          <w:rPrChange w:author="Syed Ahmed" w:date="2026-09-16T14:43:54.761Z" w16du:dateUtc="2026-09-16T14:43:54.761Z" w:id="320437002"/>
        </w:rPr>
        <w:t>held</w:t>
      </w:r>
      <w:r w:rsidRPr="4986D35A">
        <w:rPr>
          <w:strike w:val="1"/>
          <w:rPrChange w:author="Syed Ahmed" w:date="2026-09-16T14:43:54.761Z" w16du:dateUtc="2026-09-16T14:43:54.761Z" w:id="577125789"/>
        </w:rPr>
        <w:t xml:space="preserve"> access outside any group are handled explicitly, since they are invisible to group-based verification. Break-glass access is tested before the window opens, because the moment it is needed is the worst moment to discover it does not work.</w:t>
      </w:r>
    </w:p>
    <w:p w:rsidR="001F702A" w:rsidP="4986D35A" w:rsidRDefault="001F702A" w14:paraId="796FAB03" w14:textId="77777777">
      <w:pPr>
        <w:pStyle w:val="Compact"/>
        <w:rPr>
          <w:strike w:val="1"/>
          <w:rPrChange w:author="Syed Ahmed" w:date="2026-09-16T14:43:54.761Z" w:id="608181705"/>
        </w:rPr>
      </w:pPr>
    </w:p>
    <w:tbl>
      <w:tblPr>
        <w:tblStyle w:val="Table"/>
        <w:tblW w:w="5000" w:type="pct"/>
        <w:tblLook w:val="0020" w:firstRow="1" w:lastRow="0" w:firstColumn="0" w:lastColumn="0" w:noHBand="0" w:noVBand="0"/>
      </w:tblPr>
      <w:tblGrid>
        <w:gridCol w:w="2145"/>
        <w:gridCol w:w="7331"/>
      </w:tblGrid>
      <w:tr w:rsidR="001F702A" w:rsidTr="4986D35A" w14:paraId="796FAB06"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04" w14:textId="77777777">
            <w:pPr>
              <w:pStyle w:val="Compact"/>
              <w:rPr>
                <w:b w:val="1"/>
                <w:bCs w:val="1"/>
                <w:strike w:val="1"/>
                <w:rPrChange w:author="Syed Ahmed" w:date="2026-09-16T14:43:54.762Z" w:id="1243570187"/>
              </w:rPr>
            </w:pPr>
            <w:r w:rsidRPr="4986D35A">
              <w:rPr>
                <w:b w:val="1"/>
                <w:bCs w:val="1"/>
                <w:strike w:val="1"/>
                <w:rPrChange w:author="Syed Ahmed" w:date="2026-09-16T14:43:54.761Z" w16du:dateUtc="2026-09-16T14:43:54.761Z" w:id="1657225416">
                  <w:rPr>
                    <w:b w:val="1"/>
                    <w:bCs w:val="1"/>
                  </w:rPr>
                </w:rPrChange>
              </w:rPr>
              <w:t>Group-to-Role Mapping Verified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05" w14:textId="77777777">
            <w:pPr>
              <w:pStyle w:val="Compact"/>
              <w:rPr>
                <w:i w:val="1"/>
                <w:iCs w:val="1"/>
                <w:strike w:val="1"/>
                <w:rPrChange w:author="Syed Ahmed" w:date="2026-09-16T14:43:54.762Z" w:id="743163732"/>
              </w:rPr>
            </w:pPr>
            <w:r w:rsidRPr="4986D35A">
              <w:rPr>
                <w:i w:val="1"/>
                <w:iCs w:val="1"/>
                <w:strike w:val="1"/>
                <w:rPrChange w:author="Syed Ahmed" w:date="2026-09-16T14:43:54.762Z" w16du:dateUtc="2026-09-16T14:43:54.762Z" w:id="119879207">
                  <w:rPr>
                    <w:i w:val="1"/>
                    <w:iCs w:val="1"/>
                  </w:rPr>
                </w:rPrChange>
              </w:rPr>
              <w:t>Not yet provided — Tested per group from §4.5.4 — at least one member of each — and signed. To be supplied by GEHA (Appendix B).</w:t>
            </w:r>
          </w:p>
        </w:tc>
      </w:tr>
      <w:tr w:rsidR="001F702A" w:rsidTr="4986D35A" w14:paraId="796FAB0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07" w14:textId="77777777">
            <w:pPr>
              <w:pStyle w:val="Compact"/>
              <w:rPr>
                <w:b w:val="1"/>
                <w:bCs w:val="1"/>
                <w:strike w:val="1"/>
                <w:rPrChange w:author="Syed Ahmed" w:date="2026-09-16T14:43:54.762Z" w:id="584705416"/>
              </w:rPr>
            </w:pPr>
            <w:r w:rsidRPr="4986D35A">
              <w:rPr>
                <w:b w:val="1"/>
                <w:bCs w:val="1"/>
                <w:strike w:val="1"/>
                <w:rPrChange w:author="Syed Ahmed" w:date="2026-09-16T14:43:54.762Z" w16du:dateUtc="2026-09-16T14:43:54.762Z" w:id="1078791404">
                  <w:rPr>
                    <w:b w:val="1"/>
                    <w:bCs w:val="1"/>
                  </w:rPr>
                </w:rPrChange>
              </w:rPr>
              <w:t>Azure RBAC Assignments Verified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08" w14:textId="77777777">
            <w:pPr>
              <w:pStyle w:val="Compact"/>
              <w:rPr>
                <w:i w:val="1"/>
                <w:iCs w:val="1"/>
                <w:strike w:val="1"/>
                <w:rPrChange w:author="Syed Ahmed" w:date="2026-09-16T14:43:54.762Z" w:id="831263761"/>
              </w:rPr>
            </w:pPr>
            <w:r w:rsidRPr="4986D35A">
              <w:rPr>
                <w:i w:val="1"/>
                <w:iCs w:val="1"/>
                <w:strike w:val="1"/>
                <w:rPrChange w:author="Syed Ahmed" w:date="2026-09-16T14:43:54.762Z" w16du:dateUtc="2026-09-16T14:43:54.762Z" w:id="2122742962">
                  <w:rPr>
                    <w:i w:val="1"/>
                    <w:iCs w:val="1"/>
                  </w:rPr>
                </w:rPrChange>
              </w:rPr>
              <w:t>Not yet provided — Platform access matches §5.7; no excess assignment. To be supplied by GEHA (Appendix B).</w:t>
            </w:r>
          </w:p>
        </w:tc>
      </w:tr>
      <w:tr w:rsidR="001F702A" w:rsidTr="4986D35A" w14:paraId="796FAB0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0A" w14:textId="77777777">
            <w:pPr>
              <w:pStyle w:val="Compact"/>
              <w:rPr>
                <w:b w:val="1"/>
                <w:bCs w:val="1"/>
                <w:strike w:val="1"/>
                <w:rPrChange w:author="Syed Ahmed" w:date="2026-09-16T14:43:54.763Z" w:id="1596198011"/>
              </w:rPr>
            </w:pPr>
            <w:r w:rsidRPr="4986D35A">
              <w:rPr>
                <w:b w:val="1"/>
                <w:bCs w:val="1"/>
                <w:strike w:val="1"/>
                <w:rPrChange w:author="Syed Ahmed" w:date="2026-09-16T14:43:54.763Z" w16du:dateUtc="2026-09-16T14:43:54.763Z" w:id="1211620434">
                  <w:rPr>
                    <w:b w:val="1"/>
                    <w:bCs w:val="1"/>
                  </w:rPr>
                </w:rPrChange>
              </w:rPr>
              <w:t>Service Accounts &amp; Managed Identities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0B" w14:textId="77777777">
            <w:pPr>
              <w:pStyle w:val="Compact"/>
              <w:rPr>
                <w:i w:val="1"/>
                <w:iCs w:val="1"/>
                <w:strike w:val="1"/>
                <w:rPrChange w:author="Syed Ahmed" w:date="2026-09-16T14:43:54.763Z" w:id="1407767262"/>
              </w:rPr>
            </w:pPr>
            <w:r w:rsidRPr="4986D35A">
              <w:rPr>
                <w:i w:val="1"/>
                <w:iCs w:val="1"/>
                <w:strike w:val="1"/>
                <w:rPrChange w:author="Syed Ahmed" w:date="2026-09-16T14:43:54.763Z" w16du:dateUtc="2026-09-16T14:43:54.763Z" w:id="803984363">
                  <w:rPr>
                    <w:i w:val="1"/>
                    <w:iCs w:val="1"/>
                  </w:rPr>
                </w:rPrChange>
              </w:rPr>
              <w:t>Not yet provided — Each entry from §4.5.5 authenticating successfully in the target, with its dependent job confirmed running. To be supplied by GEHA (Appendix B).</w:t>
            </w:r>
          </w:p>
        </w:tc>
      </w:tr>
      <w:tr w:rsidR="001F702A" w:rsidTr="4986D35A" w14:paraId="796FAB0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0D" w14:textId="77777777">
            <w:pPr>
              <w:pStyle w:val="Compact"/>
              <w:rPr>
                <w:b w:val="1"/>
                <w:bCs w:val="1"/>
                <w:strike w:val="1"/>
                <w:rPrChange w:author="Syed Ahmed" w:date="2026-09-16T14:43:54.763Z" w:id="220829558"/>
              </w:rPr>
            </w:pPr>
            <w:r w:rsidRPr="4986D35A">
              <w:rPr>
                <w:b w:val="1"/>
                <w:bCs w:val="1"/>
                <w:strike w:val="1"/>
                <w:rPrChange w:author="Syed Ahmed" w:date="2026-09-16T14:43:54.763Z" w16du:dateUtc="2026-09-16T14:43:54.763Z" w:id="320195356">
                  <w:rPr>
                    <w:b w:val="1"/>
                    <w:bCs w:val="1"/>
                  </w:rPr>
                </w:rPrChange>
              </w:rPr>
              <w:t>Programmatic Access Paths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0E" w14:textId="77777777">
            <w:pPr>
              <w:pStyle w:val="Compact"/>
              <w:rPr>
                <w:i w:val="1"/>
                <w:iCs w:val="1"/>
                <w:strike w:val="1"/>
                <w:rPrChange w:author="Syed Ahmed" w:date="2026-09-16T14:43:54.764Z" w:id="949429365"/>
              </w:rPr>
            </w:pPr>
            <w:r w:rsidRPr="4986D35A">
              <w:rPr>
                <w:i w:val="1"/>
                <w:iCs w:val="1"/>
                <w:strike w:val="1"/>
                <w:rPrChange w:author="Syed Ahmed" w:date="2026-09-16T14:43:54.763Z" w16du:dateUtc="2026-09-16T14:43:54.763Z" w:id="2075520445">
                  <w:rPr>
                    <w:i w:val="1"/>
                    <w:iCs w:val="1"/>
                  </w:rPr>
                </w:rPrChange>
              </w:rPr>
              <w:t xml:space="preserve">Not yet provided — Each row of §4.5.3 replaced, </w:t>
            </w:r>
            <w:r w:rsidRPr="4986D35A">
              <w:rPr>
                <w:i w:val="1"/>
                <w:iCs w:val="1"/>
                <w:strike w:val="1"/>
                <w:rPrChange w:author="Syed Ahmed" w:date="2026-09-16T14:43:54.763Z" w16du:dateUtc="2026-09-16T14:43:54.763Z" w:id="1064502977">
                  <w:rPr>
                    <w:i w:val="1"/>
                    <w:iCs w:val="1"/>
                  </w:rPr>
                </w:rPrChange>
              </w:rPr>
              <w:t>retained</w:t>
            </w:r>
            <w:r w:rsidRPr="4986D35A">
              <w:rPr>
                <w:i w:val="1"/>
                <w:iCs w:val="1"/>
                <w:strike w:val="1"/>
                <w:rPrChange w:author="Syed Ahmed" w:date="2026-09-16T14:43:54.763Z" w16du:dateUtc="2026-09-16T14:43:54.763Z" w:id="1816951932">
                  <w:rPr>
                    <w:i w:val="1"/>
                    <w:iCs w:val="1"/>
                  </w:rPr>
                </w:rPrChange>
              </w:rPr>
              <w:t xml:space="preserve"> or revoked, with the decision recorded. To be supplied by GEHA (Appendix B).</w:t>
            </w:r>
          </w:p>
        </w:tc>
      </w:tr>
      <w:tr w:rsidR="001F702A" w:rsidTr="4986D35A" w14:paraId="796FAB1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10" w14:textId="77777777">
            <w:pPr>
              <w:pStyle w:val="Compact"/>
              <w:rPr>
                <w:b w:val="1"/>
                <w:bCs w:val="1"/>
                <w:strike w:val="1"/>
                <w:rPrChange w:author="Syed Ahmed" w:date="2026-09-16T14:43:54.764Z" w:id="2139758384"/>
              </w:rPr>
            </w:pPr>
            <w:r w:rsidRPr="4986D35A">
              <w:rPr>
                <w:b w:val="1"/>
                <w:bCs w:val="1"/>
                <w:strike w:val="1"/>
                <w:rPrChange w:author="Syed Ahmed" w:date="2026-09-16T14:43:54.764Z" w16du:dateUtc="2026-09-16T14:43:54.764Z" w:id="96195785">
                  <w:rPr>
                    <w:b w:val="1"/>
                    <w:bCs w:val="1"/>
                  </w:rPr>
                </w:rPrChange>
              </w:rPr>
              <w:t>Direct-Assignment Users Handled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11" w14:textId="77777777">
            <w:pPr>
              <w:pStyle w:val="Compact"/>
              <w:rPr>
                <w:i w:val="1"/>
                <w:iCs w:val="1"/>
                <w:strike w:val="1"/>
                <w:rPrChange w:author="Syed Ahmed" w:date="2026-09-16T14:43:54.764Z" w:id="6337429"/>
              </w:rPr>
            </w:pPr>
            <w:r w:rsidRPr="4986D35A">
              <w:rPr>
                <w:i w:val="1"/>
                <w:iCs w:val="1"/>
                <w:strike w:val="1"/>
                <w:rPrChange w:author="Syed Ahmed" w:date="2026-09-16T14:43:54.764Z" w16du:dateUtc="2026-09-16T14:43:54.764Z" w:id="57569549">
                  <w:rPr>
                    <w:i w:val="1"/>
                    <w:iCs w:val="1"/>
                  </w:rPr>
                </w:rPrChange>
              </w:rPr>
              <w:t xml:space="preserve">Not yet provided — Users who held access outside any group, carried </w:t>
            </w:r>
            <w:r w:rsidRPr="4986D35A">
              <w:rPr>
                <w:i w:val="1"/>
                <w:iCs w:val="1"/>
                <w:strike w:val="1"/>
                <w:rPrChange w:author="Syed Ahmed" w:date="2026-09-16T14:43:54.764Z" w16du:dateUtc="2026-09-16T14:43:54.764Z" w:id="995193572">
                  <w:rPr>
                    <w:i w:val="1"/>
                    <w:iCs w:val="1"/>
                  </w:rPr>
                </w:rPrChange>
              </w:rPr>
              <w:t>across</w:t>
            </w:r>
            <w:r w:rsidRPr="4986D35A">
              <w:rPr>
                <w:i w:val="1"/>
                <w:iCs w:val="1"/>
                <w:strike w:val="1"/>
                <w:rPrChange w:author="Syed Ahmed" w:date="2026-09-16T14:43:54.764Z" w16du:dateUtc="2026-09-16T14:43:54.764Z" w:id="229128612">
                  <w:rPr>
                    <w:i w:val="1"/>
                    <w:iCs w:val="1"/>
                  </w:rPr>
                </w:rPrChange>
              </w:rPr>
              <w:t xml:space="preserve"> or deliberately dropped. To be supplied by GEHA (Appendix B).</w:t>
            </w:r>
          </w:p>
        </w:tc>
      </w:tr>
      <w:tr w:rsidR="001F702A" w:rsidTr="4986D35A" w14:paraId="796FAB1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13" w14:textId="77777777">
            <w:pPr>
              <w:pStyle w:val="Compact"/>
              <w:rPr>
                <w:b w:val="1"/>
                <w:bCs w:val="1"/>
                <w:strike w:val="1"/>
                <w:rPrChange w:author="Syed Ahmed" w:date="2026-09-16T14:43:54.764Z" w:id="618060456"/>
              </w:rPr>
            </w:pPr>
            <w:r w:rsidRPr="4986D35A">
              <w:rPr>
                <w:b w:val="1"/>
                <w:bCs w:val="1"/>
                <w:strike w:val="1"/>
                <w:rPrChange w:author="Syed Ahmed" w:date="2026-09-16T14:43:54.764Z" w16du:dateUtc="2026-09-16T14:43:54.764Z" w:id="887027565">
                  <w:rPr>
                    <w:b w:val="1"/>
                    <w:bCs w:val="1"/>
                  </w:rPr>
                </w:rPrChange>
              </w:rPr>
              <w:t>Break-Glass Verified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14" w14:textId="77777777">
            <w:pPr>
              <w:pStyle w:val="Compact"/>
              <w:rPr>
                <w:i w:val="1"/>
                <w:iCs w:val="1"/>
                <w:strike w:val="1"/>
                <w:rPrChange w:author="Syed Ahmed" w:date="2026-09-16T14:43:54.765Z" w:id="312820677"/>
              </w:rPr>
            </w:pPr>
            <w:r w:rsidRPr="4986D35A">
              <w:rPr>
                <w:i w:val="1"/>
                <w:iCs w:val="1"/>
                <w:strike w:val="1"/>
                <w:rPrChange w:author="Syed Ahmed" w:date="2026-09-16T14:43:54.764Z" w16du:dateUtc="2026-09-16T14:43:54.764Z" w:id="448757716">
                  <w:rPr>
                    <w:i w:val="1"/>
                    <w:iCs w:val="1"/>
                  </w:rPr>
                </w:rPrChange>
              </w:rPr>
              <w:t>Not yet provided — Emergency access tested before the window opens. To be supplied by GEHA (Appendix B).</w:t>
            </w:r>
          </w:p>
        </w:tc>
      </w:tr>
    </w:tbl>
    <w:p w:rsidR="001F702A" w:rsidP="4986D35A" w:rsidRDefault="00000000" w14:paraId="796FAB16" w14:textId="77777777">
      <w:pPr>
        <w:pStyle w:val="BodyText"/>
        <w:rPr>
          <w:b w:val="1"/>
          <w:bCs w:val="1"/>
          <w:strike w:val="1"/>
          <w:sz w:val="15"/>
          <w:szCs w:val="15"/>
          <w:rPrChange w:author="Syed Ahmed" w:date="2026-09-16T14:43:54.765Z" w:id="1156368858"/>
        </w:rPr>
      </w:pPr>
      <w:r w:rsidRPr="4986D35A">
        <w:rPr>
          <w:b w:val="1"/>
          <w:bCs w:val="1"/>
          <w:strike w:val="1"/>
          <w:sz w:val="15"/>
          <w:szCs w:val="15"/>
          <w:rPrChange w:author="Syed Ahmed" w:date="2026-09-16T14:43:54.765Z" w16du:dateUtc="2026-09-16T14:43:54.765Z" w:id="1623886617">
            <w:rPr>
              <w:b w:val="1"/>
              <w:bCs w:val="1"/>
              <w:sz w:val="15"/>
              <w:szCs w:val="15"/>
            </w:rPr>
          </w:rPrChange>
        </w:rPr>
        <w:t>Table 7.5 — Access Verification</w:t>
      </w:r>
    </w:p>
    <w:p w:rsidR="001F702A" w:rsidRDefault="001F702A" w14:paraId="796FAB17" w14:textId="77777777">
      <w:pPr>
        <w:pStyle w:val="Compact"/>
      </w:pPr>
    </w:p>
    <w:p w:rsidR="001F702A" w:rsidP="4986D35A" w:rsidRDefault="00000000" w14:paraId="796FAB18" w14:textId="77777777">
      <w:pPr>
        <w:pStyle w:val="Heading2"/>
        <w:rPr>
          <w:strike w:val="1"/>
          <w:rPrChange w:author="Syed Ahmed" w:date="2026-09-16T14:43:50.827Z" w:id="896193820"/>
        </w:rPr>
      </w:pPr>
      <w:bookmarkStart w:name="integration-re-point" w:id="64"/>
      <w:bookmarkEnd w:id="63"/>
      <w:r w:rsidRPr="4986D35A">
        <w:rPr>
          <w:strike w:val="1"/>
          <w:rPrChange w:author="Syed Ahmed" w:date="2026-09-16T14:43:50.827Z" w16du:dateUtc="2026-09-16T14:43:50.827Z" w:id="1577019154"/>
        </w:rPr>
        <w:t>7.6 Integration Re-Point</w:t>
      </w:r>
    </w:p>
    <w:p w:rsidR="001F702A" w:rsidP="4986D35A" w:rsidRDefault="00000000" w14:paraId="796FAB19" w14:textId="77777777">
      <w:pPr>
        <w:pStyle w:val="FirstParagraph"/>
        <w:rPr>
          <w:strike w:val="1"/>
          <w:rPrChange w:author="Syed Ahmed" w:date="2026-09-16T14:43:50.827Z" w:id="2137237459"/>
        </w:rPr>
      </w:pPr>
      <w:r w:rsidRPr="4986D35A">
        <w:rPr>
          <w:strike w:val="1"/>
          <w:rPrChange w:author="Syed Ahmed" w:date="2026-09-16T14:43:50.827Z" w16du:dateUtc="2026-09-16T14:43:50.827Z" w:id="367584748"/>
        </w:rPr>
        <w:t xml:space="preserve">Each integration is re-pointed individually by the team that owns it, and this tracker records the change type, the named person executing it, whether it can be pre-staged, and the notice their process requires. Integrations are the most common cause of a cutover that appears successful and then degrades over the following hours as batch cycles begin to run. Implicit dependencies receive the same treatment as formal interfaces: scheduled jobs on other systems, license servers, mail </w:t>
      </w:r>
      <w:r w:rsidRPr="4986D35A">
        <w:rPr>
          <w:strike w:val="1"/>
          <w:rPrChange w:author="Syed Ahmed" w:date="2026-09-16T14:43:50.827Z" w16du:dateUtc="2026-09-16T14:43:50.827Z" w:id="598743323"/>
        </w:rPr>
        <w:t>relays</w:t>
      </w:r>
      <w:r w:rsidRPr="4986D35A">
        <w:rPr>
          <w:strike w:val="1"/>
          <w:rPrChange w:author="Syed Ahmed" w:date="2026-09-16T14:43:50.827Z" w16du:dateUtc="2026-09-16T14:43:50.827Z" w:id="1075624394"/>
        </w:rPr>
        <w:t xml:space="preserve"> and hardcoded addresses. Every entry carries evidence of a smoke test rather than an assertion that the change was made.</w:t>
      </w:r>
    </w:p>
    <w:p w:rsidR="001F702A" w:rsidRDefault="001F702A" w14:paraId="796FAB1A" w14:textId="77777777">
      <w:pPr>
        <w:sectPr w:rsidR="001F702A">
          <w:headerReference w:type="default" r:id="rId48"/>
          <w:footerReference w:type="default" r:id="rId49"/>
          <w:pgSz w:w="12240" w:h="15840" w:orient="portrait"/>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266"/>
        <w:gridCol w:w="4480"/>
        <w:gridCol w:w="1214"/>
        <w:gridCol w:w="924"/>
        <w:gridCol w:w="627"/>
        <w:gridCol w:w="3356"/>
        <w:gridCol w:w="1209"/>
      </w:tblGrid>
      <w:tr w:rsidR="001F702A" w:rsidTr="4986D35A" w14:paraId="796FAB2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1B" w14:textId="77777777">
            <w:pPr>
              <w:pStyle w:val="Compact"/>
              <w:rPr>
                <w:b w:val="1"/>
                <w:bCs w:val="1"/>
                <w:strike w:val="1"/>
                <w:rPrChange w:author="Syed Ahmed" w:date="2026-09-16T14:43:46.784Z" w:id="2037620524"/>
              </w:rPr>
            </w:pPr>
            <w:r w:rsidRPr="4986D35A">
              <w:rPr>
                <w:b w:val="1"/>
                <w:bCs w:val="1"/>
                <w:strike w:val="1"/>
                <w:rPrChange w:author="Syed Ahmed" w:date="2026-09-16T14:43:46.783Z" w16du:dateUtc="2026-09-16T14:43:46.783Z" w:id="1533259702">
                  <w:rPr>
                    <w:b w:val="1"/>
                    <w:bCs w:val="1"/>
                  </w:rPr>
                </w:rPrChange>
              </w:rPr>
              <w:t>Integration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1C" w14:textId="77777777">
            <w:pPr>
              <w:pStyle w:val="Compact"/>
              <w:rPr>
                <w:b w:val="1"/>
                <w:bCs w:val="1"/>
                <w:strike w:val="1"/>
                <w:rPrChange w:author="Syed Ahmed" w:date="2026-09-16T14:43:46.784Z" w:id="1377755404"/>
              </w:rPr>
            </w:pPr>
            <w:r w:rsidRPr="4986D35A">
              <w:rPr>
                <w:b w:val="1"/>
                <w:bCs w:val="1"/>
                <w:strike w:val="1"/>
                <w:rPrChange w:author="Syed Ahmed" w:date="2026-09-16T14:43:46.784Z" w16du:dateUtc="2026-09-16T14:43:46.784Z" w:id="50421292">
                  <w:rPr>
                    <w:b w:val="1"/>
                    <w:bCs w:val="1"/>
                  </w:rPr>
                </w:rPrChange>
              </w:rPr>
              <w:t>Change Type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1D" w14:textId="77777777">
            <w:pPr>
              <w:pStyle w:val="Compact"/>
              <w:rPr>
                <w:b w:val="1"/>
                <w:bCs w:val="1"/>
                <w:strike w:val="1"/>
                <w:rPrChange w:author="Syed Ahmed" w:date="2026-09-16T14:43:46.785Z" w:id="28724725"/>
              </w:rPr>
            </w:pPr>
            <w:r w:rsidRPr="4986D35A">
              <w:rPr>
                <w:b w:val="1"/>
                <w:bCs w:val="1"/>
                <w:strike w:val="1"/>
                <w:rPrChange w:author="Syed Ahmed" w:date="2026-09-16T14:43:46.784Z" w16du:dateUtc="2026-09-16T14:43:46.784Z" w:id="782609">
                  <w:rPr>
                    <w:b w:val="1"/>
                    <w:bCs w:val="1"/>
                  </w:rPr>
                </w:rPrChange>
              </w:rPr>
              <w:t>Executed By (Named)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1E" w14:textId="77777777">
            <w:pPr>
              <w:pStyle w:val="Compact"/>
              <w:rPr>
                <w:b w:val="1"/>
                <w:bCs w:val="1"/>
                <w:strike w:val="1"/>
                <w:rPrChange w:author="Syed Ahmed" w:date="2026-09-16T14:43:46.785Z" w:id="1498618000"/>
              </w:rPr>
            </w:pPr>
            <w:r w:rsidRPr="4986D35A">
              <w:rPr>
                <w:b w:val="1"/>
                <w:bCs w:val="1"/>
                <w:strike w:val="1"/>
                <w:rPrChange w:author="Syed Ahmed" w:date="2026-09-16T14:43:46.785Z" w16du:dateUtc="2026-09-16T14:43:46.785Z" w:id="323722392">
                  <w:rPr>
                    <w:b w:val="1"/>
                    <w:bCs w:val="1"/>
                  </w:rPr>
                </w:rPrChange>
              </w:rPr>
              <w:t>Pre-Stageable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1F" w14:textId="77777777">
            <w:pPr>
              <w:pStyle w:val="Compact"/>
              <w:rPr>
                <w:b w:val="1"/>
                <w:bCs w:val="1"/>
                <w:strike w:val="1"/>
                <w:rPrChange w:author="Syed Ahmed" w:date="2026-09-16T14:43:46.785Z" w:id="1684659403"/>
              </w:rPr>
            </w:pPr>
            <w:r w:rsidRPr="4986D35A">
              <w:rPr>
                <w:b w:val="1"/>
                <w:bCs w:val="1"/>
                <w:strike w:val="1"/>
                <w:rPrChange w:author="Syed Ahmed" w:date="2026-09-16T14:43:46.785Z" w16du:dateUtc="2026-09-16T14:43:46.785Z" w:id="1143702405">
                  <w:rPr>
                    <w:b w:val="1"/>
                    <w:bCs w:val="1"/>
                  </w:rPr>
                </w:rPrChange>
              </w:rPr>
              <w:t>Lead Time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20" w14:textId="77777777">
            <w:pPr>
              <w:pStyle w:val="Compact"/>
              <w:rPr>
                <w:b w:val="1"/>
                <w:bCs w:val="1"/>
                <w:strike w:val="1"/>
                <w:rPrChange w:author="Syed Ahmed" w:date="2026-09-16T14:43:46.786Z" w:id="536390508"/>
              </w:rPr>
            </w:pPr>
            <w:r w:rsidRPr="4986D35A">
              <w:rPr>
                <w:b w:val="1"/>
                <w:bCs w:val="1"/>
                <w:strike w:val="1"/>
                <w:rPrChange w:author="Syed Ahmed" w:date="2026-09-16T14:43:46.786Z" w16du:dateUtc="2026-09-16T14:43:46.786Z" w:id="266691305">
                  <w:rPr>
                    <w:b w:val="1"/>
                    <w:bCs w:val="1"/>
                  </w:rPr>
                </w:rPrChange>
              </w:rPr>
              <w:t>Window Slot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21" w14:textId="77777777">
            <w:pPr>
              <w:pStyle w:val="Compact"/>
              <w:rPr>
                <w:b w:val="1"/>
                <w:bCs w:val="1"/>
                <w:strike w:val="1"/>
                <w:rPrChange w:author="Syed Ahmed" w:date="2026-09-16T14:43:46.786Z" w:id="1803559238"/>
              </w:rPr>
            </w:pPr>
            <w:r w:rsidRPr="4986D35A">
              <w:rPr>
                <w:b w:val="1"/>
                <w:bCs w:val="1"/>
                <w:strike w:val="1"/>
                <w:rPrChange w:author="Syed Ahmed" w:date="2026-09-16T14:43:46.786Z" w16du:dateUtc="2026-09-16T14:43:46.786Z" w:id="910467966">
                  <w:rPr>
                    <w:b w:val="1"/>
                    <w:bCs w:val="1"/>
                  </w:rPr>
                </w:rPrChange>
              </w:rPr>
              <w:t>Test Evidence</w:t>
            </w:r>
          </w:p>
        </w:tc>
      </w:tr>
      <w:tr w:rsidR="001F702A" w:rsidTr="4986D35A" w14:paraId="796FAB2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23" w14:textId="77777777">
            <w:pPr>
              <w:pStyle w:val="Compact"/>
              <w:rPr>
                <w:i w:val="1"/>
                <w:iCs w:val="1"/>
                <w:strike w:val="1"/>
                <w:rPrChange w:author="Syed Ahmed" w:date="2026-09-16T14:43:46.787Z" w:id="289501406"/>
              </w:rPr>
            </w:pPr>
            <w:r w:rsidRPr="4986D35A">
              <w:rPr>
                <w:i w:val="1"/>
                <w:iCs w:val="1"/>
                <w:strike w:val="1"/>
                <w:rPrChange w:author="Syed Ahmed" w:date="2026-09-16T14:43:46.786Z" w16du:dateUtc="2026-09-16T14:43:46.786Z" w:id="1343490539">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24" w14:textId="77777777">
            <w:pPr>
              <w:pStyle w:val="Compact"/>
              <w:rPr>
                <w:i w:val="1"/>
                <w:iCs w:val="1"/>
                <w:strike w:val="1"/>
                <w:rPrChange w:author="Syed Ahmed" w:date="2026-09-16T14:43:46.787Z" w:id="1548521325"/>
              </w:rPr>
            </w:pPr>
            <w:r w:rsidRPr="4986D35A">
              <w:rPr>
                <w:i w:val="1"/>
                <w:iCs w:val="1"/>
                <w:strike w:val="1"/>
                <w:rPrChange w:author="Syed Ahmed" w:date="2026-09-16T14:43:46.787Z" w16du:dateUtc="2026-09-16T14:43:46.787Z" w:id="213102496">
                  <w:rPr>
                    <w:i w:val="1"/>
                    <w:iCs w:val="1"/>
                  </w:rPr>
                </w:rPrChange>
              </w:rPr>
              <w:t xml:space="preserve">Not yet provided — Endpoint / credential / certificate / </w:t>
            </w:r>
            <w:r w:rsidRPr="4986D35A">
              <w:rPr>
                <w:i w:val="1"/>
                <w:iCs w:val="1"/>
                <w:strike w:val="1"/>
                <w:rPrChange w:author="Syed Ahmed" w:date="2026-09-16T14:43:46.787Z" w16du:dateUtc="2026-09-16T14:43:46.787Z" w:id="1650354774">
                  <w:rPr>
                    <w:i w:val="1"/>
                    <w:iCs w:val="1"/>
                  </w:rPr>
                </w:rPrChange>
              </w:rPr>
              <w:t>firewall</w:t>
            </w:r>
            <w:r w:rsidRPr="4986D35A">
              <w:rPr>
                <w:i w:val="1"/>
                <w:iCs w:val="1"/>
                <w:strike w:val="1"/>
                <w:rPrChange w:author="Syed Ahmed" w:date="2026-09-16T14:43:46.787Z" w16du:dateUtc="2026-09-16T14:43:46.787Z" w:id="2112498805">
                  <w:rPr>
                    <w:i w:val="1"/>
                    <w:iCs w:val="1"/>
                  </w:rPr>
                </w:rPrChange>
              </w:rPr>
              <w:t xml:space="preserve"> rule / code change.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25" w14:textId="77777777">
            <w:pPr>
              <w:pStyle w:val="Compact"/>
              <w:rPr>
                <w:i w:val="1"/>
                <w:iCs w:val="1"/>
                <w:strike w:val="1"/>
                <w:rPrChange w:author="Syed Ahmed" w:date="2026-09-16T14:43:46.787Z" w:id="1630257546"/>
              </w:rPr>
            </w:pPr>
            <w:r w:rsidRPr="4986D35A">
              <w:rPr>
                <w:i w:val="1"/>
                <w:iCs w:val="1"/>
                <w:strike w:val="1"/>
                <w:rPrChange w:author="Syed Ahmed" w:date="2026-09-16T14:43:46.787Z" w16du:dateUtc="2026-09-16T14:43:46.787Z" w:id="1664642015">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26" w14:textId="77777777">
            <w:pPr>
              <w:pStyle w:val="Compact"/>
              <w:rPr>
                <w:i w:val="1"/>
                <w:iCs w:val="1"/>
                <w:strike w:val="1"/>
                <w:rPrChange w:author="Syed Ahmed" w:date="2026-09-16T14:43:46.788Z" w:id="421310393"/>
              </w:rPr>
            </w:pPr>
            <w:r w:rsidRPr="4986D35A">
              <w:rPr>
                <w:strike w:val="1"/>
                <w:rPrChange w:author="Syed Ahmed" w:date="2026-09-16T14:43:46.787Z" w16du:dateUtc="2026-09-16T14:43:46.787Z" w:id="302306298"/>
              </w:rPr>
              <w:t xml:space="preserve">☐ </w:t>
            </w:r>
            <w:r w:rsidRPr="4986D35A">
              <w:rPr>
                <w:i w:val="1"/>
                <w:iCs w:val="1"/>
                <w:strike w:val="1"/>
                <w:rPrChange w:author="Syed Ahmed" w:date="2026-09-16T14:43:46.787Z" w16du:dateUtc="2026-09-16T14:43:46.787Z" w:id="2060571597">
                  <w:rPr>
                    <w:i w:val="1"/>
                    <w:iCs w:val="1"/>
                  </w:rPr>
                </w:rPrChange>
              </w:rPr>
              <w:t>Yes</w:t>
            </w:r>
            <w:r w:rsidRPr="4986D35A">
              <w:rPr>
                <w:strike w:val="1"/>
                <w:rPrChange w:author="Syed Ahmed" w:date="2026-09-16T14:43:46.788Z" w16du:dateUtc="2026-09-16T14:43:46.788Z" w:id="532564232"/>
              </w:rPr>
              <w:t xml:space="preserve"> ☐ </w:t>
            </w:r>
            <w:r w:rsidRPr="4986D35A">
              <w:rPr>
                <w:i w:val="1"/>
                <w:iCs w:val="1"/>
                <w:strike w:val="1"/>
                <w:rPrChange w:author="Syed Ahmed" w:date="2026-09-16T14:43:46.788Z" w16du:dateUtc="2026-09-16T14:43:46.788Z" w:id="1073708565">
                  <w:rPr>
                    <w:i w:val="1"/>
                    <w:iCs w:val="1"/>
                  </w:rPr>
                </w:rPrChange>
              </w:rPr>
              <w:t>No</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27" w14:textId="77777777">
            <w:pPr>
              <w:pStyle w:val="Compact"/>
              <w:rPr>
                <w:i w:val="1"/>
                <w:iCs w:val="1"/>
                <w:strike w:val="1"/>
                <w:rPrChange w:author="Syed Ahmed" w:date="2026-09-16T14:43:46.788Z" w:id="685182806"/>
              </w:rPr>
            </w:pPr>
            <w:r w:rsidRPr="4986D35A">
              <w:rPr>
                <w:i w:val="1"/>
                <w:iCs w:val="1"/>
                <w:strike w:val="1"/>
                <w:rPrChange w:author="Syed Ahmed" w:date="2026-09-16T14:43:46.788Z" w16du:dateUtc="2026-09-16T14:43:46.788Z" w:id="270714716">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28" w14:textId="77777777">
            <w:pPr>
              <w:pStyle w:val="Compact"/>
              <w:rPr>
                <w:i w:val="1"/>
                <w:iCs w:val="1"/>
                <w:strike w:val="1"/>
                <w:rPrChange w:author="Syed Ahmed" w:date="2026-09-16T14:43:46.789Z" w:id="489046411"/>
              </w:rPr>
            </w:pPr>
            <w:r w:rsidRPr="4986D35A">
              <w:rPr>
                <w:i w:val="1"/>
                <w:iCs w:val="1"/>
                <w:strike w:val="1"/>
                <w:rPrChange w:author="Syed Ahmed" w:date="2026-09-16T14:43:46.788Z" w16du:dateUtc="2026-09-16T14:43:46.788Z" w:id="1965632654">
                  <w:rPr>
                    <w:i w:val="1"/>
                    <w:iCs w:val="1"/>
                  </w:rPr>
                </w:rPrChange>
              </w:rPr>
              <w:t xml:space="preserve">Not yet provided — Step # in §7.3, or </w:t>
            </w:r>
            <w:r w:rsidRPr="4986D35A">
              <w:rPr>
                <w:i w:val="1"/>
                <w:iCs w:val="1"/>
                <w:strike w:val="1"/>
                <w:rPrChange w:author="Syed Ahmed" w:date="2026-09-16T14:43:46.788Z" w16du:dateUtc="2026-09-16T14:43:46.788Z" w:id="849136814">
                  <w:rPr>
                    <w:i w:val="1"/>
                    <w:iCs w:val="1"/>
                  </w:rPr>
                </w:rPrChange>
              </w:rPr>
              <w:t>Pre-staged</w:t>
            </w:r>
            <w:r w:rsidRPr="4986D35A">
              <w:rPr>
                <w:i w:val="1"/>
                <w:iCs w:val="1"/>
                <w:strike w:val="1"/>
                <w:rPrChange w:author="Syed Ahmed" w:date="2026-09-16T14:43:46.788Z" w16du:dateUtc="2026-09-16T14:43:46.788Z" w:id="170487910">
                  <w:rPr>
                    <w:i w:val="1"/>
                    <w:iCs w:val="1"/>
                  </w:rPr>
                </w:rPrChange>
              </w:rPr>
              <w:t>.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29" w14:textId="77777777">
            <w:pPr>
              <w:pStyle w:val="Compact"/>
              <w:rPr>
                <w:i w:val="1"/>
                <w:iCs w:val="1"/>
                <w:strike w:val="1"/>
                <w:rPrChange w:author="Syed Ahmed" w:date="2026-09-16T14:43:46.789Z" w:id="1464854090"/>
              </w:rPr>
            </w:pPr>
            <w:r w:rsidRPr="4986D35A">
              <w:rPr>
                <w:i w:val="1"/>
                <w:iCs w:val="1"/>
                <w:strike w:val="1"/>
                <w:rPrChange w:author="Syed Ahmed" w:date="2026-09-16T14:43:46.789Z" w16du:dateUtc="2026-09-16T14:43:46.789Z" w:id="777559088">
                  <w:rPr>
                    <w:i w:val="1"/>
                    <w:iCs w:val="1"/>
                  </w:rPr>
                </w:rPrChange>
              </w:rPr>
              <w:t>To be provided by GEHA</w:t>
            </w:r>
          </w:p>
        </w:tc>
      </w:tr>
    </w:tbl>
    <w:p w:rsidR="001F702A" w:rsidP="4986D35A" w:rsidRDefault="00000000" w14:paraId="796FAB2B" w14:textId="77777777">
      <w:pPr>
        <w:pStyle w:val="BodyText"/>
        <w:rPr>
          <w:b w:val="1"/>
          <w:bCs w:val="1"/>
          <w:strike w:val="1"/>
          <w:sz w:val="15"/>
          <w:szCs w:val="15"/>
          <w:rPrChange w:author="Syed Ahmed" w:date="2026-09-16T14:43:46.789Z" w:id="1027025642"/>
        </w:rPr>
      </w:pPr>
      <w:r w:rsidRPr="4986D35A">
        <w:rPr>
          <w:b w:val="1"/>
          <w:bCs w:val="1"/>
          <w:strike w:val="1"/>
          <w:sz w:val="15"/>
          <w:szCs w:val="15"/>
          <w:rPrChange w:author="Syed Ahmed" w:date="2026-09-16T14:43:46.789Z" w16du:dateUtc="2026-09-16T14:43:46.789Z" w:id="1480898704">
            <w:rPr>
              <w:b w:val="1"/>
              <w:bCs w:val="1"/>
              <w:sz w:val="15"/>
              <w:szCs w:val="15"/>
            </w:rPr>
          </w:rPrChange>
        </w:rPr>
        <w:t>Table 7.6 — Integration Re-Point</w:t>
      </w:r>
    </w:p>
    <w:p w:rsidR="001F702A" w:rsidRDefault="001F702A" w14:paraId="796FAB2C" w14:textId="77777777">
      <w:pPr>
        <w:sectPr w:rsidR="001F702A">
          <w:headerReference w:type="default" r:id="rId50"/>
          <w:footerReference w:type="default" r:id="rId51"/>
          <w:pgSz w:w="15840" w:h="12240" w:orient="landscape"/>
          <w:pgMar w:top="1440" w:right="1440" w:bottom="1440" w:left="1440" w:header="720" w:footer="620" w:gutter="0"/>
          <w:cols w:space="720"/>
        </w:sectPr>
      </w:pPr>
    </w:p>
    <w:p w:rsidR="001F702A" w:rsidP="4986D35A" w:rsidRDefault="00000000" w14:paraId="796FAB2D" w14:textId="77777777">
      <w:pPr>
        <w:pStyle w:val="Heading2"/>
        <w:rPr>
          <w:strike w:val="1"/>
          <w:rPrChange w:author="Syed Ahmed" w:date="2026-09-16T14:43:38.512Z" w:id="1665953453"/>
        </w:rPr>
      </w:pPr>
      <w:bookmarkStart w:name="external-party-cutover-tracker" w:id="65"/>
      <w:bookmarkEnd w:id="64"/>
      <w:r>
        <w:rPr/>
        <w:t>7</w:t>
      </w:r>
      <w:r w:rsidRPr="4986D35A">
        <w:rPr>
          <w:strike w:val="1"/>
          <w:rPrChange w:author="Syed Ahmed" w:date="2026-09-16T14:43:38.511Z" w16du:dateUtc="2026-09-16T14:43:38.511Z" w:id="1119868739"/>
        </w:rPr>
        <w:t>.7 External Party Cutover Tracker</w:t>
      </w:r>
    </w:p>
    <w:p w:rsidR="001F702A" w:rsidP="4986D35A" w:rsidRDefault="00000000" w14:paraId="796FAB2E" w14:textId="77777777">
      <w:pPr>
        <w:pStyle w:val="FirstParagraph"/>
        <w:rPr>
          <w:strike w:val="1"/>
          <w:rPrChange w:author="Syed Ahmed" w:date="2026-09-16T14:43:38.513Z" w:id="678507416"/>
        </w:rPr>
      </w:pPr>
      <w:r w:rsidRPr="4986D35A">
        <w:rPr>
          <w:strike w:val="1"/>
          <w:rPrChange w:author="Syed Ahmed" w:date="2026-09-16T14:43:38.513Z" w16du:dateUtc="2026-09-16T14:43:38.513Z" w:id="2143844722"/>
        </w:rPr>
        <w:t xml:space="preserve">External parties </w:t>
      </w:r>
      <w:r w:rsidRPr="4986D35A">
        <w:rPr>
          <w:strike w:val="1"/>
          <w:rPrChange w:author="Syed Ahmed" w:date="2026-09-16T14:43:38.513Z" w16du:dateUtc="2026-09-16T14:43:38.513Z" w:id="1105504190"/>
        </w:rPr>
        <w:t>operate</w:t>
      </w:r>
      <w:r w:rsidRPr="4986D35A">
        <w:rPr>
          <w:strike w:val="1"/>
          <w:rPrChange w:author="Syed Ahmed" w:date="2026-09-16T14:43:38.513Z" w16du:dateUtc="2026-09-16T14:43:38.513Z" w:id="1431129991"/>
        </w:rPr>
        <w:t xml:space="preserve"> on their own change calendars and cannot be compressed to suit the program, so each is tracked here individually from notification through confirmation to tested. A named contact is recorded for every party, not a generic mailbox, and the lead time their process requires is captured explicitly. The fallback position is </w:t>
      </w:r>
      <w:r w:rsidRPr="4986D35A">
        <w:rPr>
          <w:strike w:val="1"/>
          <w:rPrChange w:author="Syed Ahmed" w:date="2026-09-16T14:43:38.513Z" w16du:dateUtc="2026-09-16T14:43:38.513Z" w:id="2025903578"/>
        </w:rPr>
        <w:t>stated</w:t>
      </w:r>
      <w:r w:rsidRPr="4986D35A">
        <w:rPr>
          <w:strike w:val="1"/>
          <w:rPrChange w:author="Syed Ahmed" w:date="2026-09-16T14:43:38.513Z" w16du:dateUtc="2026-09-16T14:43:38.513Z" w:id="2034628258"/>
        </w:rPr>
        <w:t xml:space="preserve"> for each party in case they are not ready on the night, since discovering that during the window leaves no room to </w:t>
      </w:r>
      <w:r w:rsidRPr="4986D35A">
        <w:rPr>
          <w:strike w:val="1"/>
          <w:rPrChange w:author="Syed Ahmed" w:date="2026-09-16T14:43:38.513Z" w16du:dateUtc="2026-09-16T14:43:38.513Z" w:id="1521139153"/>
        </w:rPr>
        <w:t>manoeuvre</w:t>
      </w:r>
      <w:r w:rsidRPr="4986D35A">
        <w:rPr>
          <w:strike w:val="1"/>
          <w:rPrChange w:author="Syed Ahmed" w:date="2026-09-16T14:43:38.513Z" w16du:dateUtc="2026-09-16T14:43:38.513Z" w:id="958254284"/>
        </w:rPr>
        <w:t xml:space="preserve">. Partner readiness is a go/no-go criterion rather than a matter to be resolved during </w:t>
      </w:r>
      <w:r w:rsidRPr="4986D35A">
        <w:rPr>
          <w:strike w:val="1"/>
          <w:rPrChange w:author="Syed Ahmed" w:date="2026-09-16T14:43:38.513Z" w16du:dateUtc="2026-09-16T14:43:38.513Z" w:id="1469961718"/>
        </w:rPr>
        <w:t>hypercare</w:t>
      </w:r>
      <w:r w:rsidRPr="4986D35A">
        <w:rPr>
          <w:strike w:val="1"/>
          <w:rPrChange w:author="Syed Ahmed" w:date="2026-09-16T14:43:38.513Z" w16du:dateUtc="2026-09-16T14:43:38.513Z" w:id="244063286"/>
        </w:rPr>
        <w:t>.</w:t>
      </w:r>
    </w:p>
    <w:p w:rsidR="001F702A" w:rsidRDefault="001F702A" w14:paraId="796FAB2F" w14:textId="77777777">
      <w:pPr>
        <w:sectPr w:rsidR="001F702A">
          <w:headerReference w:type="default" r:id="rId52"/>
          <w:footerReference w:type="default" r:id="rId53"/>
          <w:pgSz w:w="12240" w:h="15840" w:orient="portrait"/>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1174"/>
        <w:gridCol w:w="1175"/>
        <w:gridCol w:w="1175"/>
        <w:gridCol w:w="3621"/>
        <w:gridCol w:w="1245"/>
        <w:gridCol w:w="1175"/>
        <w:gridCol w:w="3511"/>
      </w:tblGrid>
      <w:tr w:rsidR="001F702A" w:rsidTr="4986D35A" w14:paraId="796FAB3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30" w14:textId="77777777">
            <w:pPr>
              <w:pStyle w:val="Compact"/>
              <w:rPr>
                <w:b w:val="1"/>
                <w:bCs w:val="1"/>
                <w:strike w:val="1"/>
                <w:rPrChange w:author="Syed Ahmed" w:date="2026-09-16T14:43:42.437Z" w:id="1015897378"/>
              </w:rPr>
            </w:pPr>
            <w:r w:rsidRPr="4986D35A">
              <w:rPr>
                <w:b w:val="1"/>
                <w:bCs w:val="1"/>
                <w:strike w:val="1"/>
                <w:rPrChange w:author="Syed Ahmed" w:date="2026-09-16T14:43:42.436Z" w16du:dateUtc="2026-09-16T14:43:42.436Z" w:id="1462798669">
                  <w:rPr>
                    <w:b w:val="1"/>
                    <w:bCs w:val="1"/>
                  </w:rPr>
                </w:rPrChange>
              </w:rPr>
              <w:t>Partner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31" w14:textId="77777777">
            <w:pPr>
              <w:pStyle w:val="Compact"/>
              <w:rPr>
                <w:b w:val="1"/>
                <w:bCs w:val="1"/>
                <w:strike w:val="1"/>
                <w:rPrChange w:author="Syed Ahmed" w:date="2026-09-16T14:43:42.438Z" w:id="672000863"/>
              </w:rPr>
            </w:pPr>
            <w:r w:rsidRPr="4986D35A">
              <w:rPr>
                <w:b w:val="1"/>
                <w:bCs w:val="1"/>
                <w:strike w:val="1"/>
                <w:rPrChange w:author="Syed Ahmed" w:date="2026-09-16T14:43:42.438Z" w16du:dateUtc="2026-09-16T14:43:42.438Z" w:id="1747463718">
                  <w:rPr>
                    <w:b w:val="1"/>
                    <w:bCs w:val="1"/>
                  </w:rPr>
                </w:rPrChange>
              </w:rPr>
              <w:t>Contact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32" w14:textId="77777777">
            <w:pPr>
              <w:pStyle w:val="Compact"/>
              <w:rPr>
                <w:b w:val="1"/>
                <w:bCs w:val="1"/>
                <w:strike w:val="1"/>
                <w:rPrChange w:author="Syed Ahmed" w:date="2026-09-16T14:43:42.438Z" w:id="876562758"/>
              </w:rPr>
            </w:pPr>
            <w:r w:rsidRPr="4986D35A">
              <w:rPr>
                <w:b w:val="1"/>
                <w:bCs w:val="1"/>
                <w:strike w:val="1"/>
                <w:rPrChange w:author="Syed Ahmed" w:date="2026-09-16T14:43:42.438Z" w16du:dateUtc="2026-09-16T14:43:42.438Z" w:id="1638043557">
                  <w:rPr>
                    <w:b w:val="1"/>
                    <w:bCs w:val="1"/>
                  </w:rPr>
                </w:rPrChange>
              </w:rPr>
              <w:t>Notified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33" w14:textId="77777777">
            <w:pPr>
              <w:pStyle w:val="Compact"/>
              <w:rPr>
                <w:b w:val="1"/>
                <w:bCs w:val="1"/>
                <w:strike w:val="1"/>
                <w:rPrChange w:author="Syed Ahmed" w:date="2026-09-16T14:43:42.439Z" w:id="1704988060"/>
              </w:rPr>
            </w:pPr>
            <w:r w:rsidRPr="4986D35A">
              <w:rPr>
                <w:b w:val="1"/>
                <w:bCs w:val="1"/>
                <w:strike w:val="1"/>
                <w:rPrChange w:author="Syed Ahmed" w:date="2026-09-16T14:43:42.439Z" w16du:dateUtc="2026-09-16T14:43:42.439Z" w:id="2127750467">
                  <w:rPr>
                    <w:b w:val="1"/>
                    <w:bCs w:val="1"/>
                  </w:rPr>
                </w:rPrChange>
              </w:rPr>
              <w:t>Change Required Their Side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34" w14:textId="77777777">
            <w:pPr>
              <w:pStyle w:val="Compact"/>
              <w:rPr>
                <w:b w:val="1"/>
                <w:bCs w:val="1"/>
                <w:strike w:val="1"/>
                <w:rPrChange w:author="Syed Ahmed" w:date="2026-09-16T14:43:42.439Z" w:id="20238415"/>
              </w:rPr>
            </w:pPr>
            <w:r w:rsidRPr="4986D35A">
              <w:rPr>
                <w:b w:val="1"/>
                <w:bCs w:val="1"/>
                <w:strike w:val="1"/>
                <w:rPrChange w:author="Syed Ahmed" w:date="2026-09-16T14:43:42.439Z" w16du:dateUtc="2026-09-16T14:43:42.439Z" w:id="537089224">
                  <w:rPr>
                    <w:b w:val="1"/>
                    <w:bCs w:val="1"/>
                  </w:rPr>
                </w:rPrChange>
              </w:rPr>
              <w:t>Confirmed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35" w14:textId="77777777">
            <w:pPr>
              <w:pStyle w:val="Compact"/>
              <w:rPr>
                <w:b w:val="1"/>
                <w:bCs w:val="1"/>
                <w:strike w:val="1"/>
                <w:rPrChange w:author="Syed Ahmed" w:date="2026-09-16T14:43:42.439Z" w:id="1397404783"/>
              </w:rPr>
            </w:pPr>
            <w:r w:rsidRPr="4986D35A">
              <w:rPr>
                <w:b w:val="1"/>
                <w:bCs w:val="1"/>
                <w:strike w:val="1"/>
                <w:rPrChange w:author="Syed Ahmed" w:date="2026-09-16T14:43:42.439Z" w16du:dateUtc="2026-09-16T14:43:42.439Z" w:id="987341108">
                  <w:rPr>
                    <w:b w:val="1"/>
                    <w:bCs w:val="1"/>
                  </w:rPr>
                </w:rPrChange>
              </w:rPr>
              <w:t>Tested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36" w14:textId="77777777">
            <w:pPr>
              <w:pStyle w:val="Compact"/>
              <w:rPr>
                <w:b w:val="1"/>
                <w:bCs w:val="1"/>
                <w:strike w:val="1"/>
                <w:rPrChange w:author="Syed Ahmed" w:date="2026-09-16T14:43:42.44Z" w:id="582295870"/>
              </w:rPr>
            </w:pPr>
            <w:r w:rsidRPr="4986D35A">
              <w:rPr>
                <w:b w:val="1"/>
                <w:bCs w:val="1"/>
                <w:strike w:val="1"/>
                <w:rPrChange w:author="Syed Ahmed" w:date="2026-09-16T14:43:42.44Z" w16du:dateUtc="2026-09-16T14:43:42.44Z" w:id="522049741">
                  <w:rPr>
                    <w:b w:val="1"/>
                    <w:bCs w:val="1"/>
                  </w:rPr>
                </w:rPrChange>
              </w:rPr>
              <w:t>Fallback</w:t>
            </w:r>
          </w:p>
        </w:tc>
      </w:tr>
      <w:tr w:rsidR="001F702A" w:rsidTr="4986D35A" w14:paraId="796FAB3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38" w14:textId="77777777">
            <w:pPr>
              <w:pStyle w:val="Compact"/>
              <w:rPr>
                <w:i w:val="1"/>
                <w:iCs w:val="1"/>
                <w:strike w:val="1"/>
                <w:rPrChange w:author="Syed Ahmed" w:date="2026-09-16T14:43:42.44Z" w:id="466730703"/>
              </w:rPr>
            </w:pPr>
            <w:r w:rsidRPr="4986D35A">
              <w:rPr>
                <w:i w:val="1"/>
                <w:iCs w:val="1"/>
                <w:strike w:val="1"/>
                <w:rPrChange w:author="Syed Ahmed" w:date="2026-09-16T14:43:42.44Z" w16du:dateUtc="2026-09-16T14:43:42.44Z" w:id="1332031220">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39" w14:textId="77777777">
            <w:pPr>
              <w:pStyle w:val="Compact"/>
              <w:rPr>
                <w:i w:val="1"/>
                <w:iCs w:val="1"/>
                <w:strike w:val="1"/>
                <w:rPrChange w:author="Syed Ahmed" w:date="2026-09-16T14:43:42.441Z" w:id="1328687755"/>
              </w:rPr>
            </w:pPr>
            <w:r w:rsidRPr="4986D35A">
              <w:rPr>
                <w:i w:val="1"/>
                <w:iCs w:val="1"/>
                <w:strike w:val="1"/>
                <w:rPrChange w:author="Syed Ahmed" w:date="2026-09-16T14:43:42.44Z" w16du:dateUtc="2026-09-16T14:43:42.44Z" w:id="911263881">
                  <w:rPr>
                    <w:i w:val="1"/>
                    <w:iCs w:val="1"/>
                  </w:rPr>
                </w:rPrChange>
              </w:rPr>
              <w:t>To be provided by 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3A" w14:textId="77777777">
            <w:pPr>
              <w:pStyle w:val="Compact"/>
              <w:rPr>
                <w:i w:val="1"/>
                <w:iCs w:val="1"/>
                <w:strike w:val="1"/>
                <w:rPrChange w:author="Syed Ahmed" w:date="2026-09-16T14:43:42.441Z" w:id="1988101131"/>
              </w:rPr>
            </w:pPr>
            <w:r w:rsidRPr="4986D35A">
              <w:rPr>
                <w:i w:val="1"/>
                <w:iCs w:val="1"/>
                <w:strike w:val="1"/>
                <w:rPrChange w:author="Syed Ahmed" w:date="2026-09-16T14:43:42.441Z" w16du:dateUtc="2026-09-16T14:43:42.441Z" w:id="1503950218">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3B" w14:textId="77777777">
            <w:pPr>
              <w:pStyle w:val="Compact"/>
              <w:rPr>
                <w:i w:val="1"/>
                <w:iCs w:val="1"/>
                <w:strike w:val="1"/>
                <w:rPrChange w:author="Syed Ahmed" w:date="2026-09-16T14:43:42.441Z" w:id="1271605818"/>
              </w:rPr>
            </w:pPr>
            <w:r w:rsidRPr="4986D35A">
              <w:rPr>
                <w:i w:val="1"/>
                <w:iCs w:val="1"/>
                <w:strike w:val="1"/>
                <w:rPrChange w:author="Syed Ahmed" w:date="2026-09-16T14:43:42.441Z" w16du:dateUtc="2026-09-16T14:43:42.441Z" w:id="1807750325">
                  <w:rPr>
                    <w:i w:val="1"/>
                    <w:iCs w:val="1"/>
                  </w:rPr>
                </w:rPrChange>
              </w:rPr>
              <w:t>Not yet provided — Endpoint, credential, allowlist, tunnel.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3C" w14:textId="77777777">
            <w:pPr>
              <w:pStyle w:val="Compact"/>
              <w:rPr>
                <w:i w:val="1"/>
                <w:iCs w:val="1"/>
                <w:strike w:val="1"/>
                <w:rPrChange w:author="Syed Ahmed" w:date="2026-09-16T14:43:42.442Z" w:id="407072399"/>
              </w:rPr>
            </w:pPr>
            <w:r w:rsidRPr="4986D35A">
              <w:rPr>
                <w:i w:val="1"/>
                <w:iCs w:val="1"/>
                <w:strike w:val="1"/>
                <w:rPrChange w:author="Syed Ahmed" w:date="2026-09-16T14:43:42.441Z" w16du:dateUtc="2026-09-16T14:43:42.441Z" w:id="122437209">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3D" w14:textId="77777777">
            <w:pPr>
              <w:pStyle w:val="Compact"/>
              <w:rPr>
                <w:i w:val="1"/>
                <w:iCs w:val="1"/>
                <w:strike w:val="1"/>
                <w:rPrChange w:author="Syed Ahmed" w:date="2026-09-16T14:43:42.442Z" w:id="2076689586"/>
              </w:rPr>
            </w:pPr>
            <w:r w:rsidRPr="4986D35A">
              <w:rPr>
                <w:i w:val="1"/>
                <w:iCs w:val="1"/>
                <w:strike w:val="1"/>
                <w:rPrChange w:author="Syed Ahmed" w:date="2026-09-16T14:43:42.442Z" w16du:dateUtc="2026-09-16T14:43:42.442Z" w:id="2071628546">
                  <w:rPr>
                    <w:i w:val="1"/>
                    <w:iCs w:val="1"/>
                  </w:rPr>
                </w:rPrChange>
              </w:rPr>
              <w:t>To be provided by GEHA</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3E" w14:textId="77777777">
            <w:pPr>
              <w:pStyle w:val="Compact"/>
              <w:rPr>
                <w:i w:val="1"/>
                <w:iCs w:val="1"/>
                <w:strike w:val="1"/>
                <w:rPrChange w:author="Syed Ahmed" w:date="2026-09-16T14:43:42.443Z" w:id="709265685"/>
              </w:rPr>
            </w:pPr>
            <w:r w:rsidRPr="4986D35A">
              <w:rPr>
                <w:i w:val="1"/>
                <w:iCs w:val="1"/>
                <w:strike w:val="1"/>
                <w:rPrChange w:author="Syed Ahmed" w:date="2026-09-16T14:43:42.442Z" w16du:dateUtc="2026-09-16T14:43:42.442Z" w:id="354899443">
                  <w:rPr>
                    <w:i w:val="1"/>
                    <w:iCs w:val="1"/>
                  </w:rPr>
                </w:rPrChange>
              </w:rPr>
              <w:t xml:space="preserve">Not yet provided — What happens if they are not </w:t>
            </w:r>
            <w:r w:rsidRPr="4986D35A">
              <w:rPr>
                <w:i w:val="1"/>
                <w:iCs w:val="1"/>
                <w:strike w:val="1"/>
                <w:rPrChange w:author="Syed Ahmed" w:date="2026-09-16T14:43:42.442Z" w16du:dateUtc="2026-09-16T14:43:42.442Z" w:id="1975752529">
                  <w:rPr>
                    <w:i w:val="1"/>
                    <w:iCs w:val="1"/>
                  </w:rPr>
                </w:rPrChange>
              </w:rPr>
              <w:t>ready.</w:t>
            </w:r>
            <w:r w:rsidRPr="4986D35A">
              <w:rPr>
                <w:i w:val="1"/>
                <w:iCs w:val="1"/>
                <w:strike w:val="1"/>
                <w:rPrChange w:author="Syed Ahmed" w:date="2026-09-16T14:43:42.442Z" w16du:dateUtc="2026-09-16T14:43:42.442Z" w:id="714807144">
                  <w:rPr>
                    <w:i w:val="1"/>
                    <w:iCs w:val="1"/>
                  </w:rPr>
                </w:rPrChange>
              </w:rPr>
              <w:t xml:space="preserve"> To be supplied by GEHA (Appendix B).</w:t>
            </w:r>
          </w:p>
        </w:tc>
      </w:tr>
    </w:tbl>
    <w:p w:rsidR="001F702A" w:rsidP="4986D35A" w:rsidRDefault="00000000" w14:paraId="796FAB40" w14:textId="77777777">
      <w:pPr>
        <w:pStyle w:val="BodyText"/>
        <w:rPr>
          <w:b w:val="1"/>
          <w:bCs w:val="1"/>
          <w:strike w:val="1"/>
          <w:sz w:val="15"/>
          <w:szCs w:val="15"/>
          <w:rPrChange w:author="Syed Ahmed" w:date="2026-09-16T14:43:42.443Z" w:id="1681521461"/>
        </w:rPr>
      </w:pPr>
      <w:r w:rsidRPr="4986D35A">
        <w:rPr>
          <w:b w:val="1"/>
          <w:bCs w:val="1"/>
          <w:strike w:val="1"/>
          <w:sz w:val="15"/>
          <w:szCs w:val="15"/>
          <w:rPrChange w:author="Syed Ahmed" w:date="2026-09-16T14:43:42.443Z" w16du:dateUtc="2026-09-16T14:43:42.443Z" w:id="696582327">
            <w:rPr>
              <w:b w:val="1"/>
              <w:bCs w:val="1"/>
              <w:sz w:val="15"/>
              <w:szCs w:val="15"/>
            </w:rPr>
          </w:rPrChange>
        </w:rPr>
        <w:t>Table 7.7 — External Party Cutover Tracker</w:t>
      </w:r>
    </w:p>
    <w:p w:rsidR="001F702A" w:rsidRDefault="001F702A" w14:paraId="796FAB41" w14:textId="77777777">
      <w:pPr>
        <w:sectPr w:rsidR="001F702A">
          <w:headerReference w:type="default" r:id="rId54"/>
          <w:footerReference w:type="default" r:id="rId55"/>
          <w:pgSz w:w="15840" w:h="12240" w:orient="landscape"/>
          <w:pgMar w:top="1440" w:right="1440" w:bottom="1440" w:left="1440" w:header="720" w:footer="620" w:gutter="0"/>
          <w:cols w:space="720"/>
        </w:sectPr>
      </w:pPr>
    </w:p>
    <w:p w:rsidR="001F702A" w:rsidP="4986D35A" w:rsidRDefault="00000000" w14:paraId="796FAB42" w14:textId="77777777">
      <w:pPr>
        <w:pStyle w:val="Heading2"/>
        <w:rPr>
          <w:strike w:val="1"/>
          <w:rPrChange w:author="Syed Ahmed" w:date="2026-09-16T14:43:27.477Z" w:id="1643529847"/>
        </w:rPr>
      </w:pPr>
      <w:bookmarkStart w:name="reconciliation-acceptance" w:id="66"/>
      <w:bookmarkEnd w:id="65"/>
      <w:r w:rsidRPr="4986D35A">
        <w:rPr>
          <w:strike w:val="1"/>
          <w:rPrChange w:author="Syed Ahmed" w:date="2026-09-16T14:43:27.477Z" w16du:dateUtc="2026-09-16T14:43:27.477Z" w:id="1050915420"/>
        </w:rPr>
        <w:t>7.8 Reconciliation &amp; Acceptance</w:t>
      </w:r>
    </w:p>
    <w:p w:rsidR="001F702A" w:rsidP="4986D35A" w:rsidRDefault="00000000" w14:paraId="796FAB43" w14:textId="77777777">
      <w:pPr>
        <w:pStyle w:val="FirstParagraph"/>
        <w:rPr>
          <w:strike w:val="1"/>
          <w:rPrChange w:author="Syed Ahmed" w:date="2026-09-16T14:43:27.477Z" w:id="986410127"/>
        </w:rPr>
      </w:pPr>
      <w:r w:rsidRPr="4986D35A">
        <w:rPr>
          <w:strike w:val="1"/>
          <w:rPrChange w:author="Syed Ahmed" w:date="2026-09-16T14:43:27.477Z" w16du:dateUtc="2026-09-16T14:43:27.477Z" w:id="1035572665"/>
        </w:rPr>
        <w:t xml:space="preserve">Reconciliation compares the target against the source using control totals agreed before the window opens, and tolerance is expressed as a number rather than as a judgment. For financial and regulated </w:t>
      </w:r>
      <w:r w:rsidRPr="4986D35A">
        <w:rPr>
          <w:strike w:val="1"/>
          <w:rPrChange w:author="Syed Ahmed" w:date="2026-09-16T14:43:27.477Z" w16du:dateUtc="2026-09-16T14:43:27.477Z" w:id="658582261"/>
        </w:rPr>
        <w:t>objects</w:t>
      </w:r>
      <w:r w:rsidRPr="4986D35A">
        <w:rPr>
          <w:strike w:val="1"/>
          <w:rPrChange w:author="Syed Ahmed" w:date="2026-09-16T14:43:27.477Z" w16du:dateUtc="2026-09-16T14:43:27.477Z" w:id="417088587"/>
        </w:rPr>
        <w:t xml:space="preserve"> that number is zero unless the application owner has accepted otherwise in writing. Record counts, financial totals, file </w:t>
      </w:r>
      <w:r w:rsidRPr="4986D35A">
        <w:rPr>
          <w:strike w:val="1"/>
          <w:rPrChange w:author="Syed Ahmed" w:date="2026-09-16T14:43:27.477Z" w16du:dateUtc="2026-09-16T14:43:27.477Z" w:id="2124287271"/>
        </w:rPr>
        <w:t>counts</w:t>
      </w:r>
      <w:r w:rsidRPr="4986D35A">
        <w:rPr>
          <w:strike w:val="1"/>
          <w:rPrChange w:author="Syed Ahmed" w:date="2026-09-16T14:43:27.477Z" w16du:dateUtc="2026-09-16T14:43:27.477Z" w:id="1685680066"/>
        </w:rPr>
        <w:t xml:space="preserve"> and attachment volumes are each compared, and failed records go to a named queue with a named owner and a date by which they will be </w:t>
      </w:r>
      <w:r w:rsidRPr="4986D35A">
        <w:rPr>
          <w:strike w:val="1"/>
          <w:rPrChange w:author="Syed Ahmed" w:date="2026-09-16T14:43:27.477Z" w16du:dateUtc="2026-09-16T14:43:27.477Z" w:id="295269299"/>
        </w:rPr>
        <w:t>worked</w:t>
      </w:r>
      <w:r w:rsidRPr="4986D35A">
        <w:rPr>
          <w:strike w:val="1"/>
          <w:rPrChange w:author="Syed Ahmed" w:date="2026-09-16T14:43:27.477Z" w16du:dateUtc="2026-09-16T14:43:27.477Z" w:id="386468015"/>
        </w:rPr>
        <w:t>. Acceptance is given by the application owner at a recorded time, which is what converts a technical completion into a business one.</w:t>
      </w:r>
    </w:p>
    <w:p w:rsidR="001F702A" w:rsidP="4986D35A" w:rsidRDefault="001F702A" w14:paraId="796FAB44" w14:textId="77777777">
      <w:pPr>
        <w:pStyle w:val="Compact"/>
        <w:rPr>
          <w:strike w:val="1"/>
          <w:rPrChange w:author="Syed Ahmed" w:date="2026-09-16T14:43:27.478Z" w:id="1988310229"/>
        </w:rPr>
      </w:pPr>
    </w:p>
    <w:tbl>
      <w:tblPr>
        <w:tblStyle w:val="Table"/>
        <w:tblW w:w="5000" w:type="pct"/>
        <w:tblLook w:val="0020" w:firstRow="1" w:lastRow="0" w:firstColumn="0" w:lastColumn="0" w:noHBand="0" w:noVBand="0"/>
      </w:tblPr>
      <w:tblGrid>
        <w:gridCol w:w="1509"/>
        <w:gridCol w:w="7967"/>
      </w:tblGrid>
      <w:tr w:rsidR="001F702A" w:rsidTr="4986D35A" w14:paraId="796FAB4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45" w14:textId="77777777">
            <w:pPr>
              <w:pStyle w:val="Compact"/>
              <w:rPr>
                <w:b w:val="1"/>
                <w:bCs w:val="1"/>
                <w:strike w:val="1"/>
                <w:rPrChange w:author="Syed Ahmed" w:date="2026-09-16T14:43:27.478Z" w:id="1456372706"/>
              </w:rPr>
            </w:pPr>
            <w:r w:rsidRPr="4986D35A">
              <w:rPr>
                <w:b w:val="1"/>
                <w:bCs w:val="1"/>
                <w:strike w:val="1"/>
                <w:rPrChange w:author="Syed Ahmed" w:date="2026-09-16T14:43:27.478Z" w16du:dateUtc="2026-09-16T14:43:27.478Z" w:id="311189579">
                  <w:rPr>
                    <w:b w:val="1"/>
                    <w:bCs w:val="1"/>
                  </w:rPr>
                </w:rPrChange>
              </w:rPr>
              <w:t>Control Totals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46" w14:textId="77777777">
            <w:pPr>
              <w:pStyle w:val="Compact"/>
              <w:rPr>
                <w:i w:val="1"/>
                <w:iCs w:val="1"/>
                <w:strike w:val="1"/>
                <w:rPrChange w:author="Syed Ahmed" w:date="2026-09-16T14:43:27.478Z" w:id="1180343297"/>
              </w:rPr>
            </w:pPr>
            <w:r w:rsidRPr="4986D35A">
              <w:rPr>
                <w:i w:val="1"/>
                <w:iCs w:val="1"/>
                <w:strike w:val="1"/>
                <w:rPrChange w:author="Syed Ahmed" w:date="2026-09-16T14:43:27.478Z" w16du:dateUtc="2026-09-16T14:43:27.478Z" w:id="1170284502">
                  <w:rPr>
                    <w:i w:val="1"/>
                    <w:iCs w:val="1"/>
                  </w:rPr>
                </w:rPrChange>
              </w:rPr>
              <w:t>Record counts and financial or volumetric totals by object, source versus target —</w:t>
            </w:r>
          </w:p>
        </w:tc>
      </w:tr>
      <w:tr w:rsidR="001F702A" w:rsidTr="4986D35A" w14:paraId="796FAB4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48" w14:textId="77777777">
            <w:pPr>
              <w:pStyle w:val="Compact"/>
              <w:rPr>
                <w:b w:val="1"/>
                <w:bCs w:val="1"/>
                <w:strike w:val="1"/>
                <w:rPrChange w:author="Syed Ahmed" w:date="2026-09-16T14:43:27.479Z" w:id="176782637"/>
              </w:rPr>
            </w:pPr>
            <w:r w:rsidRPr="4986D35A">
              <w:rPr>
                <w:b w:val="1"/>
                <w:bCs w:val="1"/>
                <w:strike w:val="1"/>
                <w:rPrChange w:author="Syed Ahmed" w:date="2026-09-16T14:43:27.478Z" w16du:dateUtc="2026-09-16T14:43:27.478Z" w:id="1105008593">
                  <w:rPr>
                    <w:b w:val="1"/>
                    <w:bCs w:val="1"/>
                  </w:rPr>
                </w:rPrChange>
              </w:rPr>
              <w:t>Tolerance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49" w14:textId="77777777">
            <w:pPr>
              <w:pStyle w:val="Compact"/>
              <w:rPr>
                <w:i w:val="1"/>
                <w:iCs w:val="1"/>
                <w:strike w:val="1"/>
                <w:rPrChange w:author="Syed Ahmed" w:date="2026-09-16T14:43:27.479Z" w:id="1148814442"/>
              </w:rPr>
            </w:pPr>
            <w:r w:rsidRPr="4986D35A">
              <w:rPr>
                <w:i w:val="1"/>
                <w:iCs w:val="1"/>
                <w:strike w:val="1"/>
                <w:rPrChange w:author="Syed Ahmed" w:date="2026-09-16T14:43:27.479Z" w16du:dateUtc="2026-09-16T14:43:27.479Z" w:id="564893801">
                  <w:rPr>
                    <w:i w:val="1"/>
                    <w:iCs w:val="1"/>
                  </w:rPr>
                </w:rPrChange>
              </w:rPr>
              <w:t xml:space="preserve">Not yet provided — The numeric threshold — </w:t>
            </w:r>
            <w:r w:rsidRPr="4986D35A">
              <w:rPr>
                <w:i w:val="1"/>
                <w:iCs w:val="1"/>
                <w:strike w:val="1"/>
                <w:rPrChange w:author="Syed Ahmed" w:date="2026-09-16T14:43:27.479Z" w16du:dateUtc="2026-09-16T14:43:27.479Z" w:id="1227653467">
                  <w:rPr>
                    <w:i w:val="1"/>
                    <w:iCs w:val="1"/>
                  </w:rPr>
                </w:rPrChange>
              </w:rPr>
              <w:t>state</w:t>
            </w:r>
            <w:r w:rsidRPr="4986D35A">
              <w:rPr>
                <w:i w:val="1"/>
                <w:iCs w:val="1"/>
                <w:strike w:val="1"/>
                <w:rPrChange w:author="Syed Ahmed" w:date="2026-09-16T14:43:27.479Z" w16du:dateUtc="2026-09-16T14:43:27.479Z" w:id="460664956">
                  <w:rPr>
                    <w:i w:val="1"/>
                    <w:iCs w:val="1"/>
                  </w:rPr>
                </w:rPrChange>
              </w:rPr>
              <w:t xml:space="preserve"> it. Zero for financial and regulated objects unless the Application Owner has accepted </w:t>
            </w:r>
            <w:r w:rsidRPr="4986D35A">
              <w:rPr>
                <w:i w:val="1"/>
                <w:iCs w:val="1"/>
                <w:strike w:val="1"/>
                <w:rPrChange w:author="Syed Ahmed" w:date="2026-09-16T14:43:27.479Z" w16du:dateUtc="2026-09-16T14:43:27.479Z" w:id="898136535">
                  <w:rPr>
                    <w:i w:val="1"/>
                    <w:iCs w:val="1"/>
                  </w:rPr>
                </w:rPrChange>
              </w:rPr>
              <w:t>oth</w:t>
            </w:r>
            <w:r w:rsidRPr="4986D35A">
              <w:rPr>
                <w:i w:val="1"/>
                <w:iCs w:val="1"/>
                <w:strike w:val="1"/>
                <w:rPrChange w:author="Syed Ahmed" w:date="2026-09-16T14:43:27.479Z" w16du:dateUtc="2026-09-16T14:43:27.479Z" w:id="2095352556">
                  <w:rPr>
                    <w:i w:val="1"/>
                    <w:iCs w:val="1"/>
                  </w:rPr>
                </w:rPrChange>
              </w:rPr>
              <w:t>. To be supplied by GEHA (Appendix B).</w:t>
            </w:r>
          </w:p>
        </w:tc>
      </w:tr>
      <w:tr w:rsidR="001F702A" w:rsidTr="4986D35A" w14:paraId="796FAB4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4B" w14:textId="77777777">
            <w:pPr>
              <w:pStyle w:val="Compact"/>
              <w:rPr>
                <w:b w:val="1"/>
                <w:bCs w:val="1"/>
                <w:strike w:val="1"/>
                <w:rPrChange w:author="Syed Ahmed" w:date="2026-09-16T14:43:27.479Z" w:id="1202167813"/>
              </w:rPr>
            </w:pPr>
            <w:r w:rsidRPr="4986D35A">
              <w:rPr>
                <w:b w:val="1"/>
                <w:bCs w:val="1"/>
                <w:strike w:val="1"/>
                <w:rPrChange w:author="Syed Ahmed" w:date="2026-09-16T14:43:27.479Z" w16du:dateUtc="2026-09-16T14:43:27.479Z" w:id="1227739957">
                  <w:rPr>
                    <w:b w:val="1"/>
                    <w:bCs w:val="1"/>
                  </w:rPr>
                </w:rPrChange>
              </w:rPr>
              <w:t>File &amp; Attachment Counts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4C" w14:textId="77777777">
            <w:pPr>
              <w:pStyle w:val="Compact"/>
              <w:rPr>
                <w:i w:val="1"/>
                <w:iCs w:val="1"/>
                <w:strike w:val="1"/>
                <w:rPrChange w:author="Syed Ahmed" w:date="2026-09-16T14:43:27.48Z" w:id="2016135089"/>
              </w:rPr>
            </w:pPr>
            <w:r w:rsidRPr="4986D35A">
              <w:rPr>
                <w:i w:val="1"/>
                <w:iCs w:val="1"/>
                <w:strike w:val="1"/>
                <w:rPrChange w:author="Syed Ahmed" w:date="2026-09-16T14:43:27.479Z" w16du:dateUtc="2026-09-16T14:43:27.479Z" w:id="665840250">
                  <w:rPr>
                    <w:i w:val="1"/>
                    <w:iCs w:val="1"/>
                  </w:rPr>
                </w:rPrChange>
              </w:rPr>
              <w:t>—</w:t>
            </w:r>
          </w:p>
        </w:tc>
      </w:tr>
      <w:tr w:rsidR="001F702A" w:rsidTr="4986D35A" w14:paraId="796FAB5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4E" w14:textId="77777777">
            <w:pPr>
              <w:pStyle w:val="Compact"/>
              <w:rPr>
                <w:b w:val="1"/>
                <w:bCs w:val="1"/>
                <w:strike w:val="1"/>
                <w:rPrChange w:author="Syed Ahmed" w:date="2026-09-16T14:43:27.48Z" w:id="293935053"/>
              </w:rPr>
            </w:pPr>
            <w:r w:rsidRPr="4986D35A">
              <w:rPr>
                <w:b w:val="1"/>
                <w:bCs w:val="1"/>
                <w:strike w:val="1"/>
                <w:rPrChange w:author="Syed Ahmed" w:date="2026-09-16T14:43:27.48Z" w16du:dateUtc="2026-09-16T14:43:27.48Z" w:id="362234625">
                  <w:rPr>
                    <w:b w:val="1"/>
                    <w:bCs w:val="1"/>
                  </w:rPr>
                </w:rPrChange>
              </w:rPr>
              <w:t>Error Queue Handling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4F" w14:textId="77777777">
            <w:pPr>
              <w:pStyle w:val="Compact"/>
              <w:rPr>
                <w:i w:val="1"/>
                <w:iCs w:val="1"/>
                <w:strike w:val="1"/>
                <w:rPrChange w:author="Syed Ahmed" w:date="2026-09-16T14:43:27.48Z" w:id="998631058"/>
              </w:rPr>
            </w:pPr>
            <w:r w:rsidRPr="4986D35A">
              <w:rPr>
                <w:i w:val="1"/>
                <w:iCs w:val="1"/>
                <w:strike w:val="1"/>
                <w:rPrChange w:author="Syed Ahmed" w:date="2026-09-16T14:43:27.48Z" w16du:dateUtc="2026-09-16T14:43:27.48Z" w:id="437972562">
                  <w:rPr>
                    <w:i w:val="1"/>
                    <w:iCs w:val="1"/>
                  </w:rPr>
                </w:rPrChange>
              </w:rPr>
              <w:t xml:space="preserve">Not yet provided — Where failed records go, who </w:t>
            </w:r>
            <w:r w:rsidRPr="4986D35A">
              <w:rPr>
                <w:i w:val="1"/>
                <w:iCs w:val="1"/>
                <w:strike w:val="1"/>
                <w:rPrChange w:author="Syed Ahmed" w:date="2026-09-16T14:43:27.48Z" w16du:dateUtc="2026-09-16T14:43:27.48Z" w:id="668956713">
                  <w:rPr>
                    <w:i w:val="1"/>
                    <w:iCs w:val="1"/>
                  </w:rPr>
                </w:rPrChange>
              </w:rPr>
              <w:t>works</w:t>
            </w:r>
            <w:r w:rsidRPr="4986D35A">
              <w:rPr>
                <w:i w:val="1"/>
                <w:iCs w:val="1"/>
                <w:strike w:val="1"/>
                <w:rPrChange w:author="Syed Ahmed" w:date="2026-09-16T14:43:27.48Z" w16du:dateUtc="2026-09-16T14:43:27.48Z" w:id="844253269">
                  <w:rPr>
                    <w:i w:val="1"/>
                    <w:iCs w:val="1"/>
                  </w:rPr>
                </w:rPrChange>
              </w:rPr>
              <w:t xml:space="preserve"> them, and by when. To be supplied by GEHA (Appendix B).</w:t>
            </w:r>
          </w:p>
        </w:tc>
      </w:tr>
      <w:tr w:rsidR="001F702A" w:rsidTr="4986D35A" w14:paraId="796FAB5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51" w14:textId="77777777">
            <w:pPr>
              <w:pStyle w:val="Compact"/>
              <w:rPr>
                <w:b w:val="1"/>
                <w:bCs w:val="1"/>
                <w:strike w:val="1"/>
                <w:rPrChange w:author="Syed Ahmed" w:date="2026-09-16T14:43:27.481Z" w:id="1105237964"/>
              </w:rPr>
            </w:pPr>
            <w:r w:rsidRPr="4986D35A">
              <w:rPr>
                <w:b w:val="1"/>
                <w:bCs w:val="1"/>
                <w:strike w:val="1"/>
                <w:rPrChange w:author="Syed Ahmed" w:date="2026-09-16T14:43:27.48Z" w16du:dateUtc="2026-09-16T14:43:27.48Z" w:id="1763766499">
                  <w:rPr>
                    <w:b w:val="1"/>
                    <w:bCs w:val="1"/>
                  </w:rPr>
                </w:rPrChange>
              </w:rPr>
              <w:t>Acceptance Sign-Off</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52" w14:textId="77777777">
            <w:pPr>
              <w:pStyle w:val="Compact"/>
              <w:rPr>
                <w:i w:val="1"/>
                <w:iCs w:val="1"/>
                <w:strike w:val="1"/>
                <w:rPrChange w:author="Syed Ahmed" w:date="2026-09-16T14:43:27.481Z" w:id="498535089"/>
              </w:rPr>
            </w:pPr>
            <w:r w:rsidRPr="4986D35A">
              <w:rPr>
                <w:i w:val="1"/>
                <w:iCs w:val="1"/>
                <w:strike w:val="1"/>
                <w:rPrChange w:author="Syed Ahmed" w:date="2026-09-16T14:43:27.481Z" w16du:dateUtc="2026-09-16T14:43:27.481Z" w:id="1154252557">
                  <w:rPr>
                    <w:i w:val="1"/>
                    <w:iCs w:val="1"/>
                  </w:rPr>
                </w:rPrChange>
              </w:rPr>
              <w:t xml:space="preserve">Not yet provided — Application Owner name, and the </w:t>
            </w:r>
            <w:r w:rsidRPr="4986D35A">
              <w:rPr>
                <w:i w:val="1"/>
                <w:iCs w:val="1"/>
                <w:strike w:val="1"/>
                <w:rPrChange w:author="Syed Ahmed" w:date="2026-09-16T14:43:27.481Z" w16du:dateUtc="2026-09-16T14:43:27.481Z" w:id="547444717">
                  <w:rPr>
                    <w:i w:val="1"/>
                    <w:iCs w:val="1"/>
                  </w:rPr>
                </w:rPrChange>
              </w:rPr>
              <w:t>time</w:t>
            </w:r>
            <w:r w:rsidRPr="4986D35A">
              <w:rPr>
                <w:i w:val="1"/>
                <w:iCs w:val="1"/>
                <w:strike w:val="1"/>
                <w:rPrChange w:author="Syed Ahmed" w:date="2026-09-16T14:43:27.481Z" w16du:dateUtc="2026-09-16T14:43:27.481Z" w:id="1991039003">
                  <w:rPr>
                    <w:i w:val="1"/>
                    <w:iCs w:val="1"/>
                  </w:rPr>
                </w:rPrChange>
              </w:rPr>
              <w:t xml:space="preserve"> acceptance was given. To be supplied by GEHA (Appendix B).</w:t>
            </w:r>
          </w:p>
        </w:tc>
      </w:tr>
    </w:tbl>
    <w:p w:rsidR="001F702A" w:rsidP="4986D35A" w:rsidRDefault="00000000" w14:paraId="796FAB54" w14:textId="77777777">
      <w:pPr>
        <w:pStyle w:val="BodyText"/>
        <w:rPr>
          <w:b w:val="1"/>
          <w:bCs w:val="1"/>
          <w:strike w:val="1"/>
          <w:sz w:val="15"/>
          <w:szCs w:val="15"/>
          <w:rPrChange w:author="Syed Ahmed" w:date="2026-09-16T14:43:27.481Z" w:id="133204101"/>
        </w:rPr>
      </w:pPr>
      <w:r w:rsidRPr="4986D35A">
        <w:rPr>
          <w:b w:val="1"/>
          <w:bCs w:val="1"/>
          <w:strike w:val="1"/>
          <w:sz w:val="15"/>
          <w:szCs w:val="15"/>
          <w:rPrChange w:author="Syed Ahmed" w:date="2026-09-16T14:43:27.481Z" w16du:dateUtc="2026-09-16T14:43:27.481Z" w:id="365539858">
            <w:rPr>
              <w:b w:val="1"/>
              <w:bCs w:val="1"/>
              <w:sz w:val="15"/>
              <w:szCs w:val="15"/>
            </w:rPr>
          </w:rPrChange>
        </w:rPr>
        <w:t>Table 7.8 — Reconciliation &amp; Acceptance</w:t>
      </w:r>
    </w:p>
    <w:p w:rsidR="001F702A" w:rsidRDefault="001F702A" w14:paraId="796FAB55" w14:textId="77777777">
      <w:pPr>
        <w:pStyle w:val="Compact"/>
      </w:pPr>
    </w:p>
    <w:p w:rsidR="001F702A" w:rsidRDefault="00000000" w14:paraId="796FAB56" w14:textId="77777777">
      <w:pPr>
        <w:pStyle w:val="Heading2"/>
      </w:pPr>
      <w:bookmarkStart w:name="rollback" w:id="67"/>
      <w:bookmarkEnd w:id="66"/>
      <w:r>
        <w:t>7.9 Rollback</w:t>
      </w:r>
    </w:p>
    <w:p w:rsidR="001F702A" w:rsidRDefault="00000000" w14:paraId="796FAB57" w14:textId="77777777">
      <w:pPr>
        <w:pStyle w:val="FirstParagraph"/>
      </w:pPr>
      <w:r>
        <w:t>Rollback for a replication-based migration to Azure is not a failback; replication runs in one direction only, so rollback means returning to the source system as it stood at the data cut-off. Work performed in the target after cutover is not recoverable to the source unless it is manually re-entered, and that treatment is decided in advance rather than improvised. The plan therefore depends on the source remaining intact, powered off and bootable for a stated retention period, with its storage and networking untouched. The point of no return is identified by step number, the decision deadline is set by clock time, and the duration of the rollback itself is measured during rehearsal rather than estimated.</w:t>
      </w:r>
    </w:p>
    <w:p w:rsidR="001F702A" w:rsidRDefault="001F702A" w14:paraId="796FAB58" w14:textId="77777777">
      <w:pPr>
        <w:pStyle w:val="Compact"/>
      </w:pPr>
    </w:p>
    <w:tbl>
      <w:tblPr>
        <w:tblStyle w:val="Table"/>
        <w:tblW w:w="5000" w:type="pct"/>
        <w:tblLook w:val="0020" w:firstRow="1" w:lastRow="0" w:firstColumn="0" w:lastColumn="0" w:noHBand="0" w:noVBand="0"/>
      </w:tblPr>
      <w:tblGrid>
        <w:gridCol w:w="1141"/>
        <w:gridCol w:w="8335"/>
      </w:tblGrid>
      <w:tr w:rsidR="001F702A" w:rsidTr="4986D35A" w14:paraId="796FAB5B"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59" w14:textId="77777777">
            <w:pPr>
              <w:pStyle w:val="Compact"/>
              <w:rPr>
                <w:b w:val="1"/>
                <w:bCs w:val="1"/>
                <w:strike w:val="1"/>
                <w:rPrChange w:author="Syed Ahmed" w:date="2026-09-16T14:43:21.924Z" w:id="427091195"/>
              </w:rPr>
            </w:pPr>
            <w:r w:rsidRPr="4986D35A">
              <w:rPr>
                <w:b w:val="1"/>
                <w:bCs w:val="1"/>
                <w:strike w:val="1"/>
                <w:rPrChange w:author="Syed Ahmed" w:date="2026-09-16T14:43:21.924Z" w16du:dateUtc="2026-09-16T14:43:21.924Z" w:id="222672831">
                  <w:rPr>
                    <w:b w:val="1"/>
                    <w:bCs w:val="1"/>
                  </w:rPr>
                </w:rPrChange>
              </w:rPr>
              <w:t>Rollback Trigger Criteria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5A" w14:textId="77777777">
            <w:pPr>
              <w:pStyle w:val="Compact"/>
              <w:rPr>
                <w:i w:val="1"/>
                <w:iCs w:val="1"/>
                <w:strike w:val="1"/>
                <w:rPrChange w:author="Syed Ahmed" w:date="2026-09-16T14:43:21.925Z" w:id="412837893"/>
              </w:rPr>
            </w:pPr>
            <w:r w:rsidRPr="4986D35A">
              <w:rPr>
                <w:i w:val="1"/>
                <w:iCs w:val="1"/>
                <w:strike w:val="1"/>
                <w:rPrChange w:author="Syed Ahmed" w:date="2026-09-16T14:43:21.925Z" w16du:dateUtc="2026-09-16T14:43:21.925Z" w:id="1454589172">
                  <w:rPr>
                    <w:i w:val="1"/>
                    <w:iCs w:val="1"/>
                  </w:rPr>
                </w:rPrChange>
              </w:rPr>
              <w:t xml:space="preserve">Not yet provided — Objective conditions, tied to the </w:t>
            </w:r>
            <w:r w:rsidRPr="4986D35A">
              <w:rPr>
                <w:i w:val="1"/>
                <w:iCs w:val="1"/>
                <w:strike w:val="1"/>
                <w:rPrChange w:author="Syed Ahmed" w:date="2026-09-16T14:43:21.925Z" w16du:dateUtc="2026-09-16T14:43:21.925Z" w:id="1325232830">
                  <w:rPr>
                    <w:i w:val="1"/>
                    <w:iCs w:val="1"/>
                  </w:rPr>
                </w:rPrChange>
              </w:rPr>
              <w:t>verification</w:t>
            </w:r>
            <w:r w:rsidRPr="4986D35A">
              <w:rPr>
                <w:i w:val="1"/>
                <w:iCs w:val="1"/>
                <w:strike w:val="1"/>
                <w:rPrChange w:author="Syed Ahmed" w:date="2026-09-16T14:43:21.925Z" w16du:dateUtc="2026-09-16T14:43:21.925Z" w:id="530167911">
                  <w:rPr>
                    <w:i w:val="1"/>
                    <w:iCs w:val="1"/>
                  </w:rPr>
                </w:rPrChange>
              </w:rPr>
              <w:t xml:space="preserve"> failures in §7.3. To be supplied by GEHA (Appendix B).</w:t>
            </w:r>
          </w:p>
        </w:tc>
      </w:tr>
      <w:tr w:rsidR="001F702A" w:rsidTr="4986D35A" w14:paraId="796FAB5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5C" w14:textId="77777777">
            <w:pPr>
              <w:pStyle w:val="Compact"/>
              <w:rPr>
                <w:b w:val="1"/>
                <w:bCs w:val="1"/>
                <w:strike w:val="1"/>
                <w:rPrChange w:author="Syed Ahmed" w:date="2026-09-16T14:43:21.925Z" w:id="325509467"/>
              </w:rPr>
            </w:pPr>
            <w:r w:rsidRPr="4986D35A">
              <w:rPr>
                <w:b w:val="1"/>
                <w:bCs w:val="1"/>
                <w:strike w:val="1"/>
                <w:rPrChange w:author="Syed Ahmed" w:date="2026-09-16T14:43:21.925Z" w16du:dateUtc="2026-09-16T14:43:21.925Z" w:id="1498258426">
                  <w:rPr>
                    <w:b w:val="1"/>
                    <w:bCs w:val="1"/>
                  </w:rPr>
                </w:rPrChange>
              </w:rPr>
              <w:t>Rollback Decision Deadline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5D" w14:textId="77777777">
            <w:pPr>
              <w:pStyle w:val="Compact"/>
              <w:rPr>
                <w:i w:val="1"/>
                <w:iCs w:val="1"/>
                <w:strike w:val="1"/>
                <w:rPrChange w:author="Syed Ahmed" w:date="2026-09-16T14:43:21.925Z" w:id="1048715176"/>
              </w:rPr>
            </w:pPr>
            <w:r w:rsidRPr="4986D35A">
              <w:rPr>
                <w:i w:val="1"/>
                <w:iCs w:val="1"/>
                <w:strike w:val="1"/>
                <w:rPrChange w:author="Syed Ahmed" w:date="2026-09-16T14:43:21.925Z" w16du:dateUtc="2026-09-16T14:43:21.925Z" w:id="258259588">
                  <w:rPr>
                    <w:i w:val="1"/>
                    <w:iCs w:val="1"/>
                  </w:rPr>
                </w:rPrChange>
              </w:rPr>
              <w:t>Not yet provided — The clock time by which rollback must be invoked to complete before the business day. To be supplied by GEHA (Appendix B).</w:t>
            </w:r>
          </w:p>
        </w:tc>
      </w:tr>
      <w:tr w:rsidR="001F702A" w:rsidTr="4986D35A" w14:paraId="796FAB6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5F" w14:textId="77777777">
            <w:pPr>
              <w:pStyle w:val="Compact"/>
              <w:rPr>
                <w:b w:val="1"/>
                <w:bCs w:val="1"/>
                <w:strike w:val="1"/>
                <w:rPrChange w:author="Syed Ahmed" w:date="2026-09-16T14:43:21.926Z" w:id="883363371"/>
              </w:rPr>
            </w:pPr>
            <w:r w:rsidRPr="4986D35A">
              <w:rPr>
                <w:b w:val="1"/>
                <w:bCs w:val="1"/>
                <w:strike w:val="1"/>
                <w:rPrChange w:author="Syed Ahmed" w:date="2026-09-16T14:43:21.926Z" w16du:dateUtc="2026-09-16T14:43:21.926Z" w:id="621311074">
                  <w:rPr>
                    <w:b w:val="1"/>
                    <w:bCs w:val="1"/>
                  </w:rPr>
                </w:rPrChange>
              </w:rPr>
              <w:t>Rollback Steps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60" w14:textId="77777777">
            <w:pPr>
              <w:pStyle w:val="Compact"/>
              <w:rPr>
                <w:i w:val="1"/>
                <w:iCs w:val="1"/>
                <w:strike w:val="1"/>
                <w:rPrChange w:author="Syed Ahmed" w:date="2026-09-16T14:43:21.926Z" w:id="196399026"/>
              </w:rPr>
            </w:pPr>
            <w:r w:rsidRPr="4986D35A">
              <w:rPr>
                <w:i w:val="1"/>
                <w:iCs w:val="1"/>
                <w:strike w:val="1"/>
                <w:rPrChange w:author="Syed Ahmed" w:date="2026-09-16T14:43:21.926Z" w16du:dateUtc="2026-09-16T14:43:21.926Z" w:id="1257059966">
                  <w:rPr>
                    <w:i w:val="1"/>
                    <w:iCs w:val="1"/>
                  </w:rPr>
                </w:rPrChange>
              </w:rPr>
              <w:t>Not yet provided — Power the source back on, revert DNS and endpoints, restore integrations, re-enable access, notify partners and users. To be supplied by GEHA (Appendix B).</w:t>
            </w:r>
          </w:p>
        </w:tc>
      </w:tr>
      <w:tr w:rsidR="001F702A" w:rsidTr="4986D35A" w14:paraId="796FAB6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62" w14:textId="77777777">
            <w:pPr>
              <w:pStyle w:val="Compact"/>
              <w:rPr>
                <w:b w:val="1"/>
                <w:bCs w:val="1"/>
                <w:strike w:val="1"/>
                <w:rPrChange w:author="Syed Ahmed" w:date="2026-09-16T14:43:21.927Z" w:id="996460485"/>
              </w:rPr>
            </w:pPr>
            <w:r w:rsidRPr="4986D35A">
              <w:rPr>
                <w:b w:val="1"/>
                <w:bCs w:val="1"/>
                <w:strike w:val="1"/>
                <w:rPrChange w:author="Syed Ahmed" w:date="2026-09-16T14:43:21.926Z" w16du:dateUtc="2026-09-16T14:43:21.926Z" w:id="1849057694">
                  <w:rPr>
                    <w:b w:val="1"/>
                    <w:bCs w:val="1"/>
                  </w:rPr>
                </w:rPrChange>
              </w:rPr>
              <w:t>Rollback Duration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63" w14:textId="77777777">
            <w:pPr>
              <w:pStyle w:val="Compact"/>
              <w:rPr>
                <w:i w:val="1"/>
                <w:iCs w:val="1"/>
                <w:strike w:val="1"/>
                <w:rPrChange w:author="Syed Ahmed" w:date="2026-09-16T14:43:21.927Z" w:id="1713353845"/>
              </w:rPr>
            </w:pPr>
            <w:r w:rsidRPr="4986D35A">
              <w:rPr>
                <w:i w:val="1"/>
                <w:iCs w:val="1"/>
                <w:strike w:val="1"/>
                <w:rPrChange w:author="Syed Ahmed" w:date="2026-09-16T14:43:21.927Z" w16du:dateUtc="2026-09-16T14:43:21.927Z" w:id="1071519236">
                  <w:rPr>
                    <w:i w:val="1"/>
                    <w:iCs w:val="1"/>
                  </w:rPr>
                </w:rPrChange>
              </w:rPr>
              <w:t>Not yet provided — Measured during the §6.4 test, not estimated. To be supplied by GEHA (Appendix B).</w:t>
            </w:r>
          </w:p>
        </w:tc>
      </w:tr>
      <w:tr w:rsidR="001F702A" w:rsidTr="4986D35A" w14:paraId="796FAB6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65" w14:textId="77777777">
            <w:pPr>
              <w:pStyle w:val="Compact"/>
              <w:rPr>
                <w:b w:val="1"/>
                <w:bCs w:val="1"/>
                <w:strike w:val="1"/>
                <w:rPrChange w:author="Syed Ahmed" w:date="2026-09-16T14:43:21.927Z" w:id="528277207"/>
              </w:rPr>
            </w:pPr>
            <w:r w:rsidRPr="4986D35A">
              <w:rPr>
                <w:b w:val="1"/>
                <w:bCs w:val="1"/>
                <w:strike w:val="1"/>
                <w:rPrChange w:author="Syed Ahmed" w:date="2026-09-16T14:43:21.927Z" w16du:dateUtc="2026-09-16T14:43:21.927Z" w:id="1945511815">
                  <w:rPr>
                    <w:b w:val="1"/>
                    <w:bCs w:val="1"/>
                  </w:rPr>
                </w:rPrChange>
              </w:rPr>
              <w:t>Point of No Return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66" w14:textId="77777777">
            <w:pPr>
              <w:pStyle w:val="Compact"/>
              <w:rPr>
                <w:i w:val="1"/>
                <w:iCs w:val="1"/>
                <w:strike w:val="1"/>
                <w:rPrChange w:author="Syed Ahmed" w:date="2026-09-16T14:43:21.928Z" w:id="1954637396"/>
              </w:rPr>
            </w:pPr>
            <w:r w:rsidRPr="4986D35A">
              <w:rPr>
                <w:i w:val="1"/>
                <w:iCs w:val="1"/>
                <w:strike w:val="1"/>
                <w:rPrChange w:author="Syed Ahmed" w:date="2026-09-16T14:43:21.928Z" w16du:dateUtc="2026-09-16T14:43:21.928Z" w:id="1250834663">
                  <w:rPr>
                    <w:i w:val="1"/>
                    <w:iCs w:val="1"/>
                  </w:rPr>
                </w:rPrChange>
              </w:rPr>
              <w:t xml:space="preserve">Not yet provided — The specific step number in §7.3 after which rollback is no longer </w:t>
            </w:r>
            <w:r w:rsidRPr="4986D35A">
              <w:rPr>
                <w:i w:val="1"/>
                <w:iCs w:val="1"/>
                <w:strike w:val="1"/>
                <w:rPrChange w:author="Syed Ahmed" w:date="2026-09-16T14:43:21.928Z" w16du:dateUtc="2026-09-16T14:43:21.928Z" w:id="1671673049">
                  <w:rPr>
                    <w:i w:val="1"/>
                    <w:iCs w:val="1"/>
                  </w:rPr>
                </w:rPrChange>
              </w:rPr>
              <w:t>viable</w:t>
            </w:r>
            <w:r w:rsidRPr="4986D35A">
              <w:rPr>
                <w:i w:val="1"/>
                <w:iCs w:val="1"/>
                <w:strike w:val="1"/>
                <w:rPrChange w:author="Syed Ahmed" w:date="2026-09-16T14:43:21.928Z" w16du:dateUtc="2026-09-16T14:43:21.928Z" w:id="1797772019">
                  <w:rPr>
                    <w:i w:val="1"/>
                    <w:iCs w:val="1"/>
                  </w:rPr>
                </w:rPrChange>
              </w:rPr>
              <w:t>, and why. To be supplied by GEHA (Appendix B).</w:t>
            </w:r>
          </w:p>
        </w:tc>
      </w:tr>
      <w:tr w:rsidR="001F702A" w:rsidTr="4986D35A" w14:paraId="796FAB6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68" w14:textId="77777777">
            <w:pPr>
              <w:pStyle w:val="Compact"/>
              <w:rPr>
                <w:b w:val="1"/>
                <w:bCs w:val="1"/>
                <w:strike w:val="1"/>
                <w:rPrChange w:author="Syed Ahmed" w:date="2026-09-16T14:43:21.928Z" w:id="705796625"/>
              </w:rPr>
            </w:pPr>
            <w:r w:rsidRPr="4986D35A">
              <w:rPr>
                <w:b w:val="1"/>
                <w:bCs w:val="1"/>
                <w:strike w:val="1"/>
                <w:rPrChange w:author="Syed Ahmed" w:date="2026-09-16T14:43:21.928Z" w16du:dateUtc="2026-09-16T14:43:21.928Z" w:id="1321675266">
                  <w:rPr>
                    <w:b w:val="1"/>
                    <w:bCs w:val="1"/>
                  </w:rPr>
                </w:rPrChange>
              </w:rPr>
              <w:t>Source Preserved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69" w14:textId="77777777">
            <w:pPr>
              <w:pStyle w:val="Compact"/>
              <w:rPr>
                <w:i w:val="1"/>
                <w:iCs w:val="1"/>
                <w:strike w:val="1"/>
                <w:rPrChange w:author="Syed Ahmed" w:date="2026-09-16T14:43:21.929Z" w:id="2142067522"/>
              </w:rPr>
            </w:pPr>
            <w:r w:rsidRPr="4986D35A">
              <w:rPr>
                <w:strike w:val="1"/>
                <w:rPrChange w:author="Syed Ahmed" w:date="2026-09-16T14:43:21.928Z" w16du:dateUtc="2026-09-16T14:43:21.928Z" w:id="1591950021"/>
              </w:rPr>
              <w:t xml:space="preserve">Source </w:t>
            </w:r>
            <w:r w:rsidRPr="4986D35A">
              <w:rPr>
                <w:strike w:val="1"/>
                <w:rPrChange w:author="Syed Ahmed" w:date="2026-09-16T14:43:21.928Z" w16du:dateUtc="2026-09-16T14:43:21.928Z" w:id="2048346268"/>
              </w:rPr>
              <w:t>remains</w:t>
            </w:r>
            <w:r w:rsidRPr="4986D35A">
              <w:rPr>
                <w:strike w:val="1"/>
                <w:rPrChange w:author="Syed Ahmed" w:date="2026-09-16T14:43:21.928Z" w16du:dateUtc="2026-09-16T14:43:21.928Z" w:id="1185608597"/>
              </w:rPr>
              <w:t xml:space="preserve"> intact, powered off and bootable through </w:t>
            </w:r>
            <w:r w:rsidRPr="4986D35A">
              <w:rPr>
                <w:strike w:val="1"/>
                <w:rPrChange w:author="Syed Ahmed" w:date="2026-09-16T14:43:21.928Z" w16du:dateUtc="2026-09-16T14:43:21.928Z" w:id="1965368420"/>
              </w:rPr>
              <w:t>hypercare</w:t>
            </w:r>
            <w:r w:rsidRPr="4986D35A">
              <w:rPr>
                <w:strike w:val="1"/>
                <w:rPrChange w:author="Syed Ahmed" w:date="2026-09-16T14:43:21.928Z" w16du:dateUtc="2026-09-16T14:43:21.928Z" w:id="24532988"/>
              </w:rPr>
              <w:t>; migration method Azure Migrate is unidirectional, so rollback means reverting to the source as at data cut-off</w:t>
            </w:r>
            <w:r w:rsidRPr="4986D35A">
              <w:rPr>
                <w:strike w:val="1"/>
                <w:rPrChange w:author="Syed Ahmed" w:date="2026-09-16T14:43:21.928Z" w16du:dateUtc="2026-09-16T14:43:21.928Z" w:id="224744495"/>
              </w:rPr>
              <w:t xml:space="preserve">.  </w:t>
            </w:r>
            <w:r w:rsidRPr="4986D35A">
              <w:rPr>
                <w:strike w:val="1"/>
                <w:rPrChange w:author="Syed Ahmed" w:date="2026-09-16T14:43:21.928Z" w16du:dateUtc="2026-09-16T14:43:21.928Z" w:id="1863418062"/>
              </w:rPr>
              <w:t xml:space="preserve">(Source: wave engine; program migration </w:t>
            </w:r>
            <w:r w:rsidRPr="4986D35A">
              <w:rPr>
                <w:strike w:val="1"/>
                <w:rPrChange w:author="Syed Ahmed" w:date="2026-09-16T14:43:21.928Z" w16du:dateUtc="2026-09-16T14:43:21.928Z" w:id="336834931"/>
              </w:rPr>
              <w:t>method)</w:t>
            </w:r>
            <w:r w:rsidRPr="4986D35A">
              <w:rPr>
                <w:i w:val="1"/>
                <w:iCs w:val="1"/>
                <w:strike w:val="1"/>
                <w:rPrChange w:author="Syed Ahmed" w:date="2026-09-16T14:43:21.928Z" w16du:dateUtc="2026-09-16T14:43:21.928Z" w:id="480093619">
                  <w:rPr>
                    <w:i w:val="1"/>
                    <w:iCs w:val="1"/>
                  </w:rPr>
                </w:rPrChange>
              </w:rPr>
              <w:t>Yes</w:t>
            </w:r>
            <w:r w:rsidRPr="4986D35A">
              <w:rPr>
                <w:strike w:val="1"/>
                <w:rPrChange w:author="Syed Ahmed" w:date="2026-09-16T14:43:21.928Z" w16du:dateUtc="2026-09-16T14:43:21.928Z" w:id="988602426"/>
              </w:rPr>
              <w:t xml:space="preserve"> ☐ </w:t>
            </w:r>
            <w:r w:rsidRPr="4986D35A">
              <w:rPr>
                <w:i w:val="1"/>
                <w:iCs w:val="1"/>
                <w:strike w:val="1"/>
                <w:rPrChange w:author="Syed Ahmed" w:date="2026-09-16T14:43:21.929Z" w16du:dateUtc="2026-09-16T14:43:21.929Z" w:id="1696906208">
                  <w:rPr>
                    <w:i w:val="1"/>
                    <w:iCs w:val="1"/>
                  </w:rPr>
                </w:rPrChange>
              </w:rPr>
              <w:t>No</w:t>
            </w:r>
            <w:r w:rsidRPr="4986D35A">
              <w:rPr>
                <w:strike w:val="1"/>
                <w:rPrChange w:author="Syed Ahmed" w:date="2026-09-16T14:43:21.929Z" w16du:dateUtc="2026-09-16T14:43:21.929Z" w:id="1704749625"/>
              </w:rPr>
              <w:t xml:space="preserve"> — </w:t>
            </w:r>
            <w:r w:rsidRPr="4986D35A">
              <w:rPr>
                <w:i w:val="1"/>
                <w:iCs w:val="1"/>
                <w:strike w:val="1"/>
                <w:rPrChange w:author="Syed Ahmed" w:date="2026-09-16T14:43:21.929Z" w16du:dateUtc="2026-09-16T14:43:21.929Z" w:id="117360235">
                  <w:rPr>
                    <w:i w:val="1"/>
                    <w:iCs w:val="1"/>
                  </w:rPr>
                </w:rPrChange>
              </w:rPr>
              <w:t>Not yet provided — the source must remain intact, powered off and bootable, with its storage and networking unchanged, for the retention pe. To be supplied by GEHA (Appendix B).</w:t>
            </w:r>
          </w:p>
        </w:tc>
      </w:tr>
      <w:tr w:rsidR="001F702A" w:rsidTr="4986D35A" w14:paraId="796FAB6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6B" w14:textId="77777777">
            <w:pPr>
              <w:pStyle w:val="Compact"/>
              <w:rPr>
                <w:b w:val="1"/>
                <w:bCs w:val="1"/>
                <w:strike w:val="1"/>
                <w:rPrChange w:author="Syed Ahmed" w:date="2026-09-16T14:43:21.929Z" w:id="758697958"/>
              </w:rPr>
            </w:pPr>
            <w:r w:rsidRPr="4986D35A">
              <w:rPr>
                <w:b w:val="1"/>
                <w:bCs w:val="1"/>
                <w:strike w:val="1"/>
                <w:rPrChange w:author="Syed Ahmed" w:date="2026-09-16T14:43:21.929Z" w16du:dateUtc="2026-09-16T14:43:21.929Z" w:id="1915340793">
                  <w:rPr>
                    <w:b w:val="1"/>
                    <w:bCs w:val="1"/>
                  </w:rPr>
                </w:rPrChange>
              </w:rPr>
              <w:t>Data Entered After Cutover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6C" w14:textId="77777777">
            <w:pPr>
              <w:pStyle w:val="Compact"/>
              <w:rPr>
                <w:i w:val="1"/>
                <w:iCs w:val="1"/>
                <w:strike w:val="1"/>
                <w:rPrChange w:author="Syed Ahmed" w:date="2026-09-16T14:43:21.93Z" w:id="1409367181"/>
              </w:rPr>
            </w:pPr>
            <w:r w:rsidRPr="4986D35A">
              <w:rPr>
                <w:i w:val="1"/>
                <w:iCs w:val="1"/>
                <w:strike w:val="1"/>
                <w:rPrChange w:author="Syed Ahmed" w:date="2026-09-16T14:43:21.93Z" w16du:dateUtc="2026-09-16T14:43:21.93Z" w:id="1265516732">
                  <w:rPr>
                    <w:i w:val="1"/>
                    <w:iCs w:val="1"/>
                  </w:rPr>
                </w:rPrChange>
              </w:rPr>
              <w:t xml:space="preserve">Not yet provided — The treatment of transactions entered </w:t>
            </w:r>
            <w:r w:rsidRPr="4986D35A">
              <w:rPr>
                <w:i w:val="1"/>
                <w:iCs w:val="1"/>
                <w:strike w:val="1"/>
                <w:rPrChange w:author="Syed Ahmed" w:date="2026-09-16T14:43:21.93Z" w16du:dateUtc="2026-09-16T14:43:21.93Z" w:id="1457743693">
                  <w:rPr>
                    <w:i w:val="1"/>
                    <w:iCs w:val="1"/>
                  </w:rPr>
                </w:rPrChange>
              </w:rPr>
              <w:t>in</w:t>
            </w:r>
            <w:r w:rsidRPr="4986D35A">
              <w:rPr>
                <w:i w:val="1"/>
                <w:iCs w:val="1"/>
                <w:strike w:val="1"/>
                <w:rPrChange w:author="Syed Ahmed" w:date="2026-09-16T14:43:21.93Z" w16du:dateUtc="2026-09-16T14:43:21.93Z" w:id="534777801">
                  <w:rPr>
                    <w:i w:val="1"/>
                    <w:iCs w:val="1"/>
                  </w:rPr>
                </w:rPrChange>
              </w:rPr>
              <w:t xml:space="preserve"> the target if rollback is invoked — re-keyed into the source or lost. </w:t>
            </w:r>
            <w:r w:rsidRPr="4986D35A">
              <w:rPr>
                <w:i w:val="1"/>
                <w:iCs w:val="1"/>
                <w:strike w:val="1"/>
                <w:rPrChange w:author="Syed Ahmed" w:date="2026-09-16T14:43:21.93Z" w16du:dateUtc="2026-09-16T14:43:21.93Z" w:id="405283144">
                  <w:rPr>
                    <w:i w:val="1"/>
                    <w:iCs w:val="1"/>
                  </w:rPr>
                </w:rPrChange>
              </w:rPr>
              <w:t>Determine</w:t>
            </w:r>
            <w:r w:rsidRPr="4986D35A">
              <w:rPr>
                <w:i w:val="1"/>
                <w:iCs w:val="1"/>
                <w:strike w:val="1"/>
                <w:rPrChange w:author="Syed Ahmed" w:date="2026-09-16T14:43:21.93Z" w16du:dateUtc="2026-09-16T14:43:21.93Z" w:id="1269916046">
                  <w:rPr>
                    <w:i w:val="1"/>
                    <w:iCs w:val="1"/>
                  </w:rPr>
                </w:rPrChange>
              </w:rPr>
              <w:t>. To be supplied by GEHA (Appendix B).</w:t>
            </w:r>
          </w:p>
        </w:tc>
      </w:tr>
      <w:tr w:rsidR="001F702A" w:rsidTr="4986D35A" w14:paraId="796FAB7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6E" w14:textId="77777777">
            <w:pPr>
              <w:pStyle w:val="Compact"/>
              <w:rPr>
                <w:b w:val="1"/>
                <w:bCs w:val="1"/>
                <w:strike w:val="1"/>
                <w:rPrChange w:author="Syed Ahmed" w:date="2026-09-16T14:43:21.93Z" w:id="2114533087"/>
              </w:rPr>
            </w:pPr>
            <w:r w:rsidRPr="4986D35A">
              <w:rPr>
                <w:b w:val="1"/>
                <w:bCs w:val="1"/>
                <w:strike w:val="1"/>
                <w:rPrChange w:author="Syed Ahmed" w:date="2026-09-16T14:43:21.93Z" w16du:dateUtc="2026-09-16T14:43:21.93Z" w:id="1347829228">
                  <w:rPr>
                    <w:b w:val="1"/>
                    <w:bCs w:val="1"/>
                  </w:rPr>
                </w:rPrChange>
              </w:rPr>
              <w:t>Rehearsed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6F" w14:textId="77777777">
            <w:pPr>
              <w:pStyle w:val="Compact"/>
              <w:rPr>
                <w:i w:val="1"/>
                <w:iCs w:val="1"/>
                <w:strike w:val="1"/>
                <w:rPrChange w:author="Syed Ahmed" w:date="2026-09-16T14:43:21.931Z" w:id="2103104222"/>
              </w:rPr>
            </w:pPr>
            <w:r w:rsidRPr="4986D35A">
              <w:rPr>
                <w:strike w:val="1"/>
                <w:rPrChange w:author="Syed Ahmed" w:date="2026-09-16T14:43:21.93Z" w16du:dateUtc="2026-09-16T14:43:21.93Z" w:id="1925407876"/>
              </w:rPr>
              <w:t xml:space="preserve">☐ </w:t>
            </w:r>
            <w:r w:rsidRPr="4986D35A">
              <w:rPr>
                <w:i w:val="1"/>
                <w:iCs w:val="1"/>
                <w:strike w:val="1"/>
                <w:rPrChange w:author="Syed Ahmed" w:date="2026-09-16T14:43:21.93Z" w16du:dateUtc="2026-09-16T14:43:21.93Z" w:id="1935016298">
                  <w:rPr>
                    <w:i w:val="1"/>
                    <w:iCs w:val="1"/>
                  </w:rPr>
                </w:rPrChange>
              </w:rPr>
              <w:t>Yes</w:t>
            </w:r>
            <w:r w:rsidRPr="4986D35A">
              <w:rPr>
                <w:strike w:val="1"/>
                <w:rPrChange w:author="Syed Ahmed" w:date="2026-09-16T14:43:21.93Z" w16du:dateUtc="2026-09-16T14:43:21.93Z" w:id="2143647930"/>
              </w:rPr>
              <w:t xml:space="preserve"> ☐ </w:t>
            </w:r>
            <w:r w:rsidRPr="4986D35A">
              <w:rPr>
                <w:i w:val="1"/>
                <w:iCs w:val="1"/>
                <w:strike w:val="1"/>
                <w:rPrChange w:author="Syed Ahmed" w:date="2026-09-16T14:43:21.931Z" w16du:dateUtc="2026-09-16T14:43:21.931Z" w:id="1453323153">
                  <w:rPr>
                    <w:i w:val="1"/>
                    <w:iCs w:val="1"/>
                  </w:rPr>
                </w:rPrChange>
              </w:rPr>
              <w:t>No</w:t>
            </w:r>
            <w:r w:rsidRPr="4986D35A">
              <w:rPr>
                <w:strike w:val="1"/>
                <w:rPrChange w:author="Syed Ahmed" w:date="2026-09-16T14:43:21.931Z" w16du:dateUtc="2026-09-16T14:43:21.931Z" w:id="1724674889"/>
              </w:rPr>
              <w:t xml:space="preserve"> — </w:t>
            </w:r>
            <w:r w:rsidRPr="4986D35A">
              <w:rPr>
                <w:i w:val="1"/>
                <w:iCs w:val="1"/>
                <w:strike w:val="1"/>
                <w:rPrChange w:author="Syed Ahmed" w:date="2026-09-16T14:43:21.931Z" w16du:dateUtc="2026-09-16T14:43:21.931Z" w:id="1193766990">
                  <w:rPr>
                    <w:i w:val="1"/>
                    <w:iCs w:val="1"/>
                  </w:rPr>
                </w:rPrChange>
              </w:rPr>
              <w:t>To be provided by GEHA</w:t>
            </w:r>
          </w:p>
        </w:tc>
      </w:tr>
      <w:tr w:rsidR="001F702A" w:rsidTr="4986D35A" w14:paraId="796FAB7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71" w14:textId="77777777">
            <w:pPr>
              <w:pStyle w:val="Compact"/>
              <w:rPr>
                <w:b w:val="1"/>
                <w:bCs w:val="1"/>
                <w:strike w:val="1"/>
                <w:rPrChange w:author="Syed Ahmed" w:date="2026-09-16T14:43:21.931Z" w:id="1709775132"/>
              </w:rPr>
            </w:pPr>
            <w:r w:rsidRPr="4986D35A">
              <w:rPr>
                <w:b w:val="1"/>
                <w:bCs w:val="1"/>
                <w:strike w:val="1"/>
                <w:rPrChange w:author="Syed Ahmed" w:date="2026-09-16T14:43:21.931Z" w16du:dateUtc="2026-09-16T14:43:21.931Z" w:id="1857117546">
                  <w:rPr>
                    <w:b w:val="1"/>
                    <w:bCs w:val="1"/>
                  </w:rPr>
                </w:rPrChange>
              </w:rPr>
              <w:t>Rollback Authority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72" w14:textId="77777777">
            <w:pPr>
              <w:pStyle w:val="Compact"/>
              <w:rPr>
                <w:i w:val="1"/>
                <w:iCs w:val="1"/>
                <w:strike w:val="1"/>
                <w:rPrChange w:author="Syed Ahmed" w:date="2026-09-16T14:43:21.932Z" w:id="746966040"/>
              </w:rPr>
            </w:pPr>
            <w:r w:rsidRPr="4986D35A">
              <w:rPr>
                <w:i w:val="1"/>
                <w:iCs w:val="1"/>
                <w:strike w:val="1"/>
                <w:rPrChange w:author="Syed Ahmed" w:date="2026-09-16T14:43:21.931Z" w16du:dateUtc="2026-09-16T14:43:21.931Z" w:id="1302815590">
                  <w:rPr>
                    <w:i w:val="1"/>
                    <w:iCs w:val="1"/>
                  </w:rPr>
                </w:rPrChange>
              </w:rPr>
              <w:t>To be provided by GEHA</w:t>
            </w:r>
          </w:p>
        </w:tc>
      </w:tr>
    </w:tbl>
    <w:p w:rsidR="001F702A" w:rsidP="4986D35A" w:rsidRDefault="00000000" w14:paraId="796FAB74" w14:textId="77777777">
      <w:pPr>
        <w:pStyle w:val="BodyText"/>
        <w:rPr>
          <w:b w:val="1"/>
          <w:bCs w:val="1"/>
          <w:strike w:val="1"/>
          <w:sz w:val="15"/>
          <w:szCs w:val="15"/>
          <w:rPrChange w:author="Syed Ahmed" w:date="2026-09-16T14:43:21.932Z" w:id="2025630971"/>
        </w:rPr>
      </w:pPr>
      <w:r w:rsidRPr="4986D35A">
        <w:rPr>
          <w:b w:val="1"/>
          <w:bCs w:val="1"/>
          <w:strike w:val="1"/>
          <w:sz w:val="15"/>
          <w:szCs w:val="15"/>
          <w:rPrChange w:author="Syed Ahmed" w:date="2026-09-16T14:43:21.932Z" w16du:dateUtc="2026-09-16T14:43:21.932Z" w:id="1748990708">
            <w:rPr>
              <w:b w:val="1"/>
              <w:bCs w:val="1"/>
              <w:sz w:val="15"/>
              <w:szCs w:val="15"/>
            </w:rPr>
          </w:rPrChange>
        </w:rPr>
        <w:t>Table 7.9 — Rollback</w:t>
      </w:r>
    </w:p>
    <w:p w:rsidR="001F702A" w:rsidRDefault="001F702A" w14:paraId="796FAB75" w14:textId="77777777">
      <w:pPr>
        <w:pStyle w:val="Compact"/>
      </w:pPr>
    </w:p>
    <w:p w:rsidR="001F702A" w:rsidP="4986D35A" w:rsidRDefault="00000000" w14:paraId="796FAB76" w14:textId="77777777">
      <w:pPr>
        <w:pStyle w:val="Heading1"/>
        <w:rPr>
          <w:strike w:val="1"/>
          <w:rPrChange w:author="Syed Ahmed" w:date="2026-09-16T14:43:14.943Z" w:id="488811138"/>
        </w:rPr>
      </w:pPr>
      <w:bookmarkStart w:name="post-cutover-service-handover" w:id="68"/>
      <w:bookmarkEnd w:id="58"/>
      <w:bookmarkEnd w:id="67"/>
      <w:r w:rsidRPr="4986D35A">
        <w:rPr>
          <w:strike w:val="1"/>
          <w:rPrChange w:author="Syed Ahmed" w:date="2026-09-16T14:43:14.942Z" w16du:dateUtc="2026-09-16T14:43:14.942Z" w:id="1593973228"/>
        </w:rPr>
        <w:t>8. Post-Cutover &amp; Service Handover</w:t>
      </w:r>
    </w:p>
    <w:p w:rsidR="001F702A" w:rsidP="4986D35A" w:rsidRDefault="00000000" w14:paraId="796FAB77" w14:textId="77777777">
      <w:pPr>
        <w:pStyle w:val="FirstParagraph"/>
        <w:rPr>
          <w:strike w:val="1"/>
          <w:rPrChange w:author="Syed Ahmed" w:date="2026-09-16T14:43:14.944Z" w:id="1361481911"/>
        </w:rPr>
      </w:pPr>
      <w:r w:rsidRPr="4986D35A">
        <w:rPr>
          <w:strike w:val="1"/>
          <w:rPrChange w:author="Syed Ahmed" w:date="2026-09-16T14:43:14.944Z" w16du:dateUtc="2026-09-16T14:43:14.944Z" w:id="497995860"/>
        </w:rPr>
        <w:t xml:space="preserve">The post-cutover period is treated as a defined stage with entry and exit conditions rather than as an indefinite settling-in. Hypercare, verification of operational controls in production, decommissioning of the source and the review that feeds the next migration each have their own criteria. Every stage exits on documented evidence rather than on elapsed </w:t>
      </w:r>
      <w:r w:rsidRPr="4986D35A">
        <w:rPr>
          <w:strike w:val="1"/>
          <w:rPrChange w:author="Syed Ahmed" w:date="2026-09-16T14:43:14.944Z" w16du:dateUtc="2026-09-16T14:43:14.944Z" w:id="225105905"/>
        </w:rPr>
        <w:t>time, because</w:t>
      </w:r>
      <w:r w:rsidRPr="4986D35A">
        <w:rPr>
          <w:strike w:val="1"/>
          <w:rPrChange w:author="Syed Ahmed" w:date="2026-09-16T14:43:14.944Z" w16du:dateUtc="2026-09-16T14:43:14.944Z" w:id="962661203"/>
        </w:rPr>
        <w:t xml:space="preserve"> a quiet fortnight is not the same thing as a stable service. Handled properly, this section is where a migration becomes an operational reality rather than a completed project.</w:t>
      </w:r>
    </w:p>
    <w:p w:rsidR="001F702A" w:rsidP="4986D35A" w:rsidRDefault="00000000" w14:paraId="796FAB78" w14:textId="77777777">
      <w:pPr>
        <w:pStyle w:val="Heading2"/>
        <w:rPr>
          <w:strike w:val="1"/>
          <w:rPrChange w:author="Syed Ahmed" w:date="2026-09-16T14:43:14.945Z" w:id="1929918667"/>
        </w:rPr>
      </w:pPr>
      <w:bookmarkStart w:name="hypercare" w:id="69"/>
      <w:r w:rsidRPr="4986D35A">
        <w:rPr>
          <w:strike w:val="1"/>
          <w:rPrChange w:author="Syed Ahmed" w:date="2026-09-16T14:43:14.944Z" w16du:dateUtc="2026-09-16T14:43:14.944Z" w:id="1977316366"/>
        </w:rPr>
        <w:t>8.1 Hypercare</w:t>
      </w:r>
    </w:p>
    <w:p w:rsidR="001F702A" w:rsidP="4986D35A" w:rsidRDefault="00000000" w14:paraId="796FAB79" w14:textId="77777777">
      <w:pPr>
        <w:pStyle w:val="FirstParagraph"/>
        <w:rPr>
          <w:strike w:val="1"/>
          <w:rPrChange w:author="Syed Ahmed" w:date="2026-09-16T14:43:14.946Z" w:id="173166537"/>
        </w:rPr>
      </w:pPr>
      <w:r w:rsidRPr="4986D35A">
        <w:rPr>
          <w:strike w:val="1"/>
          <w:rPrChange w:author="Syed Ahmed" w:date="2026-09-16T14:43:14.945Z" w16du:dateUtc="2026-09-16T14:43:14.945Z" w:id="2004979648"/>
        </w:rPr>
        <w:t xml:space="preserve">Hypercare is the period of heightened support </w:t>
      </w:r>
      <w:r w:rsidRPr="4986D35A">
        <w:rPr>
          <w:strike w:val="1"/>
          <w:rPrChange w:author="Syed Ahmed" w:date="2026-09-16T14:43:14.945Z" w16du:dateUtc="2026-09-16T14:43:14.945Z" w:id="1991546598"/>
        </w:rPr>
        <w:t>immediately</w:t>
      </w:r>
      <w:r w:rsidRPr="4986D35A">
        <w:rPr>
          <w:strike w:val="1"/>
          <w:rPrChange w:author="Syed Ahmed" w:date="2026-09-16T14:43:14.945Z" w16du:dateUtc="2026-09-16T14:43:14.945Z" w:id="707506563"/>
        </w:rPr>
        <w:t xml:space="preserve"> after go-live, and it is defined here with a named roster, coverage hours and an escalation path rather than an assumption that the migration team </w:t>
      </w:r>
      <w:r w:rsidRPr="4986D35A">
        <w:rPr>
          <w:strike w:val="1"/>
          <w:rPrChange w:author="Syed Ahmed" w:date="2026-09-16T14:43:14.945Z" w16du:dateUtc="2026-09-16T14:43:14.945Z" w:id="842260716"/>
        </w:rPr>
        <w:t>remains</w:t>
      </w:r>
      <w:r w:rsidRPr="4986D35A">
        <w:rPr>
          <w:strike w:val="1"/>
          <w:rPrChange w:author="Syed Ahmed" w:date="2026-09-16T14:43:14.945Z" w16du:dateUtc="2026-09-16T14:43:14.945Z" w:id="2071606386"/>
        </w:rPr>
        <w:t xml:space="preserve"> available. Its exit criteria are objective — a stated number of consecutive days without </w:t>
      </w:r>
      <w:r w:rsidRPr="4986D35A">
        <w:rPr>
          <w:strike w:val="1"/>
          <w:rPrChange w:author="Syed Ahmed" w:date="2026-09-16T14:43:14.945Z" w16du:dateUtc="2026-09-16T14:43:14.945Z" w:id="1561374414"/>
        </w:rPr>
        <w:t>severity</w:t>
      </w:r>
      <w:r w:rsidRPr="4986D35A">
        <w:rPr>
          <w:strike w:val="1"/>
          <w:rPrChange w:author="Syed Ahmed" w:date="2026-09-16T14:43:14.945Z" w16du:dateUtc="2026-09-16T14:43:14.945Z" w:id="670884512"/>
        </w:rPr>
        <w:t xml:space="preserve"> one or two incidents, with backup and </w:t>
      </w:r>
      <w:r w:rsidRPr="4986D35A">
        <w:rPr>
          <w:strike w:val="1"/>
          <w:rPrChange w:author="Syed Ahmed" w:date="2026-09-16T14:43:14.945Z" w16du:dateUtc="2026-09-16T14:43:14.945Z" w:id="194283144"/>
        </w:rPr>
        <w:t>monitoring</w:t>
      </w:r>
      <w:r w:rsidRPr="4986D35A">
        <w:rPr>
          <w:strike w:val="1"/>
          <w:rPrChange w:author="Syed Ahmed" w:date="2026-09-16T14:43:14.945Z" w16du:dateUtc="2026-09-16T14:43:14.945Z" w:id="1280559631"/>
        </w:rPr>
        <w:t xml:space="preserve"> proven in steady state — so that the end of </w:t>
      </w:r>
      <w:r w:rsidRPr="4986D35A">
        <w:rPr>
          <w:strike w:val="1"/>
          <w:rPrChange w:author="Syed Ahmed" w:date="2026-09-16T14:43:14.945Z" w16du:dateUtc="2026-09-16T14:43:14.945Z" w:id="1226619628"/>
        </w:rPr>
        <w:t>hypercare</w:t>
      </w:r>
      <w:r w:rsidRPr="4986D35A">
        <w:rPr>
          <w:strike w:val="1"/>
          <w:rPrChange w:author="Syed Ahmed" w:date="2026-09-16T14:43:14.945Z" w16du:dateUtc="2026-09-16T14:43:14.945Z" w:id="437817500"/>
        </w:rPr>
        <w:t xml:space="preserve"> is a demonstrated condition rather than a date in a plan. The steady-state support owner is named, and the handover to them is explicit. Issues raised during </w:t>
      </w:r>
      <w:r w:rsidRPr="4986D35A">
        <w:rPr>
          <w:strike w:val="1"/>
          <w:rPrChange w:author="Syed Ahmed" w:date="2026-09-16T14:43:14.945Z" w16du:dateUtc="2026-09-16T14:43:14.945Z" w:id="777562108"/>
        </w:rPr>
        <w:t>hypercare</w:t>
      </w:r>
      <w:r w:rsidRPr="4986D35A">
        <w:rPr>
          <w:strike w:val="1"/>
          <w:rPrChange w:author="Syed Ahmed" w:date="2026-09-16T14:43:14.945Z" w16du:dateUtc="2026-09-16T14:43:14.945Z" w:id="389588572"/>
        </w:rPr>
        <w:t xml:space="preserve"> are triaged through a defined route so that nothing depends on knowing which individual to telephone.</w:t>
      </w:r>
    </w:p>
    <w:p w:rsidR="001F702A" w:rsidP="4986D35A" w:rsidRDefault="001F702A" w14:paraId="796FAB7A" w14:textId="77777777">
      <w:pPr>
        <w:pStyle w:val="Compact"/>
        <w:rPr>
          <w:strike w:val="1"/>
          <w:rPrChange w:author="Syed Ahmed" w:date="2026-09-16T14:43:14.946Z" w:id="558472350"/>
        </w:rPr>
      </w:pPr>
    </w:p>
    <w:tbl>
      <w:tblPr>
        <w:tblStyle w:val="Table"/>
        <w:tblW w:w="5000" w:type="pct"/>
        <w:tblLook w:val="0020" w:firstRow="1" w:lastRow="0" w:firstColumn="0" w:lastColumn="0" w:noHBand="0" w:noVBand="0"/>
      </w:tblPr>
      <w:tblGrid>
        <w:gridCol w:w="1142"/>
        <w:gridCol w:w="8334"/>
      </w:tblGrid>
      <w:tr w:rsidR="001F702A" w:rsidTr="4986D35A" w14:paraId="796FAB7D"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7B" w14:textId="77777777">
            <w:pPr>
              <w:pStyle w:val="Compact"/>
              <w:rPr>
                <w:b w:val="1"/>
                <w:bCs w:val="1"/>
                <w:strike w:val="1"/>
                <w:rPrChange w:author="Syed Ahmed" w:date="2026-09-16T14:43:14.947Z" w:id="988334375"/>
              </w:rPr>
            </w:pPr>
            <w:r w:rsidRPr="4986D35A">
              <w:rPr>
                <w:b w:val="1"/>
                <w:bCs w:val="1"/>
                <w:strike w:val="1"/>
                <w:rPrChange w:author="Syed Ahmed" w:date="2026-09-16T14:43:14.946Z" w16du:dateUtc="2026-09-16T14:43:14.946Z" w:id="56056293">
                  <w:rPr>
                    <w:b w:val="1"/>
                    <w:bCs w:val="1"/>
                  </w:rPr>
                </w:rPrChange>
              </w:rPr>
              <w:t>Hypercare Period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7C" w14:textId="77777777">
            <w:pPr>
              <w:pStyle w:val="Compact"/>
              <w:rPr>
                <w:i w:val="1"/>
                <w:iCs w:val="1"/>
                <w:strike w:val="1"/>
                <w:rPrChange w:author="Syed Ahmed" w:date="2026-09-16T14:43:14.947Z" w:id="695866207"/>
              </w:rPr>
            </w:pPr>
            <w:r w:rsidRPr="4986D35A">
              <w:rPr>
                <w:i w:val="1"/>
                <w:iCs w:val="1"/>
                <w:strike w:val="1"/>
                <w:rPrChange w:author="Syed Ahmed" w:date="2026-09-16T14:43:14.947Z" w16du:dateUtc="2026-09-16T14:43:14.947Z" w:id="1168808063">
                  <w:rPr>
                    <w:i w:val="1"/>
                    <w:iCs w:val="1"/>
                  </w:rPr>
                </w:rPrChange>
              </w:rPr>
              <w:t xml:space="preserve">SOW record — ", communication plan, service desk readiness checklist, and </w:t>
            </w:r>
            <w:r w:rsidRPr="4986D35A">
              <w:rPr>
                <w:i w:val="1"/>
                <w:iCs w:val="1"/>
                <w:strike w:val="1"/>
                <w:rPrChange w:author="Syed Ahmed" w:date="2026-09-16T14:43:14.947Z" w16du:dateUtc="2026-09-16T14:43:14.947Z" w:id="1325353052">
                  <w:rPr>
                    <w:i w:val="1"/>
                    <w:iCs w:val="1"/>
                  </w:rPr>
                </w:rPrChange>
              </w:rPr>
              <w:t>hypercare</w:t>
            </w:r>
            <w:r w:rsidRPr="4986D35A">
              <w:rPr>
                <w:i w:val="1"/>
                <w:iCs w:val="1"/>
                <w:strike w:val="1"/>
                <w:rPrChange w:author="Syed Ahmed" w:date="2026-09-16T14:43:14.947Z" w16du:dateUtc="2026-09-16T14:43:14.947Z" w:id="618107805">
                  <w:rPr>
                    <w:i w:val="1"/>
                    <w:iCs w:val="1"/>
                  </w:rPr>
                </w:rPrChange>
              </w:rPr>
              <w:t xml:space="preserve"> approach. 1 Software Development Units are registered with Special Economic Zones or Software Technology Parks. G.E.H.A. Data Center Transition and Cloud Migration SOW 3 Scope of Services • Program Management: </w:t>
            </w:r>
            <w:r w:rsidRPr="4986D35A">
              <w:rPr>
                <w:i w:val="1"/>
                <w:iCs w:val="1"/>
                <w:strike w:val="1"/>
                <w:rPrChange w:author="Syed Ahmed" w:date="2026-09-16T14:43:14.947Z" w16du:dateUtc="2026-09-16T14:43:14.947Z" w:id="172797236">
                  <w:rPr>
                    <w:i w:val="1"/>
                    <w:iCs w:val="1"/>
                  </w:rPr>
                </w:rPrChange>
              </w:rPr>
              <w:t>Establish</w:t>
            </w:r>
            <w:r w:rsidRPr="4986D35A">
              <w:rPr>
                <w:i w:val="1"/>
                <w:iCs w:val="1"/>
                <w:strike w:val="1"/>
                <w:rPrChange w:author="Syed Ahmed" w:date="2026-09-16T14:43:14.947Z" w16du:dateUtc="2026-09-16T14:43:14.947Z" w:id="71999102">
                  <w:rPr>
                    <w:i w:val="1"/>
                    <w:iCs w:val="1"/>
                  </w:rPr>
                </w:rPrChange>
              </w:rPr>
              <w:t xml:space="preserve"> and manage the integrated project plan, assumptions log,</w:t>
            </w:r>
            <w:r w:rsidRPr="4986D35A">
              <w:rPr>
                <w:i w:val="1"/>
                <w:iCs w:val="1"/>
                <w:strike w:val="1"/>
                <w:rPrChange w:author="Syed Ahmed" w:date="2026-09-16T14:43:14.947Z" w16du:dateUtc="2026-09-16T14:43:14.947Z" w:id="1749385240">
                  <w:rPr>
                    <w:i w:val="1"/>
                    <w:iCs w:val="1"/>
                  </w:rPr>
                </w:rPrChange>
              </w:rPr>
              <w:t>"  (</w:t>
            </w:r>
            <w:r w:rsidRPr="4986D35A">
              <w:rPr>
                <w:i w:val="1"/>
                <w:iCs w:val="1"/>
                <w:strike w:val="1"/>
                <w:rPrChange w:author="Syed Ahmed" w:date="2026-09-16T14:43:14.947Z" w16du:dateUtc="2026-09-16T14:43:14.947Z" w:id="1018709194">
                  <w:rPr>
                    <w:i w:val="1"/>
                    <w:iCs w:val="1"/>
                  </w:rPr>
                </w:rPrChange>
              </w:rPr>
              <w:t>Source: SOW ZCON-18111, signed 30-Jul-2026)</w:t>
            </w:r>
          </w:p>
        </w:tc>
      </w:tr>
      <w:tr w:rsidR="001F702A" w:rsidTr="4986D35A" w14:paraId="796FAB8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7E" w14:textId="77777777">
            <w:pPr>
              <w:pStyle w:val="Compact"/>
              <w:rPr>
                <w:b w:val="1"/>
                <w:bCs w:val="1"/>
                <w:strike w:val="1"/>
                <w:rPrChange w:author="Syed Ahmed" w:date="2026-09-16T14:43:14.948Z" w:id="1233944450"/>
              </w:rPr>
            </w:pPr>
            <w:r w:rsidRPr="4986D35A">
              <w:rPr>
                <w:b w:val="1"/>
                <w:bCs w:val="1"/>
                <w:strike w:val="1"/>
                <w:rPrChange w:author="Syed Ahmed" w:date="2026-09-16T14:43:14.948Z" w16du:dateUtc="2026-09-16T14:43:14.948Z" w:id="1167196436">
                  <w:rPr>
                    <w:b w:val="1"/>
                    <w:bCs w:val="1"/>
                  </w:rPr>
                </w:rPrChange>
              </w:rPr>
              <w:t>Hypercare Roster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7F" w14:textId="77777777">
            <w:pPr>
              <w:pStyle w:val="Compact"/>
              <w:rPr>
                <w:i w:val="1"/>
                <w:iCs w:val="1"/>
                <w:strike w:val="1"/>
                <w:rPrChange w:author="Syed Ahmed" w:date="2026-09-16T14:43:14.948Z" w:id="775587048"/>
              </w:rPr>
            </w:pPr>
            <w:r w:rsidRPr="4986D35A">
              <w:rPr>
                <w:i w:val="1"/>
                <w:iCs w:val="1"/>
                <w:strike w:val="1"/>
                <w:rPrChange w:author="Syed Ahmed" w:date="2026-09-16T14:43:14.948Z" w16du:dateUtc="2026-09-16T14:43:14.948Z" w:id="2124231203">
                  <w:rPr>
                    <w:i w:val="1"/>
                    <w:iCs w:val="1"/>
                  </w:rPr>
                </w:rPrChange>
              </w:rPr>
              <w:t>To be provided by GEHA</w:t>
            </w:r>
          </w:p>
        </w:tc>
      </w:tr>
      <w:tr w:rsidR="001F702A" w:rsidTr="4986D35A" w14:paraId="796FAB8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81" w14:textId="77777777">
            <w:pPr>
              <w:pStyle w:val="Compact"/>
              <w:rPr>
                <w:b w:val="1"/>
                <w:bCs w:val="1"/>
                <w:strike w:val="1"/>
                <w:rPrChange w:author="Syed Ahmed" w:date="2026-09-16T14:43:14.949Z" w:id="257333941"/>
              </w:rPr>
            </w:pPr>
            <w:r w:rsidRPr="4986D35A">
              <w:rPr>
                <w:b w:val="1"/>
                <w:bCs w:val="1"/>
                <w:strike w:val="1"/>
                <w:rPrChange w:author="Syed Ahmed" w:date="2026-09-16T14:43:14.948Z" w16du:dateUtc="2026-09-16T14:43:14.948Z" w:id="904080959">
                  <w:rPr>
                    <w:b w:val="1"/>
                    <w:bCs w:val="1"/>
                  </w:rPr>
                </w:rPrChange>
              </w:rPr>
              <w:t>Steady-State Support Owner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82" w14:textId="77777777">
            <w:pPr>
              <w:pStyle w:val="Compact"/>
              <w:rPr>
                <w:i w:val="1"/>
                <w:iCs w:val="1"/>
                <w:strike w:val="1"/>
                <w:rPrChange w:author="Syed Ahmed" w:date="2026-09-16T14:43:14.949Z" w:id="1122424633"/>
              </w:rPr>
            </w:pPr>
            <w:r w:rsidRPr="4986D35A">
              <w:rPr>
                <w:i w:val="1"/>
                <w:iCs w:val="1"/>
                <w:strike w:val="1"/>
                <w:rPrChange w:author="Syed Ahmed" w:date="2026-09-16T14:43:14.949Z" w16du:dateUtc="2026-09-16T14:43:14.949Z" w:id="412619188">
                  <w:rPr>
                    <w:i w:val="1"/>
                    <w:iCs w:val="1"/>
                  </w:rPr>
                </w:rPrChange>
              </w:rPr>
              <w:t>To be provided by GEHA</w:t>
            </w:r>
          </w:p>
        </w:tc>
      </w:tr>
      <w:tr w:rsidR="001F702A" w:rsidTr="4986D35A" w14:paraId="796FAB8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84" w14:textId="77777777">
            <w:pPr>
              <w:pStyle w:val="Compact"/>
              <w:rPr>
                <w:b w:val="1"/>
                <w:bCs w:val="1"/>
                <w:strike w:val="1"/>
                <w:rPrChange w:author="Syed Ahmed" w:date="2026-09-16T14:43:14.949Z" w:id="1743990905"/>
              </w:rPr>
            </w:pPr>
            <w:r w:rsidRPr="4986D35A">
              <w:rPr>
                <w:b w:val="1"/>
                <w:bCs w:val="1"/>
                <w:strike w:val="1"/>
                <w:rPrChange w:author="Syed Ahmed" w:date="2026-09-16T14:43:14.949Z" w16du:dateUtc="2026-09-16T14:43:14.949Z" w:id="177272976">
                  <w:rPr>
                    <w:b w:val="1"/>
                    <w:bCs w:val="1"/>
                  </w:rPr>
                </w:rPrChange>
              </w:rPr>
              <w:t>Issue Triage Process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85" w14:textId="77777777">
            <w:pPr>
              <w:pStyle w:val="Compact"/>
              <w:rPr>
                <w:i w:val="1"/>
                <w:iCs w:val="1"/>
                <w:strike w:val="1"/>
                <w:rPrChange w:author="Syed Ahmed" w:date="2026-09-16T14:43:14.95Z" w:id="1075390049"/>
              </w:rPr>
            </w:pPr>
            <w:r w:rsidRPr="4986D35A">
              <w:rPr>
                <w:i w:val="1"/>
                <w:iCs w:val="1"/>
                <w:strike w:val="1"/>
                <w:rPrChange w:author="Syed Ahmed" w:date="2026-09-16T14:43:14.95Z" w16du:dateUtc="2026-09-16T14:43:14.95Z" w:id="1533136817">
                  <w:rPr>
                    <w:i w:val="1"/>
                    <w:iCs w:val="1"/>
                  </w:rPr>
                </w:rPrChange>
              </w:rPr>
              <w:t xml:space="preserve">Not yet provided — How issues are logged, </w:t>
            </w:r>
            <w:r w:rsidRPr="4986D35A">
              <w:rPr>
                <w:i w:val="1"/>
                <w:iCs w:val="1"/>
                <w:strike w:val="1"/>
                <w:rPrChange w:author="Syed Ahmed" w:date="2026-09-16T14:43:14.95Z" w16du:dateUtc="2026-09-16T14:43:14.95Z" w:id="1217079600">
                  <w:rPr>
                    <w:i w:val="1"/>
                    <w:iCs w:val="1"/>
                  </w:rPr>
                </w:rPrChange>
              </w:rPr>
              <w:t>triaged</w:t>
            </w:r>
            <w:r w:rsidRPr="4986D35A">
              <w:rPr>
                <w:i w:val="1"/>
                <w:iCs w:val="1"/>
                <w:strike w:val="1"/>
                <w:rPrChange w:author="Syed Ahmed" w:date="2026-09-16T14:43:14.95Z" w16du:dateUtc="2026-09-16T14:43:14.95Z" w:id="1360125405">
                  <w:rPr>
                    <w:i w:val="1"/>
                    <w:iCs w:val="1"/>
                  </w:rPr>
                </w:rPrChange>
              </w:rPr>
              <w:t xml:space="preserve"> and </w:t>
            </w:r>
            <w:r w:rsidRPr="4986D35A">
              <w:rPr>
                <w:i w:val="1"/>
                <w:iCs w:val="1"/>
                <w:strike w:val="1"/>
                <w:rPrChange w:author="Syed Ahmed" w:date="2026-09-16T14:43:14.95Z" w16du:dateUtc="2026-09-16T14:43:14.95Z" w:id="1715921310">
                  <w:rPr>
                    <w:i w:val="1"/>
                    <w:iCs w:val="1"/>
                  </w:rPr>
                </w:rPrChange>
              </w:rPr>
              <w:t>routed.</w:t>
            </w:r>
            <w:r w:rsidRPr="4986D35A">
              <w:rPr>
                <w:i w:val="1"/>
                <w:iCs w:val="1"/>
                <w:strike w:val="1"/>
                <w:rPrChange w:author="Syed Ahmed" w:date="2026-09-16T14:43:14.95Z" w16du:dateUtc="2026-09-16T14:43:14.95Z" w:id="1753815121">
                  <w:rPr>
                    <w:i w:val="1"/>
                    <w:iCs w:val="1"/>
                  </w:rPr>
                </w:rPrChange>
              </w:rPr>
              <w:t xml:space="preserve"> To be supplied by GEHA (Appendix B).</w:t>
            </w:r>
          </w:p>
        </w:tc>
      </w:tr>
      <w:tr w:rsidR="001F702A" w:rsidTr="4986D35A" w14:paraId="796FAB8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87" w14:textId="77777777">
            <w:pPr>
              <w:pStyle w:val="Compact"/>
              <w:rPr>
                <w:b w:val="1"/>
                <w:bCs w:val="1"/>
                <w:strike w:val="1"/>
                <w:rPrChange w:author="Syed Ahmed" w:date="2026-09-16T14:43:14.95Z" w:id="775486769"/>
              </w:rPr>
            </w:pPr>
            <w:r w:rsidRPr="4986D35A">
              <w:rPr>
                <w:b w:val="1"/>
                <w:bCs w:val="1"/>
                <w:strike w:val="1"/>
                <w:rPrChange w:author="Syed Ahmed" w:date="2026-09-16T14:43:14.95Z" w16du:dateUtc="2026-09-16T14:43:14.95Z" w:id="2098669081">
                  <w:rPr>
                    <w:b w:val="1"/>
                    <w:bCs w:val="1"/>
                  </w:rPr>
                </w:rPrChange>
              </w:rPr>
              <w:t>Escalation Path</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88" w14:textId="77777777">
            <w:pPr>
              <w:pStyle w:val="Compact"/>
              <w:rPr>
                <w:i w:val="1"/>
                <w:iCs w:val="1"/>
                <w:strike w:val="1"/>
                <w:rPrChange w:author="Syed Ahmed" w:date="2026-09-16T14:43:14.95Z" w:id="1621443515"/>
              </w:rPr>
            </w:pPr>
            <w:r w:rsidRPr="4986D35A">
              <w:rPr>
                <w:i w:val="1"/>
                <w:iCs w:val="1"/>
                <w:strike w:val="1"/>
                <w:rPrChange w:author="Syed Ahmed" w:date="2026-09-16T14:43:14.95Z" w16du:dateUtc="2026-09-16T14:43:14.95Z" w:id="341924176">
                  <w:rPr>
                    <w:i w:val="1"/>
                    <w:iCs w:val="1"/>
                  </w:rPr>
                </w:rPrChange>
              </w:rPr>
              <w:t>Not yet provided — Sev1 and Sev2 contacts, with response expectations. To be supplied by GEHA (Appendix B).</w:t>
            </w:r>
          </w:p>
        </w:tc>
      </w:tr>
      <w:tr w:rsidR="001F702A" w:rsidTr="4986D35A" w14:paraId="796FAB8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8A" w14:textId="77777777">
            <w:pPr>
              <w:pStyle w:val="Compact"/>
              <w:rPr>
                <w:b w:val="1"/>
                <w:bCs w:val="1"/>
                <w:strike w:val="1"/>
                <w:rPrChange w:author="Syed Ahmed" w:date="2026-09-16T14:43:14.951Z" w:id="1450679260"/>
              </w:rPr>
            </w:pPr>
            <w:r w:rsidRPr="4986D35A">
              <w:rPr>
                <w:b w:val="1"/>
                <w:bCs w:val="1"/>
                <w:strike w:val="1"/>
                <w:rPrChange w:author="Syed Ahmed" w:date="2026-09-16T14:43:14.951Z" w16du:dateUtc="2026-09-16T14:43:14.951Z" w:id="1579179622">
                  <w:rPr>
                    <w:b w:val="1"/>
                    <w:bCs w:val="1"/>
                  </w:rPr>
                </w:rPrChange>
              </w:rPr>
              <w:t>Exit Criteria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8B" w14:textId="77777777">
            <w:pPr>
              <w:pStyle w:val="Compact"/>
              <w:rPr>
                <w:i w:val="1"/>
                <w:iCs w:val="1"/>
                <w:strike w:val="1"/>
                <w:rPrChange w:author="Syed Ahmed" w:date="2026-09-16T14:43:14.951Z" w:id="32982224"/>
              </w:rPr>
            </w:pPr>
            <w:r w:rsidRPr="4986D35A">
              <w:rPr>
                <w:i w:val="1"/>
                <w:iCs w:val="1"/>
                <w:strike w:val="1"/>
                <w:rPrChange w:author="Syed Ahmed" w:date="2026-09-16T14:43:14.951Z" w16du:dateUtc="2026-09-16T14:43:14.951Z" w:id="1703389120">
                  <w:rPr>
                    <w:i w:val="1"/>
                    <w:iCs w:val="1"/>
                  </w:rPr>
                </w:rPrChange>
              </w:rPr>
              <w:t>Objective —</w:t>
            </w:r>
          </w:p>
        </w:tc>
      </w:tr>
    </w:tbl>
    <w:p w:rsidR="001F702A" w:rsidP="4986D35A" w:rsidRDefault="00000000" w14:paraId="796FAB8D" w14:textId="77777777">
      <w:pPr>
        <w:pStyle w:val="BodyText"/>
        <w:rPr>
          <w:b w:val="1"/>
          <w:bCs w:val="1"/>
          <w:strike w:val="1"/>
          <w:sz w:val="15"/>
          <w:szCs w:val="15"/>
          <w:rPrChange w:author="Syed Ahmed" w:date="2026-09-16T14:43:14.951Z" w:id="310947208"/>
        </w:rPr>
      </w:pPr>
      <w:r w:rsidRPr="4986D35A">
        <w:rPr>
          <w:b w:val="1"/>
          <w:bCs w:val="1"/>
          <w:strike w:val="1"/>
          <w:sz w:val="15"/>
          <w:szCs w:val="15"/>
          <w:rPrChange w:author="Syed Ahmed" w:date="2026-09-16T14:43:14.951Z" w16du:dateUtc="2026-09-16T14:43:14.951Z" w:id="976619672">
            <w:rPr>
              <w:b w:val="1"/>
              <w:bCs w:val="1"/>
              <w:sz w:val="15"/>
              <w:szCs w:val="15"/>
            </w:rPr>
          </w:rPrChange>
        </w:rPr>
        <w:t>Table 8.1 — Hypercare</w:t>
      </w:r>
    </w:p>
    <w:p w:rsidR="001F702A" w:rsidRDefault="001F702A" w14:paraId="796FAB8E" w14:textId="77777777">
      <w:pPr>
        <w:pStyle w:val="Compact"/>
      </w:pPr>
    </w:p>
    <w:p w:rsidR="001F702A" w:rsidRDefault="00000000" w14:paraId="796FAB8F" w14:textId="77777777">
      <w:pPr>
        <w:pStyle w:val="Heading2"/>
        <w:rPr>
          <w:del w:author="Syed Ahmed" w:date="2026-09-16T14:43:04.07Z" w16du:dateUtc="2026-09-16T14:43:04.07Z" w:id="2007107142"/>
        </w:rPr>
      </w:pPr>
      <w:bookmarkStart w:name="operational-readiness" w:id="70"/>
      <w:bookmarkEnd w:id="69"/>
      <w:del w:author="Syed Ahmed" w:date="2026-09-16T14:43:04.07Z" w16du:dateUtc="2026-09-16T14:43:04.07Z" w:id="185205983">
        <w:r>
          <w:delText>8.2 Operational Readiness</w:delText>
        </w:r>
      </w:del>
    </w:p>
    <w:p w:rsidR="001F702A" w:rsidRDefault="00000000" w14:paraId="796FAB90" w14:textId="77777777">
      <w:pPr>
        <w:pStyle w:val="FirstParagraph"/>
      </w:pPr>
      <w:del w:author="Syed Ahmed" w:date="2026-09-16T14:43:04.069Z" w16du:dateUtc="2026-09-16T14:43:04.069Z" w:id="1765201404">
        <w:r>
          <w:delText xml:space="preserve">Operational readiness is </w:delText>
        </w:r>
        <w:r>
          <w:delText>verified control</w:delText>
        </w:r>
        <w:r>
          <w:delText xml:space="preserve"> by control in </w:delText>
        </w:r>
        <w:r>
          <w:delText>production, because</w:delText>
        </w:r>
        <w:r>
          <w:delText xml:space="preserve"> each of these controls was inherited implicitly in the datacenter and exists in Azure only where it has been configured and proven. Monitoring is tested by causing an alert to fire and confirming it reached a person; backup is tested by performing a restore. Patching enrollment, log export to the security platform, cost baseline capture and a scheduled right-sizing review are each confirmed with a date. The section closes with the known issues and workarounds the support team is inheriting, so that nothing arrives as a surprise after the migration team has moved on.</w:delText>
        </w:r>
      </w:del>
    </w:p>
    <w:p w:rsidR="001F702A" w:rsidP="4986D35A" w:rsidRDefault="001F702A" w14:paraId="796FAB91" w14:textId="7EEEFC07">
      <w:pPr>
        <w:pStyle w:val="Compact"/>
        <w:suppressLineNumbers w:val="0"/>
        <w:bidi w:val="0"/>
        <w:spacing w:before="0" w:beforeAutospacing="off" w:after="0" w:afterAutospacing="off" w:line="259" w:lineRule="auto"/>
        <w:ind w:left="0" w:right="0"/>
        <w:jc w:val="left"/>
        <w:pPrChange w:author="Syed Ahmed" w:date="2026-09-16T14:43:04.159Z">
          <w:pPr/>
        </w:pPrChange>
      </w:pPr>
      <w:ins w:author="Syed Ahmed" w:date="2026-09-16T14:43:04.147Z" w16du:dateUtc="2026-09-16T14:43:04.147Z" w:id="450871175">
        <w:r w:rsidR="42F3814B">
          <w:t>X</w:t>
        </w:r>
      </w:ins>
    </w:p>
    <w:tbl>
      <w:tblPr>
        <w:tblStyle w:val="Table"/>
        <w:tblW w:w="5000" w:type="pct"/>
        <w:tblLook w:val="0020" w:firstRow="1" w:lastRow="0" w:firstColumn="0" w:lastColumn="0" w:noHBand="0" w:noVBand="0"/>
      </w:tblPr>
      <w:tblGrid>
        <w:gridCol w:w="1939"/>
        <w:gridCol w:w="7537"/>
      </w:tblGrid>
      <w:tr w:rsidR="001F702A" w:rsidTr="4986D35A" w14:paraId="796FAB94"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92" w14:textId="77777777">
            <w:pPr>
              <w:pStyle w:val="Compact"/>
              <w:rPr>
                <w:b w:val="1"/>
                <w:bCs w:val="1"/>
                <w:strike w:val="1"/>
                <w:rPrChange w:author="Syed Ahmed" w:date="2026-09-16T14:43:00.757Z" w:id="588105384"/>
              </w:rPr>
            </w:pPr>
            <w:r w:rsidRPr="4986D35A">
              <w:rPr>
                <w:b w:val="1"/>
                <w:bCs w:val="1"/>
                <w:strike w:val="1"/>
                <w:rPrChange w:author="Syed Ahmed" w:date="2026-09-16T14:43:00.756Z" w16du:dateUtc="2026-09-16T14:43:00.756Z" w:id="487816796">
                  <w:rPr>
                    <w:b w:val="1"/>
                    <w:bCs w:val="1"/>
                  </w:rPr>
                </w:rPrChange>
              </w:rPr>
              <w:t>Monitoring &amp; Alerting Proven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93" w14:textId="77777777">
            <w:pPr>
              <w:pStyle w:val="Compact"/>
              <w:rPr>
                <w:i w:val="1"/>
                <w:iCs w:val="1"/>
                <w:strike w:val="1"/>
                <w:rPrChange w:author="Syed Ahmed" w:date="2026-09-16T14:43:00.758Z" w:id="118105747"/>
              </w:rPr>
            </w:pPr>
            <w:r w:rsidRPr="4986D35A">
              <w:rPr>
                <w:i w:val="1"/>
                <w:iCs w:val="1"/>
                <w:strike w:val="1"/>
                <w:rPrChange w:author="Syed Ahmed" w:date="2026-09-16T14:43:00.757Z" w16du:dateUtc="2026-09-16T14:43:00.757Z" w:id="685758059">
                  <w:rPr>
                    <w:i w:val="1"/>
                    <w:iCs w:val="1"/>
                  </w:rPr>
                </w:rPrChange>
              </w:rPr>
              <w:t>Not yet provided — An alert has fired and reached the right person — test it rather than assume it. To be supplied by GEHA (Appendix B).</w:t>
            </w:r>
          </w:p>
        </w:tc>
      </w:tr>
      <w:tr w:rsidR="001F702A" w:rsidTr="4986D35A" w14:paraId="796FAB9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95" w14:textId="77777777">
            <w:pPr>
              <w:pStyle w:val="Compact"/>
              <w:rPr>
                <w:b w:val="1"/>
                <w:bCs w:val="1"/>
                <w:strike w:val="1"/>
                <w:rPrChange w:author="Syed Ahmed" w:date="2026-09-16T14:43:00.759Z" w:id="1595318136"/>
              </w:rPr>
            </w:pPr>
            <w:r w:rsidRPr="4986D35A">
              <w:rPr>
                <w:b w:val="1"/>
                <w:bCs w:val="1"/>
                <w:strike w:val="1"/>
                <w:rPrChange w:author="Syed Ahmed" w:date="2026-09-16T14:43:00.758Z" w16du:dateUtc="2026-09-16T14:43:00.758Z" w:id="90458405">
                  <w:rPr>
                    <w:b w:val="1"/>
                    <w:bCs w:val="1"/>
                  </w:rPr>
                </w:rPrChange>
              </w:rPr>
              <w:t>Backup Running &amp; Restore Proven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96" w14:textId="77777777">
            <w:pPr>
              <w:pStyle w:val="Compact"/>
              <w:rPr>
                <w:i w:val="1"/>
                <w:iCs w:val="1"/>
                <w:strike w:val="1"/>
                <w:rPrChange w:author="Syed Ahmed" w:date="2026-09-16T14:43:00.76Z" w:id="1155097551"/>
              </w:rPr>
            </w:pPr>
            <w:r w:rsidRPr="4986D35A">
              <w:rPr>
                <w:i w:val="1"/>
                <w:iCs w:val="1"/>
                <w:strike w:val="1"/>
                <w:rPrChange w:author="Syed Ahmed" w:date="2026-09-16T14:43:00.759Z" w16du:dateUtc="2026-09-16T14:43:00.759Z" w:id="1990676734">
                  <w:rPr>
                    <w:i w:val="1"/>
                    <w:iCs w:val="1"/>
                  </w:rPr>
                </w:rPrChange>
              </w:rPr>
              <w:t>Not yet provided — First backups succeeded, and a restore has been performed from the target. To be supplied by GEHA (Appendix B).</w:t>
            </w:r>
          </w:p>
        </w:tc>
      </w:tr>
      <w:tr w:rsidR="001F702A" w:rsidTr="4986D35A" w14:paraId="796FAB9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98" w14:textId="77777777">
            <w:pPr>
              <w:pStyle w:val="Compact"/>
              <w:rPr>
                <w:b w:val="1"/>
                <w:bCs w:val="1"/>
                <w:strike w:val="1"/>
                <w:rPrChange w:author="Syed Ahmed" w:date="2026-09-16T14:43:00.76Z" w:id="979766670"/>
              </w:rPr>
            </w:pPr>
            <w:r w:rsidRPr="4986D35A">
              <w:rPr>
                <w:b w:val="1"/>
                <w:bCs w:val="1"/>
                <w:strike w:val="1"/>
                <w:rPrChange w:author="Syed Ahmed" w:date="2026-09-16T14:43:00.76Z" w16du:dateUtc="2026-09-16T14:43:00.76Z" w:id="484283003">
                  <w:rPr>
                    <w:b w:val="1"/>
                    <w:bCs w:val="1"/>
                  </w:rPr>
                </w:rPrChange>
              </w:rPr>
              <w:t>Patching Enrolled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99" w14:textId="77777777">
            <w:pPr>
              <w:pStyle w:val="Compact"/>
              <w:rPr>
                <w:i w:val="1"/>
                <w:iCs w:val="1"/>
                <w:strike w:val="1"/>
                <w:rPrChange w:author="Syed Ahmed" w:date="2026-09-16T14:43:00.761Z" w:id="902922308"/>
              </w:rPr>
            </w:pPr>
            <w:r w:rsidRPr="4986D35A">
              <w:rPr>
                <w:i w:val="1"/>
                <w:iCs w:val="1"/>
                <w:strike w:val="1"/>
                <w:rPrChange w:author="Syed Ahmed" w:date="2026-09-16T14:43:00.761Z" w16du:dateUtc="2026-09-16T14:43:00.761Z" w:id="330728871">
                  <w:rPr>
                    <w:i w:val="1"/>
                    <w:iCs w:val="1"/>
                  </w:rPr>
                </w:rPrChange>
              </w:rPr>
              <w:t>Not yet provided — The workload appears in the patching schedule, with the first cycle date. To be supplied by GEHA (Appendix B).</w:t>
            </w:r>
          </w:p>
        </w:tc>
      </w:tr>
      <w:tr w:rsidR="001F702A" w:rsidTr="4986D35A" w14:paraId="796FAB9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9B" w14:textId="77777777">
            <w:pPr>
              <w:pStyle w:val="Compact"/>
              <w:rPr>
                <w:b w:val="1"/>
                <w:bCs w:val="1"/>
                <w:strike w:val="1"/>
                <w:rPrChange w:author="Syed Ahmed" w:date="2026-09-16T14:43:00.762Z" w:id="2105297245"/>
              </w:rPr>
            </w:pPr>
            <w:r w:rsidRPr="4986D35A">
              <w:rPr>
                <w:b w:val="1"/>
                <w:bCs w:val="1"/>
                <w:strike w:val="1"/>
                <w:rPrChange w:author="Syed Ahmed" w:date="2026-09-16T14:43:00.761Z" w16du:dateUtc="2026-09-16T14:43:00.761Z" w:id="1410005190">
                  <w:rPr>
                    <w:b w:val="1"/>
                    <w:bCs w:val="1"/>
                  </w:rPr>
                </w:rPrChange>
              </w:rPr>
              <w:t>Log Export to SIEM Confirmed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9C" w14:textId="77777777">
            <w:pPr>
              <w:pStyle w:val="Compact"/>
              <w:rPr>
                <w:i w:val="1"/>
                <w:iCs w:val="1"/>
                <w:strike w:val="1"/>
                <w:rPrChange w:author="Syed Ahmed" w:date="2026-09-16T14:43:00.762Z" w:id="439062122"/>
              </w:rPr>
            </w:pPr>
            <w:r w:rsidRPr="4986D35A">
              <w:rPr>
                <w:i w:val="1"/>
                <w:iCs w:val="1"/>
                <w:strike w:val="1"/>
                <w:rPrChange w:author="Syed Ahmed" w:date="2026-09-16T14:43:00.762Z" w16du:dateUtc="2026-09-16T14:43:00.762Z" w:id="879617618">
                  <w:rPr>
                    <w:i w:val="1"/>
                    <w:iCs w:val="1"/>
                  </w:rPr>
                </w:rPrChange>
              </w:rPr>
              <w:t>Not yet provided — Logs arriving, with retention set on both sides. To be supplied by GEHA (Appendix B).</w:t>
            </w:r>
          </w:p>
        </w:tc>
      </w:tr>
      <w:tr w:rsidR="001F702A" w:rsidTr="4986D35A" w14:paraId="796FABA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9E" w14:textId="77777777">
            <w:pPr>
              <w:pStyle w:val="Compact"/>
              <w:rPr>
                <w:b w:val="1"/>
                <w:bCs w:val="1"/>
                <w:strike w:val="1"/>
                <w:rPrChange w:author="Syed Ahmed" w:date="2026-09-16T14:43:00.762Z" w:id="471993843"/>
              </w:rPr>
            </w:pPr>
            <w:r w:rsidRPr="4986D35A">
              <w:rPr>
                <w:b w:val="1"/>
                <w:bCs w:val="1"/>
                <w:strike w:val="1"/>
                <w:rPrChange w:author="Syed Ahmed" w:date="2026-09-16T14:43:00.762Z" w16du:dateUtc="2026-09-16T14:43:00.762Z" w:id="737162813">
                  <w:rPr>
                    <w:b w:val="1"/>
                    <w:bCs w:val="1"/>
                  </w:rPr>
                </w:rPrChange>
              </w:rPr>
              <w:t>Cost Baseline Captured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9F" w14:textId="77777777">
            <w:pPr>
              <w:pStyle w:val="Compact"/>
              <w:rPr>
                <w:i w:val="1"/>
                <w:iCs w:val="1"/>
                <w:strike w:val="1"/>
                <w:rPrChange w:author="Syed Ahmed" w:date="2026-09-16T14:43:00.763Z" w:id="2099833646"/>
              </w:rPr>
            </w:pPr>
            <w:r w:rsidRPr="4986D35A">
              <w:rPr>
                <w:i w:val="1"/>
                <w:iCs w:val="1"/>
                <w:strike w:val="1"/>
                <w:rPrChange w:author="Syed Ahmed" w:date="2026-09-16T14:43:00.763Z" w16du:dateUtc="2026-09-16T14:43:00.763Z" w:id="1525746509">
                  <w:rPr>
                    <w:i w:val="1"/>
                    <w:iCs w:val="1"/>
                  </w:rPr>
                </w:rPrChange>
              </w:rPr>
              <w:t>Not yet provided — First full period of actual cost, against the §5.11 estimate, with variance explained. To be supplied by GEHA (Appendix B).</w:t>
            </w:r>
          </w:p>
        </w:tc>
      </w:tr>
      <w:tr w:rsidR="001F702A" w:rsidTr="4986D35A" w14:paraId="796FABA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A1" w14:textId="77777777">
            <w:pPr>
              <w:pStyle w:val="Compact"/>
              <w:rPr>
                <w:b w:val="1"/>
                <w:bCs w:val="1"/>
                <w:strike w:val="1"/>
                <w:rPrChange w:author="Syed Ahmed" w:date="2026-09-16T14:43:00.763Z" w:id="1458766681"/>
              </w:rPr>
            </w:pPr>
            <w:r w:rsidRPr="4986D35A">
              <w:rPr>
                <w:b w:val="1"/>
                <w:bCs w:val="1"/>
                <w:strike w:val="1"/>
                <w:rPrChange w:author="Syed Ahmed" w:date="2026-09-16T14:43:00.763Z" w16du:dateUtc="2026-09-16T14:43:00.763Z" w:id="1160681713">
                  <w:rPr>
                    <w:b w:val="1"/>
                    <w:bCs w:val="1"/>
                  </w:rPr>
                </w:rPrChange>
              </w:rPr>
              <w:t>Right-Sizing Review Scheduled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A2" w14:textId="77777777">
            <w:pPr>
              <w:pStyle w:val="Compact"/>
              <w:rPr>
                <w:i w:val="1"/>
                <w:iCs w:val="1"/>
                <w:strike w:val="1"/>
                <w:rPrChange w:author="Syed Ahmed" w:date="2026-09-16T14:43:00.764Z" w:id="690582252"/>
              </w:rPr>
            </w:pPr>
            <w:r w:rsidRPr="4986D35A">
              <w:rPr>
                <w:i w:val="1"/>
                <w:iCs w:val="1"/>
                <w:strike w:val="1"/>
                <w:rPrChange w:author="Syed Ahmed" w:date="2026-09-16T14:43:00.763Z" w16du:dateUtc="2026-09-16T14:43:00.763Z" w:id="495176936">
                  <w:rPr>
                    <w:i w:val="1"/>
                    <w:iCs w:val="1"/>
                  </w:rPr>
                </w:rPrChange>
              </w:rPr>
              <w:t>To be provided by GEHA</w:t>
            </w:r>
          </w:p>
        </w:tc>
      </w:tr>
      <w:tr w:rsidR="001F702A" w:rsidTr="4986D35A" w14:paraId="796FABA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A4" w14:textId="77777777">
            <w:pPr>
              <w:pStyle w:val="Compact"/>
              <w:rPr>
                <w:b w:val="1"/>
                <w:bCs w:val="1"/>
                <w:strike w:val="1"/>
                <w:rPrChange w:author="Syed Ahmed" w:date="2026-09-16T14:43:00.764Z" w:id="872676390"/>
              </w:rPr>
            </w:pPr>
            <w:r w:rsidRPr="4986D35A">
              <w:rPr>
                <w:b w:val="1"/>
                <w:bCs w:val="1"/>
                <w:strike w:val="1"/>
                <w:rPrChange w:author="Syed Ahmed" w:date="2026-09-16T14:43:00.764Z" w16du:dateUtc="2026-09-16T14:43:00.764Z" w:id="578597877">
                  <w:rPr>
                    <w:b w:val="1"/>
                    <w:bCs w:val="1"/>
                  </w:rPr>
                </w:rPrChange>
              </w:rPr>
              <w:t>Scheduled Jobs Confirmed Running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A5" w14:textId="77777777">
            <w:pPr>
              <w:pStyle w:val="Compact"/>
              <w:rPr>
                <w:i w:val="1"/>
                <w:iCs w:val="1"/>
                <w:strike w:val="1"/>
                <w:rPrChange w:author="Syed Ahmed" w:date="2026-09-16T14:43:00.764Z" w:id="1523667139"/>
              </w:rPr>
            </w:pPr>
            <w:r w:rsidRPr="4986D35A">
              <w:rPr>
                <w:i w:val="1"/>
                <w:iCs w:val="1"/>
                <w:strike w:val="1"/>
                <w:rPrChange w:author="Syed Ahmed" w:date="2026-09-16T14:43:00.764Z" w16du:dateUtc="2026-09-16T14:43:00.764Z" w:id="2051322233">
                  <w:rPr>
                    <w:i w:val="1"/>
                    <w:iCs w:val="1"/>
                  </w:rPr>
                </w:rPrChange>
              </w:rPr>
              <w:t xml:space="preserve">Not yet provided — Every job in §5.15 has completed a successful scheduled execution in the target, with the date of each first run </w:t>
            </w:r>
            <w:r w:rsidRPr="4986D35A">
              <w:rPr>
                <w:i w:val="1"/>
                <w:iCs w:val="1"/>
                <w:strike w:val="1"/>
                <w:rPrChange w:author="Syed Ahmed" w:date="2026-09-16T14:43:00.764Z" w16du:dateUtc="2026-09-16T14:43:00.764Z" w:id="981963412">
                  <w:rPr>
                    <w:i w:val="1"/>
                    <w:iCs w:val="1"/>
                  </w:rPr>
                </w:rPrChange>
              </w:rPr>
              <w:t>recorde</w:t>
            </w:r>
            <w:r w:rsidRPr="4986D35A">
              <w:rPr>
                <w:i w:val="1"/>
                <w:iCs w:val="1"/>
                <w:strike w:val="1"/>
                <w:rPrChange w:author="Syed Ahmed" w:date="2026-09-16T14:43:00.764Z" w16du:dateUtc="2026-09-16T14:43:00.764Z" w:id="34102088">
                  <w:rPr>
                    <w:i w:val="1"/>
                    <w:iCs w:val="1"/>
                  </w:rPr>
                </w:rPrChange>
              </w:rPr>
              <w:t>. To be supplied by GEHA (Appendix B).</w:t>
            </w:r>
          </w:p>
        </w:tc>
      </w:tr>
      <w:tr w:rsidR="001F702A" w:rsidTr="4986D35A" w14:paraId="796FABA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A7" w14:textId="77777777">
            <w:pPr>
              <w:pStyle w:val="Compact"/>
              <w:rPr>
                <w:b w:val="1"/>
                <w:bCs w:val="1"/>
                <w:strike w:val="1"/>
                <w:rPrChange w:author="Syed Ahmed" w:date="2026-09-16T14:43:00.764Z" w:id="2049773098"/>
              </w:rPr>
            </w:pPr>
            <w:r w:rsidRPr="4986D35A">
              <w:rPr>
                <w:b w:val="1"/>
                <w:bCs w:val="1"/>
                <w:strike w:val="1"/>
                <w:rPrChange w:author="Syed Ahmed" w:date="2026-09-16T14:43:00.764Z" w16du:dateUtc="2026-09-16T14:43:00.764Z" w:id="827685898">
                  <w:rPr>
                    <w:b w:val="1"/>
                    <w:bCs w:val="1"/>
                  </w:rPr>
                </w:rPrChange>
              </w:rPr>
              <w:t>Support Runbook Published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A8" w14:textId="77777777">
            <w:pPr>
              <w:pStyle w:val="Compact"/>
              <w:rPr>
                <w:i w:val="1"/>
                <w:iCs w:val="1"/>
                <w:strike w:val="1"/>
                <w:rPrChange w:author="Syed Ahmed" w:date="2026-09-16T14:43:00.765Z" w:id="1024467149"/>
              </w:rPr>
            </w:pPr>
            <w:r w:rsidRPr="4986D35A">
              <w:rPr>
                <w:i w:val="1"/>
                <w:iCs w:val="1"/>
                <w:strike w:val="1"/>
                <w:rPrChange w:author="Syed Ahmed" w:date="2026-09-16T14:43:00.765Z" w16du:dateUtc="2026-09-16T14:43:00.765Z" w:id="622188593">
                  <w:rPr>
                    <w:i w:val="1"/>
                    <w:iCs w:val="1"/>
                  </w:rPr>
                </w:rPrChange>
              </w:rPr>
              <w:t>Not yet provided — Where the steady-state operational procedure lives. To be supplied by GEHA (Appendix B).</w:t>
            </w:r>
          </w:p>
        </w:tc>
      </w:tr>
      <w:tr w:rsidR="001F702A" w:rsidTr="4986D35A" w14:paraId="796FABA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AA" w14:textId="77777777">
            <w:pPr>
              <w:pStyle w:val="Compact"/>
              <w:rPr>
                <w:b w:val="1"/>
                <w:bCs w:val="1"/>
                <w:strike w:val="1"/>
                <w:rPrChange w:author="Syed Ahmed" w:date="2026-09-16T14:43:00.765Z" w:id="1836013799"/>
              </w:rPr>
            </w:pPr>
            <w:r w:rsidRPr="4986D35A">
              <w:rPr>
                <w:b w:val="1"/>
                <w:bCs w:val="1"/>
                <w:strike w:val="1"/>
                <w:rPrChange w:author="Syed Ahmed" w:date="2026-09-16T14:43:00.765Z" w16du:dateUtc="2026-09-16T14:43:00.765Z" w:id="529919221">
                  <w:rPr>
                    <w:b w:val="1"/>
                    <w:bCs w:val="1"/>
                  </w:rPr>
                </w:rPrChange>
              </w:rPr>
              <w:t xml:space="preserve">Known Issues Carried </w:t>
            </w:r>
            <w:r w:rsidRPr="4986D35A">
              <w:rPr>
                <w:b w:val="1"/>
                <w:bCs w:val="1"/>
                <w:strike w:val="1"/>
                <w:rPrChange w:author="Syed Ahmed" w:date="2026-09-16T14:43:00.765Z" w16du:dateUtc="2026-09-16T14:43:00.765Z" w:id="421232905">
                  <w:rPr>
                    <w:b w:val="1"/>
                    <w:bCs w:val="1"/>
                  </w:rPr>
                </w:rPrChange>
              </w:rPr>
              <w:t>Into</w:t>
            </w:r>
            <w:r w:rsidRPr="4986D35A">
              <w:rPr>
                <w:b w:val="1"/>
                <w:bCs w:val="1"/>
                <w:strike w:val="1"/>
                <w:rPrChange w:author="Syed Ahmed" w:date="2026-09-16T14:43:00.765Z" w16du:dateUtc="2026-09-16T14:43:00.765Z" w:id="1290172888">
                  <w:rPr>
                    <w:b w:val="1"/>
                    <w:bCs w:val="1"/>
                  </w:rPr>
                </w:rPrChange>
              </w:rPr>
              <w:t xml:space="preserve"> Service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AB" w14:textId="77777777">
            <w:pPr>
              <w:pStyle w:val="Compact"/>
              <w:rPr>
                <w:i w:val="1"/>
                <w:iCs w:val="1"/>
                <w:strike w:val="1"/>
                <w:rPrChange w:author="Syed Ahmed" w:date="2026-09-16T14:43:00.765Z" w:id="154236764"/>
              </w:rPr>
            </w:pPr>
            <w:r w:rsidRPr="4986D35A">
              <w:rPr>
                <w:i w:val="1"/>
                <w:iCs w:val="1"/>
                <w:strike w:val="1"/>
                <w:rPrChange w:author="Syed Ahmed" w:date="2026-09-16T14:43:00.765Z" w16du:dateUtc="2026-09-16T14:43:00.765Z" w:id="64557118">
                  <w:rPr>
                    <w:i w:val="1"/>
                    <w:iCs w:val="1"/>
                  </w:rPr>
                </w:rPrChange>
              </w:rPr>
              <w:t>Not yet provided — Accepted gaps and workarounds that support must be briefed on. To be supplied by GEHA (Appendix B).</w:t>
            </w:r>
          </w:p>
        </w:tc>
      </w:tr>
      <w:tr w:rsidR="001F702A" w:rsidTr="4986D35A" w14:paraId="796FABA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AD" w14:textId="77777777">
            <w:pPr>
              <w:pStyle w:val="Compact"/>
              <w:rPr>
                <w:b w:val="1"/>
                <w:bCs w:val="1"/>
                <w:strike w:val="1"/>
                <w:rPrChange w:author="Syed Ahmed" w:date="2026-09-16T14:43:00.766Z" w:id="924679630"/>
              </w:rPr>
            </w:pPr>
            <w:r w:rsidRPr="4986D35A">
              <w:rPr>
                <w:b w:val="1"/>
                <w:bCs w:val="1"/>
                <w:strike w:val="1"/>
                <w:rPrChange w:author="Syed Ahmed" w:date="2026-09-16T14:43:00.765Z" w16du:dateUtc="2026-09-16T14:43:00.765Z" w:id="1512153486">
                  <w:rPr>
                    <w:b w:val="1"/>
                    <w:bCs w:val="1"/>
                  </w:rPr>
                </w:rPrChange>
              </w:rPr>
              <w:t>Configuration Baseline Recorded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AE" w14:textId="77777777">
            <w:pPr>
              <w:pStyle w:val="Compact"/>
              <w:rPr>
                <w:i w:val="1"/>
                <w:iCs w:val="1"/>
                <w:strike w:val="1"/>
                <w:rPrChange w:author="Syed Ahmed" w:date="2026-09-16T14:43:00.766Z" w:id="73975440"/>
              </w:rPr>
            </w:pPr>
            <w:r w:rsidRPr="4986D35A">
              <w:rPr>
                <w:i w:val="1"/>
                <w:iCs w:val="1"/>
                <w:strike w:val="1"/>
                <w:rPrChange w:author="Syed Ahmed" w:date="2026-09-16T14:43:00.766Z" w16du:dateUtc="2026-09-16T14:43:00.766Z" w:id="568859787">
                  <w:rPr>
                    <w:i w:val="1"/>
                    <w:iCs w:val="1"/>
                  </w:rPr>
                </w:rPrChange>
              </w:rPr>
              <w:t>Not yet provided — Deployed state captured in code or exported, so drift can be detected. To be supplied by GEHA (Appendix B).</w:t>
            </w:r>
          </w:p>
        </w:tc>
      </w:tr>
    </w:tbl>
    <w:p w:rsidR="001F702A" w:rsidP="4986D35A" w:rsidRDefault="00000000" w14:paraId="796FABB0" w14:textId="77777777">
      <w:pPr>
        <w:pStyle w:val="BodyText"/>
        <w:rPr>
          <w:b w:val="1"/>
          <w:bCs w:val="1"/>
          <w:strike w:val="1"/>
          <w:sz w:val="15"/>
          <w:szCs w:val="15"/>
          <w:rPrChange w:author="Syed Ahmed" w:date="2026-09-16T14:43:00.766Z" w:id="121177024"/>
        </w:rPr>
      </w:pPr>
      <w:r w:rsidRPr="4986D35A">
        <w:rPr>
          <w:b w:val="1"/>
          <w:bCs w:val="1"/>
          <w:strike w:val="1"/>
          <w:sz w:val="15"/>
          <w:szCs w:val="15"/>
          <w:rPrChange w:author="Syed Ahmed" w:date="2026-09-16T14:43:00.766Z" w16du:dateUtc="2026-09-16T14:43:00.766Z" w:id="1471866764">
            <w:rPr>
              <w:b w:val="1"/>
              <w:bCs w:val="1"/>
              <w:sz w:val="15"/>
              <w:szCs w:val="15"/>
            </w:rPr>
          </w:rPrChange>
        </w:rPr>
        <w:t>Table 8.2 — Operational Readiness</w:t>
      </w:r>
    </w:p>
    <w:p w:rsidR="001F702A" w:rsidRDefault="001F702A" w14:paraId="796FABB1" w14:textId="77777777">
      <w:pPr>
        <w:pStyle w:val="Compact"/>
      </w:pPr>
    </w:p>
    <w:p w:rsidR="001F702A" w:rsidP="4986D35A" w:rsidRDefault="00000000" w14:paraId="796FABB2" w14:textId="77777777">
      <w:pPr>
        <w:pStyle w:val="Heading2"/>
        <w:rPr>
          <w:strike w:val="1"/>
          <w:rPrChange w:author="Syed Ahmed" w:date="2026-09-16T14:42:44.413Z" w:id="812714856"/>
        </w:rPr>
      </w:pPr>
      <w:bookmarkStart w:name="decommission" w:id="71"/>
      <w:bookmarkEnd w:id="70"/>
      <w:r w:rsidRPr="4986D35A">
        <w:rPr>
          <w:strike w:val="1"/>
          <w:rPrChange w:author="Syed Ahmed" w:date="2026-09-16T14:42:44.412Z" w16du:dateUtc="2026-09-16T14:42:44.412Z" w:id="1282725099"/>
        </w:rPr>
        <w:t>8.3 Decommission</w:t>
      </w:r>
    </w:p>
    <w:p w:rsidR="001F702A" w:rsidP="4986D35A" w:rsidRDefault="00000000" w14:paraId="796FABB3" w14:textId="77777777">
      <w:pPr>
        <w:pStyle w:val="FirstParagraph"/>
        <w:rPr>
          <w:strike w:val="1"/>
          <w:rPrChange w:author="Syed Ahmed" w:date="2026-09-16T14:42:44.414Z" w:id="1010331640"/>
        </w:rPr>
      </w:pPr>
      <w:r w:rsidRPr="4986D35A">
        <w:rPr>
          <w:strike w:val="1"/>
          <w:rPrChange w:author="Syed Ahmed" w:date="2026-09-16T14:42:44.413Z" w16du:dateUtc="2026-09-16T14:42:44.413Z" w:id="392009750"/>
        </w:rPr>
        <w:t xml:space="preserve">Decommissioning is a sequence of verifications rather than a single act of deletion, and the source is not removed until the rollback retention period has </w:t>
      </w:r>
      <w:r w:rsidRPr="4986D35A">
        <w:rPr>
          <w:strike w:val="1"/>
          <w:rPrChange w:author="Syed Ahmed" w:date="2026-09-16T14:42:44.413Z" w16du:dateUtc="2026-09-16T14:42:44.413Z" w:id="7923161"/>
        </w:rPr>
        <w:t>expired</w:t>
      </w:r>
      <w:r w:rsidRPr="4986D35A">
        <w:rPr>
          <w:strike w:val="1"/>
          <w:rPrChange w:author="Syed Ahmed" w:date="2026-09-16T14:42:44.413Z" w16du:dateUtc="2026-09-16T14:42:44.413Z" w:id="1979283884"/>
        </w:rPr>
        <w:t xml:space="preserve"> and no remaining dependency on it can be found. Absence of active users, jobs and integrations is confirmed over a stated </w:t>
      </w:r>
      <w:r w:rsidRPr="4986D35A">
        <w:rPr>
          <w:strike w:val="1"/>
          <w:rPrChange w:author="Syed Ahmed" w:date="2026-09-16T14:42:44.413Z" w16du:dateUtc="2026-09-16T14:42:44.413Z" w:id="923513301"/>
        </w:rPr>
        <w:t>period,</w:t>
      </w:r>
      <w:r w:rsidRPr="4986D35A">
        <w:rPr>
          <w:strike w:val="1"/>
          <w:rPrChange w:author="Syed Ahmed" w:date="2026-09-16T14:42:44.413Z" w16du:dateUtc="2026-09-16T14:42:44.413Z" w:id="1924447038"/>
        </w:rPr>
        <w:t xml:space="preserve"> retention and legal-hold obligations are confirmed satisfied in the target, and a final archive is taken and restore-tested. Access, service accounts, security groups, load balancer objects, tunnels, </w:t>
      </w:r>
      <w:r w:rsidRPr="4986D35A">
        <w:rPr>
          <w:strike w:val="1"/>
          <w:rPrChange w:author="Syed Ahmed" w:date="2026-09-16T14:42:44.413Z" w16du:dateUtc="2026-09-16T14:42:44.413Z" w:id="1760877436"/>
        </w:rPr>
        <w:t>firewall</w:t>
      </w:r>
      <w:r w:rsidRPr="4986D35A">
        <w:rPr>
          <w:strike w:val="1"/>
          <w:rPrChange w:author="Syed Ahmed" w:date="2026-09-16T14:42:44.413Z" w16du:dateUtc="2026-09-16T14:42:44.413Z" w:id="417356826"/>
        </w:rPr>
        <w:t xml:space="preserve"> rules, DNS </w:t>
      </w:r>
      <w:r w:rsidRPr="4986D35A">
        <w:rPr>
          <w:strike w:val="1"/>
          <w:rPrChange w:author="Syed Ahmed" w:date="2026-09-16T14:42:44.413Z" w16du:dateUtc="2026-09-16T14:42:44.413Z" w:id="1556998844"/>
        </w:rPr>
        <w:t>records</w:t>
      </w:r>
      <w:r w:rsidRPr="4986D35A">
        <w:rPr>
          <w:strike w:val="1"/>
          <w:rPrChange w:author="Syed Ahmed" w:date="2026-09-16T14:42:44.413Z" w16du:dateUtc="2026-09-16T14:42:44.413Z" w:id="1759903090"/>
        </w:rPr>
        <w:t xml:space="preserve"> and certificates are each retired in turn, with shared objects </w:t>
      </w:r>
      <w:r w:rsidRPr="4986D35A">
        <w:rPr>
          <w:strike w:val="1"/>
          <w:rPrChange w:author="Syed Ahmed" w:date="2026-09-16T14:42:44.413Z" w16du:dateUtc="2026-09-16T14:42:44.413Z" w:id="545337508"/>
        </w:rPr>
        <w:t>identified</w:t>
      </w:r>
      <w:r w:rsidRPr="4986D35A">
        <w:rPr>
          <w:strike w:val="1"/>
          <w:rPrChange w:author="Syed Ahmed" w:date="2026-09-16T14:42:44.413Z" w16du:dateUtc="2026-09-16T14:42:44.413Z" w:id="1738782071"/>
        </w:rPr>
        <w:t xml:space="preserve"> and deliberately left in place. </w:t>
      </w:r>
      <w:r w:rsidRPr="4986D35A">
        <w:rPr>
          <w:strike w:val="1"/>
          <w:rPrChange w:author="Syed Ahmed" w:date="2026-09-16T14:42:44.413Z" w16du:dateUtc="2026-09-16T14:42:44.413Z" w:id="1864526923"/>
        </w:rPr>
        <w:t>Licences</w:t>
      </w:r>
      <w:r w:rsidRPr="4986D35A">
        <w:rPr>
          <w:strike w:val="1"/>
          <w:rPrChange w:author="Syed Ahmed" w:date="2026-09-16T14:42:44.413Z" w16du:dateUtc="2026-09-16T14:42:44.413Z" w:id="833170967"/>
        </w:rPr>
        <w:t xml:space="preserve"> are reclaimed and assets removed from the configuration management database, which is what converts a migration into a realized saving.</w:t>
      </w:r>
    </w:p>
    <w:p w:rsidR="001F702A" w:rsidP="4986D35A" w:rsidRDefault="001F702A" w14:paraId="796FABB4" w14:textId="77777777">
      <w:pPr>
        <w:pStyle w:val="Compact"/>
        <w:rPr>
          <w:strike w:val="1"/>
          <w:rPrChange w:author="Syed Ahmed" w:date="2026-09-16T14:42:44.414Z" w:id="203955959"/>
        </w:rPr>
      </w:pPr>
    </w:p>
    <w:tbl>
      <w:tblPr>
        <w:tblStyle w:val="Table"/>
        <w:tblW w:w="5000" w:type="pct"/>
        <w:tblLook w:val="0020" w:firstRow="1" w:lastRow="0" w:firstColumn="0" w:lastColumn="0" w:noHBand="0" w:noVBand="0"/>
      </w:tblPr>
      <w:tblGrid>
        <w:gridCol w:w="1426"/>
        <w:gridCol w:w="8050"/>
      </w:tblGrid>
      <w:tr w:rsidR="001F702A" w:rsidTr="4986D35A" w14:paraId="796FABB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B5" w14:textId="77777777">
            <w:pPr>
              <w:pStyle w:val="Compact"/>
              <w:rPr>
                <w:b w:val="1"/>
                <w:bCs w:val="1"/>
                <w:strike w:val="1"/>
                <w:rPrChange w:author="Syed Ahmed" w:date="2026-09-16T14:42:44.415Z" w:id="1630827482"/>
              </w:rPr>
            </w:pPr>
            <w:r w:rsidRPr="4986D35A">
              <w:rPr>
                <w:b w:val="1"/>
                <w:bCs w:val="1"/>
                <w:strike w:val="1"/>
                <w:rPrChange w:author="Syed Ahmed" w:date="2026-09-16T14:42:44.415Z" w16du:dateUtc="2026-09-16T14:42:44.415Z" w:id="2131324688">
                  <w:rPr>
                    <w:b w:val="1"/>
                    <w:bCs w:val="1"/>
                  </w:rPr>
                </w:rPrChange>
              </w:rPr>
              <w:t>Source Retention Period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B6" w14:textId="77777777">
            <w:pPr>
              <w:pStyle w:val="Compact"/>
              <w:rPr>
                <w:i w:val="1"/>
                <w:iCs w:val="1"/>
                <w:strike w:val="1"/>
                <w:rPrChange w:author="Syed Ahmed" w:date="2026-09-16T14:42:44.416Z" w:id="653471598"/>
              </w:rPr>
            </w:pPr>
            <w:r w:rsidRPr="4986D35A">
              <w:rPr>
                <w:i w:val="1"/>
                <w:iCs w:val="1"/>
                <w:strike w:val="1"/>
                <w:rPrChange w:author="Syed Ahmed" w:date="2026-09-16T14:42:44.415Z" w16du:dateUtc="2026-09-16T14:42:44.415Z" w:id="2058768899">
                  <w:rPr>
                    <w:i w:val="1"/>
                    <w:iCs w:val="1"/>
                  </w:rPr>
                </w:rPrChange>
              </w:rPr>
              <w:t xml:space="preserve">Not yet provided — How long the source stays intact, powered off and bootable after go-live, and who </w:t>
            </w:r>
            <w:r w:rsidRPr="4986D35A">
              <w:rPr>
                <w:i w:val="1"/>
                <w:iCs w:val="1"/>
                <w:strike w:val="1"/>
                <w:rPrChange w:author="Syed Ahmed" w:date="2026-09-16T14:42:44.415Z" w16du:dateUtc="2026-09-16T14:42:44.415Z" w:id="1367012671">
                  <w:rPr>
                    <w:i w:val="1"/>
                    <w:iCs w:val="1"/>
                  </w:rPr>
                </w:rPrChange>
              </w:rPr>
              <w:t>authorises</w:t>
            </w:r>
            <w:r w:rsidRPr="4986D35A">
              <w:rPr>
                <w:i w:val="1"/>
                <w:iCs w:val="1"/>
                <w:strike w:val="1"/>
                <w:rPrChange w:author="Syed Ahmed" w:date="2026-09-16T14:42:44.415Z" w16du:dateUtc="2026-09-16T14:42:44.415Z" w:id="1043337473">
                  <w:rPr>
                    <w:i w:val="1"/>
                    <w:iCs w:val="1"/>
                  </w:rPr>
                </w:rPrChange>
              </w:rPr>
              <w:t xml:space="preserve"> its release. Rollback is un. To be supplied by GEHA (Appendix B).</w:t>
            </w:r>
          </w:p>
        </w:tc>
      </w:tr>
      <w:tr w:rsidR="001F702A" w:rsidTr="4986D35A" w14:paraId="796FABB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B8" w14:textId="77777777">
            <w:pPr>
              <w:pStyle w:val="Compact"/>
              <w:rPr>
                <w:b w:val="1"/>
                <w:bCs w:val="1"/>
                <w:strike w:val="1"/>
                <w:rPrChange w:author="Syed Ahmed" w:date="2026-09-16T14:42:44.416Z" w:id="287550431"/>
              </w:rPr>
            </w:pPr>
            <w:r w:rsidRPr="4986D35A">
              <w:rPr>
                <w:b w:val="1"/>
                <w:bCs w:val="1"/>
                <w:strike w:val="1"/>
                <w:rPrChange w:author="Syed Ahmed" w:date="2026-09-16T14:42:44.416Z" w16du:dateUtc="2026-09-16T14:42:44.416Z" w:id="1425497700">
                  <w:rPr>
                    <w:b w:val="1"/>
                    <w:bCs w:val="1"/>
                  </w:rPr>
                </w:rPrChange>
              </w:rPr>
              <w:t>Retention Expiry Date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B9" w14:textId="77777777">
            <w:pPr>
              <w:pStyle w:val="Compact"/>
              <w:rPr>
                <w:i w:val="1"/>
                <w:iCs w:val="1"/>
                <w:strike w:val="1"/>
                <w:rPrChange w:author="Syed Ahmed" w:date="2026-09-16T14:42:44.416Z" w:id="531310840"/>
              </w:rPr>
            </w:pPr>
            <w:r w:rsidRPr="4986D35A">
              <w:rPr>
                <w:i w:val="1"/>
                <w:iCs w:val="1"/>
                <w:strike w:val="1"/>
                <w:rPrChange w:author="Syed Ahmed" w:date="2026-09-16T14:42:44.416Z" w16du:dateUtc="2026-09-16T14:42:44.416Z" w:id="1127138635">
                  <w:rPr>
                    <w:i w:val="1"/>
                    <w:iCs w:val="1"/>
                  </w:rPr>
                </w:rPrChange>
              </w:rPr>
              <w:t>To be provided by GEHA</w:t>
            </w:r>
          </w:p>
        </w:tc>
      </w:tr>
      <w:tr w:rsidR="001F702A" w:rsidTr="4986D35A" w14:paraId="796FABB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BB" w14:textId="77777777">
            <w:pPr>
              <w:pStyle w:val="Compact"/>
              <w:rPr>
                <w:b w:val="1"/>
                <w:bCs w:val="1"/>
                <w:strike w:val="1"/>
                <w:rPrChange w:author="Syed Ahmed" w:date="2026-09-16T14:42:44.417Z" w:id="217092412"/>
              </w:rPr>
            </w:pPr>
            <w:r w:rsidRPr="4986D35A">
              <w:rPr>
                <w:b w:val="1"/>
                <w:bCs w:val="1"/>
                <w:strike w:val="1"/>
                <w:rPrChange w:author="Syed Ahmed" w:date="2026-09-16T14:42:44.417Z" w16du:dateUtc="2026-09-16T14:42:44.417Z" w:id="2064313118">
                  <w:rPr>
                    <w:b w:val="1"/>
                    <w:bCs w:val="1"/>
                  </w:rPr>
                </w:rPrChange>
              </w:rPr>
              <w:t>Released By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BC" w14:textId="77777777">
            <w:pPr>
              <w:pStyle w:val="Compact"/>
              <w:rPr>
                <w:i w:val="1"/>
                <w:iCs w:val="1"/>
                <w:strike w:val="1"/>
                <w:rPrChange w:author="Syed Ahmed" w:date="2026-09-16T14:42:44.417Z" w:id="442091752"/>
              </w:rPr>
            </w:pPr>
            <w:r w:rsidRPr="4986D35A">
              <w:rPr>
                <w:i w:val="1"/>
                <w:iCs w:val="1"/>
                <w:strike w:val="1"/>
                <w:rPrChange w:author="Syed Ahmed" w:date="2026-09-16T14:42:44.417Z" w16du:dateUtc="2026-09-16T14:42:44.417Z" w:id="1729816815">
                  <w:rPr>
                    <w:i w:val="1"/>
                    <w:iCs w:val="1"/>
                  </w:rPr>
                </w:rPrChange>
              </w:rPr>
              <w:t>To be provided by GEHA</w:t>
            </w:r>
          </w:p>
        </w:tc>
      </w:tr>
    </w:tbl>
    <w:p w:rsidR="001F702A" w:rsidP="4986D35A" w:rsidRDefault="00000000" w14:paraId="796FABBE" w14:textId="77777777">
      <w:pPr>
        <w:pStyle w:val="BodyText"/>
        <w:rPr>
          <w:b w:val="1"/>
          <w:bCs w:val="1"/>
          <w:strike w:val="1"/>
          <w:sz w:val="15"/>
          <w:szCs w:val="15"/>
          <w:rPrChange w:author="Syed Ahmed" w:date="2026-09-16T14:42:44.418Z" w:id="637940518"/>
        </w:rPr>
      </w:pPr>
      <w:r w:rsidRPr="4986D35A">
        <w:rPr>
          <w:b w:val="1"/>
          <w:bCs w:val="1"/>
          <w:strike w:val="1"/>
          <w:sz w:val="15"/>
          <w:szCs w:val="15"/>
          <w:rPrChange w:author="Syed Ahmed" w:date="2026-09-16T14:42:44.418Z" w16du:dateUtc="2026-09-16T14:42:44.418Z" w:id="1059540971">
            <w:rPr>
              <w:b w:val="1"/>
              <w:bCs w:val="1"/>
              <w:sz w:val="15"/>
              <w:szCs w:val="15"/>
            </w:rPr>
          </w:rPrChange>
        </w:rPr>
        <w:t>Table 8.3a — Source Retention</w:t>
      </w:r>
    </w:p>
    <w:p w:rsidR="001F702A" w:rsidP="4986D35A" w:rsidRDefault="001F702A" w14:paraId="796FABBF" w14:textId="77777777">
      <w:pPr>
        <w:pStyle w:val="Compact"/>
        <w:rPr>
          <w:strike w:val="1"/>
          <w:rPrChange w:author="Syed Ahmed" w:date="2026-09-16T14:42:44.418Z" w:id="1984581139"/>
        </w:rPr>
      </w:pPr>
    </w:p>
    <w:tbl>
      <w:tblPr>
        <w:tblStyle w:val="Table"/>
        <w:tblW w:w="5000" w:type="pct"/>
        <w:tblLook w:val="0020" w:firstRow="1" w:lastRow="0" w:firstColumn="0" w:lastColumn="0" w:noHBand="0" w:noVBand="0"/>
      </w:tblPr>
      <w:tblGrid>
        <w:gridCol w:w="419"/>
        <w:gridCol w:w="4252"/>
        <w:gridCol w:w="1011"/>
        <w:gridCol w:w="3794"/>
      </w:tblGrid>
      <w:tr w:rsidR="001F702A" w:rsidTr="4986D35A" w14:paraId="796FABC4"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C0" w14:textId="77777777">
            <w:pPr>
              <w:pStyle w:val="Compact"/>
              <w:rPr>
                <w:b w:val="1"/>
                <w:bCs w:val="1"/>
                <w:strike w:val="1"/>
                <w:rPrChange w:author="Syed Ahmed" w:date="2026-09-16T14:42:44.419Z" w:id="1309761009"/>
              </w:rPr>
            </w:pPr>
            <w:r w:rsidRPr="4986D35A">
              <w:rPr>
                <w:b w:val="1"/>
                <w:bCs w:val="1"/>
                <w:strike w:val="1"/>
                <w:rPrChange w:author="Syed Ahmed" w:date="2026-09-16T14:42:44.418Z" w16du:dateUtc="2026-09-16T14:42:44.418Z" w:id="551623191">
                  <w:rPr>
                    <w:b w:val="1"/>
                    <w:bCs w:val="1"/>
                  </w:rPr>
                </w:rPrChange>
              </w:rPr>
              <w:t>Step</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C1" w14:textId="77777777">
            <w:pPr>
              <w:pStyle w:val="Compact"/>
              <w:rPr>
                <w:b w:val="1"/>
                <w:bCs w:val="1"/>
                <w:strike w:val="1"/>
                <w:rPrChange w:author="Syed Ahmed" w:date="2026-09-16T14:42:44.419Z" w:id="1791506401"/>
              </w:rPr>
            </w:pPr>
            <w:r w:rsidRPr="4986D35A">
              <w:rPr>
                <w:b w:val="1"/>
                <w:bCs w:val="1"/>
                <w:strike w:val="1"/>
                <w:rPrChange w:author="Syed Ahmed" w:date="2026-09-16T14:42:44.419Z" w16du:dateUtc="2026-09-16T14:42:44.419Z" w:id="518419629">
                  <w:rPr>
                    <w:b w:val="1"/>
                    <w:bCs w:val="1"/>
                  </w:rPr>
                </w:rPrChange>
              </w:rPr>
              <w:t>Action</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C2" w14:textId="77777777">
            <w:pPr>
              <w:pStyle w:val="Compact"/>
              <w:rPr>
                <w:b w:val="1"/>
                <w:bCs w:val="1"/>
                <w:strike w:val="1"/>
                <w:rPrChange w:author="Syed Ahmed" w:date="2026-09-16T14:42:44.419Z" w:id="1230110904"/>
              </w:rPr>
            </w:pPr>
            <w:r w:rsidRPr="4986D35A">
              <w:rPr>
                <w:b w:val="1"/>
                <w:bCs w:val="1"/>
                <w:strike w:val="1"/>
                <w:rPrChange w:author="Syed Ahmed" w:date="2026-09-16T14:42:44.419Z" w16du:dateUtc="2026-09-16T14:42:44.419Z" w:id="1136038198">
                  <w:rPr>
                    <w:b w:val="1"/>
                    <w:bCs w:val="1"/>
                  </w:rPr>
                </w:rPrChange>
              </w:rPr>
              <w:t>Owner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C3" w14:textId="77777777">
            <w:pPr>
              <w:pStyle w:val="Compact"/>
              <w:rPr>
                <w:b w:val="1"/>
                <w:bCs w:val="1"/>
                <w:strike w:val="1"/>
                <w:rPrChange w:author="Syed Ahmed" w:date="2026-09-16T14:42:44.42Z" w:id="823680109"/>
              </w:rPr>
            </w:pPr>
            <w:r w:rsidRPr="4986D35A">
              <w:rPr>
                <w:b w:val="1"/>
                <w:bCs w:val="1"/>
                <w:strike w:val="1"/>
                <w:rPrChange w:author="Syed Ahmed" w:date="2026-09-16T14:42:44.42Z" w16du:dateUtc="2026-09-16T14:42:44.42Z" w:id="763020573">
                  <w:rPr>
                    <w:b w:val="1"/>
                    <w:bCs w:val="1"/>
                  </w:rPr>
                </w:rPrChange>
              </w:rPr>
              <w:t>Verification</w:t>
            </w:r>
          </w:p>
        </w:tc>
      </w:tr>
      <w:tr w:rsidR="001F702A" w:rsidTr="4986D35A" w14:paraId="796FABC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C5" w14:textId="77777777">
            <w:pPr>
              <w:pStyle w:val="Compact"/>
              <w:rPr>
                <w:i w:val="1"/>
                <w:iCs w:val="1"/>
                <w:strike w:val="1"/>
                <w:rPrChange w:author="Syed Ahmed" w:date="2026-09-16T14:42:44.421Z" w:id="558867438"/>
              </w:rPr>
            </w:pPr>
            <w:r w:rsidRPr="4986D35A">
              <w:rPr>
                <w:i w:val="1"/>
                <w:iCs w:val="1"/>
                <w:strike w:val="1"/>
                <w:rPrChange w:author="Syed Ahmed" w:date="2026-09-16T14:42:44.42Z" w16du:dateUtc="2026-09-16T14:42:44.42Z" w:id="1311918808">
                  <w:rPr>
                    <w:i w:val="1"/>
                    <w:iCs w:val="1"/>
                  </w:rPr>
                </w:rPrChange>
              </w:rPr>
              <w:t>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C6" w14:textId="77777777">
            <w:pPr>
              <w:pStyle w:val="Compact"/>
              <w:rPr>
                <w:i w:val="1"/>
                <w:iCs w:val="1"/>
                <w:strike w:val="1"/>
                <w:rPrChange w:author="Syed Ahmed" w:date="2026-09-16T14:42:44.421Z" w:id="1437312263"/>
              </w:rPr>
            </w:pPr>
            <w:r w:rsidRPr="4986D35A">
              <w:rPr>
                <w:i w:val="1"/>
                <w:iCs w:val="1"/>
                <w:strike w:val="1"/>
                <w:rPrChange w:author="Syed Ahmed" w:date="2026-09-16T14:42:44.421Z" w16du:dateUtc="2026-09-16T14:42:44.421Z" w:id="458825790">
                  <w:rPr>
                    <w:i w:val="1"/>
                    <w:iCs w:val="1"/>
                  </w:rPr>
                </w:rPrChange>
              </w:rPr>
              <w:t xml:space="preserve">Not yet provided — Confirm no active users, </w:t>
            </w:r>
            <w:r w:rsidRPr="4986D35A">
              <w:rPr>
                <w:i w:val="1"/>
                <w:iCs w:val="1"/>
                <w:strike w:val="1"/>
                <w:rPrChange w:author="Syed Ahmed" w:date="2026-09-16T14:42:44.421Z" w16du:dateUtc="2026-09-16T14:42:44.421Z" w:id="78301312">
                  <w:rPr>
                    <w:i w:val="1"/>
                    <w:iCs w:val="1"/>
                  </w:rPr>
                </w:rPrChange>
              </w:rPr>
              <w:t>jobs</w:t>
            </w:r>
            <w:r w:rsidRPr="4986D35A">
              <w:rPr>
                <w:i w:val="1"/>
                <w:iCs w:val="1"/>
                <w:strike w:val="1"/>
                <w:rPrChange w:author="Syed Ahmed" w:date="2026-09-16T14:42:44.421Z" w16du:dateUtc="2026-09-16T14:42:44.421Z" w:id="1164820839">
                  <w:rPr>
                    <w:i w:val="1"/>
                    <w:iCs w:val="1"/>
                  </w:rPr>
                </w:rPrChange>
              </w:rPr>
              <w:t xml:space="preserve"> or integrations on the source for N days.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C7" w14:textId="77777777">
            <w:pPr>
              <w:pStyle w:val="Compact"/>
              <w:rPr>
                <w:i w:val="1"/>
                <w:iCs w:val="1"/>
                <w:strike w:val="1"/>
                <w:rPrChange w:author="Syed Ahmed" w:date="2026-09-16T14:42:44.421Z" w:id="983560802"/>
              </w:rPr>
            </w:pPr>
            <w:r w:rsidRPr="4986D35A">
              <w:rPr>
                <w:i w:val="1"/>
                <w:iCs w:val="1"/>
                <w:strike w:val="1"/>
                <w:rPrChange w:author="Syed Ahmed" w:date="2026-09-16T14:42:44.421Z" w16du:dateUtc="2026-09-16T14:42:44.421Z" w:id="1676180254">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C8" w14:textId="77777777">
            <w:pPr>
              <w:pStyle w:val="Compact"/>
              <w:rPr>
                <w:i w:val="1"/>
                <w:iCs w:val="1"/>
                <w:strike w:val="1"/>
                <w:rPrChange w:author="Syed Ahmed" w:date="2026-09-16T14:42:44.422Z" w:id="1935751753"/>
              </w:rPr>
            </w:pPr>
            <w:r w:rsidRPr="4986D35A">
              <w:rPr>
                <w:i w:val="1"/>
                <w:iCs w:val="1"/>
                <w:strike w:val="1"/>
                <w:rPrChange w:author="Syed Ahmed" w:date="2026-09-16T14:42:44.422Z" w16du:dateUtc="2026-09-16T14:42:44.422Z" w:id="2121208316">
                  <w:rPr>
                    <w:i w:val="1"/>
                    <w:iCs w:val="1"/>
                  </w:rPr>
                </w:rPrChange>
              </w:rPr>
              <w:t>Not yet provided — Access and traffic logs reviewed. To be supplied by GEHA (Appendix B).</w:t>
            </w:r>
          </w:p>
        </w:tc>
      </w:tr>
      <w:tr w:rsidR="001F702A" w:rsidTr="4986D35A" w14:paraId="796FABC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CA" w14:textId="77777777">
            <w:pPr>
              <w:pStyle w:val="Compact"/>
              <w:rPr>
                <w:i w:val="1"/>
                <w:iCs w:val="1"/>
                <w:strike w:val="1"/>
                <w:rPrChange w:author="Syed Ahmed" w:date="2026-09-16T14:42:44.422Z" w:id="1288993369"/>
              </w:rPr>
            </w:pPr>
            <w:r w:rsidRPr="4986D35A">
              <w:rPr>
                <w:i w:val="1"/>
                <w:iCs w:val="1"/>
                <w:strike w:val="1"/>
                <w:rPrChange w:author="Syed Ahmed" w:date="2026-09-16T14:42:44.422Z" w16du:dateUtc="2026-09-16T14:42:44.422Z" w:id="411527103">
                  <w:rPr>
                    <w:i w:val="1"/>
                    <w:iCs w:val="1"/>
                  </w:rPr>
                </w:rPrChange>
              </w:rPr>
              <w:t>2</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CB" w14:textId="77777777">
            <w:pPr>
              <w:pStyle w:val="Compact"/>
              <w:rPr>
                <w:i w:val="1"/>
                <w:iCs w:val="1"/>
                <w:strike w:val="1"/>
                <w:rPrChange w:author="Syed Ahmed" w:date="2026-09-16T14:42:44.423Z" w:id="687115241"/>
              </w:rPr>
            </w:pPr>
            <w:r w:rsidRPr="4986D35A">
              <w:rPr>
                <w:i w:val="1"/>
                <w:iCs w:val="1"/>
                <w:strike w:val="1"/>
                <w:rPrChange w:author="Syed Ahmed" w:date="2026-09-16T14:42:44.422Z" w16du:dateUtc="2026-09-16T14:42:44.422Z" w:id="370672340">
                  <w:rPr>
                    <w:i w:val="1"/>
                    <w:iCs w:val="1"/>
                  </w:rPr>
                </w:rPrChange>
              </w:rPr>
              <w:t xml:space="preserve">Not yet provided — Confirm retention and legal-hold obligations are met </w:t>
            </w:r>
            <w:r w:rsidRPr="4986D35A">
              <w:rPr>
                <w:i w:val="1"/>
                <w:iCs w:val="1"/>
                <w:strike w:val="1"/>
                <w:rPrChange w:author="Syed Ahmed" w:date="2026-09-16T14:42:44.422Z" w16du:dateUtc="2026-09-16T14:42:44.422Z" w:id="31822279">
                  <w:rPr>
                    <w:i w:val="1"/>
                    <w:iCs w:val="1"/>
                  </w:rPr>
                </w:rPrChange>
              </w:rPr>
              <w:t>in</w:t>
            </w:r>
            <w:r w:rsidRPr="4986D35A">
              <w:rPr>
                <w:i w:val="1"/>
                <w:iCs w:val="1"/>
                <w:strike w:val="1"/>
                <w:rPrChange w:author="Syed Ahmed" w:date="2026-09-16T14:42:44.422Z" w16du:dateUtc="2026-09-16T14:42:44.422Z" w:id="1381974384">
                  <w:rPr>
                    <w:i w:val="1"/>
                    <w:iCs w:val="1"/>
                  </w:rPr>
                </w:rPrChange>
              </w:rPr>
              <w:t xml:space="preserve"> the target.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CC" w14:textId="77777777">
            <w:pPr>
              <w:pStyle w:val="Compact"/>
              <w:rPr>
                <w:i w:val="1"/>
                <w:iCs w:val="1"/>
                <w:strike w:val="1"/>
                <w:rPrChange w:author="Syed Ahmed" w:date="2026-09-16T14:42:44.423Z" w:id="955896139"/>
              </w:rPr>
            </w:pPr>
            <w:r w:rsidRPr="4986D35A">
              <w:rPr>
                <w:i w:val="1"/>
                <w:iCs w:val="1"/>
                <w:strike w:val="1"/>
                <w:rPrChange w:author="Syed Ahmed" w:date="2026-09-16T14:42:44.423Z" w16du:dateUtc="2026-09-16T14:42:44.423Z" w:id="1711030420">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CD" w14:textId="77777777">
            <w:pPr>
              <w:pStyle w:val="Compact"/>
              <w:rPr>
                <w:i w:val="1"/>
                <w:iCs w:val="1"/>
                <w:strike w:val="1"/>
                <w:rPrChange w:author="Syed Ahmed" w:date="2026-09-16T14:42:44.424Z" w:id="1762247430"/>
              </w:rPr>
            </w:pPr>
            <w:r w:rsidRPr="4986D35A">
              <w:rPr>
                <w:i w:val="1"/>
                <w:iCs w:val="1"/>
                <w:strike w:val="1"/>
                <w:rPrChange w:author="Syed Ahmed" w:date="2026-09-16T14:42:44.423Z" w16du:dateUtc="2026-09-16T14:42:44.423Z" w:id="2140181120">
                  <w:rPr>
                    <w:i w:val="1"/>
                    <w:iCs w:val="1"/>
                  </w:rPr>
                </w:rPrChange>
              </w:rPr>
              <w:t xml:space="preserve">Not yet provided — Sign-off from records or compliance </w:t>
            </w:r>
            <w:r w:rsidRPr="4986D35A">
              <w:rPr>
                <w:i w:val="1"/>
                <w:iCs w:val="1"/>
                <w:strike w:val="1"/>
                <w:rPrChange w:author="Syed Ahmed" w:date="2026-09-16T14:42:44.423Z" w16du:dateUtc="2026-09-16T14:42:44.423Z" w:id="22704576">
                  <w:rPr>
                    <w:i w:val="1"/>
                    <w:iCs w:val="1"/>
                  </w:rPr>
                </w:rPrChange>
              </w:rPr>
              <w:t>owner</w:t>
            </w:r>
            <w:r w:rsidRPr="4986D35A">
              <w:rPr>
                <w:i w:val="1"/>
                <w:iCs w:val="1"/>
                <w:strike w:val="1"/>
                <w:rPrChange w:author="Syed Ahmed" w:date="2026-09-16T14:42:44.423Z" w16du:dateUtc="2026-09-16T14:42:44.423Z" w:id="733107465">
                  <w:rPr>
                    <w:i w:val="1"/>
                    <w:iCs w:val="1"/>
                  </w:rPr>
                </w:rPrChange>
              </w:rPr>
              <w:t>. To be supplied by GEHA (Appendix B).</w:t>
            </w:r>
          </w:p>
        </w:tc>
      </w:tr>
      <w:tr w:rsidR="001F702A" w:rsidTr="4986D35A" w14:paraId="796FABD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CF" w14:textId="77777777">
            <w:pPr>
              <w:pStyle w:val="Compact"/>
              <w:rPr>
                <w:i w:val="1"/>
                <w:iCs w:val="1"/>
                <w:strike w:val="1"/>
                <w:rPrChange w:author="Syed Ahmed" w:date="2026-09-16T14:42:44.424Z" w:id="557504630"/>
              </w:rPr>
            </w:pPr>
            <w:r w:rsidRPr="4986D35A">
              <w:rPr>
                <w:i w:val="1"/>
                <w:iCs w:val="1"/>
                <w:strike w:val="1"/>
                <w:rPrChange w:author="Syed Ahmed" w:date="2026-09-16T14:42:44.424Z" w16du:dateUtc="2026-09-16T14:42:44.424Z" w:id="434425278">
                  <w:rPr>
                    <w:i w:val="1"/>
                    <w:iCs w:val="1"/>
                  </w:rPr>
                </w:rPrChange>
              </w:rPr>
              <w:t>3</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D0" w14:textId="77777777">
            <w:pPr>
              <w:pStyle w:val="Compact"/>
              <w:rPr>
                <w:i w:val="1"/>
                <w:iCs w:val="1"/>
                <w:strike w:val="1"/>
                <w:rPrChange w:author="Syed Ahmed" w:date="2026-09-16T14:42:44.425Z" w:id="1059496519"/>
              </w:rPr>
            </w:pPr>
            <w:r w:rsidRPr="4986D35A">
              <w:rPr>
                <w:i w:val="1"/>
                <w:iCs w:val="1"/>
                <w:strike w:val="1"/>
                <w:rPrChange w:author="Syed Ahmed" w:date="2026-09-16T14:42:44.424Z" w16du:dateUtc="2026-09-16T14:42:44.424Z" w:id="1399618472">
                  <w:rPr>
                    <w:i w:val="1"/>
                    <w:iCs w:val="1"/>
                  </w:rPr>
                </w:rPrChange>
              </w:rPr>
              <w:t xml:space="preserve">Not yet provided — </w:t>
            </w:r>
            <w:r w:rsidRPr="4986D35A">
              <w:rPr>
                <w:i w:val="1"/>
                <w:iCs w:val="1"/>
                <w:strike w:val="1"/>
                <w:rPrChange w:author="Syed Ahmed" w:date="2026-09-16T14:42:44.424Z" w16du:dateUtc="2026-09-16T14:42:44.424Z" w:id="227488910">
                  <w:rPr>
                    <w:i w:val="1"/>
                    <w:iCs w:val="1"/>
                  </w:rPr>
                </w:rPrChange>
              </w:rPr>
              <w:t>Confirm</w:t>
            </w:r>
            <w:r w:rsidRPr="4986D35A">
              <w:rPr>
                <w:i w:val="1"/>
                <w:iCs w:val="1"/>
                <w:strike w:val="1"/>
                <w:rPrChange w:author="Syed Ahmed" w:date="2026-09-16T14:42:44.424Z" w16du:dateUtc="2026-09-16T14:42:44.424Z" w:id="1835028071">
                  <w:rPr>
                    <w:i w:val="1"/>
                    <w:iCs w:val="1"/>
                  </w:rPr>
                </w:rPrChange>
              </w:rPr>
              <w:t xml:space="preserve"> the rollback retention period has expired and been released.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D1" w14:textId="77777777">
            <w:pPr>
              <w:pStyle w:val="Compact"/>
              <w:rPr>
                <w:i w:val="1"/>
                <w:iCs w:val="1"/>
                <w:strike w:val="1"/>
                <w:rPrChange w:author="Syed Ahmed" w:date="2026-09-16T14:42:44.425Z" w:id="1089028549"/>
              </w:rPr>
            </w:pPr>
            <w:r w:rsidRPr="4986D35A">
              <w:rPr>
                <w:i w:val="1"/>
                <w:iCs w:val="1"/>
                <w:strike w:val="1"/>
                <w:rPrChange w:author="Syed Ahmed" w:date="2026-09-16T14:42:44.425Z" w16du:dateUtc="2026-09-16T14:42:44.425Z" w:id="736214208">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D2" w14:textId="77777777">
            <w:pPr>
              <w:pStyle w:val="Compact"/>
              <w:rPr>
                <w:i w:val="1"/>
                <w:iCs w:val="1"/>
                <w:strike w:val="1"/>
                <w:rPrChange w:author="Syed Ahmed" w:date="2026-09-16T14:42:44.425Z" w:id="1273314824"/>
              </w:rPr>
            </w:pPr>
            <w:r w:rsidRPr="4986D35A">
              <w:rPr>
                <w:i w:val="1"/>
                <w:iCs w:val="1"/>
                <w:strike w:val="1"/>
                <w:rPrChange w:author="Syed Ahmed" w:date="2026-09-16T14:42:44.425Z" w16du:dateUtc="2026-09-16T14:42:44.425Z" w:id="1109974509">
                  <w:rPr>
                    <w:i w:val="1"/>
                    <w:iCs w:val="1"/>
                  </w:rPr>
                </w:rPrChange>
              </w:rPr>
              <w:t>To be provided by GEHA</w:t>
            </w:r>
          </w:p>
        </w:tc>
      </w:tr>
      <w:tr w:rsidR="001F702A" w:rsidTr="4986D35A" w14:paraId="796FABD8"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D4" w14:textId="77777777">
            <w:pPr>
              <w:pStyle w:val="Compact"/>
              <w:rPr>
                <w:i w:val="1"/>
                <w:iCs w:val="1"/>
                <w:strike w:val="1"/>
                <w:rPrChange w:author="Syed Ahmed" w:date="2026-09-16T14:42:44.426Z" w:id="1558966640"/>
              </w:rPr>
            </w:pPr>
            <w:r w:rsidRPr="4986D35A">
              <w:rPr>
                <w:i w:val="1"/>
                <w:iCs w:val="1"/>
                <w:strike w:val="1"/>
                <w:rPrChange w:author="Syed Ahmed" w:date="2026-09-16T14:42:44.425Z" w16du:dateUtc="2026-09-16T14:42:44.425Z" w:id="1129198370">
                  <w:rPr>
                    <w:i w:val="1"/>
                    <w:iCs w:val="1"/>
                  </w:rPr>
                </w:rPrChange>
              </w:rPr>
              <w:t>4</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D5" w14:textId="77777777">
            <w:pPr>
              <w:pStyle w:val="Compact"/>
              <w:rPr>
                <w:i w:val="1"/>
                <w:iCs w:val="1"/>
                <w:strike w:val="1"/>
                <w:rPrChange w:author="Syed Ahmed" w:date="2026-09-16T14:42:44.426Z" w:id="277939861"/>
              </w:rPr>
            </w:pPr>
            <w:r w:rsidRPr="4986D35A">
              <w:rPr>
                <w:i w:val="1"/>
                <w:iCs w:val="1"/>
                <w:strike w:val="1"/>
                <w:rPrChange w:author="Syed Ahmed" w:date="2026-09-16T14:42:44.426Z" w16du:dateUtc="2026-09-16T14:42:44.426Z" w:id="1025358759">
                  <w:rPr>
                    <w:i w:val="1"/>
                    <w:iCs w:val="1"/>
                  </w:rPr>
                </w:rPrChange>
              </w:rPr>
              <w:t>Not yet provided — Final archive of source data taken and restore-tested.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D6" w14:textId="77777777">
            <w:pPr>
              <w:pStyle w:val="Compact"/>
              <w:rPr>
                <w:i w:val="1"/>
                <w:iCs w:val="1"/>
                <w:strike w:val="1"/>
                <w:rPrChange w:author="Syed Ahmed" w:date="2026-09-16T14:42:44.426Z" w:id="590159881"/>
              </w:rPr>
            </w:pPr>
            <w:r w:rsidRPr="4986D35A">
              <w:rPr>
                <w:i w:val="1"/>
                <w:iCs w:val="1"/>
                <w:strike w:val="1"/>
                <w:rPrChange w:author="Syed Ahmed" w:date="2026-09-16T14:42:44.426Z" w16du:dateUtc="2026-09-16T14:42:44.426Z" w:id="1047020377">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D7" w14:textId="77777777">
            <w:pPr>
              <w:pStyle w:val="Compact"/>
              <w:rPr>
                <w:i w:val="1"/>
                <w:iCs w:val="1"/>
                <w:strike w:val="1"/>
                <w:rPrChange w:author="Syed Ahmed" w:date="2026-09-16T14:42:44.426Z" w:id="273170243"/>
              </w:rPr>
            </w:pPr>
            <w:r w:rsidRPr="4986D35A">
              <w:rPr>
                <w:i w:val="1"/>
                <w:iCs w:val="1"/>
                <w:strike w:val="1"/>
                <w:rPrChange w:author="Syed Ahmed" w:date="2026-09-16T14:42:44.426Z" w16du:dateUtc="2026-09-16T14:42:44.426Z" w:id="658122753">
                  <w:rPr>
                    <w:i w:val="1"/>
                    <w:iCs w:val="1"/>
                  </w:rPr>
                </w:rPrChange>
              </w:rPr>
              <w:t>Not yet provided — Archive location, retention, and a successful test restore. To be supplied by GEHA (Appendix B).</w:t>
            </w:r>
          </w:p>
        </w:tc>
      </w:tr>
      <w:tr w:rsidR="001F702A" w:rsidTr="4986D35A" w14:paraId="796FABD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D9" w14:textId="77777777">
            <w:pPr>
              <w:pStyle w:val="Compact"/>
              <w:rPr>
                <w:i w:val="1"/>
                <w:iCs w:val="1"/>
                <w:strike w:val="1"/>
                <w:rPrChange w:author="Syed Ahmed" w:date="2026-09-16T14:42:44.427Z" w:id="148022780"/>
              </w:rPr>
            </w:pPr>
            <w:r w:rsidRPr="4986D35A">
              <w:rPr>
                <w:i w:val="1"/>
                <w:iCs w:val="1"/>
                <w:strike w:val="1"/>
                <w:rPrChange w:author="Syed Ahmed" w:date="2026-09-16T14:42:44.427Z" w16du:dateUtc="2026-09-16T14:42:44.427Z" w:id="927050776">
                  <w:rPr>
                    <w:i w:val="1"/>
                    <w:iCs w:val="1"/>
                  </w:rPr>
                </w:rPrChange>
              </w:rPr>
              <w:t>5</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DA" w14:textId="77777777">
            <w:pPr>
              <w:pStyle w:val="Compact"/>
              <w:rPr>
                <w:i w:val="1"/>
                <w:iCs w:val="1"/>
                <w:strike w:val="1"/>
                <w:rPrChange w:author="Syed Ahmed" w:date="2026-09-16T14:42:44.427Z" w:id="1598606022"/>
              </w:rPr>
            </w:pPr>
            <w:r w:rsidRPr="4986D35A">
              <w:rPr>
                <w:i w:val="1"/>
                <w:iCs w:val="1"/>
                <w:strike w:val="1"/>
                <w:rPrChange w:author="Syed Ahmed" w:date="2026-09-16T14:42:44.427Z" w16du:dateUtc="2026-09-16T14:42:44.427Z" w:id="1946084334">
                  <w:rPr>
                    <w:i w:val="1"/>
                    <w:iCs w:val="1"/>
                  </w:rPr>
                </w:rPrChange>
              </w:rPr>
              <w:t>Not yet provided — Revoke access; disable service accounts and credentials marked for retirement in §4.5.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DB" w14:textId="77777777">
            <w:pPr>
              <w:pStyle w:val="Compact"/>
              <w:rPr>
                <w:i w:val="1"/>
                <w:iCs w:val="1"/>
                <w:strike w:val="1"/>
                <w:rPrChange w:author="Syed Ahmed" w:date="2026-09-16T14:42:44.427Z" w:id="25192899"/>
              </w:rPr>
            </w:pPr>
            <w:r w:rsidRPr="4986D35A">
              <w:rPr>
                <w:i w:val="1"/>
                <w:iCs w:val="1"/>
                <w:strike w:val="1"/>
                <w:rPrChange w:author="Syed Ahmed" w:date="2026-09-16T14:42:44.427Z" w16du:dateUtc="2026-09-16T14:42:44.427Z" w:id="85453239">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DC" w14:textId="77777777">
            <w:pPr>
              <w:pStyle w:val="Compact"/>
              <w:rPr>
                <w:i w:val="1"/>
                <w:iCs w:val="1"/>
                <w:strike w:val="1"/>
                <w:rPrChange w:author="Syed Ahmed" w:date="2026-09-16T14:42:44.428Z" w:id="1805814660"/>
              </w:rPr>
            </w:pPr>
            <w:r w:rsidRPr="4986D35A">
              <w:rPr>
                <w:i w:val="1"/>
                <w:iCs w:val="1"/>
                <w:strike w:val="1"/>
                <w:rPrChange w:author="Syed Ahmed" w:date="2026-09-16T14:42:44.428Z" w16du:dateUtc="2026-09-16T14:42:44.428Z" w:id="299357026">
                  <w:rPr>
                    <w:i w:val="1"/>
                    <w:iCs w:val="1"/>
                  </w:rPr>
                </w:rPrChange>
              </w:rPr>
              <w:t xml:space="preserve">Not yet provided — Disabled for N days with no failure raised, then </w:t>
            </w:r>
            <w:r w:rsidRPr="4986D35A">
              <w:rPr>
                <w:i w:val="1"/>
                <w:iCs w:val="1"/>
                <w:strike w:val="1"/>
                <w:rPrChange w:author="Syed Ahmed" w:date="2026-09-16T14:42:44.428Z" w16du:dateUtc="2026-09-16T14:42:44.428Z" w:id="306074012">
                  <w:rPr>
                    <w:i w:val="1"/>
                    <w:iCs w:val="1"/>
                  </w:rPr>
                </w:rPrChange>
              </w:rPr>
              <w:t>deleted</w:t>
            </w:r>
            <w:r w:rsidRPr="4986D35A">
              <w:rPr>
                <w:i w:val="1"/>
                <w:iCs w:val="1"/>
                <w:strike w:val="1"/>
                <w:rPrChange w:author="Syed Ahmed" w:date="2026-09-16T14:42:44.428Z" w16du:dateUtc="2026-09-16T14:42:44.428Z" w:id="661840125">
                  <w:rPr>
                    <w:i w:val="1"/>
                    <w:iCs w:val="1"/>
                  </w:rPr>
                </w:rPrChange>
              </w:rPr>
              <w:t>. To be supplied by GEHA (Appendix B).</w:t>
            </w:r>
          </w:p>
        </w:tc>
      </w:tr>
      <w:tr w:rsidR="001F702A" w:rsidTr="4986D35A" w14:paraId="796FABE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DE" w14:textId="77777777">
            <w:pPr>
              <w:pStyle w:val="Compact"/>
              <w:rPr>
                <w:i w:val="1"/>
                <w:iCs w:val="1"/>
                <w:strike w:val="1"/>
                <w:rPrChange w:author="Syed Ahmed" w:date="2026-09-16T14:42:44.428Z" w:id="65413067"/>
              </w:rPr>
            </w:pPr>
            <w:r w:rsidRPr="4986D35A">
              <w:rPr>
                <w:i w:val="1"/>
                <w:iCs w:val="1"/>
                <w:strike w:val="1"/>
                <w:rPrChange w:author="Syed Ahmed" w:date="2026-09-16T14:42:44.428Z" w16du:dateUtc="2026-09-16T14:42:44.428Z" w:id="901562095">
                  <w:rPr>
                    <w:i w:val="1"/>
                    <w:iCs w:val="1"/>
                  </w:rPr>
                </w:rPrChange>
              </w:rPr>
              <w:t>6</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DF" w14:textId="77777777">
            <w:pPr>
              <w:pStyle w:val="Compact"/>
              <w:rPr>
                <w:i w:val="1"/>
                <w:iCs w:val="1"/>
                <w:strike w:val="1"/>
                <w:rPrChange w:author="Syed Ahmed" w:date="2026-09-16T14:42:44.429Z" w:id="865377882"/>
              </w:rPr>
            </w:pPr>
            <w:r w:rsidRPr="4986D35A">
              <w:rPr>
                <w:i w:val="1"/>
                <w:iCs w:val="1"/>
                <w:strike w:val="1"/>
                <w:rPrChange w:author="Syed Ahmed" w:date="2026-09-16T14:42:44.429Z" w16du:dateUtc="2026-09-16T14:42:44.429Z" w:id="1187812358">
                  <w:rPr>
                    <w:i w:val="1"/>
                    <w:iCs w:val="1"/>
                  </w:rPr>
                </w:rPrChange>
              </w:rPr>
              <w:t>Not yet provided — Retire application-scoped security groups.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E0" w14:textId="77777777">
            <w:pPr>
              <w:pStyle w:val="Compact"/>
              <w:rPr>
                <w:i w:val="1"/>
                <w:iCs w:val="1"/>
                <w:strike w:val="1"/>
                <w:rPrChange w:author="Syed Ahmed" w:date="2026-09-16T14:42:44.429Z" w:id="1425107201"/>
              </w:rPr>
            </w:pPr>
            <w:r w:rsidRPr="4986D35A">
              <w:rPr>
                <w:i w:val="1"/>
                <w:iCs w:val="1"/>
                <w:strike w:val="1"/>
                <w:rPrChange w:author="Syed Ahmed" w:date="2026-09-16T14:42:44.429Z" w16du:dateUtc="2026-09-16T14:42:44.429Z" w:id="2123291790">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E1" w14:textId="77777777">
            <w:pPr>
              <w:pStyle w:val="Compact"/>
              <w:rPr>
                <w:i w:val="1"/>
                <w:iCs w:val="1"/>
                <w:strike w:val="1"/>
                <w:rPrChange w:author="Syed Ahmed" w:date="2026-09-16T14:42:44.43Z" w:id="28821354"/>
              </w:rPr>
            </w:pPr>
            <w:r w:rsidRPr="4986D35A">
              <w:rPr>
                <w:i w:val="1"/>
                <w:iCs w:val="1"/>
                <w:strike w:val="1"/>
                <w:rPrChange w:author="Syed Ahmed" w:date="2026-09-16T14:42:44.429Z" w16du:dateUtc="2026-09-16T14:42:44.429Z" w:id="2053371180">
                  <w:rPr>
                    <w:i w:val="1"/>
                    <w:iCs w:val="1"/>
                  </w:rPr>
                </w:rPrChange>
              </w:rPr>
              <w:t>Not yet provided — Only groups marked as unshared in §4.5.4; shared groups left in place and recorded. To be supplied by GEHA (Appendix B).</w:t>
            </w:r>
          </w:p>
        </w:tc>
      </w:tr>
      <w:tr w:rsidR="001F702A" w:rsidTr="4986D35A" w14:paraId="796FABE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E3" w14:textId="77777777">
            <w:pPr>
              <w:pStyle w:val="Compact"/>
              <w:rPr>
                <w:i w:val="1"/>
                <w:iCs w:val="1"/>
                <w:strike w:val="1"/>
                <w:rPrChange w:author="Syed Ahmed" w:date="2026-09-16T14:42:44.43Z" w:id="1352239071"/>
              </w:rPr>
            </w:pPr>
            <w:r w:rsidRPr="4986D35A">
              <w:rPr>
                <w:i w:val="1"/>
                <w:iCs w:val="1"/>
                <w:strike w:val="1"/>
                <w:rPrChange w:author="Syed Ahmed" w:date="2026-09-16T14:42:44.43Z" w16du:dateUtc="2026-09-16T14:42:44.43Z" w:id="2054887136">
                  <w:rPr>
                    <w:i w:val="1"/>
                    <w:iCs w:val="1"/>
                  </w:rPr>
                </w:rPrChange>
              </w:rPr>
              <w:t>7</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E4" w14:textId="77777777">
            <w:pPr>
              <w:pStyle w:val="Compact"/>
              <w:rPr>
                <w:i w:val="1"/>
                <w:iCs w:val="1"/>
                <w:strike w:val="1"/>
                <w:rPrChange w:author="Syed Ahmed" w:date="2026-09-16T14:42:44.43Z" w:id="2047079113"/>
              </w:rPr>
            </w:pPr>
            <w:r w:rsidRPr="4986D35A">
              <w:rPr>
                <w:i w:val="1"/>
                <w:iCs w:val="1"/>
                <w:strike w:val="1"/>
                <w:rPrChange w:author="Syed Ahmed" w:date="2026-09-16T14:42:44.43Z" w16du:dateUtc="2026-09-16T14:42:44.43Z" w:id="324947051">
                  <w:rPr>
                    <w:i w:val="1"/>
                    <w:iCs w:val="1"/>
                  </w:rPr>
                </w:rPrChange>
              </w:rPr>
              <w:t xml:space="preserve">Not yet provided — Retire the source virtual server, pool, </w:t>
            </w:r>
            <w:r w:rsidRPr="4986D35A">
              <w:rPr>
                <w:i w:val="1"/>
                <w:iCs w:val="1"/>
                <w:strike w:val="1"/>
                <w:rPrChange w:author="Syed Ahmed" w:date="2026-09-16T14:42:44.43Z" w16du:dateUtc="2026-09-16T14:42:44.43Z" w:id="1224495813">
                  <w:rPr>
                    <w:i w:val="1"/>
                    <w:iCs w:val="1"/>
                  </w:rPr>
                </w:rPrChange>
              </w:rPr>
              <w:t>monitors</w:t>
            </w:r>
            <w:r w:rsidRPr="4986D35A">
              <w:rPr>
                <w:i w:val="1"/>
                <w:iCs w:val="1"/>
                <w:strike w:val="1"/>
                <w:rPrChange w:author="Syed Ahmed" w:date="2026-09-16T14:42:44.43Z" w16du:dateUtc="2026-09-16T14:42:44.43Z" w:id="295742532">
                  <w:rPr>
                    <w:i w:val="1"/>
                    <w:iCs w:val="1"/>
                  </w:rPr>
                </w:rPrChange>
              </w:rPr>
              <w:t xml:space="preserve"> and certificates.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E5" w14:textId="77777777">
            <w:pPr>
              <w:pStyle w:val="Compact"/>
              <w:rPr>
                <w:i w:val="1"/>
                <w:iCs w:val="1"/>
                <w:strike w:val="1"/>
                <w:rPrChange w:author="Syed Ahmed" w:date="2026-09-16T14:42:44.431Z" w:id="1548567597"/>
              </w:rPr>
            </w:pPr>
            <w:r w:rsidRPr="4986D35A">
              <w:rPr>
                <w:i w:val="1"/>
                <w:iCs w:val="1"/>
                <w:strike w:val="1"/>
                <w:rPrChange w:author="Syed Ahmed" w:date="2026-09-16T14:42:44.431Z" w16du:dateUtc="2026-09-16T14:42:44.431Z" w:id="496173217">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E6" w14:textId="77777777">
            <w:pPr>
              <w:pStyle w:val="Compact"/>
              <w:rPr>
                <w:i w:val="1"/>
                <w:iCs w:val="1"/>
                <w:strike w:val="1"/>
                <w:rPrChange w:author="Syed Ahmed" w:date="2026-09-16T14:42:44.431Z" w:id="1027455870"/>
              </w:rPr>
            </w:pPr>
            <w:r w:rsidRPr="4986D35A">
              <w:rPr>
                <w:i w:val="1"/>
                <w:iCs w:val="1"/>
                <w:strike w:val="1"/>
                <w:rPrChange w:author="Syed Ahmed" w:date="2026-09-16T14:42:44.431Z" w16du:dateUtc="2026-09-16T14:42:44.431Z" w:id="810496675">
                  <w:rPr>
                    <w:i w:val="1"/>
                    <w:iCs w:val="1"/>
                  </w:rPr>
                </w:rPrChange>
              </w:rPr>
              <w:t>Not yet provided — Only objects marked as unshared in §4.6.2. To be supplied by GEHA (Appendix B).</w:t>
            </w:r>
          </w:p>
        </w:tc>
      </w:tr>
      <w:tr w:rsidR="001F702A" w:rsidTr="4986D35A" w14:paraId="796FABEC"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E8" w14:textId="77777777">
            <w:pPr>
              <w:pStyle w:val="Compact"/>
              <w:rPr>
                <w:i w:val="1"/>
                <w:iCs w:val="1"/>
                <w:strike w:val="1"/>
                <w:rPrChange w:author="Syed Ahmed" w:date="2026-09-16T14:42:44.431Z" w:id="1131426619"/>
              </w:rPr>
            </w:pPr>
            <w:r w:rsidRPr="4986D35A">
              <w:rPr>
                <w:i w:val="1"/>
                <w:iCs w:val="1"/>
                <w:strike w:val="1"/>
                <w:rPrChange w:author="Syed Ahmed" w:date="2026-09-16T14:42:44.431Z" w16du:dateUtc="2026-09-16T14:42:44.431Z" w:id="1851979122">
                  <w:rPr>
                    <w:i w:val="1"/>
                    <w:iCs w:val="1"/>
                  </w:rPr>
                </w:rPrChange>
              </w:rPr>
              <w:t>8</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E9" w14:textId="77777777">
            <w:pPr>
              <w:pStyle w:val="Compact"/>
              <w:rPr>
                <w:i w:val="1"/>
                <w:iCs w:val="1"/>
                <w:strike w:val="1"/>
                <w:rPrChange w:author="Syed Ahmed" w:date="2026-09-16T14:42:44.432Z" w:id="20313417"/>
              </w:rPr>
            </w:pPr>
            <w:r w:rsidRPr="4986D35A">
              <w:rPr>
                <w:i w:val="1"/>
                <w:iCs w:val="1"/>
                <w:strike w:val="1"/>
                <w:rPrChange w:author="Syed Ahmed" w:date="2026-09-16T14:42:44.432Z" w16du:dateUtc="2026-09-16T14:42:44.432Z" w:id="1053642732">
                  <w:rPr>
                    <w:i w:val="1"/>
                    <w:iCs w:val="1"/>
                  </w:rPr>
                </w:rPrChange>
              </w:rPr>
              <w:t xml:space="preserve">Not yet provided — Retire tunnels marked for retirement; remove source subnets from encryption domains that </w:t>
            </w:r>
            <w:r w:rsidRPr="4986D35A">
              <w:rPr>
                <w:i w:val="1"/>
                <w:iCs w:val="1"/>
                <w:strike w:val="1"/>
                <w:rPrChange w:author="Syed Ahmed" w:date="2026-09-16T14:42:44.432Z" w16du:dateUtc="2026-09-16T14:42:44.432Z" w:id="648642651">
                  <w:rPr>
                    <w:i w:val="1"/>
                    <w:iCs w:val="1"/>
                  </w:rPr>
                </w:rPrChange>
              </w:rPr>
              <w:t>remain</w:t>
            </w:r>
            <w:r w:rsidRPr="4986D35A">
              <w:rPr>
                <w:i w:val="1"/>
                <w:iCs w:val="1"/>
                <w:strike w:val="1"/>
                <w:rPrChange w:author="Syed Ahmed" w:date="2026-09-16T14:42:44.432Z" w16du:dateUtc="2026-09-16T14:42:44.432Z" w:id="2036742857">
                  <w:rPr>
                    <w:i w:val="1"/>
                    <w:iCs w:val="1"/>
                  </w:rPr>
                </w:rPrChange>
              </w:rPr>
              <w:t>.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EA" w14:textId="77777777">
            <w:pPr>
              <w:pStyle w:val="Compact"/>
              <w:rPr>
                <w:i w:val="1"/>
                <w:iCs w:val="1"/>
                <w:strike w:val="1"/>
                <w:rPrChange w:author="Syed Ahmed" w:date="2026-09-16T14:42:44.432Z" w:id="2100282103"/>
              </w:rPr>
            </w:pPr>
            <w:r w:rsidRPr="4986D35A">
              <w:rPr>
                <w:i w:val="1"/>
                <w:iCs w:val="1"/>
                <w:strike w:val="1"/>
                <w:rPrChange w:author="Syed Ahmed" w:date="2026-09-16T14:42:44.432Z" w16du:dateUtc="2026-09-16T14:42:44.432Z" w:id="898320589">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EB" w14:textId="77777777">
            <w:pPr>
              <w:pStyle w:val="Compact"/>
              <w:rPr>
                <w:i w:val="1"/>
                <w:iCs w:val="1"/>
                <w:strike w:val="1"/>
                <w:rPrChange w:author="Syed Ahmed" w:date="2026-09-16T14:42:44.433Z" w:id="909146041"/>
              </w:rPr>
            </w:pPr>
            <w:r w:rsidRPr="4986D35A">
              <w:rPr>
                <w:i w:val="1"/>
                <w:iCs w:val="1"/>
                <w:strike w:val="1"/>
                <w:rPrChange w:author="Syed Ahmed" w:date="2026-09-16T14:42:44.433Z" w16du:dateUtc="2026-09-16T14:42:44.433Z" w:id="1588926328">
                  <w:rPr>
                    <w:i w:val="1"/>
                    <w:iCs w:val="1"/>
                  </w:rPr>
                </w:rPrChange>
              </w:rPr>
              <w:t>Not yet provided — Far end reports no loss; shared tunnels still carrying other traffic. To be supplied by GEHA (Appendix B).</w:t>
            </w:r>
          </w:p>
        </w:tc>
      </w:tr>
      <w:tr w:rsidR="001F702A" w:rsidTr="4986D35A" w14:paraId="796FABF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ED" w14:textId="77777777">
            <w:pPr>
              <w:pStyle w:val="Compact"/>
              <w:rPr>
                <w:i w:val="1"/>
                <w:iCs w:val="1"/>
                <w:strike w:val="1"/>
                <w:rPrChange w:author="Syed Ahmed" w:date="2026-09-16T14:42:44.433Z" w:id="62046885"/>
              </w:rPr>
            </w:pPr>
            <w:r w:rsidRPr="4986D35A">
              <w:rPr>
                <w:i w:val="1"/>
                <w:iCs w:val="1"/>
                <w:strike w:val="1"/>
                <w:rPrChange w:author="Syed Ahmed" w:date="2026-09-16T14:42:44.433Z" w16du:dateUtc="2026-09-16T14:42:44.433Z" w:id="1979741315">
                  <w:rPr>
                    <w:i w:val="1"/>
                    <w:iCs w:val="1"/>
                  </w:rPr>
                </w:rPrChange>
              </w:rPr>
              <w:t>9</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EE" w14:textId="77777777">
            <w:pPr>
              <w:pStyle w:val="Compact"/>
              <w:rPr>
                <w:i w:val="1"/>
                <w:iCs w:val="1"/>
                <w:strike w:val="1"/>
                <w:rPrChange w:author="Syed Ahmed" w:date="2026-09-16T14:42:44.434Z" w:id="1967667109"/>
              </w:rPr>
            </w:pPr>
            <w:r w:rsidRPr="4986D35A">
              <w:rPr>
                <w:i w:val="1"/>
                <w:iCs w:val="1"/>
                <w:strike w:val="1"/>
                <w:rPrChange w:author="Syed Ahmed" w:date="2026-09-16T14:42:44.433Z" w16du:dateUtc="2026-09-16T14:42:44.433Z" w:id="1594819716">
                  <w:rPr>
                    <w:i w:val="1"/>
                    <w:iCs w:val="1"/>
                  </w:rPr>
                </w:rPrChange>
              </w:rPr>
              <w:t xml:space="preserve">Not yet provided — Remove </w:t>
            </w:r>
            <w:r w:rsidRPr="4986D35A">
              <w:rPr>
                <w:i w:val="1"/>
                <w:iCs w:val="1"/>
                <w:strike w:val="1"/>
                <w:rPrChange w:author="Syed Ahmed" w:date="2026-09-16T14:42:44.433Z" w16du:dateUtc="2026-09-16T14:42:44.433Z" w:id="1837490349">
                  <w:rPr>
                    <w:i w:val="1"/>
                    <w:iCs w:val="1"/>
                  </w:rPr>
                </w:rPrChange>
              </w:rPr>
              <w:t>firewall</w:t>
            </w:r>
            <w:r w:rsidRPr="4986D35A">
              <w:rPr>
                <w:i w:val="1"/>
                <w:iCs w:val="1"/>
                <w:strike w:val="1"/>
                <w:rPrChange w:author="Syed Ahmed" w:date="2026-09-16T14:42:44.433Z" w16du:dateUtc="2026-09-16T14:42:44.433Z" w:id="1508126386">
                  <w:rPr>
                    <w:i w:val="1"/>
                    <w:iCs w:val="1"/>
                  </w:rPr>
                </w:rPrChange>
              </w:rPr>
              <w:t xml:space="preserve"> rules, DNS </w:t>
            </w:r>
            <w:r w:rsidRPr="4986D35A">
              <w:rPr>
                <w:i w:val="1"/>
                <w:iCs w:val="1"/>
                <w:strike w:val="1"/>
                <w:rPrChange w:author="Syed Ahmed" w:date="2026-09-16T14:42:44.433Z" w16du:dateUtc="2026-09-16T14:42:44.433Z" w:id="328810238">
                  <w:rPr>
                    <w:i w:val="1"/>
                    <w:iCs w:val="1"/>
                  </w:rPr>
                </w:rPrChange>
              </w:rPr>
              <w:t>records</w:t>
            </w:r>
            <w:r w:rsidRPr="4986D35A">
              <w:rPr>
                <w:i w:val="1"/>
                <w:iCs w:val="1"/>
                <w:strike w:val="1"/>
                <w:rPrChange w:author="Syed Ahmed" w:date="2026-09-16T14:42:44.433Z" w16du:dateUtc="2026-09-16T14:42:44.433Z" w:id="66628689">
                  <w:rPr>
                    <w:i w:val="1"/>
                    <w:iCs w:val="1"/>
                  </w:rPr>
                </w:rPrChange>
              </w:rPr>
              <w:t xml:space="preserve"> and certificates.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EF" w14:textId="77777777">
            <w:pPr>
              <w:pStyle w:val="Compact"/>
              <w:rPr>
                <w:i w:val="1"/>
                <w:iCs w:val="1"/>
                <w:strike w:val="1"/>
                <w:rPrChange w:author="Syed Ahmed" w:date="2026-09-16T14:42:44.434Z" w:id="860977689"/>
              </w:rPr>
            </w:pPr>
            <w:r w:rsidRPr="4986D35A">
              <w:rPr>
                <w:i w:val="1"/>
                <w:iCs w:val="1"/>
                <w:strike w:val="1"/>
                <w:rPrChange w:author="Syed Ahmed" w:date="2026-09-16T14:42:44.434Z" w16du:dateUtc="2026-09-16T14:42:44.434Z" w:id="2139006578">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F0" w14:textId="77777777">
            <w:pPr>
              <w:pStyle w:val="Compact"/>
              <w:rPr>
                <w:i w:val="1"/>
                <w:iCs w:val="1"/>
                <w:strike w:val="1"/>
                <w:rPrChange w:author="Syed Ahmed" w:date="2026-09-16T14:42:44.435Z" w:id="1521941999"/>
              </w:rPr>
            </w:pPr>
            <w:r w:rsidRPr="4986D35A">
              <w:rPr>
                <w:i w:val="1"/>
                <w:iCs w:val="1"/>
                <w:strike w:val="1"/>
                <w:rPrChange w:author="Syed Ahmed" w:date="2026-09-16T14:42:44.434Z" w16du:dateUtc="2026-09-16T14:42:44.434Z" w:id="788861044">
                  <w:rPr>
                    <w:i w:val="1"/>
                    <w:iCs w:val="1"/>
                  </w:rPr>
                </w:rPrChange>
              </w:rPr>
              <w:t>Not yet provided — §4.6 and §4.8 items closed out. To be supplied by GEHA (Appendix B).</w:t>
            </w:r>
          </w:p>
        </w:tc>
      </w:tr>
      <w:tr w:rsidR="001F702A" w:rsidTr="4986D35A" w14:paraId="796FABF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F2" w14:textId="77777777">
            <w:pPr>
              <w:pStyle w:val="Compact"/>
              <w:rPr>
                <w:i w:val="1"/>
                <w:iCs w:val="1"/>
                <w:strike w:val="1"/>
                <w:rPrChange w:author="Syed Ahmed" w:date="2026-09-16T14:42:44.435Z" w:id="1254323813"/>
              </w:rPr>
            </w:pPr>
            <w:r w:rsidRPr="4986D35A">
              <w:rPr>
                <w:i w:val="1"/>
                <w:iCs w:val="1"/>
                <w:strike w:val="1"/>
                <w:rPrChange w:author="Syed Ahmed" w:date="2026-09-16T14:42:44.435Z" w16du:dateUtc="2026-09-16T14:42:44.435Z" w:id="176159763">
                  <w:rPr>
                    <w:i w:val="1"/>
                    <w:iCs w:val="1"/>
                  </w:rPr>
                </w:rPrChange>
              </w:rPr>
              <w:t>10</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F3" w14:textId="77777777">
            <w:pPr>
              <w:pStyle w:val="Compact"/>
              <w:rPr>
                <w:i w:val="1"/>
                <w:iCs w:val="1"/>
                <w:strike w:val="1"/>
                <w:rPrChange w:author="Syed Ahmed" w:date="2026-09-16T14:42:44.435Z" w:id="1865774443"/>
              </w:rPr>
            </w:pPr>
            <w:r w:rsidRPr="4986D35A">
              <w:rPr>
                <w:i w:val="1"/>
                <w:iCs w:val="1"/>
                <w:strike w:val="1"/>
                <w:rPrChange w:author="Syed Ahmed" w:date="2026-09-16T14:42:44.435Z" w16du:dateUtc="2026-09-16T14:42:44.435Z" w:id="945011203">
                  <w:rPr>
                    <w:i w:val="1"/>
                    <w:iCs w:val="1"/>
                  </w:rPr>
                </w:rPrChange>
              </w:rPr>
              <w:t>Not yet provided — Decommission source infrastructure and reclaim licenses. To be supplied by GEHA (Appendix B).</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F4" w14:textId="77777777">
            <w:pPr>
              <w:pStyle w:val="Compact"/>
              <w:rPr>
                <w:i w:val="1"/>
                <w:iCs w:val="1"/>
                <w:strike w:val="1"/>
                <w:rPrChange w:author="Syed Ahmed" w:date="2026-09-16T14:42:44.436Z" w:id="358607533"/>
              </w:rPr>
            </w:pPr>
            <w:r w:rsidRPr="4986D35A">
              <w:rPr>
                <w:i w:val="1"/>
                <w:iCs w:val="1"/>
                <w:strike w:val="1"/>
                <w:rPrChange w:author="Syed Ahmed" w:date="2026-09-16T14:42:44.435Z" w16du:dateUtc="2026-09-16T14:42:44.435Z" w:id="1960182815">
                  <w:rPr>
                    <w:i w:val="1"/>
                    <w:iCs w:val="1"/>
                  </w:rPr>
                </w:rPrChange>
              </w:rPr>
              <w:t>To be provided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F5" w14:textId="77777777">
            <w:pPr>
              <w:pStyle w:val="Compact"/>
              <w:rPr>
                <w:i w:val="1"/>
                <w:iCs w:val="1"/>
                <w:strike w:val="1"/>
                <w:rPrChange w:author="Syed Ahmed" w:date="2026-09-16T14:42:44.436Z" w:id="387174720"/>
              </w:rPr>
            </w:pPr>
            <w:r w:rsidRPr="4986D35A">
              <w:rPr>
                <w:i w:val="1"/>
                <w:iCs w:val="1"/>
                <w:strike w:val="1"/>
                <w:rPrChange w:author="Syed Ahmed" w:date="2026-09-16T14:42:44.436Z" w16du:dateUtc="2026-09-16T14:42:44.436Z" w:id="1603146955">
                  <w:rPr>
                    <w:i w:val="1"/>
                    <w:iCs w:val="1"/>
                  </w:rPr>
                </w:rPrChange>
              </w:rPr>
              <w:t>Not yet provided — Assets removed from CMDB; licenses returned or reallocated. To be supplied by GEHA (Appendix B).</w:t>
            </w:r>
          </w:p>
        </w:tc>
      </w:tr>
    </w:tbl>
    <w:p w:rsidR="001F702A" w:rsidP="4986D35A" w:rsidRDefault="00000000" w14:paraId="796FABF7" w14:textId="77777777">
      <w:pPr>
        <w:pStyle w:val="BodyText"/>
        <w:rPr>
          <w:b w:val="1"/>
          <w:bCs w:val="1"/>
          <w:strike w:val="1"/>
          <w:sz w:val="15"/>
          <w:szCs w:val="15"/>
          <w:rPrChange w:author="Syed Ahmed" w:date="2026-09-16T14:42:44.436Z" w:id="38328850"/>
        </w:rPr>
      </w:pPr>
      <w:r w:rsidRPr="4986D35A">
        <w:rPr>
          <w:b w:val="1"/>
          <w:bCs w:val="1"/>
          <w:strike w:val="1"/>
          <w:sz w:val="15"/>
          <w:szCs w:val="15"/>
          <w:rPrChange w:author="Syed Ahmed" w:date="2026-09-16T14:42:44.436Z" w16du:dateUtc="2026-09-16T14:42:44.436Z" w:id="245944447">
            <w:rPr>
              <w:b w:val="1"/>
              <w:bCs w:val="1"/>
              <w:sz w:val="15"/>
              <w:szCs w:val="15"/>
            </w:rPr>
          </w:rPrChange>
        </w:rPr>
        <w:t>Table 8.3b — Decommission Steps</w:t>
      </w:r>
    </w:p>
    <w:p w:rsidR="001F702A" w:rsidRDefault="001F702A" w14:paraId="796FABF8" w14:textId="77777777">
      <w:pPr>
        <w:pStyle w:val="Compact"/>
      </w:pPr>
    </w:p>
    <w:p w:rsidR="001F702A" w:rsidP="4986D35A" w:rsidRDefault="00000000" w14:paraId="796FABF9" w14:textId="77777777">
      <w:pPr>
        <w:pStyle w:val="Heading2"/>
        <w:rPr>
          <w:strike w:val="1"/>
          <w:rPrChange w:author="Syed Ahmed" w:date="2026-09-16T14:42:30.241Z" w:id="1732424178"/>
        </w:rPr>
      </w:pPr>
      <w:bookmarkStart w:name="post-migration-review" w:id="72"/>
      <w:bookmarkEnd w:id="71"/>
      <w:r w:rsidRPr="4986D35A">
        <w:rPr>
          <w:strike w:val="1"/>
          <w:rPrChange w:author="Syed Ahmed" w:date="2026-09-16T14:42:30.24Z" w16du:dateUtc="2026-09-16T14:42:30.24Z" w:id="1735539407"/>
        </w:rPr>
        <w:t>8.4 Post-Migration Review</w:t>
      </w:r>
    </w:p>
    <w:p w:rsidR="001F702A" w:rsidP="4986D35A" w:rsidRDefault="00000000" w14:paraId="796FABFA" w14:textId="77777777">
      <w:pPr>
        <w:pStyle w:val="FirstParagraph"/>
        <w:rPr>
          <w:strike w:val="1"/>
          <w:rPrChange w:author="Syed Ahmed" w:date="2026-09-16T14:42:30.243Z" w:id="1142590135"/>
        </w:rPr>
      </w:pPr>
      <w:r w:rsidRPr="4986D35A">
        <w:rPr>
          <w:strike w:val="1"/>
          <w:rPrChange w:author="Syed Ahmed" w:date="2026-09-16T14:42:30.242Z" w16du:dateUtc="2026-09-16T14:42:30.242Z" w:id="2112965156"/>
        </w:rPr>
        <w:t xml:space="preserve">What worked and what did not is recorded here while the detail is still recoverable, so that the next application in the program benefits rather than repeats. Root causes are recorded rather than symptoms, and steps whose actual duration differed materially from plan are corrected for future playbooks. Changes to the rollback procedure are captured </w:t>
      </w:r>
      <w:r w:rsidRPr="4986D35A">
        <w:rPr>
          <w:strike w:val="1"/>
          <w:rPrChange w:author="Syed Ahmed" w:date="2026-09-16T14:42:30.242Z" w16du:dateUtc="2026-09-16T14:42:30.242Z" w:id="285963267"/>
        </w:rPr>
        <w:t>whether or not</w:t>
      </w:r>
      <w:r w:rsidRPr="4986D35A">
        <w:rPr>
          <w:strike w:val="1"/>
          <w:rPrChange w:author="Syed Ahmed" w:date="2026-09-16T14:42:30.242Z" w16du:dateUtc="2026-09-16T14:42:30.242Z" w:id="369904490"/>
        </w:rPr>
        <w:t xml:space="preserve"> rollback was invoked, since a plan that was never exercised is still a plan that can be improved. A review that produces no change to the next playbook or to the program process has not been completed.</w:t>
      </w:r>
    </w:p>
    <w:p w:rsidR="001F702A" w:rsidP="4986D35A" w:rsidRDefault="001F702A" w14:paraId="796FABFB" w14:textId="77777777">
      <w:pPr>
        <w:pStyle w:val="Compact"/>
        <w:rPr>
          <w:strike w:val="1"/>
          <w:rPrChange w:author="Syed Ahmed" w:date="2026-09-16T14:42:30.243Z" w:id="487891338"/>
        </w:rPr>
      </w:pPr>
    </w:p>
    <w:tbl>
      <w:tblPr>
        <w:tblStyle w:val="Table"/>
        <w:tblW w:w="5000" w:type="pct"/>
        <w:tblLook w:val="0020" w:firstRow="1" w:lastRow="0" w:firstColumn="0" w:lastColumn="0" w:noHBand="0" w:noVBand="0"/>
      </w:tblPr>
      <w:tblGrid>
        <w:gridCol w:w="1785"/>
        <w:gridCol w:w="7691"/>
      </w:tblGrid>
      <w:tr w:rsidR="001F702A" w:rsidTr="4986D35A" w14:paraId="796FABFE"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FC" w14:textId="77777777">
            <w:pPr>
              <w:pStyle w:val="Compact"/>
              <w:rPr>
                <w:b w:val="1"/>
                <w:bCs w:val="1"/>
                <w:strike w:val="1"/>
                <w:rPrChange w:author="Syed Ahmed" w:date="2026-09-16T14:42:30.244Z" w:id="1771196814"/>
              </w:rPr>
            </w:pPr>
            <w:r w:rsidRPr="4986D35A">
              <w:rPr>
                <w:b w:val="1"/>
                <w:bCs w:val="1"/>
                <w:strike w:val="1"/>
                <w:rPrChange w:author="Syed Ahmed" w:date="2026-09-16T14:42:30.243Z" w16du:dateUtc="2026-09-16T14:42:30.243Z" w:id="1700406001">
                  <w:rPr>
                    <w:b w:val="1"/>
                    <w:bCs w:val="1"/>
                  </w:rPr>
                </w:rPrChange>
              </w:rPr>
              <w:t>What Worked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BFD" w14:textId="77777777">
            <w:pPr>
              <w:pStyle w:val="Compact"/>
              <w:rPr>
                <w:i w:val="1"/>
                <w:iCs w:val="1"/>
                <w:strike w:val="1"/>
                <w:rPrChange w:author="Syed Ahmed" w:date="2026-09-16T14:42:30.244Z" w:id="1751926473"/>
              </w:rPr>
            </w:pPr>
            <w:r w:rsidRPr="4986D35A">
              <w:rPr>
                <w:i w:val="1"/>
                <w:iCs w:val="1"/>
                <w:strike w:val="1"/>
                <w:rPrChange w:author="Syed Ahmed" w:date="2026-09-16T14:42:30.244Z" w16du:dateUtc="2026-09-16T14:42:30.244Z" w:id="1114827146">
                  <w:rPr>
                    <w:i w:val="1"/>
                    <w:iCs w:val="1"/>
                  </w:rPr>
                </w:rPrChange>
              </w:rPr>
              <w:t xml:space="preserve">Not yet provided — Practices to repeat, </w:t>
            </w:r>
            <w:r w:rsidRPr="4986D35A">
              <w:rPr>
                <w:i w:val="1"/>
                <w:iCs w:val="1"/>
                <w:strike w:val="1"/>
                <w:rPrChange w:author="Syed Ahmed" w:date="2026-09-16T14:42:30.244Z" w16du:dateUtc="2026-09-16T14:42:30.244Z" w:id="1934158110">
                  <w:rPr>
                    <w:i w:val="1"/>
                    <w:iCs w:val="1"/>
                  </w:rPr>
                </w:rPrChange>
              </w:rPr>
              <w:t>stated</w:t>
            </w:r>
            <w:r w:rsidRPr="4986D35A">
              <w:rPr>
                <w:i w:val="1"/>
                <w:iCs w:val="1"/>
                <w:strike w:val="1"/>
                <w:rPrChange w:author="Syed Ahmed" w:date="2026-09-16T14:42:30.244Z" w16du:dateUtc="2026-09-16T14:42:30.244Z" w:id="1638588514">
                  <w:rPr>
                    <w:i w:val="1"/>
                    <w:iCs w:val="1"/>
                  </w:rPr>
                </w:rPrChange>
              </w:rPr>
              <w:t xml:space="preserve"> specifically enough to be reused. To be supplied by GEHA (Appendix B).</w:t>
            </w:r>
          </w:p>
        </w:tc>
      </w:tr>
      <w:tr w:rsidR="001F702A" w:rsidTr="4986D35A" w14:paraId="796FAC0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BFF" w14:textId="77777777">
            <w:pPr>
              <w:pStyle w:val="Compact"/>
              <w:rPr>
                <w:b w:val="1"/>
                <w:bCs w:val="1"/>
                <w:strike w:val="1"/>
                <w:rPrChange w:author="Syed Ahmed" w:date="2026-09-16T14:42:30.245Z" w:id="1897806302"/>
              </w:rPr>
            </w:pPr>
            <w:r w:rsidRPr="4986D35A">
              <w:rPr>
                <w:b w:val="1"/>
                <w:bCs w:val="1"/>
                <w:strike w:val="1"/>
                <w:rPrChange w:author="Syed Ahmed" w:date="2026-09-16T14:42:30.244Z" w16du:dateUtc="2026-09-16T14:42:30.244Z" w:id="775676911">
                  <w:rPr>
                    <w:b w:val="1"/>
                    <w:bCs w:val="1"/>
                  </w:rPr>
                </w:rPrChange>
              </w:rPr>
              <w:t>What Did Not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00" w14:textId="77777777">
            <w:pPr>
              <w:pStyle w:val="Compact"/>
              <w:rPr>
                <w:i w:val="1"/>
                <w:iCs w:val="1"/>
                <w:strike w:val="1"/>
                <w:rPrChange w:author="Syed Ahmed" w:date="2026-09-16T14:42:30.245Z" w:id="689707727"/>
              </w:rPr>
            </w:pPr>
            <w:r w:rsidRPr="4986D35A">
              <w:rPr>
                <w:i w:val="1"/>
                <w:iCs w:val="1"/>
                <w:strike w:val="1"/>
                <w:rPrChange w:author="Syed Ahmed" w:date="2026-09-16T14:42:30.245Z" w16du:dateUtc="2026-09-16T14:42:30.245Z" w:id="126325102">
                  <w:rPr>
                    <w:i w:val="1"/>
                    <w:iCs w:val="1"/>
                  </w:rPr>
                </w:rPrChange>
              </w:rPr>
              <w:t>Not yet provided — Steps that failed, ran long, or were discovered late — with the root cause, not the symptom. To be supplied by GEHA (Appendix B).</w:t>
            </w:r>
          </w:p>
        </w:tc>
      </w:tr>
      <w:tr w:rsidR="001F702A" w:rsidTr="4986D35A" w14:paraId="796FAC04"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02" w14:textId="77777777">
            <w:pPr>
              <w:pStyle w:val="Compact"/>
              <w:rPr>
                <w:b w:val="1"/>
                <w:bCs w:val="1"/>
                <w:strike w:val="1"/>
                <w:rPrChange w:author="Syed Ahmed" w:date="2026-09-16T14:42:30.245Z" w:id="2044340565"/>
              </w:rPr>
            </w:pPr>
            <w:r w:rsidRPr="4986D35A">
              <w:rPr>
                <w:b w:val="1"/>
                <w:bCs w:val="1"/>
                <w:strike w:val="1"/>
                <w:rPrChange w:author="Syed Ahmed" w:date="2026-09-16T14:42:30.245Z" w16du:dateUtc="2026-09-16T14:42:30.245Z" w:id="1708681254">
                  <w:rPr>
                    <w:b w:val="1"/>
                    <w:bCs w:val="1"/>
                  </w:rPr>
                </w:rPrChange>
              </w:rPr>
              <w:t>Rollback Procedure Corrections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03" w14:textId="77777777">
            <w:pPr>
              <w:pStyle w:val="Compact"/>
              <w:rPr>
                <w:i w:val="1"/>
                <w:iCs w:val="1"/>
                <w:strike w:val="1"/>
                <w:rPrChange w:author="Syed Ahmed" w:date="2026-09-16T14:42:30.246Z" w:id="430593941"/>
              </w:rPr>
            </w:pPr>
            <w:r w:rsidRPr="4986D35A">
              <w:rPr>
                <w:i w:val="1"/>
                <w:iCs w:val="1"/>
                <w:strike w:val="1"/>
                <w:rPrChange w:author="Syed Ahmed" w:date="2026-09-16T14:42:30.246Z" w16du:dateUtc="2026-09-16T14:42:30.246Z" w:id="583677784">
                  <w:rPr>
                    <w:i w:val="1"/>
                    <w:iCs w:val="1"/>
                  </w:rPr>
                </w:rPrChange>
              </w:rPr>
              <w:t xml:space="preserve">Not yet provided — Changes to the §7.9 rollback steps, triggers, or timings arising from this migration, </w:t>
            </w:r>
            <w:r w:rsidRPr="4986D35A">
              <w:rPr>
                <w:i w:val="1"/>
                <w:iCs w:val="1"/>
                <w:strike w:val="1"/>
                <w:rPrChange w:author="Syed Ahmed" w:date="2026-09-16T14:42:30.246Z" w16du:dateUtc="2026-09-16T14:42:30.246Z" w:id="1578839844">
                  <w:rPr>
                    <w:i w:val="1"/>
                    <w:iCs w:val="1"/>
                  </w:rPr>
                </w:rPrChange>
              </w:rPr>
              <w:t>whether or not</w:t>
            </w:r>
            <w:r w:rsidRPr="4986D35A">
              <w:rPr>
                <w:i w:val="1"/>
                <w:iCs w:val="1"/>
                <w:strike w:val="1"/>
                <w:rPrChange w:author="Syed Ahmed" w:date="2026-09-16T14:42:30.246Z" w16du:dateUtc="2026-09-16T14:42:30.246Z" w:id="1244453432">
                  <w:rPr>
                    <w:i w:val="1"/>
                    <w:iCs w:val="1"/>
                  </w:rPr>
                </w:rPrChange>
              </w:rPr>
              <w:t xml:space="preserve"> rollback was </w:t>
            </w:r>
            <w:r w:rsidRPr="4986D35A">
              <w:rPr>
                <w:i w:val="1"/>
                <w:iCs w:val="1"/>
                <w:strike w:val="1"/>
                <w:rPrChange w:author="Syed Ahmed" w:date="2026-09-16T14:42:30.246Z" w16du:dateUtc="2026-09-16T14:42:30.246Z" w:id="429397918">
                  <w:rPr>
                    <w:i w:val="1"/>
                    <w:iCs w:val="1"/>
                  </w:rPr>
                </w:rPrChange>
              </w:rPr>
              <w:t>invoke</w:t>
            </w:r>
            <w:r w:rsidRPr="4986D35A">
              <w:rPr>
                <w:i w:val="1"/>
                <w:iCs w:val="1"/>
                <w:strike w:val="1"/>
                <w:rPrChange w:author="Syed Ahmed" w:date="2026-09-16T14:42:30.246Z" w16du:dateUtc="2026-09-16T14:42:30.246Z" w:id="1914075715">
                  <w:rPr>
                    <w:i w:val="1"/>
                    <w:iCs w:val="1"/>
                  </w:rPr>
                </w:rPrChange>
              </w:rPr>
              <w:t>. To be supplied by GEHA (Appendix B).</w:t>
            </w:r>
          </w:p>
        </w:tc>
      </w:tr>
      <w:tr w:rsidR="001F702A" w:rsidTr="4986D35A" w14:paraId="796FAC0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05" w14:textId="77777777">
            <w:pPr>
              <w:pStyle w:val="Compact"/>
              <w:rPr>
                <w:b w:val="1"/>
                <w:bCs w:val="1"/>
                <w:strike w:val="1"/>
                <w:rPrChange w:author="Syed Ahmed" w:date="2026-09-16T14:42:30.246Z" w:id="1732782868"/>
              </w:rPr>
            </w:pPr>
            <w:r w:rsidRPr="4986D35A">
              <w:rPr>
                <w:b w:val="1"/>
                <w:bCs w:val="1"/>
                <w:strike w:val="1"/>
                <w:rPrChange w:author="Syed Ahmed" w:date="2026-09-16T14:42:30.246Z" w16du:dateUtc="2026-09-16T14:42:30.246Z" w:id="1679006860">
                  <w:rPr>
                    <w:b w:val="1"/>
                    <w:bCs w:val="1"/>
                  </w:rPr>
                </w:rPrChange>
              </w:rPr>
              <w:t>Schedule Corrections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06" w14:textId="77777777">
            <w:pPr>
              <w:pStyle w:val="Compact"/>
              <w:rPr>
                <w:i w:val="1"/>
                <w:iCs w:val="1"/>
                <w:strike w:val="1"/>
                <w:rPrChange w:author="Syed Ahmed" w:date="2026-09-16T14:42:30.247Z" w:id="1040688291"/>
              </w:rPr>
            </w:pPr>
            <w:r w:rsidRPr="4986D35A">
              <w:rPr>
                <w:i w:val="1"/>
                <w:iCs w:val="1"/>
                <w:strike w:val="1"/>
                <w:rPrChange w:author="Syed Ahmed" w:date="2026-09-16T14:42:30.247Z" w16du:dateUtc="2026-09-16T14:42:30.247Z" w:id="1228192753">
                  <w:rPr>
                    <w:i w:val="1"/>
                    <w:iCs w:val="1"/>
                  </w:rPr>
                </w:rPrChange>
              </w:rPr>
              <w:t>Not yet provided — Steps in §7.3 whose actual duration differed materially from plan, with the corrected figure for future playbooks. To be supplied by GEHA (Appendix B).</w:t>
            </w:r>
          </w:p>
        </w:tc>
      </w:tr>
      <w:tr w:rsidR="001F702A" w:rsidTr="4986D35A" w14:paraId="796FAC0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08" w14:textId="77777777">
            <w:pPr>
              <w:pStyle w:val="Compact"/>
              <w:rPr>
                <w:b w:val="1"/>
                <w:bCs w:val="1"/>
                <w:strike w:val="1"/>
                <w:rPrChange w:author="Syed Ahmed" w:date="2026-09-16T14:42:30.247Z" w:id="896652054"/>
              </w:rPr>
            </w:pPr>
            <w:r w:rsidRPr="4986D35A">
              <w:rPr>
                <w:b w:val="1"/>
                <w:bCs w:val="1"/>
                <w:strike w:val="1"/>
                <w:rPrChange w:author="Syed Ahmed" w:date="2026-09-16T14:42:30.247Z" w16du:dateUtc="2026-09-16T14:42:30.247Z" w:id="1728211858">
                  <w:rPr>
                    <w:b w:val="1"/>
                    <w:bCs w:val="1"/>
                  </w:rPr>
                </w:rPrChange>
              </w:rPr>
              <w:t>Template or Process Changes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09" w14:textId="77777777">
            <w:pPr>
              <w:pStyle w:val="Compact"/>
              <w:rPr>
                <w:i w:val="1"/>
                <w:iCs w:val="1"/>
                <w:strike w:val="1"/>
                <w:rPrChange w:author="Syed Ahmed" w:date="2026-09-16T14:42:30.247Z" w:id="2030472649"/>
              </w:rPr>
            </w:pPr>
            <w:r w:rsidRPr="4986D35A">
              <w:rPr>
                <w:i w:val="1"/>
                <w:iCs w:val="1"/>
                <w:strike w:val="1"/>
                <w:rPrChange w:author="Syed Ahmed" w:date="2026-09-16T14:42:30.247Z" w16du:dateUtc="2026-09-16T14:42:30.247Z" w:id="2037918900">
                  <w:rPr>
                    <w:i w:val="1"/>
                    <w:iCs w:val="1"/>
                  </w:rPr>
                </w:rPrChange>
              </w:rPr>
              <w:t xml:space="preserve">Not yet provided — Changes </w:t>
            </w:r>
            <w:r w:rsidRPr="4986D35A">
              <w:rPr>
                <w:i w:val="1"/>
                <w:iCs w:val="1"/>
                <w:strike w:val="1"/>
                <w:rPrChange w:author="Syed Ahmed" w:date="2026-09-16T14:42:30.247Z" w16du:dateUtc="2026-09-16T14:42:30.247Z" w:id="1079034621">
                  <w:rPr>
                    <w:i w:val="1"/>
                    <w:iCs w:val="1"/>
                  </w:rPr>
                </w:rPrChange>
              </w:rPr>
              <w:t>required</w:t>
            </w:r>
            <w:r w:rsidRPr="4986D35A">
              <w:rPr>
                <w:i w:val="1"/>
                <w:iCs w:val="1"/>
                <w:strike w:val="1"/>
                <w:rPrChange w:author="Syed Ahmed" w:date="2026-09-16T14:42:30.247Z" w16du:dateUtc="2026-09-16T14:42:30.247Z" w:id="4044720">
                  <w:rPr>
                    <w:i w:val="1"/>
                    <w:iCs w:val="1"/>
                  </w:rPr>
                </w:rPrChange>
              </w:rPr>
              <w:t xml:space="preserve"> to this playbook template or the program process, with the owner who will make them. To be supplied by GEHA (Appendix B).</w:t>
            </w:r>
          </w:p>
        </w:tc>
      </w:tr>
      <w:tr w:rsidR="001F702A" w:rsidTr="4986D35A" w14:paraId="796FAC0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0B" w14:textId="77777777">
            <w:pPr>
              <w:pStyle w:val="Compact"/>
              <w:rPr>
                <w:b w:val="1"/>
                <w:bCs w:val="1"/>
                <w:strike w:val="1"/>
                <w:rPrChange w:author="Syed Ahmed" w:date="2026-09-16T14:42:30.248Z" w:id="599692129"/>
              </w:rPr>
            </w:pPr>
            <w:r w:rsidRPr="4986D35A">
              <w:rPr>
                <w:b w:val="1"/>
                <w:bCs w:val="1"/>
                <w:strike w:val="1"/>
                <w:rPrChange w:author="Syed Ahmed" w:date="2026-09-16T14:42:30.247Z" w16du:dateUtc="2026-09-16T14:42:30.247Z" w:id="1832418024">
                  <w:rPr>
                    <w:b w:val="1"/>
                    <w:bCs w:val="1"/>
                  </w:rPr>
                </w:rPrChange>
              </w:rPr>
              <w:t>Reviewed By &amp; Date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0C" w14:textId="77777777">
            <w:pPr>
              <w:pStyle w:val="Compact"/>
              <w:rPr>
                <w:i w:val="1"/>
                <w:iCs w:val="1"/>
                <w:strike w:val="1"/>
                <w:rPrChange w:author="Syed Ahmed" w:date="2026-09-16T14:42:30.248Z" w:id="1279496724"/>
              </w:rPr>
            </w:pPr>
            <w:r w:rsidRPr="4986D35A">
              <w:rPr>
                <w:i w:val="1"/>
                <w:iCs w:val="1"/>
                <w:strike w:val="1"/>
                <w:rPrChange w:author="Syed Ahmed" w:date="2026-09-16T14:42:30.248Z" w16du:dateUtc="2026-09-16T14:42:30.248Z" w:id="1898409044">
                  <w:rPr>
                    <w:i w:val="1"/>
                    <w:iCs w:val="1"/>
                  </w:rPr>
                </w:rPrChange>
              </w:rPr>
              <w:t>To be provided by GEHA</w:t>
            </w:r>
          </w:p>
        </w:tc>
      </w:tr>
    </w:tbl>
    <w:p w:rsidR="001F702A" w:rsidP="4986D35A" w:rsidRDefault="00000000" w14:paraId="796FAC0E" w14:textId="77777777">
      <w:pPr>
        <w:pStyle w:val="BodyText"/>
        <w:rPr>
          <w:b w:val="1"/>
          <w:bCs w:val="1"/>
          <w:strike w:val="1"/>
          <w:sz w:val="15"/>
          <w:szCs w:val="15"/>
          <w:rPrChange w:author="Syed Ahmed" w:date="2026-09-16T14:42:30.248Z" w:id="93160618"/>
        </w:rPr>
      </w:pPr>
      <w:r w:rsidRPr="4986D35A">
        <w:rPr>
          <w:b w:val="1"/>
          <w:bCs w:val="1"/>
          <w:strike w:val="1"/>
          <w:sz w:val="15"/>
          <w:szCs w:val="15"/>
          <w:rPrChange w:author="Syed Ahmed" w:date="2026-09-16T14:42:30.248Z" w16du:dateUtc="2026-09-16T14:42:30.248Z" w:id="645842461">
            <w:rPr>
              <w:b w:val="1"/>
              <w:bCs w:val="1"/>
              <w:sz w:val="15"/>
              <w:szCs w:val="15"/>
            </w:rPr>
          </w:rPrChange>
        </w:rPr>
        <w:t>Table 8.4 — Post-Migration Review</w:t>
      </w:r>
    </w:p>
    <w:p w:rsidR="001F702A" w:rsidRDefault="001F702A" w14:paraId="796FAC0F" w14:textId="77777777">
      <w:pPr>
        <w:pStyle w:val="Compact"/>
      </w:pPr>
    </w:p>
    <w:p w:rsidR="001F702A" w:rsidRDefault="00000000" w14:paraId="796FAC10" w14:textId="77777777">
      <w:pPr>
        <w:pStyle w:val="Heading1"/>
      </w:pPr>
      <w:bookmarkStart w:name="roles-responsibilities" w:id="73"/>
      <w:bookmarkEnd w:id="68"/>
      <w:bookmarkEnd w:id="72"/>
      <w:r>
        <w:t>9. Roles &amp; Responsibilities</w:t>
      </w:r>
    </w:p>
    <w:p w:rsidR="001F702A" w:rsidRDefault="00000000" w14:paraId="796FAC11" w14:textId="77777777">
      <w:pPr>
        <w:pStyle w:val="FirstParagraph"/>
      </w:pPr>
      <w:r>
        <w:t>Responsibility across the migration lifecycle is assigned here using the RACI model, with exactly one accountable owner for each task. The distinction between responsible and accountable matters most at the two points where migrations stall: the go/no-go decision and the rollback decision. Consulted and informed parties are recorded so that teams learn of changes affecting them before rather than after the event. Where this matrix and the ownership register disagree, the ownership register governs and the discrepancy is corrected here.</w:t>
      </w:r>
    </w:p>
    <w:p w:rsidR="001F702A" w:rsidRDefault="001F702A" w14:paraId="796FAC12" w14:textId="77777777">
      <w:pPr>
        <w:pStyle w:val="Compact"/>
      </w:pPr>
    </w:p>
    <w:tbl>
      <w:tblPr>
        <w:tblStyle w:val="Table"/>
        <w:tblW w:w="5000" w:type="pct"/>
        <w:tblLook w:val="0020" w:firstRow="1" w:lastRow="0" w:firstColumn="0" w:lastColumn="0" w:noHBand="0" w:noVBand="0"/>
      </w:tblPr>
      <w:tblGrid>
        <w:gridCol w:w="2200"/>
        <w:gridCol w:w="952"/>
        <w:gridCol w:w="1286"/>
        <w:gridCol w:w="1369"/>
        <w:gridCol w:w="755"/>
        <w:gridCol w:w="884"/>
        <w:gridCol w:w="2030"/>
      </w:tblGrid>
      <w:tr w:rsidR="001F702A" w:rsidTr="001F702A" w14:paraId="796FAC1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C13" w14:textId="77777777">
            <w:pPr>
              <w:pStyle w:val="Compact"/>
            </w:pPr>
            <w:r>
              <w:rPr>
                <w:b/>
                <w:bCs/>
              </w:rPr>
              <w:t>Task</w:t>
            </w:r>
          </w:p>
        </w:tc>
        <w:tc>
          <w:tcPr>
            <w:tcW w:w="0" w:type="auto"/>
          </w:tcPr>
          <w:p w:rsidR="001F702A" w:rsidRDefault="00000000" w14:paraId="796FAC14" w14:textId="77777777">
            <w:pPr>
              <w:pStyle w:val="Compact"/>
            </w:pPr>
            <w:r>
              <w:rPr>
                <w:b/>
                <w:bCs/>
              </w:rPr>
              <w:t>App Owner</w:t>
            </w:r>
          </w:p>
        </w:tc>
        <w:tc>
          <w:tcPr>
            <w:tcW w:w="0" w:type="auto"/>
          </w:tcPr>
          <w:p w:rsidR="001F702A" w:rsidRDefault="00000000" w14:paraId="796FAC15" w14:textId="77777777">
            <w:pPr>
              <w:pStyle w:val="Compact"/>
            </w:pPr>
            <w:r>
              <w:rPr>
                <w:b/>
                <w:bCs/>
              </w:rPr>
              <w:t>Migration Team</w:t>
            </w:r>
          </w:p>
        </w:tc>
        <w:tc>
          <w:tcPr>
            <w:tcW w:w="0" w:type="auto"/>
          </w:tcPr>
          <w:p w:rsidR="001F702A" w:rsidRDefault="00000000" w14:paraId="796FAC16" w14:textId="77777777">
            <w:pPr>
              <w:pStyle w:val="Compact"/>
            </w:pPr>
            <w:r>
              <w:rPr>
                <w:b/>
                <w:bCs/>
              </w:rPr>
              <w:t>Platform / Cloud</w:t>
            </w:r>
          </w:p>
        </w:tc>
        <w:tc>
          <w:tcPr>
            <w:tcW w:w="0" w:type="auto"/>
          </w:tcPr>
          <w:p w:rsidR="001F702A" w:rsidRDefault="00000000" w14:paraId="796FAC17" w14:textId="77777777">
            <w:pPr>
              <w:pStyle w:val="Compact"/>
            </w:pPr>
            <w:r>
              <w:rPr>
                <w:b/>
                <w:bCs/>
              </w:rPr>
              <w:t>Security</w:t>
            </w:r>
          </w:p>
        </w:tc>
        <w:tc>
          <w:tcPr>
            <w:tcW w:w="0" w:type="auto"/>
          </w:tcPr>
          <w:p w:rsidR="001F702A" w:rsidRDefault="00000000" w14:paraId="796FAC18" w14:textId="77777777">
            <w:pPr>
              <w:pStyle w:val="Compact"/>
            </w:pPr>
            <w:r>
              <w:rPr>
                <w:b/>
                <w:bCs/>
              </w:rPr>
              <w:t>End Users</w:t>
            </w:r>
          </w:p>
        </w:tc>
        <w:tc>
          <w:tcPr>
            <w:tcW w:w="0" w:type="auto"/>
          </w:tcPr>
          <w:p w:rsidR="001F702A" w:rsidRDefault="00000000" w14:paraId="796FAC19" w14:textId="77777777">
            <w:pPr>
              <w:pStyle w:val="Compact"/>
            </w:pPr>
            <w:r>
              <w:rPr>
                <w:b/>
                <w:bCs/>
              </w:rPr>
              <w:t>Admin / Support Manager</w:t>
            </w:r>
          </w:p>
          <w:p w:rsidR="001F702A" w:rsidRDefault="00000000" w14:paraId="796FAC1A" w14:textId="77777777">
            <w:pPr>
              <w:pStyle w:val="Compact"/>
            </w:pPr>
            <w:r>
              <w:t>Dale Gibson</w:t>
            </w:r>
          </w:p>
        </w:tc>
      </w:tr>
      <w:tr w:rsidR="001F702A" w14:paraId="796FAC23" w14:textId="77777777">
        <w:tc>
          <w:tcPr>
            <w:tcW w:w="0" w:type="auto"/>
          </w:tcPr>
          <w:p w:rsidR="001F702A" w:rsidRDefault="00000000" w14:paraId="796FAC1C" w14:textId="77777777">
            <w:pPr>
              <w:pStyle w:val="Compact"/>
            </w:pPr>
            <w:r>
              <w:rPr>
                <w:i/>
                <w:iCs/>
              </w:rPr>
              <w:t>Landing zone placement</w:t>
            </w:r>
          </w:p>
        </w:tc>
        <w:tc>
          <w:tcPr>
            <w:tcW w:w="0" w:type="auto"/>
          </w:tcPr>
          <w:p w:rsidR="001F702A" w:rsidRDefault="00000000" w14:paraId="796FAC1D" w14:textId="77777777">
            <w:pPr>
              <w:pStyle w:val="Compact"/>
            </w:pPr>
            <w:r>
              <w:rPr>
                <w:i/>
                <w:iCs/>
              </w:rPr>
              <w:t>I</w:t>
            </w:r>
          </w:p>
        </w:tc>
        <w:tc>
          <w:tcPr>
            <w:tcW w:w="0" w:type="auto"/>
          </w:tcPr>
          <w:p w:rsidR="001F702A" w:rsidRDefault="00000000" w14:paraId="796FAC1E" w14:textId="77777777">
            <w:pPr>
              <w:pStyle w:val="Compact"/>
            </w:pPr>
            <w:r>
              <w:rPr>
                <w:i/>
                <w:iCs/>
              </w:rPr>
              <w:t>C</w:t>
            </w:r>
          </w:p>
        </w:tc>
        <w:tc>
          <w:tcPr>
            <w:tcW w:w="0" w:type="auto"/>
          </w:tcPr>
          <w:p w:rsidR="001F702A" w:rsidRDefault="00000000" w14:paraId="796FAC1F" w14:textId="77777777">
            <w:pPr>
              <w:pStyle w:val="Compact"/>
            </w:pPr>
            <w:r>
              <w:rPr>
                <w:i/>
                <w:iCs/>
              </w:rPr>
              <w:t>A/R</w:t>
            </w:r>
          </w:p>
        </w:tc>
        <w:tc>
          <w:tcPr>
            <w:tcW w:w="0" w:type="auto"/>
          </w:tcPr>
          <w:p w:rsidR="001F702A" w:rsidRDefault="00000000" w14:paraId="796FAC20" w14:textId="77777777">
            <w:pPr>
              <w:pStyle w:val="Compact"/>
            </w:pPr>
            <w:r>
              <w:rPr>
                <w:i/>
                <w:iCs/>
              </w:rPr>
              <w:t>C</w:t>
            </w:r>
          </w:p>
        </w:tc>
        <w:tc>
          <w:tcPr>
            <w:tcW w:w="0" w:type="auto"/>
          </w:tcPr>
          <w:p w:rsidR="001F702A" w:rsidRDefault="00000000" w14:paraId="796FAC21" w14:textId="77777777">
            <w:pPr>
              <w:pStyle w:val="Compact"/>
            </w:pPr>
            <w:r>
              <w:rPr>
                <w:i/>
                <w:iCs/>
              </w:rPr>
              <w:t>I</w:t>
            </w:r>
          </w:p>
        </w:tc>
        <w:tc>
          <w:tcPr>
            <w:tcW w:w="0" w:type="auto"/>
          </w:tcPr>
          <w:p w:rsidR="001F702A" w:rsidRDefault="00000000" w14:paraId="796FAC22" w14:textId="77777777">
            <w:pPr>
              <w:pStyle w:val="Compact"/>
            </w:pPr>
            <w:r>
              <w:t>I</w:t>
            </w:r>
          </w:p>
        </w:tc>
      </w:tr>
      <w:tr w:rsidR="001F702A" w14:paraId="796FAC2B" w14:textId="77777777">
        <w:tc>
          <w:tcPr>
            <w:tcW w:w="0" w:type="auto"/>
          </w:tcPr>
          <w:p w:rsidR="001F702A" w:rsidRDefault="00000000" w14:paraId="796FAC24" w14:textId="77777777">
            <w:pPr>
              <w:pStyle w:val="Compact"/>
            </w:pPr>
            <w:r>
              <w:rPr>
                <w:i/>
                <w:iCs/>
              </w:rPr>
              <w:t>Target design</w:t>
            </w:r>
          </w:p>
        </w:tc>
        <w:tc>
          <w:tcPr>
            <w:tcW w:w="0" w:type="auto"/>
          </w:tcPr>
          <w:p w:rsidR="001F702A" w:rsidRDefault="00000000" w14:paraId="796FAC25" w14:textId="77777777">
            <w:pPr>
              <w:pStyle w:val="Compact"/>
            </w:pPr>
            <w:r>
              <w:rPr>
                <w:i/>
                <w:iCs/>
              </w:rPr>
              <w:t>C</w:t>
            </w:r>
          </w:p>
        </w:tc>
        <w:tc>
          <w:tcPr>
            <w:tcW w:w="0" w:type="auto"/>
          </w:tcPr>
          <w:p w:rsidR="001F702A" w:rsidRDefault="00000000" w14:paraId="796FAC26" w14:textId="77777777">
            <w:pPr>
              <w:pStyle w:val="Compact"/>
            </w:pPr>
            <w:r>
              <w:rPr>
                <w:i/>
                <w:iCs/>
              </w:rPr>
              <w:t>A/R</w:t>
            </w:r>
          </w:p>
        </w:tc>
        <w:tc>
          <w:tcPr>
            <w:tcW w:w="0" w:type="auto"/>
          </w:tcPr>
          <w:p w:rsidR="001F702A" w:rsidRDefault="00000000" w14:paraId="796FAC27" w14:textId="77777777">
            <w:pPr>
              <w:pStyle w:val="Compact"/>
            </w:pPr>
            <w:r>
              <w:rPr>
                <w:i/>
                <w:iCs/>
              </w:rPr>
              <w:t>C</w:t>
            </w:r>
          </w:p>
        </w:tc>
        <w:tc>
          <w:tcPr>
            <w:tcW w:w="0" w:type="auto"/>
          </w:tcPr>
          <w:p w:rsidR="001F702A" w:rsidRDefault="00000000" w14:paraId="796FAC28" w14:textId="77777777">
            <w:pPr>
              <w:pStyle w:val="Compact"/>
            </w:pPr>
            <w:r>
              <w:rPr>
                <w:i/>
                <w:iCs/>
              </w:rPr>
              <w:t>C</w:t>
            </w:r>
          </w:p>
        </w:tc>
        <w:tc>
          <w:tcPr>
            <w:tcW w:w="0" w:type="auto"/>
          </w:tcPr>
          <w:p w:rsidR="001F702A" w:rsidRDefault="00000000" w14:paraId="796FAC29" w14:textId="77777777">
            <w:pPr>
              <w:pStyle w:val="Compact"/>
            </w:pPr>
            <w:r>
              <w:rPr>
                <w:i/>
                <w:iCs/>
              </w:rPr>
              <w:t>I</w:t>
            </w:r>
          </w:p>
        </w:tc>
        <w:tc>
          <w:tcPr>
            <w:tcW w:w="0" w:type="auto"/>
          </w:tcPr>
          <w:p w:rsidR="001F702A" w:rsidRDefault="00000000" w14:paraId="796FAC2A" w14:textId="77777777">
            <w:pPr>
              <w:pStyle w:val="Compact"/>
            </w:pPr>
            <w:r>
              <w:t>C</w:t>
            </w:r>
          </w:p>
        </w:tc>
      </w:tr>
      <w:tr w:rsidR="001F702A" w14:paraId="796FAC33" w14:textId="77777777">
        <w:tc>
          <w:tcPr>
            <w:tcW w:w="0" w:type="auto"/>
          </w:tcPr>
          <w:p w:rsidR="001F702A" w:rsidRDefault="00000000" w14:paraId="796FAC2C" w14:textId="77777777">
            <w:pPr>
              <w:pStyle w:val="Compact"/>
            </w:pPr>
            <w:r>
              <w:rPr>
                <w:i/>
                <w:iCs/>
              </w:rPr>
              <w:t>Sizing &amp; cost model</w:t>
            </w:r>
          </w:p>
        </w:tc>
        <w:tc>
          <w:tcPr>
            <w:tcW w:w="0" w:type="auto"/>
          </w:tcPr>
          <w:p w:rsidR="001F702A" w:rsidRDefault="00000000" w14:paraId="796FAC2D" w14:textId="77777777">
            <w:pPr>
              <w:pStyle w:val="Compact"/>
            </w:pPr>
            <w:r>
              <w:rPr>
                <w:i/>
                <w:iCs/>
              </w:rPr>
              <w:t>C</w:t>
            </w:r>
          </w:p>
        </w:tc>
        <w:tc>
          <w:tcPr>
            <w:tcW w:w="0" w:type="auto"/>
          </w:tcPr>
          <w:p w:rsidR="001F702A" w:rsidRDefault="00000000" w14:paraId="796FAC2E" w14:textId="77777777">
            <w:pPr>
              <w:pStyle w:val="Compact"/>
            </w:pPr>
            <w:r>
              <w:rPr>
                <w:i/>
                <w:iCs/>
              </w:rPr>
              <w:t>R</w:t>
            </w:r>
          </w:p>
        </w:tc>
        <w:tc>
          <w:tcPr>
            <w:tcW w:w="0" w:type="auto"/>
          </w:tcPr>
          <w:p w:rsidR="001F702A" w:rsidRDefault="00000000" w14:paraId="796FAC2F" w14:textId="77777777">
            <w:pPr>
              <w:pStyle w:val="Compact"/>
            </w:pPr>
            <w:r>
              <w:rPr>
                <w:i/>
                <w:iCs/>
              </w:rPr>
              <w:t>A</w:t>
            </w:r>
          </w:p>
        </w:tc>
        <w:tc>
          <w:tcPr>
            <w:tcW w:w="0" w:type="auto"/>
          </w:tcPr>
          <w:p w:rsidR="001F702A" w:rsidRDefault="00000000" w14:paraId="796FAC30" w14:textId="77777777">
            <w:pPr>
              <w:pStyle w:val="Compact"/>
            </w:pPr>
            <w:r>
              <w:rPr>
                <w:i/>
                <w:iCs/>
              </w:rPr>
              <w:t>I</w:t>
            </w:r>
          </w:p>
        </w:tc>
        <w:tc>
          <w:tcPr>
            <w:tcW w:w="0" w:type="auto"/>
          </w:tcPr>
          <w:p w:rsidR="001F702A" w:rsidRDefault="00000000" w14:paraId="796FAC31" w14:textId="77777777">
            <w:pPr>
              <w:pStyle w:val="Compact"/>
            </w:pPr>
            <w:r>
              <w:rPr>
                <w:i/>
                <w:iCs/>
              </w:rPr>
              <w:t>I</w:t>
            </w:r>
          </w:p>
        </w:tc>
        <w:tc>
          <w:tcPr>
            <w:tcW w:w="0" w:type="auto"/>
          </w:tcPr>
          <w:p w:rsidR="001F702A" w:rsidRDefault="00000000" w14:paraId="796FAC32" w14:textId="77777777">
            <w:pPr>
              <w:pStyle w:val="Compact"/>
            </w:pPr>
            <w:r>
              <w:t>C</w:t>
            </w:r>
          </w:p>
        </w:tc>
      </w:tr>
      <w:tr w:rsidR="001F702A" w14:paraId="796FAC3B" w14:textId="77777777">
        <w:tc>
          <w:tcPr>
            <w:tcW w:w="0" w:type="auto"/>
          </w:tcPr>
          <w:p w:rsidR="001F702A" w:rsidRDefault="00000000" w14:paraId="796FAC34" w14:textId="77777777">
            <w:pPr>
              <w:pStyle w:val="Compact"/>
            </w:pPr>
            <w:r>
              <w:rPr>
                <w:i/>
                <w:iCs/>
              </w:rPr>
              <w:t>Replication build</w:t>
            </w:r>
          </w:p>
        </w:tc>
        <w:tc>
          <w:tcPr>
            <w:tcW w:w="0" w:type="auto"/>
          </w:tcPr>
          <w:p w:rsidR="001F702A" w:rsidRDefault="00000000" w14:paraId="796FAC35" w14:textId="77777777">
            <w:pPr>
              <w:pStyle w:val="Compact"/>
            </w:pPr>
            <w:r>
              <w:rPr>
                <w:i/>
                <w:iCs/>
              </w:rPr>
              <w:t>I</w:t>
            </w:r>
          </w:p>
        </w:tc>
        <w:tc>
          <w:tcPr>
            <w:tcW w:w="0" w:type="auto"/>
          </w:tcPr>
          <w:p w:rsidR="001F702A" w:rsidRDefault="00000000" w14:paraId="796FAC36" w14:textId="77777777">
            <w:pPr>
              <w:pStyle w:val="Compact"/>
            </w:pPr>
            <w:r>
              <w:rPr>
                <w:i/>
                <w:iCs/>
              </w:rPr>
              <w:t>A/R</w:t>
            </w:r>
          </w:p>
        </w:tc>
        <w:tc>
          <w:tcPr>
            <w:tcW w:w="0" w:type="auto"/>
          </w:tcPr>
          <w:p w:rsidR="001F702A" w:rsidRDefault="00000000" w14:paraId="796FAC37" w14:textId="77777777">
            <w:pPr>
              <w:pStyle w:val="Compact"/>
            </w:pPr>
            <w:r>
              <w:rPr>
                <w:i/>
                <w:iCs/>
              </w:rPr>
              <w:t>C</w:t>
            </w:r>
          </w:p>
        </w:tc>
        <w:tc>
          <w:tcPr>
            <w:tcW w:w="0" w:type="auto"/>
          </w:tcPr>
          <w:p w:rsidR="001F702A" w:rsidRDefault="00000000" w14:paraId="796FAC38" w14:textId="77777777">
            <w:pPr>
              <w:pStyle w:val="Compact"/>
            </w:pPr>
            <w:r>
              <w:rPr>
                <w:i/>
                <w:iCs/>
              </w:rPr>
              <w:t>I</w:t>
            </w:r>
          </w:p>
        </w:tc>
        <w:tc>
          <w:tcPr>
            <w:tcW w:w="0" w:type="auto"/>
          </w:tcPr>
          <w:p w:rsidR="001F702A" w:rsidRDefault="00000000" w14:paraId="796FAC39" w14:textId="77777777">
            <w:pPr>
              <w:pStyle w:val="Compact"/>
            </w:pPr>
            <w:r>
              <w:rPr>
                <w:i/>
                <w:iCs/>
              </w:rPr>
              <w:t>I</w:t>
            </w:r>
          </w:p>
        </w:tc>
        <w:tc>
          <w:tcPr>
            <w:tcW w:w="0" w:type="auto"/>
          </w:tcPr>
          <w:p w:rsidR="001F702A" w:rsidRDefault="00000000" w14:paraId="796FAC3A" w14:textId="77777777">
            <w:pPr>
              <w:pStyle w:val="Compact"/>
            </w:pPr>
            <w:r>
              <w:t>I</w:t>
            </w:r>
          </w:p>
        </w:tc>
      </w:tr>
      <w:tr w:rsidR="001F702A" w14:paraId="796FAC43" w14:textId="77777777">
        <w:tc>
          <w:tcPr>
            <w:tcW w:w="0" w:type="auto"/>
          </w:tcPr>
          <w:p w:rsidR="001F702A" w:rsidRDefault="00000000" w14:paraId="796FAC3C" w14:textId="77777777">
            <w:pPr>
              <w:pStyle w:val="Compact"/>
            </w:pPr>
            <w:r>
              <w:rPr>
                <w:i/>
                <w:iCs/>
              </w:rPr>
              <w:t>Identity &amp; RBAC</w:t>
            </w:r>
          </w:p>
        </w:tc>
        <w:tc>
          <w:tcPr>
            <w:tcW w:w="0" w:type="auto"/>
          </w:tcPr>
          <w:p w:rsidR="001F702A" w:rsidRDefault="00000000" w14:paraId="796FAC3D" w14:textId="77777777">
            <w:pPr>
              <w:pStyle w:val="Compact"/>
            </w:pPr>
            <w:r>
              <w:rPr>
                <w:i/>
                <w:iCs/>
              </w:rPr>
              <w:t>C</w:t>
            </w:r>
          </w:p>
        </w:tc>
        <w:tc>
          <w:tcPr>
            <w:tcW w:w="0" w:type="auto"/>
          </w:tcPr>
          <w:p w:rsidR="001F702A" w:rsidRDefault="00000000" w14:paraId="796FAC3E" w14:textId="77777777">
            <w:pPr>
              <w:pStyle w:val="Compact"/>
            </w:pPr>
            <w:r>
              <w:rPr>
                <w:i/>
                <w:iCs/>
              </w:rPr>
              <w:t>R</w:t>
            </w:r>
          </w:p>
        </w:tc>
        <w:tc>
          <w:tcPr>
            <w:tcW w:w="0" w:type="auto"/>
          </w:tcPr>
          <w:p w:rsidR="001F702A" w:rsidRDefault="00000000" w14:paraId="796FAC3F" w14:textId="77777777">
            <w:pPr>
              <w:pStyle w:val="Compact"/>
            </w:pPr>
            <w:r>
              <w:rPr>
                <w:i/>
                <w:iCs/>
              </w:rPr>
              <w:t>C</w:t>
            </w:r>
          </w:p>
        </w:tc>
        <w:tc>
          <w:tcPr>
            <w:tcW w:w="0" w:type="auto"/>
          </w:tcPr>
          <w:p w:rsidR="001F702A" w:rsidRDefault="00000000" w14:paraId="796FAC40" w14:textId="77777777">
            <w:pPr>
              <w:pStyle w:val="Compact"/>
            </w:pPr>
            <w:r>
              <w:rPr>
                <w:i/>
                <w:iCs/>
              </w:rPr>
              <w:t>A</w:t>
            </w:r>
          </w:p>
        </w:tc>
        <w:tc>
          <w:tcPr>
            <w:tcW w:w="0" w:type="auto"/>
          </w:tcPr>
          <w:p w:rsidR="001F702A" w:rsidRDefault="00000000" w14:paraId="796FAC41" w14:textId="77777777">
            <w:pPr>
              <w:pStyle w:val="Compact"/>
            </w:pPr>
            <w:r>
              <w:rPr>
                <w:i/>
                <w:iCs/>
              </w:rPr>
              <w:t>I</w:t>
            </w:r>
          </w:p>
        </w:tc>
        <w:tc>
          <w:tcPr>
            <w:tcW w:w="0" w:type="auto"/>
          </w:tcPr>
          <w:p w:rsidR="001F702A" w:rsidRDefault="00000000" w14:paraId="796FAC42" w14:textId="77777777">
            <w:pPr>
              <w:pStyle w:val="Compact"/>
            </w:pPr>
            <w:r>
              <w:t>C</w:t>
            </w:r>
          </w:p>
        </w:tc>
      </w:tr>
      <w:tr w:rsidR="001F702A" w14:paraId="796FAC4B" w14:textId="77777777">
        <w:tc>
          <w:tcPr>
            <w:tcW w:w="0" w:type="auto"/>
          </w:tcPr>
          <w:p w:rsidR="001F702A" w:rsidRDefault="00000000" w14:paraId="796FAC44" w14:textId="77777777">
            <w:pPr>
              <w:pStyle w:val="Compact"/>
            </w:pPr>
            <w:r>
              <w:rPr>
                <w:i/>
                <w:iCs/>
              </w:rPr>
              <w:t>Migration rehearsal</w:t>
            </w:r>
          </w:p>
        </w:tc>
        <w:tc>
          <w:tcPr>
            <w:tcW w:w="0" w:type="auto"/>
          </w:tcPr>
          <w:p w:rsidR="001F702A" w:rsidRDefault="00000000" w14:paraId="796FAC45" w14:textId="77777777">
            <w:pPr>
              <w:pStyle w:val="Compact"/>
            </w:pPr>
            <w:r>
              <w:rPr>
                <w:i/>
                <w:iCs/>
              </w:rPr>
              <w:t>C</w:t>
            </w:r>
          </w:p>
        </w:tc>
        <w:tc>
          <w:tcPr>
            <w:tcW w:w="0" w:type="auto"/>
          </w:tcPr>
          <w:p w:rsidR="001F702A" w:rsidRDefault="00000000" w14:paraId="796FAC46" w14:textId="77777777">
            <w:pPr>
              <w:pStyle w:val="Compact"/>
            </w:pPr>
            <w:r>
              <w:rPr>
                <w:i/>
                <w:iCs/>
              </w:rPr>
              <w:t>A/R</w:t>
            </w:r>
          </w:p>
        </w:tc>
        <w:tc>
          <w:tcPr>
            <w:tcW w:w="0" w:type="auto"/>
          </w:tcPr>
          <w:p w:rsidR="001F702A" w:rsidRDefault="00000000" w14:paraId="796FAC47" w14:textId="77777777">
            <w:pPr>
              <w:pStyle w:val="Compact"/>
            </w:pPr>
            <w:r>
              <w:rPr>
                <w:i/>
                <w:iCs/>
              </w:rPr>
              <w:t>C</w:t>
            </w:r>
          </w:p>
        </w:tc>
        <w:tc>
          <w:tcPr>
            <w:tcW w:w="0" w:type="auto"/>
          </w:tcPr>
          <w:p w:rsidR="001F702A" w:rsidRDefault="00000000" w14:paraId="796FAC48" w14:textId="77777777">
            <w:pPr>
              <w:pStyle w:val="Compact"/>
            </w:pPr>
            <w:r>
              <w:rPr>
                <w:i/>
                <w:iCs/>
              </w:rPr>
              <w:t>I</w:t>
            </w:r>
          </w:p>
        </w:tc>
        <w:tc>
          <w:tcPr>
            <w:tcW w:w="0" w:type="auto"/>
          </w:tcPr>
          <w:p w:rsidR="001F702A" w:rsidRDefault="00000000" w14:paraId="796FAC49" w14:textId="77777777">
            <w:pPr>
              <w:pStyle w:val="Compact"/>
            </w:pPr>
            <w:r>
              <w:rPr>
                <w:i/>
                <w:iCs/>
              </w:rPr>
              <w:t>I</w:t>
            </w:r>
          </w:p>
        </w:tc>
        <w:tc>
          <w:tcPr>
            <w:tcW w:w="0" w:type="auto"/>
          </w:tcPr>
          <w:p w:rsidR="001F702A" w:rsidRDefault="00000000" w14:paraId="796FAC4A" w14:textId="77777777">
            <w:pPr>
              <w:pStyle w:val="Compact"/>
            </w:pPr>
            <w:r>
              <w:t>C</w:t>
            </w:r>
          </w:p>
        </w:tc>
      </w:tr>
      <w:tr w:rsidR="001F702A" w14:paraId="796FAC53" w14:textId="77777777">
        <w:tc>
          <w:tcPr>
            <w:tcW w:w="0" w:type="auto"/>
          </w:tcPr>
          <w:p w:rsidR="001F702A" w:rsidRDefault="00000000" w14:paraId="796FAC4C" w14:textId="77777777">
            <w:pPr>
              <w:pStyle w:val="Compact"/>
            </w:pPr>
            <w:r>
              <w:rPr>
                <w:i/>
                <w:iCs/>
              </w:rPr>
              <w:t>Integration re-point</w:t>
            </w:r>
          </w:p>
        </w:tc>
        <w:tc>
          <w:tcPr>
            <w:tcW w:w="0" w:type="auto"/>
          </w:tcPr>
          <w:p w:rsidR="001F702A" w:rsidRDefault="00000000" w14:paraId="796FAC4D" w14:textId="77777777">
            <w:pPr>
              <w:pStyle w:val="Compact"/>
            </w:pPr>
            <w:r>
              <w:rPr>
                <w:i/>
                <w:iCs/>
              </w:rPr>
              <w:t>I</w:t>
            </w:r>
          </w:p>
        </w:tc>
        <w:tc>
          <w:tcPr>
            <w:tcW w:w="0" w:type="auto"/>
          </w:tcPr>
          <w:p w:rsidR="001F702A" w:rsidRDefault="00000000" w14:paraId="796FAC4E" w14:textId="77777777">
            <w:pPr>
              <w:pStyle w:val="Compact"/>
            </w:pPr>
            <w:r>
              <w:rPr>
                <w:i/>
                <w:iCs/>
              </w:rPr>
              <w:t>R</w:t>
            </w:r>
          </w:p>
        </w:tc>
        <w:tc>
          <w:tcPr>
            <w:tcW w:w="0" w:type="auto"/>
          </w:tcPr>
          <w:p w:rsidR="001F702A" w:rsidRDefault="00000000" w14:paraId="796FAC4F" w14:textId="77777777">
            <w:pPr>
              <w:pStyle w:val="Compact"/>
            </w:pPr>
            <w:r>
              <w:rPr>
                <w:i/>
                <w:iCs/>
              </w:rPr>
              <w:t>C</w:t>
            </w:r>
          </w:p>
        </w:tc>
        <w:tc>
          <w:tcPr>
            <w:tcW w:w="0" w:type="auto"/>
          </w:tcPr>
          <w:p w:rsidR="001F702A" w:rsidRDefault="00000000" w14:paraId="796FAC50" w14:textId="77777777">
            <w:pPr>
              <w:pStyle w:val="Compact"/>
            </w:pPr>
            <w:r>
              <w:rPr>
                <w:i/>
                <w:iCs/>
              </w:rPr>
              <w:t>C</w:t>
            </w:r>
          </w:p>
        </w:tc>
        <w:tc>
          <w:tcPr>
            <w:tcW w:w="0" w:type="auto"/>
          </w:tcPr>
          <w:p w:rsidR="001F702A" w:rsidRDefault="00000000" w14:paraId="796FAC51" w14:textId="77777777">
            <w:pPr>
              <w:pStyle w:val="Compact"/>
            </w:pPr>
            <w:r>
              <w:rPr>
                <w:i/>
                <w:iCs/>
              </w:rPr>
              <w:t>I</w:t>
            </w:r>
          </w:p>
        </w:tc>
        <w:tc>
          <w:tcPr>
            <w:tcW w:w="0" w:type="auto"/>
          </w:tcPr>
          <w:p w:rsidR="001F702A" w:rsidRDefault="00000000" w14:paraId="796FAC52" w14:textId="77777777">
            <w:pPr>
              <w:pStyle w:val="Compact"/>
            </w:pPr>
            <w:r>
              <w:t>A</w:t>
            </w:r>
          </w:p>
        </w:tc>
      </w:tr>
      <w:tr w:rsidR="001F702A" w14:paraId="796FAC5B" w14:textId="77777777">
        <w:tc>
          <w:tcPr>
            <w:tcW w:w="0" w:type="auto"/>
          </w:tcPr>
          <w:p w:rsidR="001F702A" w:rsidRDefault="00000000" w14:paraId="796FAC54" w14:textId="77777777">
            <w:pPr>
              <w:pStyle w:val="Compact"/>
            </w:pPr>
            <w:r>
              <w:rPr>
                <w:i/>
                <w:iCs/>
              </w:rPr>
              <w:t>Go / no-go decision</w:t>
            </w:r>
          </w:p>
        </w:tc>
        <w:tc>
          <w:tcPr>
            <w:tcW w:w="0" w:type="auto"/>
          </w:tcPr>
          <w:p w:rsidR="001F702A" w:rsidRDefault="00000000" w14:paraId="796FAC55" w14:textId="77777777">
            <w:pPr>
              <w:pStyle w:val="Compact"/>
            </w:pPr>
            <w:r>
              <w:rPr>
                <w:i/>
                <w:iCs/>
              </w:rPr>
              <w:t>A</w:t>
            </w:r>
          </w:p>
        </w:tc>
        <w:tc>
          <w:tcPr>
            <w:tcW w:w="0" w:type="auto"/>
          </w:tcPr>
          <w:p w:rsidR="001F702A" w:rsidRDefault="00000000" w14:paraId="796FAC56" w14:textId="77777777">
            <w:pPr>
              <w:pStyle w:val="Compact"/>
            </w:pPr>
            <w:r>
              <w:rPr>
                <w:i/>
                <w:iCs/>
              </w:rPr>
              <w:t>R</w:t>
            </w:r>
          </w:p>
        </w:tc>
        <w:tc>
          <w:tcPr>
            <w:tcW w:w="0" w:type="auto"/>
          </w:tcPr>
          <w:p w:rsidR="001F702A" w:rsidRDefault="00000000" w14:paraId="796FAC57" w14:textId="77777777">
            <w:pPr>
              <w:pStyle w:val="Compact"/>
            </w:pPr>
            <w:r>
              <w:rPr>
                <w:i/>
                <w:iCs/>
              </w:rPr>
              <w:t>C</w:t>
            </w:r>
          </w:p>
        </w:tc>
        <w:tc>
          <w:tcPr>
            <w:tcW w:w="0" w:type="auto"/>
          </w:tcPr>
          <w:p w:rsidR="001F702A" w:rsidRDefault="00000000" w14:paraId="796FAC58" w14:textId="77777777">
            <w:pPr>
              <w:pStyle w:val="Compact"/>
            </w:pPr>
            <w:r>
              <w:rPr>
                <w:i/>
                <w:iCs/>
              </w:rPr>
              <w:t>C</w:t>
            </w:r>
          </w:p>
        </w:tc>
        <w:tc>
          <w:tcPr>
            <w:tcW w:w="0" w:type="auto"/>
          </w:tcPr>
          <w:p w:rsidR="001F702A" w:rsidRDefault="00000000" w14:paraId="796FAC59" w14:textId="77777777">
            <w:pPr>
              <w:pStyle w:val="Compact"/>
            </w:pPr>
            <w:r>
              <w:rPr>
                <w:i/>
                <w:iCs/>
              </w:rPr>
              <w:t>I</w:t>
            </w:r>
          </w:p>
        </w:tc>
        <w:tc>
          <w:tcPr>
            <w:tcW w:w="0" w:type="auto"/>
          </w:tcPr>
          <w:p w:rsidR="001F702A" w:rsidRDefault="00000000" w14:paraId="796FAC5A" w14:textId="77777777">
            <w:pPr>
              <w:pStyle w:val="Compact"/>
            </w:pPr>
            <w:r>
              <w:t>C</w:t>
            </w:r>
          </w:p>
        </w:tc>
      </w:tr>
      <w:tr w:rsidR="001F702A" w14:paraId="796FAC63" w14:textId="77777777">
        <w:tc>
          <w:tcPr>
            <w:tcW w:w="0" w:type="auto"/>
          </w:tcPr>
          <w:p w:rsidR="001F702A" w:rsidRDefault="00000000" w14:paraId="796FAC5C" w14:textId="77777777">
            <w:pPr>
              <w:pStyle w:val="Compact"/>
            </w:pPr>
            <w:r>
              <w:rPr>
                <w:i/>
                <w:iCs/>
              </w:rPr>
              <w:t>Cutover execution</w:t>
            </w:r>
          </w:p>
        </w:tc>
        <w:tc>
          <w:tcPr>
            <w:tcW w:w="0" w:type="auto"/>
          </w:tcPr>
          <w:p w:rsidR="001F702A" w:rsidRDefault="00000000" w14:paraId="796FAC5D" w14:textId="77777777">
            <w:pPr>
              <w:pStyle w:val="Compact"/>
            </w:pPr>
            <w:r>
              <w:rPr>
                <w:i/>
                <w:iCs/>
              </w:rPr>
              <w:t>A</w:t>
            </w:r>
          </w:p>
        </w:tc>
        <w:tc>
          <w:tcPr>
            <w:tcW w:w="0" w:type="auto"/>
          </w:tcPr>
          <w:p w:rsidR="001F702A" w:rsidRDefault="00000000" w14:paraId="796FAC5E" w14:textId="77777777">
            <w:pPr>
              <w:pStyle w:val="Compact"/>
            </w:pPr>
            <w:r>
              <w:rPr>
                <w:i/>
                <w:iCs/>
              </w:rPr>
              <w:t>R</w:t>
            </w:r>
          </w:p>
        </w:tc>
        <w:tc>
          <w:tcPr>
            <w:tcW w:w="0" w:type="auto"/>
          </w:tcPr>
          <w:p w:rsidR="001F702A" w:rsidRDefault="00000000" w14:paraId="796FAC5F" w14:textId="77777777">
            <w:pPr>
              <w:pStyle w:val="Compact"/>
            </w:pPr>
            <w:r>
              <w:rPr>
                <w:i/>
                <w:iCs/>
              </w:rPr>
              <w:t>C</w:t>
            </w:r>
          </w:p>
        </w:tc>
        <w:tc>
          <w:tcPr>
            <w:tcW w:w="0" w:type="auto"/>
          </w:tcPr>
          <w:p w:rsidR="001F702A" w:rsidRDefault="00000000" w14:paraId="796FAC60" w14:textId="77777777">
            <w:pPr>
              <w:pStyle w:val="Compact"/>
            </w:pPr>
            <w:r>
              <w:rPr>
                <w:i/>
                <w:iCs/>
              </w:rPr>
              <w:t>I</w:t>
            </w:r>
          </w:p>
        </w:tc>
        <w:tc>
          <w:tcPr>
            <w:tcW w:w="0" w:type="auto"/>
          </w:tcPr>
          <w:p w:rsidR="001F702A" w:rsidRDefault="00000000" w14:paraId="796FAC61" w14:textId="77777777">
            <w:pPr>
              <w:pStyle w:val="Compact"/>
            </w:pPr>
            <w:r>
              <w:rPr>
                <w:i/>
                <w:iCs/>
              </w:rPr>
              <w:t>I</w:t>
            </w:r>
          </w:p>
        </w:tc>
        <w:tc>
          <w:tcPr>
            <w:tcW w:w="0" w:type="auto"/>
          </w:tcPr>
          <w:p w:rsidR="001F702A" w:rsidRDefault="00000000" w14:paraId="796FAC62" w14:textId="77777777">
            <w:pPr>
              <w:pStyle w:val="Compact"/>
            </w:pPr>
            <w:r>
              <w:t>C</w:t>
            </w:r>
          </w:p>
        </w:tc>
      </w:tr>
      <w:tr w:rsidR="001F702A" w14:paraId="796FAC6B" w14:textId="77777777">
        <w:tc>
          <w:tcPr>
            <w:tcW w:w="0" w:type="auto"/>
          </w:tcPr>
          <w:p w:rsidR="001F702A" w:rsidRDefault="00000000" w14:paraId="796FAC64" w14:textId="77777777">
            <w:pPr>
              <w:pStyle w:val="Compact"/>
            </w:pPr>
            <w:r>
              <w:rPr>
                <w:i/>
                <w:iCs/>
              </w:rPr>
              <w:t>Reconciliation &amp; acceptance</w:t>
            </w:r>
          </w:p>
        </w:tc>
        <w:tc>
          <w:tcPr>
            <w:tcW w:w="0" w:type="auto"/>
          </w:tcPr>
          <w:p w:rsidR="001F702A" w:rsidRDefault="00000000" w14:paraId="796FAC65" w14:textId="77777777">
            <w:pPr>
              <w:pStyle w:val="Compact"/>
            </w:pPr>
            <w:r>
              <w:rPr>
                <w:i/>
                <w:iCs/>
              </w:rPr>
              <w:t>A</w:t>
            </w:r>
          </w:p>
        </w:tc>
        <w:tc>
          <w:tcPr>
            <w:tcW w:w="0" w:type="auto"/>
          </w:tcPr>
          <w:p w:rsidR="001F702A" w:rsidRDefault="00000000" w14:paraId="796FAC66" w14:textId="77777777">
            <w:pPr>
              <w:pStyle w:val="Compact"/>
            </w:pPr>
            <w:r>
              <w:rPr>
                <w:i/>
                <w:iCs/>
              </w:rPr>
              <w:t>R</w:t>
            </w:r>
          </w:p>
        </w:tc>
        <w:tc>
          <w:tcPr>
            <w:tcW w:w="0" w:type="auto"/>
          </w:tcPr>
          <w:p w:rsidR="001F702A" w:rsidRDefault="00000000" w14:paraId="796FAC67" w14:textId="77777777">
            <w:pPr>
              <w:pStyle w:val="Compact"/>
            </w:pPr>
            <w:r>
              <w:rPr>
                <w:i/>
                <w:iCs/>
              </w:rPr>
              <w:t>I</w:t>
            </w:r>
          </w:p>
        </w:tc>
        <w:tc>
          <w:tcPr>
            <w:tcW w:w="0" w:type="auto"/>
          </w:tcPr>
          <w:p w:rsidR="001F702A" w:rsidRDefault="00000000" w14:paraId="796FAC68" w14:textId="77777777">
            <w:pPr>
              <w:pStyle w:val="Compact"/>
            </w:pPr>
            <w:r>
              <w:rPr>
                <w:i/>
                <w:iCs/>
              </w:rPr>
              <w:t>I</w:t>
            </w:r>
          </w:p>
        </w:tc>
        <w:tc>
          <w:tcPr>
            <w:tcW w:w="0" w:type="auto"/>
          </w:tcPr>
          <w:p w:rsidR="001F702A" w:rsidRDefault="00000000" w14:paraId="796FAC69" w14:textId="77777777">
            <w:pPr>
              <w:pStyle w:val="Compact"/>
            </w:pPr>
            <w:r>
              <w:rPr>
                <w:i/>
                <w:iCs/>
              </w:rPr>
              <w:t>C</w:t>
            </w:r>
          </w:p>
        </w:tc>
        <w:tc>
          <w:tcPr>
            <w:tcW w:w="0" w:type="auto"/>
          </w:tcPr>
          <w:p w:rsidR="001F702A" w:rsidRDefault="00000000" w14:paraId="796FAC6A" w14:textId="77777777">
            <w:pPr>
              <w:pStyle w:val="Compact"/>
            </w:pPr>
            <w:r>
              <w:t>C</w:t>
            </w:r>
          </w:p>
        </w:tc>
      </w:tr>
      <w:tr w:rsidR="001F702A" w14:paraId="796FAC73" w14:textId="77777777">
        <w:tc>
          <w:tcPr>
            <w:tcW w:w="0" w:type="auto"/>
          </w:tcPr>
          <w:p w:rsidR="001F702A" w:rsidRDefault="00000000" w14:paraId="796FAC6C" w14:textId="77777777">
            <w:pPr>
              <w:pStyle w:val="Compact"/>
            </w:pPr>
            <w:r>
              <w:rPr>
                <w:i/>
                <w:iCs/>
              </w:rPr>
              <w:t>Rollback decision</w:t>
            </w:r>
          </w:p>
        </w:tc>
        <w:tc>
          <w:tcPr>
            <w:tcW w:w="0" w:type="auto"/>
          </w:tcPr>
          <w:p w:rsidR="001F702A" w:rsidRDefault="00000000" w14:paraId="796FAC6D" w14:textId="77777777">
            <w:pPr>
              <w:pStyle w:val="Compact"/>
            </w:pPr>
            <w:r>
              <w:rPr>
                <w:i/>
                <w:iCs/>
              </w:rPr>
              <w:t>A</w:t>
            </w:r>
          </w:p>
        </w:tc>
        <w:tc>
          <w:tcPr>
            <w:tcW w:w="0" w:type="auto"/>
          </w:tcPr>
          <w:p w:rsidR="001F702A" w:rsidRDefault="00000000" w14:paraId="796FAC6E" w14:textId="77777777">
            <w:pPr>
              <w:pStyle w:val="Compact"/>
            </w:pPr>
            <w:r>
              <w:rPr>
                <w:i/>
                <w:iCs/>
              </w:rPr>
              <w:t>R</w:t>
            </w:r>
          </w:p>
        </w:tc>
        <w:tc>
          <w:tcPr>
            <w:tcW w:w="0" w:type="auto"/>
          </w:tcPr>
          <w:p w:rsidR="001F702A" w:rsidRDefault="00000000" w14:paraId="796FAC6F" w14:textId="77777777">
            <w:pPr>
              <w:pStyle w:val="Compact"/>
            </w:pPr>
            <w:r>
              <w:rPr>
                <w:i/>
                <w:iCs/>
              </w:rPr>
              <w:t>C</w:t>
            </w:r>
          </w:p>
        </w:tc>
        <w:tc>
          <w:tcPr>
            <w:tcW w:w="0" w:type="auto"/>
          </w:tcPr>
          <w:p w:rsidR="001F702A" w:rsidRDefault="00000000" w14:paraId="796FAC70" w14:textId="77777777">
            <w:pPr>
              <w:pStyle w:val="Compact"/>
            </w:pPr>
            <w:r>
              <w:rPr>
                <w:i/>
                <w:iCs/>
              </w:rPr>
              <w:t>I</w:t>
            </w:r>
          </w:p>
        </w:tc>
        <w:tc>
          <w:tcPr>
            <w:tcW w:w="0" w:type="auto"/>
          </w:tcPr>
          <w:p w:rsidR="001F702A" w:rsidRDefault="00000000" w14:paraId="796FAC71" w14:textId="77777777">
            <w:pPr>
              <w:pStyle w:val="Compact"/>
            </w:pPr>
            <w:r>
              <w:rPr>
                <w:i/>
                <w:iCs/>
              </w:rPr>
              <w:t>I</w:t>
            </w:r>
          </w:p>
        </w:tc>
        <w:tc>
          <w:tcPr>
            <w:tcW w:w="0" w:type="auto"/>
          </w:tcPr>
          <w:p w:rsidR="001F702A" w:rsidRDefault="00000000" w14:paraId="796FAC72" w14:textId="77777777">
            <w:pPr>
              <w:pStyle w:val="Compact"/>
            </w:pPr>
            <w:r>
              <w:t>C</w:t>
            </w:r>
          </w:p>
        </w:tc>
      </w:tr>
      <w:tr w:rsidR="001F702A" w14:paraId="796FAC7B" w14:textId="77777777">
        <w:tc>
          <w:tcPr>
            <w:tcW w:w="0" w:type="auto"/>
          </w:tcPr>
          <w:p w:rsidR="001F702A" w:rsidRDefault="00000000" w14:paraId="796FAC74" w14:textId="77777777">
            <w:pPr>
              <w:pStyle w:val="Compact"/>
            </w:pPr>
            <w:r>
              <w:rPr>
                <w:i/>
                <w:iCs/>
              </w:rPr>
              <w:t>Operational readiness</w:t>
            </w:r>
          </w:p>
        </w:tc>
        <w:tc>
          <w:tcPr>
            <w:tcW w:w="0" w:type="auto"/>
          </w:tcPr>
          <w:p w:rsidR="001F702A" w:rsidRDefault="00000000" w14:paraId="796FAC75" w14:textId="77777777">
            <w:pPr>
              <w:pStyle w:val="Compact"/>
            </w:pPr>
            <w:r>
              <w:rPr>
                <w:i/>
                <w:iCs/>
              </w:rPr>
              <w:t>C</w:t>
            </w:r>
          </w:p>
        </w:tc>
        <w:tc>
          <w:tcPr>
            <w:tcW w:w="0" w:type="auto"/>
          </w:tcPr>
          <w:p w:rsidR="001F702A" w:rsidRDefault="00000000" w14:paraId="796FAC76" w14:textId="77777777">
            <w:pPr>
              <w:pStyle w:val="Compact"/>
            </w:pPr>
            <w:r>
              <w:rPr>
                <w:i/>
                <w:iCs/>
              </w:rPr>
              <w:t>R</w:t>
            </w:r>
          </w:p>
        </w:tc>
        <w:tc>
          <w:tcPr>
            <w:tcW w:w="0" w:type="auto"/>
          </w:tcPr>
          <w:p w:rsidR="001F702A" w:rsidRDefault="00000000" w14:paraId="796FAC77" w14:textId="77777777">
            <w:pPr>
              <w:pStyle w:val="Compact"/>
            </w:pPr>
            <w:r>
              <w:rPr>
                <w:i/>
                <w:iCs/>
              </w:rPr>
              <w:t>A</w:t>
            </w:r>
          </w:p>
        </w:tc>
        <w:tc>
          <w:tcPr>
            <w:tcW w:w="0" w:type="auto"/>
          </w:tcPr>
          <w:p w:rsidR="001F702A" w:rsidRDefault="00000000" w14:paraId="796FAC78" w14:textId="77777777">
            <w:pPr>
              <w:pStyle w:val="Compact"/>
            </w:pPr>
            <w:r>
              <w:rPr>
                <w:i/>
                <w:iCs/>
              </w:rPr>
              <w:t>C</w:t>
            </w:r>
          </w:p>
        </w:tc>
        <w:tc>
          <w:tcPr>
            <w:tcW w:w="0" w:type="auto"/>
          </w:tcPr>
          <w:p w:rsidR="001F702A" w:rsidRDefault="00000000" w14:paraId="796FAC79" w14:textId="77777777">
            <w:pPr>
              <w:pStyle w:val="Compact"/>
            </w:pPr>
            <w:r>
              <w:rPr>
                <w:i/>
                <w:iCs/>
              </w:rPr>
              <w:t>I</w:t>
            </w:r>
          </w:p>
        </w:tc>
        <w:tc>
          <w:tcPr>
            <w:tcW w:w="0" w:type="auto"/>
          </w:tcPr>
          <w:p w:rsidR="001F702A" w:rsidRDefault="00000000" w14:paraId="796FAC7A" w14:textId="77777777">
            <w:pPr>
              <w:pStyle w:val="Compact"/>
            </w:pPr>
            <w:r>
              <w:t>C</w:t>
            </w:r>
          </w:p>
        </w:tc>
      </w:tr>
      <w:tr w:rsidR="001F702A" w14:paraId="796FAC83" w14:textId="77777777">
        <w:tc>
          <w:tcPr>
            <w:tcW w:w="0" w:type="auto"/>
          </w:tcPr>
          <w:p w:rsidR="001F702A" w:rsidRDefault="00000000" w14:paraId="796FAC7C" w14:textId="77777777">
            <w:pPr>
              <w:pStyle w:val="Compact"/>
            </w:pPr>
            <w:r>
              <w:rPr>
                <w:i/>
                <w:iCs/>
              </w:rPr>
              <w:t>Decommission</w:t>
            </w:r>
          </w:p>
        </w:tc>
        <w:tc>
          <w:tcPr>
            <w:tcW w:w="0" w:type="auto"/>
          </w:tcPr>
          <w:p w:rsidR="001F702A" w:rsidRDefault="00000000" w14:paraId="796FAC7D" w14:textId="77777777">
            <w:pPr>
              <w:pStyle w:val="Compact"/>
            </w:pPr>
            <w:r>
              <w:rPr>
                <w:i/>
                <w:iCs/>
              </w:rPr>
              <w:t>A</w:t>
            </w:r>
          </w:p>
        </w:tc>
        <w:tc>
          <w:tcPr>
            <w:tcW w:w="0" w:type="auto"/>
          </w:tcPr>
          <w:p w:rsidR="001F702A" w:rsidRDefault="00000000" w14:paraId="796FAC7E" w14:textId="77777777">
            <w:pPr>
              <w:pStyle w:val="Compact"/>
            </w:pPr>
            <w:r>
              <w:rPr>
                <w:i/>
                <w:iCs/>
              </w:rPr>
              <w:t>R</w:t>
            </w:r>
          </w:p>
        </w:tc>
        <w:tc>
          <w:tcPr>
            <w:tcW w:w="0" w:type="auto"/>
          </w:tcPr>
          <w:p w:rsidR="001F702A" w:rsidRDefault="00000000" w14:paraId="796FAC7F" w14:textId="77777777">
            <w:pPr>
              <w:pStyle w:val="Compact"/>
            </w:pPr>
            <w:r>
              <w:rPr>
                <w:i/>
                <w:iCs/>
              </w:rPr>
              <w:t>C</w:t>
            </w:r>
          </w:p>
        </w:tc>
        <w:tc>
          <w:tcPr>
            <w:tcW w:w="0" w:type="auto"/>
          </w:tcPr>
          <w:p w:rsidR="001F702A" w:rsidRDefault="00000000" w14:paraId="796FAC80" w14:textId="77777777">
            <w:pPr>
              <w:pStyle w:val="Compact"/>
            </w:pPr>
            <w:r>
              <w:rPr>
                <w:i/>
                <w:iCs/>
              </w:rPr>
              <w:t>C</w:t>
            </w:r>
          </w:p>
        </w:tc>
        <w:tc>
          <w:tcPr>
            <w:tcW w:w="0" w:type="auto"/>
          </w:tcPr>
          <w:p w:rsidR="001F702A" w:rsidRDefault="00000000" w14:paraId="796FAC81" w14:textId="77777777">
            <w:pPr>
              <w:pStyle w:val="Compact"/>
            </w:pPr>
            <w:r>
              <w:rPr>
                <w:i/>
                <w:iCs/>
              </w:rPr>
              <w:t>I</w:t>
            </w:r>
          </w:p>
        </w:tc>
        <w:tc>
          <w:tcPr>
            <w:tcW w:w="0" w:type="auto"/>
          </w:tcPr>
          <w:p w:rsidR="001F702A" w:rsidRDefault="00000000" w14:paraId="796FAC82" w14:textId="77777777">
            <w:pPr>
              <w:pStyle w:val="Compact"/>
            </w:pPr>
            <w:r>
              <w:t>C</w:t>
            </w:r>
          </w:p>
        </w:tc>
      </w:tr>
    </w:tbl>
    <w:p w:rsidR="001F702A" w:rsidRDefault="00000000" w14:paraId="796FAC84" w14:textId="77777777">
      <w:pPr>
        <w:pStyle w:val="BodyText"/>
      </w:pPr>
      <w:r>
        <w:rPr>
          <w:b/>
          <w:bCs/>
          <w:sz w:val="15"/>
          <w:szCs w:val="15"/>
        </w:rPr>
        <w:t>Table 9 — Roles &amp; Responsibilities</w:t>
      </w:r>
    </w:p>
    <w:p w:rsidR="001F702A" w:rsidRDefault="001F702A" w14:paraId="796FAC85" w14:textId="77777777">
      <w:pPr>
        <w:pStyle w:val="Compact"/>
      </w:pPr>
    </w:p>
    <w:p w:rsidR="001F702A" w:rsidP="4986D35A" w:rsidRDefault="00000000" w14:paraId="796FAC86" w14:textId="77777777">
      <w:pPr>
        <w:pStyle w:val="Heading1"/>
        <w:rPr>
          <w:strike w:val="1"/>
          <w:rPrChange w:author="Syed Ahmed" w:date="2026-09-16T14:41:27.538Z" w:id="1058178701"/>
        </w:rPr>
      </w:pPr>
      <w:bookmarkStart w:name="Xf2d73fefe0a7269d37ef3874f1e6e3b8d04a29a" w:id="74"/>
      <w:bookmarkEnd w:id="73"/>
      <w:r w:rsidRPr="4986D35A">
        <w:rPr>
          <w:strike w:val="1"/>
          <w:rPrChange w:author="Syed Ahmed" w:date="2026-09-16T14:41:27.537Z" w16du:dateUtc="2026-09-16T14:41:27.537Z" w:id="1595600846"/>
        </w:rPr>
        <w:t>10. Risks, Assumptions, Dependencies &amp; Open Items</w:t>
      </w:r>
    </w:p>
    <w:p w:rsidR="001F702A" w:rsidP="4986D35A" w:rsidRDefault="00000000" w14:paraId="796FAC87" w14:textId="77777777">
      <w:pPr>
        <w:pStyle w:val="FirstParagraph"/>
        <w:rPr>
          <w:strike w:val="1"/>
          <w:rPrChange w:author="Syed Ahmed" w:date="2026-09-16T14:41:27.539Z" w:id="1754877458"/>
        </w:rPr>
      </w:pPr>
      <w:r w:rsidRPr="4986D35A">
        <w:rPr>
          <w:strike w:val="1"/>
          <w:rPrChange w:author="Syed Ahmed" w:date="2026-09-16T14:41:27.538Z" w16du:dateUtc="2026-09-16T14:41:27.538Z" w:id="111814363"/>
        </w:rPr>
        <w:t xml:space="preserve">Four distinct records are maintained </w:t>
      </w:r>
      <w:r w:rsidRPr="4986D35A">
        <w:rPr>
          <w:strike w:val="1"/>
          <w:rPrChange w:author="Syed Ahmed" w:date="2026-09-16T14:41:27.538Z" w16du:dateUtc="2026-09-16T14:41:27.538Z" w:id="2091112164"/>
        </w:rPr>
        <w:t>here, and</w:t>
      </w:r>
      <w:r w:rsidRPr="4986D35A">
        <w:rPr>
          <w:strike w:val="1"/>
          <w:rPrChange w:author="Syed Ahmed" w:date="2026-09-16T14:41:27.538Z" w16du:dateUtc="2026-09-16T14:41:27.538Z" w:id="335043011"/>
        </w:rPr>
        <w:t xml:space="preserve"> keeping them distinct is what makes them useful. A risk is an event that may occur; an assumption is a reliance not yet verified; a dependency is a requirement controlled by someone outside this migration; and an open item is a question with an owner and a due date. Collapsing them into a single list, which is the usual habit, obscures the fact that they need entirely different treatment. Each record is </w:t>
      </w:r>
      <w:r w:rsidRPr="4986D35A">
        <w:rPr>
          <w:strike w:val="1"/>
          <w:rPrChange w:author="Syed Ahmed" w:date="2026-09-16T14:41:27.538Z" w16du:dateUtc="2026-09-16T14:41:27.538Z" w:id="1945648764"/>
        </w:rPr>
        <w:t>maintained</w:t>
      </w:r>
      <w:r w:rsidRPr="4986D35A">
        <w:rPr>
          <w:strike w:val="1"/>
          <w:rPrChange w:author="Syed Ahmed" w:date="2026-09-16T14:41:27.538Z" w16du:dateUtc="2026-09-16T14:41:27.538Z" w:id="586151555"/>
        </w:rPr>
        <w:t xml:space="preserve"> live through execution rather than completed once at authoring and left to age.</w:t>
      </w:r>
    </w:p>
    <w:p w:rsidR="001F702A" w:rsidP="4986D35A" w:rsidRDefault="00000000" w14:paraId="796FAC88" w14:textId="77777777">
      <w:pPr>
        <w:pStyle w:val="Heading2"/>
        <w:rPr>
          <w:strike w:val="1"/>
          <w:rPrChange w:author="Syed Ahmed" w:date="2026-09-16T14:41:23.747Z" w:id="45523967"/>
        </w:rPr>
      </w:pPr>
      <w:bookmarkStart w:name="risks" w:id="75"/>
      <w:r w:rsidRPr="4986D35A">
        <w:rPr>
          <w:strike w:val="1"/>
          <w:rPrChange w:author="Syed Ahmed" w:date="2026-09-16T14:41:23.746Z" w16du:dateUtc="2026-09-16T14:41:23.746Z" w:id="1640871782"/>
        </w:rPr>
        <w:t>10.1 Risks</w:t>
      </w:r>
    </w:p>
    <w:p w:rsidR="001F702A" w:rsidP="4986D35A" w:rsidRDefault="00000000" w14:paraId="796FAC89" w14:textId="77777777">
      <w:pPr>
        <w:pStyle w:val="FirstParagraph"/>
        <w:rPr>
          <w:strike w:val="1"/>
          <w:rPrChange w:author="Syed Ahmed" w:date="2026-09-16T14:41:23.747Z" w:id="1570604357"/>
        </w:rPr>
      </w:pPr>
      <w:r w:rsidRPr="4986D35A">
        <w:rPr>
          <w:strike w:val="1"/>
          <w:rPrChange w:author="Syed Ahmed" w:date="2026-09-16T14:41:23.747Z" w16du:dateUtc="2026-09-16T14:41:23.747Z" w:id="44848546"/>
        </w:rPr>
        <w:t xml:space="preserve">The risk </w:t>
      </w:r>
      <w:r w:rsidRPr="4986D35A">
        <w:rPr>
          <w:strike w:val="1"/>
          <w:rPrChange w:author="Syed Ahmed" w:date="2026-09-16T14:41:23.747Z" w16du:dateUtc="2026-09-16T14:41:23.747Z" w:id="1776914192"/>
        </w:rPr>
        <w:t>register</w:t>
      </w:r>
      <w:r w:rsidRPr="4986D35A">
        <w:rPr>
          <w:strike w:val="1"/>
          <w:rPrChange w:author="Syed Ahmed" w:date="2026-09-16T14:41:23.747Z" w16du:dateUtc="2026-09-16T14:41:23.747Z" w:id="408378574"/>
        </w:rPr>
        <w:t xml:space="preserve"> records potential events only. An event that has already occurred is an issue and is managed as one, and a reliance not yet verified is an assumption and belongs in the register that follows; keeping the boundary sharp is what stops the register becoming a list of everything anyone is uneasy about. Each risk carries a likelihood, an impact, a mitigation expressed as an action rather than an intention, and a named owner. Risks are reviewed at each program checkpoint rather than at authoring time alone.</w:t>
      </w:r>
    </w:p>
    <w:p w:rsidR="001F702A" w:rsidP="4986D35A" w:rsidRDefault="001F702A" w14:paraId="796FAC8A" w14:textId="77777777">
      <w:pPr>
        <w:pStyle w:val="Compact"/>
        <w:rPr>
          <w:strike w:val="1"/>
          <w:rPrChange w:author="Syed Ahmed" w:date="2026-09-16T14:41:23.748Z" w:id="1039173802"/>
        </w:rPr>
      </w:pPr>
    </w:p>
    <w:tbl>
      <w:tblPr>
        <w:tblStyle w:val="Table"/>
        <w:tblW w:w="5000" w:type="pct"/>
        <w:tblLook w:val="0020" w:firstRow="1" w:lastRow="0" w:firstColumn="0" w:lastColumn="0" w:noHBand="0" w:noVBand="0"/>
      </w:tblPr>
      <w:tblGrid>
        <w:gridCol w:w="4373"/>
        <w:gridCol w:w="806"/>
        <w:gridCol w:w="584"/>
        <w:gridCol w:w="2267"/>
        <w:gridCol w:w="1446"/>
      </w:tblGrid>
      <w:tr w:rsidR="001F702A" w:rsidTr="4986D35A" w14:paraId="796FAC90"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8B" w14:textId="77777777">
            <w:pPr>
              <w:pStyle w:val="Compact"/>
              <w:rPr>
                <w:b w:val="1"/>
                <w:bCs w:val="1"/>
                <w:strike w:val="1"/>
                <w:rPrChange w:author="Syed Ahmed" w:date="2026-09-16T14:41:23.748Z" w:id="129343814"/>
              </w:rPr>
            </w:pPr>
            <w:r w:rsidRPr="4986D35A">
              <w:rPr>
                <w:b w:val="1"/>
                <w:bCs w:val="1"/>
                <w:strike w:val="1"/>
                <w:rPrChange w:author="Syed Ahmed" w:date="2026-09-16T14:41:23.748Z" w16du:dateUtc="2026-09-16T14:41:23.748Z" w:id="1309553259">
                  <w:rPr>
                    <w:b w:val="1"/>
                    <w:bCs w:val="1"/>
                  </w:rPr>
                </w:rPrChange>
              </w:rPr>
              <w:t>Risk</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8C" w14:textId="77777777">
            <w:pPr>
              <w:pStyle w:val="Compact"/>
              <w:rPr>
                <w:b w:val="1"/>
                <w:bCs w:val="1"/>
                <w:strike w:val="1"/>
                <w:rPrChange w:author="Syed Ahmed" w:date="2026-09-16T14:41:23.748Z" w:id="385653009"/>
              </w:rPr>
            </w:pPr>
            <w:r w:rsidRPr="4986D35A">
              <w:rPr>
                <w:b w:val="1"/>
                <w:bCs w:val="1"/>
                <w:strike w:val="1"/>
                <w:rPrChange w:author="Syed Ahmed" w:date="2026-09-16T14:41:23.748Z" w16du:dateUtc="2026-09-16T14:41:23.748Z" w:id="178661370">
                  <w:rPr>
                    <w:b w:val="1"/>
                    <w:bCs w:val="1"/>
                  </w:rPr>
                </w:rPrChange>
              </w:rPr>
              <w:t>Likelihood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8D" w14:textId="77777777">
            <w:pPr>
              <w:pStyle w:val="Compact"/>
              <w:rPr>
                <w:b w:val="1"/>
                <w:bCs w:val="1"/>
                <w:strike w:val="1"/>
                <w:rPrChange w:author="Syed Ahmed" w:date="2026-09-16T14:41:23.749Z" w:id="1374801948"/>
              </w:rPr>
            </w:pPr>
            <w:r w:rsidRPr="4986D35A">
              <w:rPr>
                <w:b w:val="1"/>
                <w:bCs w:val="1"/>
                <w:strike w:val="1"/>
                <w:rPrChange w:author="Syed Ahmed" w:date="2026-09-16T14:41:23.749Z" w16du:dateUtc="2026-09-16T14:41:23.749Z" w:id="1096869844">
                  <w:rPr>
                    <w:b w:val="1"/>
                    <w:bCs w:val="1"/>
                  </w:rPr>
                </w:rPrChange>
              </w:rPr>
              <w:t>Impact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8E" w14:textId="77777777">
            <w:pPr>
              <w:pStyle w:val="Compact"/>
              <w:rPr>
                <w:b w:val="1"/>
                <w:bCs w:val="1"/>
                <w:strike w:val="1"/>
                <w:rPrChange w:author="Syed Ahmed" w:date="2026-09-16T14:41:23.749Z" w:id="194959559"/>
              </w:rPr>
            </w:pPr>
            <w:r w:rsidRPr="4986D35A">
              <w:rPr>
                <w:b w:val="1"/>
                <w:bCs w:val="1"/>
                <w:strike w:val="1"/>
                <w:rPrChange w:author="Syed Ahmed" w:date="2026-09-16T14:41:23.749Z" w16du:dateUtc="2026-09-16T14:41:23.749Z" w:id="122439285">
                  <w:rPr>
                    <w:b w:val="1"/>
                    <w:bCs w:val="1"/>
                  </w:rPr>
                </w:rPrChange>
              </w:rPr>
              <w:t>Mitigation</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8F" w14:textId="77777777">
            <w:pPr>
              <w:pStyle w:val="Compact"/>
              <w:rPr>
                <w:b w:val="1"/>
                <w:bCs w:val="1"/>
                <w:strike w:val="1"/>
                <w:rPrChange w:author="Syed Ahmed" w:date="2026-09-16T14:41:23.749Z" w:id="968524896"/>
              </w:rPr>
            </w:pPr>
            <w:r w:rsidRPr="4986D35A">
              <w:rPr>
                <w:b w:val="1"/>
                <w:bCs w:val="1"/>
                <w:strike w:val="1"/>
                <w:rPrChange w:author="Syed Ahmed" w:date="2026-09-16T14:41:23.749Z" w16du:dateUtc="2026-09-16T14:41:23.749Z" w:id="902658625">
                  <w:rPr>
                    <w:b w:val="1"/>
                    <w:bCs w:val="1"/>
                  </w:rPr>
                </w:rPrChange>
              </w:rPr>
              <w:t>Owner</w:t>
            </w:r>
          </w:p>
        </w:tc>
      </w:tr>
      <w:tr w:rsidR="001F702A" w:rsidTr="4986D35A" w14:paraId="796FAC9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91" w14:textId="77777777">
            <w:pPr>
              <w:pStyle w:val="Compact"/>
              <w:rPr>
                <w:i w:val="1"/>
                <w:iCs w:val="1"/>
                <w:strike w:val="1"/>
                <w:rPrChange w:author="Syed Ahmed" w:date="2026-09-16T14:41:23.75Z" w:id="1415450585"/>
              </w:rPr>
            </w:pPr>
            <w:r w:rsidRPr="4986D35A">
              <w:rPr>
                <w:i w:val="1"/>
                <w:iCs w:val="1"/>
                <w:strike w:val="1"/>
                <w:rPrChange w:author="Syed Ahmed" w:date="2026-09-16T14:41:23.749Z" w16du:dateUtc="2026-09-16T14:41:23.749Z" w:id="1484341179">
                  <w:rPr>
                    <w:i w:val="1"/>
                    <w:iCs w:val="1"/>
                  </w:rPr>
                </w:rPrChange>
              </w:rPr>
              <w:t>Engine flag "achievable 2028-02-14 vs plan cutover 2028-01-08 (+37d late)" — superseded by BASELINE v2.1 plan of record 03/18/27; withdrawn 26-Aug-2026. Live risk: NETBACKUPPRD101 (RHEL 9 + docker) carries a Matilda container-</w:t>
            </w:r>
            <w:r w:rsidRPr="4986D35A">
              <w:rPr>
                <w:i w:val="1"/>
                <w:iCs w:val="1"/>
                <w:strike w:val="1"/>
                <w:rPrChange w:author="Syed Ahmed" w:date="2026-09-16T14:41:23.749Z" w16du:dateUtc="2026-09-16T14:41:23.749Z" w:id="80900360">
                  <w:rPr>
                    <w:i w:val="1"/>
                    <w:iCs w:val="1"/>
                  </w:rPr>
                </w:rPrChange>
              </w:rPr>
              <w:t>replatform</w:t>
            </w:r>
            <w:r w:rsidRPr="4986D35A">
              <w:rPr>
                <w:i w:val="1"/>
                <w:iCs w:val="1"/>
                <w:strike w:val="1"/>
                <w:rPrChange w:author="Syed Ahmed" w:date="2026-09-16T14:41:23.749Z" w16du:dateUtc="2026-09-16T14:41:23.749Z" w:id="1678499866">
                  <w:rPr>
                    <w:i w:val="1"/>
                    <w:iCs w:val="1"/>
                  </w:rPr>
                </w:rPrChange>
              </w:rPr>
              <w:t xml:space="preserve"> recommendation against the Rehost ruling — rule before design sign-off (W3-UTIL-D1)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92" w14:textId="77777777">
            <w:pPr>
              <w:pStyle w:val="Compact"/>
              <w:rPr>
                <w:strike w:val="1"/>
                <w:rPrChange w:author="Syed Ahmed" w:date="2026-09-16T14:41:23.75Z" w:id="546161007"/>
              </w:rPr>
            </w:pPr>
            <w:r w:rsidRPr="4986D35A">
              <w:rPr>
                <w:strike w:val="1"/>
                <w:rPrChange w:author="Syed Ahmed" w:date="2026-09-16T14:41:23.75Z" w16du:dateUtc="2026-09-16T14:41:23.75Z" w:id="614676746"/>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93" w14:textId="77777777">
            <w:pPr>
              <w:pStyle w:val="Compact"/>
              <w:rPr>
                <w:strike w:val="1"/>
                <w:rPrChange w:author="Syed Ahmed" w:date="2026-09-16T14:41:23.75Z" w:id="1125697524"/>
              </w:rPr>
            </w:pPr>
            <w:r w:rsidRPr="4986D35A">
              <w:rPr>
                <w:strike w:val="1"/>
                <w:rPrChange w:author="Syed Ahmed" w:date="2026-09-16T14:41:23.75Z" w16du:dateUtc="2026-09-16T14:41:23.75Z" w:id="181160806"/>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94" w14:textId="77777777">
            <w:pPr>
              <w:pStyle w:val="Compact"/>
              <w:rPr>
                <w:i w:val="1"/>
                <w:iCs w:val="1"/>
                <w:strike w:val="1"/>
                <w:rPrChange w:author="Syed Ahmed" w:date="2026-09-16T14:41:23.75Z" w:id="271791050"/>
              </w:rPr>
            </w:pPr>
            <w:r w:rsidRPr="4986D35A">
              <w:rPr>
                <w:i w:val="1"/>
                <w:iCs w:val="1"/>
                <w:strike w:val="1"/>
                <w:rPrChange w:author="Syed Ahmed" w:date="2026-09-16T14:41:23.75Z" w16du:dateUtc="2026-09-16T14:41:23.75Z" w:id="98970770">
                  <w:rPr>
                    <w:i w:val="1"/>
                    <w:iCs w:val="1"/>
                  </w:rPr>
                </w:rPrChange>
              </w:rPr>
              <w:t>Rule the NETBACKUPPRD101 container workload at the Wave 3 design gate; track on the program wave board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95" w14:textId="77777777">
            <w:pPr>
              <w:pStyle w:val="Compact"/>
              <w:rPr>
                <w:i w:val="1"/>
                <w:iCs w:val="1"/>
                <w:strike w:val="1"/>
                <w:rPrChange w:author="Syed Ahmed" w:date="2026-09-16T14:41:23.751Z" w:id="1127643660"/>
              </w:rPr>
            </w:pPr>
            <w:r w:rsidRPr="4986D35A">
              <w:rPr>
                <w:i w:val="1"/>
                <w:iCs w:val="1"/>
                <w:strike w:val="1"/>
                <w:rPrChange w:author="Syed Ahmed" w:date="2026-09-16T14:41:23.75Z" w16du:dateUtc="2026-09-16T14:41:23.75Z" w:id="829044909">
                  <w:rPr>
                    <w:i w:val="1"/>
                    <w:iCs w:val="1"/>
                  </w:rPr>
                </w:rPrChange>
              </w:rPr>
              <w:t>John Dean (Director, GEHA Application Owners row 39 — Owner cell vacant)</w:t>
            </w:r>
          </w:p>
        </w:tc>
      </w:tr>
    </w:tbl>
    <w:p w:rsidR="001F702A" w:rsidP="4986D35A" w:rsidRDefault="00000000" w14:paraId="796FAC97" w14:textId="77777777">
      <w:pPr>
        <w:pStyle w:val="BodyText"/>
        <w:rPr>
          <w:b w:val="1"/>
          <w:bCs w:val="1"/>
          <w:strike w:val="1"/>
          <w:sz w:val="15"/>
          <w:szCs w:val="15"/>
          <w:rPrChange w:author="Syed Ahmed" w:date="2026-09-16T14:41:23.751Z" w:id="633978817"/>
        </w:rPr>
      </w:pPr>
      <w:r w:rsidRPr="4986D35A">
        <w:rPr>
          <w:b w:val="1"/>
          <w:bCs w:val="1"/>
          <w:strike w:val="1"/>
          <w:sz w:val="15"/>
          <w:szCs w:val="15"/>
          <w:rPrChange w:author="Syed Ahmed" w:date="2026-09-16T14:41:23.751Z" w16du:dateUtc="2026-09-16T14:41:23.751Z" w:id="2141482139">
            <w:rPr>
              <w:b w:val="1"/>
              <w:bCs w:val="1"/>
              <w:sz w:val="15"/>
              <w:szCs w:val="15"/>
            </w:rPr>
          </w:rPrChange>
        </w:rPr>
        <w:t>Table 10.1 — Risks</w:t>
      </w:r>
    </w:p>
    <w:p w:rsidR="001F702A" w:rsidRDefault="001F702A" w14:paraId="796FAC98" w14:textId="77777777">
      <w:pPr>
        <w:pStyle w:val="Compact"/>
      </w:pPr>
    </w:p>
    <w:p w:rsidR="001F702A" w:rsidP="4986D35A" w:rsidRDefault="00000000" w14:paraId="796FAC99" w14:textId="77777777">
      <w:pPr>
        <w:pStyle w:val="Heading2"/>
        <w:rPr>
          <w:strike w:val="1"/>
          <w:rPrChange w:author="Syed Ahmed" w:date="2026-09-16T14:41:13.495Z" w:id="722757331"/>
        </w:rPr>
      </w:pPr>
      <w:bookmarkStart w:name="assumptions" w:id="76"/>
      <w:bookmarkEnd w:id="75"/>
      <w:r w:rsidRPr="4986D35A">
        <w:rPr>
          <w:strike w:val="1"/>
          <w:rPrChange w:author="Syed Ahmed" w:date="2026-09-16T14:41:13.494Z" w16du:dateUtc="2026-09-16T14:41:13.494Z" w:id="1414937680"/>
        </w:rPr>
        <w:t>10.2 Assumptions</w:t>
      </w:r>
    </w:p>
    <w:p w:rsidR="001F702A" w:rsidP="4986D35A" w:rsidRDefault="00000000" w14:paraId="796FAC9A" w14:textId="77777777">
      <w:pPr>
        <w:pStyle w:val="FirstParagraph"/>
        <w:rPr>
          <w:strike w:val="1"/>
          <w:rPrChange w:author="Syed Ahmed" w:date="2026-09-16T14:41:13.496Z" w:id="102419776"/>
        </w:rPr>
      </w:pPr>
      <w:r w:rsidRPr="4986D35A">
        <w:rPr>
          <w:strike w:val="1"/>
          <w:rPrChange w:author="Syed Ahmed" w:date="2026-09-16T14:41:13.495Z" w16du:dateUtc="2026-09-16T14:41:13.495Z" w:id="1668520370"/>
        </w:rPr>
        <w:t xml:space="preserve">Every assumption carries an owner and a date by which it must be confirmed or converted into a risk, because an assumption that is never tested becomes a defect at cutover. What is being taken as true is </w:t>
      </w:r>
      <w:r w:rsidRPr="4986D35A">
        <w:rPr>
          <w:strike w:val="1"/>
          <w:rPrChange w:author="Syed Ahmed" w:date="2026-09-16T14:41:13.495Z" w16du:dateUtc="2026-09-16T14:41:13.495Z" w:id="2085302976"/>
        </w:rPr>
        <w:t>stated</w:t>
      </w:r>
      <w:r w:rsidRPr="4986D35A">
        <w:rPr>
          <w:strike w:val="1"/>
          <w:rPrChange w:author="Syed Ahmed" w:date="2026-09-16T14:41:13.495Z" w16du:dateUtc="2026-09-16T14:41:13.495Z" w:id="114960109"/>
        </w:rPr>
        <w:t xml:space="preserve"> plainly alongside what breaks if it proves false, which is what allows the assumption to be prioritized rather than merely listed. Assumptions confirmed by evidence are marked as such with their source, and those that fail are escalated rather than quietly amended. This register is reviewed at the readiness review and again at the go/no-go gate.</w:t>
      </w:r>
    </w:p>
    <w:p w:rsidR="001F702A" w:rsidP="4986D35A" w:rsidRDefault="001F702A" w14:paraId="796FAC9B" w14:textId="77777777">
      <w:pPr>
        <w:pStyle w:val="Compact"/>
        <w:rPr>
          <w:strike w:val="1"/>
          <w:rPrChange w:author="Syed Ahmed" w:date="2026-09-16T14:41:13.496Z" w:id="1829397651"/>
        </w:rPr>
      </w:pPr>
    </w:p>
    <w:tbl>
      <w:tblPr>
        <w:tblStyle w:val="Table"/>
        <w:tblW w:w="5000" w:type="pct"/>
        <w:tblLook w:val="0020" w:firstRow="1" w:lastRow="0" w:firstColumn="0" w:lastColumn="0" w:noHBand="0" w:noVBand="0"/>
      </w:tblPr>
      <w:tblGrid>
        <w:gridCol w:w="3406"/>
        <w:gridCol w:w="2377"/>
        <w:gridCol w:w="2077"/>
        <w:gridCol w:w="821"/>
        <w:gridCol w:w="795"/>
      </w:tblGrid>
      <w:tr w:rsidR="001F702A" w:rsidTr="4986D35A" w14:paraId="796FACA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9C" w14:textId="77777777">
            <w:pPr>
              <w:pStyle w:val="Compact"/>
              <w:rPr>
                <w:b w:val="1"/>
                <w:bCs w:val="1"/>
                <w:strike w:val="1"/>
                <w:rPrChange w:author="Syed Ahmed" w:date="2026-09-16T14:41:13.497Z" w:id="1063939030"/>
              </w:rPr>
            </w:pPr>
            <w:r w:rsidRPr="4986D35A">
              <w:rPr>
                <w:b w:val="1"/>
                <w:bCs w:val="1"/>
                <w:strike w:val="1"/>
                <w:rPrChange w:author="Syed Ahmed" w:date="2026-09-16T14:41:13.496Z" w16du:dateUtc="2026-09-16T14:41:13.496Z" w:id="618633927">
                  <w:rPr>
                    <w:b w:val="1"/>
                    <w:bCs w:val="1"/>
                  </w:rPr>
                </w:rPrChange>
              </w:rPr>
              <w:t>Assumption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9D" w14:textId="77777777">
            <w:pPr>
              <w:pStyle w:val="Compact"/>
              <w:rPr>
                <w:b w:val="1"/>
                <w:bCs w:val="1"/>
                <w:strike w:val="1"/>
                <w:rPrChange w:author="Syed Ahmed" w:date="2026-09-16T14:41:13.498Z" w:id="1507876545"/>
              </w:rPr>
            </w:pPr>
            <w:r w:rsidRPr="4986D35A">
              <w:rPr>
                <w:b w:val="1"/>
                <w:bCs w:val="1"/>
                <w:strike w:val="1"/>
                <w:rPrChange w:author="Syed Ahmed" w:date="2026-09-16T14:41:13.497Z" w16du:dateUtc="2026-09-16T14:41:13.497Z" w:id="1415634555">
                  <w:rPr>
                    <w:b w:val="1"/>
                    <w:bCs w:val="1"/>
                  </w:rPr>
                </w:rPrChange>
              </w:rPr>
              <w:t>Why It Matters</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9E" w14:textId="77777777">
            <w:pPr>
              <w:pStyle w:val="Compact"/>
              <w:rPr>
                <w:b w:val="1"/>
                <w:bCs w:val="1"/>
                <w:strike w:val="1"/>
                <w:rPrChange w:author="Syed Ahmed" w:date="2026-09-16T14:41:13.498Z" w:id="382902499"/>
              </w:rPr>
            </w:pPr>
            <w:r w:rsidRPr="4986D35A">
              <w:rPr>
                <w:b w:val="1"/>
                <w:bCs w:val="1"/>
                <w:strike w:val="1"/>
                <w:rPrChange w:author="Syed Ahmed" w:date="2026-09-16T14:41:13.498Z" w16du:dateUtc="2026-09-16T14:41:13.498Z" w:id="1128864347">
                  <w:rPr>
                    <w:b w:val="1"/>
                    <w:bCs w:val="1"/>
                  </w:rPr>
                </w:rPrChange>
              </w:rPr>
              <w:t>Confirm By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9F" w14:textId="77777777">
            <w:pPr>
              <w:pStyle w:val="Compact"/>
              <w:rPr>
                <w:b w:val="1"/>
                <w:bCs w:val="1"/>
                <w:strike w:val="1"/>
                <w:rPrChange w:author="Syed Ahmed" w:date="2026-09-16T14:41:13.499Z" w:id="1000916368"/>
              </w:rPr>
            </w:pPr>
            <w:r w:rsidRPr="4986D35A">
              <w:rPr>
                <w:b w:val="1"/>
                <w:bCs w:val="1"/>
                <w:strike w:val="1"/>
                <w:rPrChange w:author="Syed Ahmed" w:date="2026-09-16T14:41:13.499Z" w16du:dateUtc="2026-09-16T14:41:13.499Z" w:id="456768341">
                  <w:rPr>
                    <w:b w:val="1"/>
                    <w:bCs w:val="1"/>
                  </w:rPr>
                </w:rPrChange>
              </w:rPr>
              <w:t>Owner</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A0" w14:textId="77777777">
            <w:pPr>
              <w:pStyle w:val="Compact"/>
              <w:rPr>
                <w:b w:val="1"/>
                <w:bCs w:val="1"/>
                <w:strike w:val="1"/>
                <w:rPrChange w:author="Syed Ahmed" w:date="2026-09-16T14:41:13.5Z" w:id="604838779"/>
              </w:rPr>
            </w:pPr>
            <w:r w:rsidRPr="4986D35A">
              <w:rPr>
                <w:b w:val="1"/>
                <w:bCs w:val="1"/>
                <w:strike w:val="1"/>
                <w:rPrChange w:author="Syed Ahmed" w:date="2026-09-16T14:41:13.499Z" w16du:dateUtc="2026-09-16T14:41:13.499Z" w:id="2044313923">
                  <w:rPr>
                    <w:b w:val="1"/>
                    <w:bCs w:val="1"/>
                  </w:rPr>
                </w:rPrChange>
              </w:rPr>
              <w:t>Status</w:t>
            </w:r>
          </w:p>
        </w:tc>
      </w:tr>
      <w:tr w:rsidR="001F702A" w:rsidTr="4986D35A" w14:paraId="796FACA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A2" w14:textId="77777777">
            <w:pPr>
              <w:pStyle w:val="Compact"/>
              <w:rPr>
                <w:i w:val="1"/>
                <w:iCs w:val="1"/>
                <w:strike w:val="1"/>
                <w:rPrChange w:author="Syed Ahmed" w:date="2026-09-16T14:41:13.5Z" w:id="2105565812"/>
              </w:rPr>
            </w:pPr>
            <w:r w:rsidRPr="4986D35A">
              <w:rPr>
                <w:i w:val="1"/>
                <w:iCs w:val="1"/>
                <w:strike w:val="1"/>
                <w:rPrChange w:author="Syed Ahmed" w:date="2026-09-16T14:41:13.5Z" w16du:dateUtc="2026-09-16T14:41:13.5Z" w:id="1831727392">
                  <w:rPr>
                    <w:i w:val="1"/>
                    <w:iCs w:val="1"/>
                  </w:rPr>
                </w:rPrChange>
              </w:rPr>
              <w:t xml:space="preserve">Ruled effort size S = </w:t>
            </w:r>
            <w:r w:rsidRPr="4986D35A">
              <w:rPr>
                <w:i w:val="1"/>
                <w:iCs w:val="1"/>
                <w:strike w:val="1"/>
                <w:rPrChange w:author="Syed Ahmed" w:date="2026-09-16T14:41:13.5Z" w16du:dateUtc="2026-09-16T14:41:13.5Z" w:id="1457778499">
                  <w:rPr>
                    <w:i w:val="1"/>
                    <w:iCs w:val="1"/>
                  </w:rPr>
                </w:rPrChange>
              </w:rPr>
              <w:t>6 weeks</w:t>
            </w:r>
            <w:r w:rsidRPr="4986D35A">
              <w:rPr>
                <w:i w:val="1"/>
                <w:iCs w:val="1"/>
                <w:strike w:val="1"/>
                <w:rPrChange w:author="Syed Ahmed" w:date="2026-09-16T14:41:13.5Z" w16du:dateUtc="2026-09-16T14:41:13.5Z" w:id="205082384">
                  <w:rPr>
                    <w:i w:val="1"/>
                    <w:iCs w:val="1"/>
                  </w:rPr>
                </w:rPrChange>
              </w:rPr>
              <w:t>; 4 parallel migration tracks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A3" w14:textId="77777777">
            <w:pPr>
              <w:pStyle w:val="Compact"/>
              <w:rPr>
                <w:i w:val="1"/>
                <w:iCs w:val="1"/>
                <w:strike w:val="1"/>
                <w:rPrChange w:author="Syed Ahmed" w:date="2026-09-16T14:41:13.501Z" w:id="1423443373"/>
              </w:rPr>
            </w:pPr>
            <w:r w:rsidRPr="4986D35A">
              <w:rPr>
                <w:i w:val="1"/>
                <w:iCs w:val="1"/>
                <w:strike w:val="1"/>
                <w:rPrChange w:author="Syed Ahmed" w:date="2026-09-16T14:41:13.5Z" w16du:dateUtc="2026-09-16T14:41:13.5Z" w:id="1825358601">
                  <w:rPr>
                    <w:i w:val="1"/>
                    <w:iCs w:val="1"/>
                  </w:rPr>
                </w:rPrChange>
              </w:rPr>
              <w:t>Drives the cutover date and wave capacity</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A4" w14:textId="77777777">
            <w:pPr>
              <w:pStyle w:val="Compact"/>
              <w:rPr>
                <w:i w:val="1"/>
                <w:iCs w:val="1"/>
                <w:strike w:val="1"/>
                <w:rPrChange w:author="Syed Ahmed" w:date="2026-09-16T14:41:13.501Z" w:id="737158652"/>
              </w:rPr>
            </w:pPr>
            <w:r w:rsidRPr="4986D35A">
              <w:rPr>
                <w:i w:val="1"/>
                <w:iCs w:val="1"/>
                <w:strike w:val="1"/>
                <w:rPrChange w:author="Syed Ahmed" w:date="2026-09-16T14:41:13.501Z" w16du:dateUtc="2026-09-16T14:41:13.501Z" w:id="1652421826">
                  <w:rPr>
                    <w:i w:val="1"/>
                    <w:iCs w:val="1"/>
                  </w:rPr>
                </w:rPrChange>
              </w:rPr>
              <w:t>To be confirmed by GEHA</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A5" w14:textId="77777777">
            <w:pPr>
              <w:pStyle w:val="Compact"/>
              <w:rPr>
                <w:i w:val="1"/>
                <w:iCs w:val="1"/>
                <w:strike w:val="1"/>
                <w:rPrChange w:author="Syed Ahmed" w:date="2026-09-16T14:41:13.501Z" w:id="1134300299"/>
              </w:rPr>
            </w:pPr>
            <w:r w:rsidRPr="4986D35A">
              <w:rPr>
                <w:i w:val="1"/>
                <w:iCs w:val="1"/>
                <w:strike w:val="1"/>
                <w:rPrChange w:author="Syed Ahmed" w:date="2026-09-16T14:41:13.501Z" w16du:dateUtc="2026-09-16T14:41:13.501Z" w:id="1731747114">
                  <w:rPr>
                    <w:i w:val="1"/>
                    <w:iCs w:val="1"/>
                  </w:rPr>
                </w:rPrChange>
              </w:rPr>
              <w:t>GEHA PMO</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A6" w14:textId="77777777">
            <w:pPr>
              <w:pStyle w:val="Compact"/>
              <w:rPr>
                <w:strike w:val="1"/>
                <w:rPrChange w:author="Syed Ahmed" w:date="2026-09-16T14:41:13.502Z" w:id="1819577155"/>
              </w:rPr>
            </w:pPr>
            <w:r w:rsidRPr="4986D35A">
              <w:rPr>
                <w:strike w:val="1"/>
                <w:rPrChange w:author="Syed Ahmed" w:date="2026-09-16T14:41:13.502Z" w16du:dateUtc="2026-09-16T14:41:13.502Z" w:id="753764073"/>
              </w:rPr>
              <w:t>Open</w:t>
            </w:r>
          </w:p>
        </w:tc>
      </w:tr>
      <w:tr w:rsidR="001F702A" w:rsidTr="4986D35A" w14:paraId="796FACA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A8" w14:textId="77777777">
            <w:pPr>
              <w:pStyle w:val="Compact"/>
              <w:rPr>
                <w:i w:val="1"/>
                <w:iCs w:val="1"/>
                <w:strike w:val="1"/>
                <w:rPrChange w:author="Syed Ahmed" w:date="2026-09-16T14:41:13.502Z" w:id="331874258"/>
              </w:rPr>
            </w:pPr>
            <w:r w:rsidRPr="4986D35A">
              <w:rPr>
                <w:i w:val="1"/>
                <w:iCs w:val="1"/>
                <w:strike w:val="1"/>
                <w:rPrChange w:author="Syed Ahmed" w:date="2026-09-16T14:41:13.502Z" w16du:dateUtc="2026-09-16T14:41:13.502Z" w:id="1781546499">
                  <w:rPr>
                    <w:i w:val="1"/>
                    <w:iCs w:val="1"/>
                  </w:rPr>
                </w:rPrChange>
              </w:rPr>
              <w:t>Wave window 2026-08-01 onward per the program wave plan</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A9" w14:textId="77777777">
            <w:pPr>
              <w:pStyle w:val="Compact"/>
              <w:rPr>
                <w:i w:val="1"/>
                <w:iCs w:val="1"/>
                <w:strike w:val="1"/>
                <w:rPrChange w:author="Syed Ahmed" w:date="2026-09-16T14:41:13.503Z" w:id="2110613450"/>
              </w:rPr>
            </w:pPr>
            <w:r w:rsidRPr="4986D35A">
              <w:rPr>
                <w:i w:val="1"/>
                <w:iCs w:val="1"/>
                <w:strike w:val="1"/>
                <w:rPrChange w:author="Syed Ahmed" w:date="2026-09-16T14:41:13.502Z" w16du:dateUtc="2026-09-16T14:41:13.502Z" w:id="222297797">
                  <w:rPr>
                    <w:i w:val="1"/>
                    <w:iCs w:val="1"/>
                  </w:rPr>
                </w:rPrChange>
              </w:rPr>
              <w:t>Cutover must fall inside the wave window</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AA" w14:textId="77777777">
            <w:pPr>
              <w:pStyle w:val="Compact"/>
              <w:rPr>
                <w:i w:val="1"/>
                <w:iCs w:val="1"/>
                <w:strike w:val="1"/>
                <w:rPrChange w:author="Syed Ahmed" w:date="2026-09-16T14:41:13.503Z" w:id="433436153"/>
              </w:rPr>
            </w:pPr>
            <w:r w:rsidRPr="4986D35A">
              <w:rPr>
                <w:i w:val="1"/>
                <w:iCs w:val="1"/>
                <w:strike w:val="1"/>
                <w:rPrChange w:author="Syed Ahmed" w:date="2026-09-16T14:41:13.503Z" w16du:dateUtc="2026-09-16T14:41:13.503Z" w:id="382731969">
                  <w:rPr>
                    <w:i w:val="1"/>
                    <w:iCs w:val="1"/>
                  </w:rPr>
                </w:rPrChange>
              </w:rPr>
              <w:t>Confirmed in the Wave Plan Tracker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AB" w14:textId="77777777">
            <w:pPr>
              <w:pStyle w:val="Compact"/>
              <w:rPr>
                <w:i w:val="1"/>
                <w:iCs w:val="1"/>
                <w:strike w:val="1"/>
                <w:rPrChange w:author="Syed Ahmed" w:date="2026-09-16T14:41:13.503Z" w:id="1553652908"/>
              </w:rPr>
            </w:pPr>
            <w:r w:rsidRPr="4986D35A">
              <w:rPr>
                <w:i w:val="1"/>
                <w:iCs w:val="1"/>
                <w:strike w:val="1"/>
                <w:rPrChange w:author="Syed Ahmed" w:date="2026-09-16T14:41:13.503Z" w16du:dateUtc="2026-09-16T14:41:13.503Z" w:id="1435192043">
                  <w:rPr>
                    <w:i w:val="1"/>
                    <w:iCs w:val="1"/>
                  </w:rPr>
                </w:rPrChange>
              </w:rPr>
              <w:t>CitiusTech</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AC" w14:textId="77777777">
            <w:pPr>
              <w:pStyle w:val="Compact"/>
              <w:rPr>
                <w:strike w:val="1"/>
                <w:rPrChange w:author="Syed Ahmed" w:date="2026-09-16T14:41:13.503Z" w:id="1717202850"/>
              </w:rPr>
            </w:pPr>
            <w:r w:rsidRPr="4986D35A">
              <w:rPr>
                <w:strike w:val="1"/>
                <w:rPrChange w:author="Syed Ahmed" w:date="2026-09-16T14:41:13.503Z" w16du:dateUtc="2026-09-16T14:41:13.503Z" w:id="388231069"/>
              </w:rPr>
              <w:t>Confirmed</w:t>
            </w:r>
          </w:p>
        </w:tc>
      </w:tr>
    </w:tbl>
    <w:p w:rsidR="001F702A" w:rsidP="4986D35A" w:rsidRDefault="00000000" w14:paraId="796FACAE" w14:textId="77777777">
      <w:pPr>
        <w:pStyle w:val="BodyText"/>
        <w:rPr>
          <w:b w:val="1"/>
          <w:bCs w:val="1"/>
          <w:strike w:val="1"/>
          <w:sz w:val="15"/>
          <w:szCs w:val="15"/>
          <w:rPrChange w:author="Syed Ahmed" w:date="2026-09-16T14:41:13.504Z" w:id="1733852227"/>
        </w:rPr>
      </w:pPr>
      <w:r w:rsidRPr="4986D35A">
        <w:rPr>
          <w:b w:val="1"/>
          <w:bCs w:val="1"/>
          <w:strike w:val="1"/>
          <w:sz w:val="15"/>
          <w:szCs w:val="15"/>
          <w:rPrChange w:author="Syed Ahmed" w:date="2026-09-16T14:41:13.504Z" w16du:dateUtc="2026-09-16T14:41:13.504Z" w:id="673338423">
            <w:rPr>
              <w:b w:val="1"/>
              <w:bCs w:val="1"/>
              <w:sz w:val="15"/>
              <w:szCs w:val="15"/>
            </w:rPr>
          </w:rPrChange>
        </w:rPr>
        <w:t>Table 10.2 — Assumptions</w:t>
      </w:r>
    </w:p>
    <w:p w:rsidR="001F702A" w:rsidRDefault="001F702A" w14:paraId="796FACAF" w14:textId="77777777">
      <w:pPr>
        <w:pStyle w:val="Compact"/>
      </w:pPr>
    </w:p>
    <w:p w:rsidR="001F702A" w:rsidRDefault="00000000" w14:paraId="796FACB0" w14:textId="77777777">
      <w:pPr>
        <w:pStyle w:val="Heading2"/>
      </w:pPr>
      <w:bookmarkStart w:name="dependencies" w:id="77"/>
      <w:bookmarkEnd w:id="76"/>
      <w:r>
        <w:t>10.3 Dependencies</w:t>
      </w:r>
    </w:p>
    <w:p w:rsidR="001F702A" w:rsidRDefault="00000000" w14:paraId="796FACB1" w14:textId="77777777">
      <w:pPr>
        <w:pStyle w:val="FirstParagraph"/>
      </w:pPr>
      <w:r>
        <w:t>Dependencies are requirements controlled outside this migration and therefore outside the migration team's ability to accelerate. Subscription provisioning, quota increases, circuit changes, policy exemptions, desktop image cadence and the readiness of other waves are typical, and each runs to a schedule owned by someone else. Every entry names an owner, the date by which it is needed and its current status, so that a slipping dependency is visible while there is still time to act. Dependencies at risk are escalated to the program rather than absorbed silently into the application's own float.</w:t>
      </w:r>
    </w:p>
    <w:p w:rsidR="001F702A" w:rsidRDefault="001F702A" w14:paraId="796FACB2" w14:textId="77777777">
      <w:pPr>
        <w:pStyle w:val="Compact"/>
      </w:pPr>
    </w:p>
    <w:tbl>
      <w:tblPr>
        <w:tblStyle w:val="Table"/>
        <w:tblW w:w="5000" w:type="pct"/>
        <w:tblLook w:val="0020" w:firstRow="1" w:lastRow="0" w:firstColumn="0" w:lastColumn="0" w:noHBand="0" w:noVBand="0"/>
      </w:tblPr>
      <w:tblGrid>
        <w:gridCol w:w="4334"/>
        <w:gridCol w:w="666"/>
        <w:gridCol w:w="1424"/>
        <w:gridCol w:w="2438"/>
        <w:gridCol w:w="614"/>
      </w:tblGrid>
      <w:tr w:rsidR="001F702A" w:rsidTr="001F702A" w14:paraId="796FACB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CB3" w14:textId="77777777">
            <w:pPr>
              <w:pStyle w:val="Compact"/>
            </w:pPr>
            <w:r>
              <w:rPr>
                <w:b/>
                <w:bCs/>
              </w:rPr>
              <w:t>Dependency</w:t>
            </w:r>
          </w:p>
        </w:tc>
        <w:tc>
          <w:tcPr>
            <w:tcW w:w="0" w:type="auto"/>
          </w:tcPr>
          <w:p w:rsidR="001F702A" w:rsidRDefault="00000000" w14:paraId="796FACB4" w14:textId="77777777">
            <w:pPr>
              <w:pStyle w:val="Compact"/>
            </w:pPr>
            <w:r>
              <w:rPr>
                <w:b/>
                <w:bCs/>
              </w:rPr>
              <w:t>Type</w:t>
            </w:r>
          </w:p>
        </w:tc>
        <w:tc>
          <w:tcPr>
            <w:tcW w:w="0" w:type="auto"/>
          </w:tcPr>
          <w:p w:rsidR="001F702A" w:rsidRDefault="00000000" w14:paraId="796FACB5" w14:textId="77777777">
            <w:pPr>
              <w:pStyle w:val="Compact"/>
            </w:pPr>
            <w:r>
              <w:rPr>
                <w:b/>
                <w:bCs/>
              </w:rPr>
              <w:t>Owner</w:t>
            </w:r>
          </w:p>
        </w:tc>
        <w:tc>
          <w:tcPr>
            <w:tcW w:w="0" w:type="auto"/>
          </w:tcPr>
          <w:p w:rsidR="001F702A" w:rsidRDefault="00000000" w14:paraId="796FACB6" w14:textId="77777777">
            <w:pPr>
              <w:pStyle w:val="Compact"/>
            </w:pPr>
            <w:r>
              <w:rPr>
                <w:b/>
                <w:bCs/>
              </w:rPr>
              <w:t>Needed By</w:t>
            </w:r>
          </w:p>
        </w:tc>
        <w:tc>
          <w:tcPr>
            <w:tcW w:w="0" w:type="auto"/>
          </w:tcPr>
          <w:p w:rsidR="001F702A" w:rsidRDefault="00000000" w14:paraId="796FACB7" w14:textId="77777777">
            <w:pPr>
              <w:pStyle w:val="Compact"/>
            </w:pPr>
            <w:r>
              <w:rPr>
                <w:b/>
                <w:bCs/>
              </w:rPr>
              <w:t>Status</w:t>
            </w:r>
          </w:p>
        </w:tc>
      </w:tr>
      <w:tr w:rsidR="001F702A" w14:paraId="796FACBE" w14:textId="77777777">
        <w:tc>
          <w:tcPr>
            <w:tcW w:w="0" w:type="auto"/>
          </w:tcPr>
          <w:p w:rsidR="001F702A" w:rsidRDefault="00000000" w14:paraId="796FACB9" w14:textId="77777777">
            <w:pPr>
              <w:pStyle w:val="Compact"/>
            </w:pPr>
            <w:r>
              <w:rPr>
                <w:i/>
                <w:iCs/>
              </w:rPr>
              <w:t>G1 — current state validated, playbook sections 3-4 complete (UTIL-G1, BASELINE v2.1 Milestones)</w:t>
            </w:r>
          </w:p>
        </w:tc>
        <w:tc>
          <w:tcPr>
            <w:tcW w:w="0" w:type="auto"/>
          </w:tcPr>
          <w:p w:rsidR="001F702A" w:rsidRDefault="00000000" w14:paraId="796FACBA" w14:textId="77777777">
            <w:pPr>
              <w:pStyle w:val="Compact"/>
            </w:pPr>
            <w:r>
              <w:t>Platform</w:t>
            </w:r>
          </w:p>
        </w:tc>
        <w:tc>
          <w:tcPr>
            <w:tcW w:w="0" w:type="auto"/>
          </w:tcPr>
          <w:p w:rsidR="001F702A" w:rsidRDefault="00000000" w14:paraId="796FACBB" w14:textId="77777777">
            <w:pPr>
              <w:pStyle w:val="Compact"/>
            </w:pPr>
            <w:r>
              <w:rPr>
                <w:i/>
                <w:iCs/>
              </w:rPr>
              <w:t>CitiusTech / GEHA</w:t>
            </w:r>
          </w:p>
        </w:tc>
        <w:tc>
          <w:tcPr>
            <w:tcW w:w="0" w:type="auto"/>
          </w:tcPr>
          <w:p w:rsidR="001F702A" w:rsidRDefault="00000000" w14:paraId="796FACBC" w14:textId="77777777">
            <w:pPr>
              <w:pStyle w:val="Compact"/>
            </w:pPr>
            <w:r>
              <w:rPr>
                <w:i/>
                <w:iCs/>
              </w:rPr>
              <w:t>2026-08-28 — IMMINENT (2 days from 26-Aug-2026)</w:t>
            </w:r>
          </w:p>
        </w:tc>
        <w:tc>
          <w:tcPr>
            <w:tcW w:w="0" w:type="auto"/>
          </w:tcPr>
          <w:p w:rsidR="001F702A" w:rsidRDefault="00000000" w14:paraId="796FACBD" w14:textId="77777777">
            <w:pPr>
              <w:pStyle w:val="Compact"/>
            </w:pPr>
            <w:r>
              <w:t>On track</w:t>
            </w:r>
          </w:p>
        </w:tc>
      </w:tr>
      <w:tr w:rsidR="001F702A" w14:paraId="796FACC4" w14:textId="77777777">
        <w:tc>
          <w:tcPr>
            <w:tcW w:w="0" w:type="auto"/>
          </w:tcPr>
          <w:p w:rsidR="001F702A" w:rsidRDefault="00000000" w14:paraId="796FACBF" w14:textId="77777777">
            <w:pPr>
              <w:pStyle w:val="Compact"/>
            </w:pPr>
            <w:r>
              <w:rPr>
                <w:i/>
                <w:iCs/>
              </w:rPr>
              <w:t>Azure landing zone and target subscription confirmed</w:t>
            </w:r>
          </w:p>
        </w:tc>
        <w:tc>
          <w:tcPr>
            <w:tcW w:w="0" w:type="auto"/>
          </w:tcPr>
          <w:p w:rsidR="001F702A" w:rsidRDefault="00000000" w14:paraId="796FACC0" w14:textId="77777777">
            <w:pPr>
              <w:pStyle w:val="Compact"/>
            </w:pPr>
            <w:r>
              <w:t>Platform</w:t>
            </w:r>
          </w:p>
        </w:tc>
        <w:tc>
          <w:tcPr>
            <w:tcW w:w="0" w:type="auto"/>
          </w:tcPr>
          <w:p w:rsidR="001F702A" w:rsidRDefault="00000000" w14:paraId="796FACC1" w14:textId="77777777">
            <w:pPr>
              <w:pStyle w:val="Compact"/>
            </w:pPr>
            <w:r>
              <w:rPr>
                <w:i/>
                <w:iCs/>
              </w:rPr>
              <w:t>GEHA cloud platform team</w:t>
            </w:r>
          </w:p>
        </w:tc>
        <w:tc>
          <w:tcPr>
            <w:tcW w:w="0" w:type="auto"/>
          </w:tcPr>
          <w:p w:rsidR="001F702A" w:rsidRDefault="00000000" w14:paraId="796FACC2" w14:textId="77777777">
            <w:pPr>
              <w:pStyle w:val="Compact"/>
            </w:pPr>
            <w:r>
              <w:rPr>
                <w:i/>
                <w:iCs/>
              </w:rPr>
              <w:t>To be agreed</w:t>
            </w:r>
          </w:p>
        </w:tc>
        <w:tc>
          <w:tcPr>
            <w:tcW w:w="0" w:type="auto"/>
          </w:tcPr>
          <w:p w:rsidR="001F702A" w:rsidRDefault="00000000" w14:paraId="796FACC3" w14:textId="77777777">
            <w:pPr>
              <w:pStyle w:val="Compact"/>
            </w:pPr>
            <w:r>
              <w:t>At risk</w:t>
            </w:r>
          </w:p>
        </w:tc>
      </w:tr>
    </w:tbl>
    <w:p w:rsidR="001F702A" w:rsidP="4986D35A" w:rsidRDefault="00000000" w14:paraId="796FACC5" w14:textId="77777777">
      <w:pPr>
        <w:pStyle w:val="BodyText"/>
        <w:rPr>
          <w:b w:val="1"/>
          <w:bCs w:val="1"/>
          <w:strike w:val="1"/>
          <w:sz w:val="15"/>
          <w:szCs w:val="15"/>
          <w:rPrChange w:author="Syed Ahmed" w:date="2026-09-16T14:41:08.317Z" w:id="600929271"/>
        </w:rPr>
      </w:pPr>
      <w:r w:rsidRPr="4986D35A">
        <w:rPr>
          <w:b w:val="1"/>
          <w:bCs w:val="1"/>
          <w:strike w:val="1"/>
          <w:sz w:val="15"/>
          <w:szCs w:val="15"/>
          <w:rPrChange w:author="Syed Ahmed" w:date="2026-09-16T14:41:08.317Z" w16du:dateUtc="2026-09-16T14:41:08.317Z" w:id="1385683020">
            <w:rPr>
              <w:b w:val="1"/>
              <w:bCs w:val="1"/>
              <w:sz w:val="15"/>
              <w:szCs w:val="15"/>
            </w:rPr>
          </w:rPrChange>
        </w:rPr>
        <w:t>Table 10.3 — Dependencies</w:t>
      </w:r>
    </w:p>
    <w:p w:rsidR="001F702A" w:rsidP="4986D35A" w:rsidRDefault="001F702A" w14:paraId="796FACC6" w14:textId="77777777">
      <w:pPr>
        <w:pStyle w:val="Compact"/>
        <w:rPr>
          <w:strike w:val="1"/>
          <w:rPrChange w:author="Syed Ahmed" w:date="2026-09-16T14:41:08.318Z" w:id="132955695"/>
        </w:rPr>
      </w:pPr>
    </w:p>
    <w:p w:rsidR="001F702A" w:rsidP="4986D35A" w:rsidRDefault="00000000" w14:paraId="796FACC7" w14:textId="77777777">
      <w:pPr>
        <w:pStyle w:val="Heading2"/>
        <w:rPr>
          <w:strike w:val="1"/>
          <w:rPrChange w:author="Syed Ahmed" w:date="2026-09-16T14:41:08.319Z" w:id="740596215"/>
        </w:rPr>
      </w:pPr>
      <w:bookmarkStart w:name="open-items" w:id="78"/>
      <w:bookmarkEnd w:id="77"/>
      <w:r w:rsidRPr="4986D35A">
        <w:rPr>
          <w:strike w:val="1"/>
          <w:rPrChange w:author="Syed Ahmed" w:date="2026-09-16T14:41:08.318Z" w16du:dateUtc="2026-09-16T14:41:08.318Z" w:id="1711102214"/>
        </w:rPr>
        <w:t>10.4 Open Items</w:t>
      </w:r>
    </w:p>
    <w:p w:rsidR="001F702A" w:rsidP="4986D35A" w:rsidRDefault="00000000" w14:paraId="796FACC8" w14:textId="77777777">
      <w:pPr>
        <w:pStyle w:val="FirstParagraph"/>
        <w:rPr>
          <w:strike w:val="1"/>
          <w:rPrChange w:author="Syed Ahmed" w:date="2026-09-16T14:41:08.319Z" w:id="482249161"/>
        </w:rPr>
      </w:pPr>
      <w:r w:rsidRPr="4986D35A">
        <w:rPr>
          <w:strike w:val="1"/>
          <w:rPrChange w:author="Syed Ahmed" w:date="2026-09-16T14:41:08.319Z" w16du:dateUtc="2026-09-16T14:41:08.319Z" w:id="633841248"/>
        </w:rPr>
        <w:t>Every unresolved question and unassigned ownership raised anywhere in this playbook is collected here, so that nothing depends on a reader noticing a gap buried in a distant section. Each item carries an owner, a due date and a status, and items are closed with the answer recorded rather than simply removed. This register is the practical agenda for the recurring working session with GEHA. An item still open at the go/no-go gate is a decision for the gate rather than an administrative loose end.</w:t>
      </w:r>
    </w:p>
    <w:p w:rsidR="001F702A" w:rsidP="4986D35A" w:rsidRDefault="001F702A" w14:paraId="796FACC9" w14:textId="77777777">
      <w:pPr>
        <w:pStyle w:val="Compact"/>
        <w:rPr>
          <w:strike w:val="1"/>
          <w:rPrChange w:author="Syed Ahmed" w:date="2026-09-16T14:41:08.319Z" w:id="1067520366"/>
        </w:rPr>
      </w:pPr>
    </w:p>
    <w:tbl>
      <w:tblPr>
        <w:tblStyle w:val="Table"/>
        <w:tblW w:w="5000" w:type="pct"/>
        <w:tblLook w:val="0020" w:firstRow="1" w:lastRow="0" w:firstColumn="0" w:lastColumn="0" w:noHBand="0" w:noVBand="0"/>
      </w:tblPr>
      <w:tblGrid>
        <w:gridCol w:w="4155"/>
        <w:gridCol w:w="722"/>
        <w:gridCol w:w="1239"/>
        <w:gridCol w:w="1768"/>
        <w:gridCol w:w="1592"/>
      </w:tblGrid>
      <w:tr w:rsidR="001F702A" w:rsidTr="4986D35A" w14:paraId="796FACC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CA" w14:textId="77777777">
            <w:pPr>
              <w:pStyle w:val="Compact"/>
              <w:rPr>
                <w:b w:val="1"/>
                <w:bCs w:val="1"/>
                <w:strike w:val="1"/>
                <w:rPrChange w:author="Syed Ahmed" w:date="2026-09-16T14:41:08.32Z" w:id="500731726"/>
              </w:rPr>
            </w:pPr>
            <w:r w:rsidRPr="4986D35A">
              <w:rPr>
                <w:b w:val="1"/>
                <w:bCs w:val="1"/>
                <w:strike w:val="1"/>
                <w:rPrChange w:author="Syed Ahmed" w:date="2026-09-16T14:41:08.319Z" w16du:dateUtc="2026-09-16T14:41:08.319Z" w:id="1173878120">
                  <w:rPr>
                    <w:b w:val="1"/>
                    <w:bCs w:val="1"/>
                  </w:rPr>
                </w:rPrChange>
              </w:rPr>
              <w:t>Item</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CB" w14:textId="77777777">
            <w:pPr>
              <w:pStyle w:val="Compact"/>
              <w:rPr>
                <w:b w:val="1"/>
                <w:bCs w:val="1"/>
                <w:strike w:val="1"/>
                <w:rPrChange w:author="Syed Ahmed" w:date="2026-09-16T14:41:08.32Z" w:id="1969945325"/>
              </w:rPr>
            </w:pPr>
            <w:r w:rsidRPr="4986D35A">
              <w:rPr>
                <w:b w:val="1"/>
                <w:bCs w:val="1"/>
                <w:strike w:val="1"/>
                <w:rPrChange w:author="Syed Ahmed" w:date="2026-09-16T14:41:08.32Z" w16du:dateUtc="2026-09-16T14:41:08.32Z" w:id="1127965231">
                  <w:rPr>
                    <w:b w:val="1"/>
                    <w:bCs w:val="1"/>
                  </w:rPr>
                </w:rPrChange>
              </w:rPr>
              <w:t>Raised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CC" w14:textId="77777777">
            <w:pPr>
              <w:pStyle w:val="Compact"/>
              <w:rPr>
                <w:b w:val="1"/>
                <w:bCs w:val="1"/>
                <w:strike w:val="1"/>
                <w:rPrChange w:author="Syed Ahmed" w:date="2026-09-16T14:41:08.32Z" w:id="1385249590"/>
              </w:rPr>
            </w:pPr>
            <w:r w:rsidRPr="4986D35A">
              <w:rPr>
                <w:b w:val="1"/>
                <w:bCs w:val="1"/>
                <w:strike w:val="1"/>
                <w:rPrChange w:author="Syed Ahmed" w:date="2026-09-16T14:41:08.32Z" w16du:dateUtc="2026-09-16T14:41:08.32Z" w:id="2026488527">
                  <w:rPr>
                    <w:b w:val="1"/>
                    <w:bCs w:val="1"/>
                  </w:rPr>
                </w:rPrChange>
              </w:rPr>
              <w:t>Owner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CD" w14:textId="77777777">
            <w:pPr>
              <w:pStyle w:val="Compact"/>
              <w:rPr>
                <w:b w:val="1"/>
                <w:bCs w:val="1"/>
                <w:strike w:val="1"/>
                <w:rPrChange w:author="Syed Ahmed" w:date="2026-09-16T14:41:08.321Z" w:id="200463412"/>
              </w:rPr>
            </w:pPr>
            <w:r w:rsidRPr="4986D35A">
              <w:rPr>
                <w:b w:val="1"/>
                <w:bCs w:val="1"/>
                <w:strike w:val="1"/>
                <w:rPrChange w:author="Syed Ahmed" w:date="2026-09-16T14:41:08.321Z" w16du:dateUtc="2026-09-16T14:41:08.321Z" w:id="57497194">
                  <w:rPr>
                    <w:b w:val="1"/>
                    <w:bCs w:val="1"/>
                  </w:rPr>
                </w:rPrChange>
              </w:rPr>
              <w:t>Due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CE" w14:textId="77777777">
            <w:pPr>
              <w:pStyle w:val="Compact"/>
              <w:rPr>
                <w:b w:val="1"/>
                <w:bCs w:val="1"/>
                <w:strike w:val="1"/>
                <w:rPrChange w:author="Syed Ahmed" w:date="2026-09-16T14:41:08.321Z" w:id="1656242614"/>
              </w:rPr>
            </w:pPr>
            <w:r w:rsidRPr="4986D35A">
              <w:rPr>
                <w:b w:val="1"/>
                <w:bCs w:val="1"/>
                <w:strike w:val="1"/>
                <w:rPrChange w:author="Syed Ahmed" w:date="2026-09-16T14:41:08.321Z" w16du:dateUtc="2026-09-16T14:41:08.321Z" w:id="242916352">
                  <w:rPr>
                    <w:b w:val="1"/>
                    <w:bCs w:val="1"/>
                  </w:rPr>
                </w:rPrChange>
              </w:rPr>
              <w:t>Status</w:t>
            </w:r>
          </w:p>
        </w:tc>
      </w:tr>
      <w:tr w:rsidR="001F702A" w:rsidTr="4986D35A" w14:paraId="796FACD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D0" w14:textId="77777777">
            <w:pPr>
              <w:pStyle w:val="Compact"/>
              <w:rPr>
                <w:i w:val="1"/>
                <w:iCs w:val="1"/>
                <w:strike w:val="1"/>
                <w:rPrChange w:author="Syed Ahmed" w:date="2026-09-16T14:41:08.321Z" w:id="874081241"/>
              </w:rPr>
            </w:pPr>
            <w:r w:rsidRPr="4986D35A">
              <w:rPr>
                <w:i w:val="1"/>
                <w:iCs w:val="1"/>
                <w:strike w:val="1"/>
                <w:rPrChange w:author="Syed Ahmed" w:date="2026-09-16T14:41:08.321Z" w16du:dateUtc="2026-09-16T14:41:08.321Z" w:id="1128184772">
                  <w:rPr>
                    <w:i w:val="1"/>
                    <w:iCs w:val="1"/>
                  </w:rPr>
                </w:rPrChange>
              </w:rPr>
              <w:t>Appendix B item 01 — Azure Migrate project access / first discovery export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D1" w14:textId="77777777">
            <w:pPr>
              <w:pStyle w:val="Compact"/>
              <w:rPr>
                <w:i w:val="1"/>
                <w:iCs w:val="1"/>
                <w:strike w:val="1"/>
                <w:rPrChange w:author="Syed Ahmed" w:date="2026-09-16T14:41:08.322Z" w:id="1311055722"/>
              </w:rPr>
            </w:pPr>
            <w:r w:rsidRPr="4986D35A">
              <w:rPr>
                <w:i w:val="1"/>
                <w:iCs w:val="1"/>
                <w:strike w:val="1"/>
                <w:rPrChange w:author="Syed Ahmed" w:date="2026-09-16T14:41:08.322Z" w16du:dateUtc="2026-09-16T14:41:08.322Z" w:id="418253302">
                  <w:rPr>
                    <w:i w:val="1"/>
                    <w:iCs w:val="1"/>
                  </w:rPr>
                </w:rPrChange>
              </w:rPr>
              <w:t>13-Aug-2026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D2" w14:textId="77777777">
            <w:pPr>
              <w:pStyle w:val="Compact"/>
              <w:rPr>
                <w:i w:val="1"/>
                <w:iCs w:val="1"/>
                <w:strike w:val="1"/>
                <w:rPrChange w:author="Syed Ahmed" w:date="2026-09-16T14:41:08.322Z" w:id="1774101375"/>
              </w:rPr>
            </w:pPr>
            <w:r w:rsidRPr="4986D35A">
              <w:rPr>
                <w:i w:val="1"/>
                <w:iCs w:val="1"/>
                <w:strike w:val="1"/>
                <w:rPrChange w:author="Syed Ahmed" w:date="2026-09-16T14:41:08.322Z" w16du:dateUtc="2026-09-16T14:41:08.322Z" w:id="1166774810">
                  <w:rPr>
                    <w:i w:val="1"/>
                    <w:iCs w:val="1"/>
                  </w:rPr>
                </w:rPrChange>
              </w:rPr>
              <w:t>GEHA (request not yet sent)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D3" w14:textId="77777777">
            <w:pPr>
              <w:pStyle w:val="Compact"/>
              <w:rPr>
                <w:i w:val="1"/>
                <w:iCs w:val="1"/>
                <w:strike w:val="1"/>
                <w:rPrChange w:author="Syed Ahmed" w:date="2026-09-16T14:41:08.322Z" w:id="790572626"/>
              </w:rPr>
            </w:pPr>
            <w:r w:rsidRPr="4986D35A">
              <w:rPr>
                <w:i w:val="1"/>
                <w:iCs w:val="1"/>
                <w:strike w:val="1"/>
                <w:rPrChange w:author="Syed Ahmed" w:date="2026-09-16T14:41:08.322Z" w16du:dateUtc="2026-09-16T14:41:08.322Z" w:id="1218089755">
                  <w:rPr>
                    <w:i w:val="1"/>
                    <w:iCs w:val="1"/>
                  </w:rPr>
                </w:rPrChange>
              </w:rPr>
              <w:t>09/05/26 (re-dated; original elapsed)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D4" w14:textId="77777777">
            <w:pPr>
              <w:pStyle w:val="Compact"/>
              <w:rPr>
                <w:strike w:val="1"/>
                <w:rPrChange w:author="Syed Ahmed" w:date="2026-09-16T14:41:08.323Z" w:id="810902589"/>
              </w:rPr>
            </w:pPr>
            <w:r w:rsidRPr="4986D35A">
              <w:rPr>
                <w:strike w:val="1"/>
                <w:rPrChange w:author="Syed Ahmed" w:date="2026-09-16T14:41:08.322Z" w16du:dateUtc="2026-09-16T14:41:08.322Z" w:id="2091691920"/>
              </w:rPr>
              <w:t>Open — OVERDUE at 26-Aug-2026 review</w:t>
            </w:r>
          </w:p>
        </w:tc>
      </w:tr>
      <w:tr w:rsidR="001F702A" w:rsidTr="4986D35A" w14:paraId="796FACD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D6" w14:textId="77777777">
            <w:pPr>
              <w:pStyle w:val="Compact"/>
              <w:rPr>
                <w:i w:val="1"/>
                <w:iCs w:val="1"/>
                <w:strike w:val="1"/>
                <w:rPrChange w:author="Syed Ahmed" w:date="2026-09-16T14:41:08.323Z" w:id="1502561943"/>
              </w:rPr>
            </w:pPr>
            <w:r w:rsidRPr="4986D35A">
              <w:rPr>
                <w:i w:val="1"/>
                <w:iCs w:val="1"/>
                <w:strike w:val="1"/>
                <w:rPrChange w:author="Syed Ahmed" w:date="2026-09-16T14:41:08.323Z" w16du:dateUtc="2026-09-16T14:41:08.323Z" w:id="705393876">
                  <w:rPr>
                    <w:i w:val="1"/>
                    <w:iCs w:val="1"/>
                  </w:rPr>
                </w:rPrChange>
              </w:rPr>
              <w:t>Appendix B item 02 — Formal G-1 gate completion date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D7" w14:textId="77777777">
            <w:pPr>
              <w:pStyle w:val="Compact"/>
              <w:rPr>
                <w:i w:val="1"/>
                <w:iCs w:val="1"/>
                <w:strike w:val="1"/>
                <w:rPrChange w:author="Syed Ahmed" w:date="2026-09-16T14:41:08.323Z" w:id="383614365"/>
              </w:rPr>
            </w:pPr>
            <w:r w:rsidRPr="4986D35A">
              <w:rPr>
                <w:i w:val="1"/>
                <w:iCs w:val="1"/>
                <w:strike w:val="1"/>
                <w:rPrChange w:author="Syed Ahmed" w:date="2026-09-16T14:41:08.323Z" w16du:dateUtc="2026-09-16T14:41:08.323Z" w:id="1486605017">
                  <w:rPr>
                    <w:i w:val="1"/>
                    <w:iCs w:val="1"/>
                  </w:rPr>
                </w:rPrChange>
              </w:rPr>
              <w:t>13-Aug-2026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D8" w14:textId="77777777">
            <w:pPr>
              <w:pStyle w:val="Compact"/>
              <w:rPr>
                <w:i w:val="1"/>
                <w:iCs w:val="1"/>
                <w:strike w:val="1"/>
                <w:rPrChange w:author="Syed Ahmed" w:date="2026-09-16T14:41:08.323Z" w:id="1384768473"/>
              </w:rPr>
            </w:pPr>
            <w:r w:rsidRPr="4986D35A">
              <w:rPr>
                <w:i w:val="1"/>
                <w:iCs w:val="1"/>
                <w:strike w:val="1"/>
                <w:rPrChange w:author="Syed Ahmed" w:date="2026-09-16T14:41:08.323Z" w16du:dateUtc="2026-09-16T14:41:08.323Z" w:id="141886141">
                  <w:rPr>
                    <w:i w:val="1"/>
                    <w:iCs w:val="1"/>
                  </w:rPr>
                </w:rPrChange>
              </w:rPr>
              <w:t>GEHA (request not yet sent)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D9" w14:textId="77777777">
            <w:pPr>
              <w:pStyle w:val="Compact"/>
              <w:rPr>
                <w:i w:val="1"/>
                <w:iCs w:val="1"/>
                <w:strike w:val="1"/>
                <w:rPrChange w:author="Syed Ahmed" w:date="2026-09-16T14:41:08.324Z" w:id="138443881"/>
              </w:rPr>
            </w:pPr>
            <w:r w:rsidRPr="4986D35A">
              <w:rPr>
                <w:i w:val="1"/>
                <w:iCs w:val="1"/>
                <w:strike w:val="1"/>
                <w:rPrChange w:author="Syed Ahmed" w:date="2026-09-16T14:41:08.324Z" w16du:dateUtc="2026-09-16T14:41:08.324Z" w:id="1828549100">
                  <w:rPr>
                    <w:i w:val="1"/>
                    <w:iCs w:val="1"/>
                  </w:rPr>
                </w:rPrChange>
              </w:rPr>
              <w:t>09/05/26 (re-dated; original elapsed)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DA" w14:textId="77777777">
            <w:pPr>
              <w:pStyle w:val="Compact"/>
              <w:rPr>
                <w:strike w:val="1"/>
                <w:rPrChange w:author="Syed Ahmed" w:date="2026-09-16T14:41:08.324Z" w:id="1225630390"/>
              </w:rPr>
            </w:pPr>
            <w:r w:rsidRPr="4986D35A">
              <w:rPr>
                <w:strike w:val="1"/>
                <w:rPrChange w:author="Syed Ahmed" w:date="2026-09-16T14:41:08.324Z" w16du:dateUtc="2026-09-16T14:41:08.324Z" w:id="1249394259"/>
              </w:rPr>
              <w:t>Open — OVERDUE at 26-Aug-2026 review</w:t>
            </w:r>
          </w:p>
        </w:tc>
      </w:tr>
      <w:tr w:rsidR="001F702A" w:rsidTr="4986D35A" w14:paraId="796FACE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DC" w14:textId="77777777">
            <w:pPr>
              <w:pStyle w:val="Compact"/>
              <w:rPr>
                <w:i w:val="1"/>
                <w:iCs w:val="1"/>
                <w:strike w:val="1"/>
                <w:rPrChange w:author="Syed Ahmed" w:date="2026-09-16T14:41:08.325Z" w:id="1962467980"/>
              </w:rPr>
            </w:pPr>
            <w:r w:rsidRPr="4986D35A">
              <w:rPr>
                <w:i w:val="1"/>
                <w:iCs w:val="1"/>
                <w:strike w:val="1"/>
                <w:rPrChange w:author="Syed Ahmed" w:date="2026-09-16T14:41:08.325Z" w16du:dateUtc="2026-09-16T14:41:08.325Z" w:id="15930564">
                  <w:rPr>
                    <w:i w:val="1"/>
                    <w:iCs w:val="1"/>
                  </w:rPr>
                </w:rPrChange>
              </w:rPr>
              <w:t xml:space="preserve">Appendix B item 06 — Owner reassignments (5 </w:t>
            </w:r>
            <w:r w:rsidRPr="4986D35A">
              <w:rPr>
                <w:i w:val="1"/>
                <w:iCs w:val="1"/>
                <w:strike w:val="1"/>
                <w:rPrChange w:author="Syed Ahmed" w:date="2026-09-16T14:41:08.325Z" w16du:dateUtc="2026-09-16T14:41:08.325Z" w:id="332738542">
                  <w:rPr>
                    <w:i w:val="1"/>
                    <w:iCs w:val="1"/>
                  </w:rPr>
                </w:rPrChange>
              </w:rPr>
              <w:t>departed</w:t>
            </w:r>
            <w:r w:rsidRPr="4986D35A">
              <w:rPr>
                <w:i w:val="1"/>
                <w:iCs w:val="1"/>
                <w:strike w:val="1"/>
                <w:rPrChange w:author="Syed Ahmed" w:date="2026-09-16T14:41:08.325Z" w16du:dateUtc="2026-09-16T14:41:08.325Z" w:id="1106104548">
                  <w:rPr>
                    <w:i w:val="1"/>
                    <w:iCs w:val="1"/>
                  </w:rPr>
                </w:rPrChange>
              </w:rPr>
              <w:t>) + OnBase director ruling</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DD" w14:textId="77777777">
            <w:pPr>
              <w:pStyle w:val="Compact"/>
              <w:rPr>
                <w:i w:val="1"/>
                <w:iCs w:val="1"/>
                <w:strike w:val="1"/>
                <w:rPrChange w:author="Syed Ahmed" w:date="2026-09-16T14:41:08.325Z" w:id="1190402926"/>
              </w:rPr>
            </w:pPr>
            <w:r w:rsidRPr="4986D35A">
              <w:rPr>
                <w:i w:val="1"/>
                <w:iCs w:val="1"/>
                <w:strike w:val="1"/>
                <w:rPrChange w:author="Syed Ahmed" w:date="2026-09-16T14:41:08.325Z" w16du:dateUtc="2026-09-16T14:41:08.325Z" w:id="2104231077">
                  <w:rPr>
                    <w:i w:val="1"/>
                    <w:iCs w:val="1"/>
                  </w:rPr>
                </w:rPrChange>
              </w:rPr>
              <w:t>13-Aug-2026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DE" w14:textId="77777777">
            <w:pPr>
              <w:pStyle w:val="Compact"/>
              <w:rPr>
                <w:i w:val="1"/>
                <w:iCs w:val="1"/>
                <w:strike w:val="1"/>
                <w:rPrChange w:author="Syed Ahmed" w:date="2026-09-16T14:41:08.325Z" w:id="125795571"/>
              </w:rPr>
            </w:pPr>
            <w:r w:rsidRPr="4986D35A">
              <w:rPr>
                <w:i w:val="1"/>
                <w:iCs w:val="1"/>
                <w:strike w:val="1"/>
                <w:rPrChange w:author="Syed Ahmed" w:date="2026-09-16T14:41:08.325Z" w16du:dateUtc="2026-09-16T14:41:08.325Z" w:id="851775235">
                  <w:rPr>
                    <w:i w:val="1"/>
                    <w:iCs w:val="1"/>
                  </w:rPr>
                </w:rPrChange>
              </w:rPr>
              <w:t>GEHA (request not yet sent)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DF" w14:textId="77777777">
            <w:pPr>
              <w:pStyle w:val="Compact"/>
              <w:rPr>
                <w:i w:val="1"/>
                <w:iCs w:val="1"/>
                <w:strike w:val="1"/>
                <w:rPrChange w:author="Syed Ahmed" w:date="2026-09-16T14:41:08.326Z" w:id="495449796"/>
              </w:rPr>
            </w:pPr>
            <w:r w:rsidRPr="4986D35A">
              <w:rPr>
                <w:i w:val="1"/>
                <w:iCs w:val="1"/>
                <w:strike w:val="1"/>
                <w:rPrChange w:author="Syed Ahmed" w:date="2026-09-16T14:41:08.325Z" w16du:dateUtc="2026-09-16T14:41:08.325Z" w:id="1235831229">
                  <w:rPr>
                    <w:i w:val="1"/>
                    <w:iCs w:val="1"/>
                  </w:rPr>
                </w:rPrChange>
              </w:rPr>
              <w:t>09/01/26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E0" w14:textId="77777777">
            <w:pPr>
              <w:pStyle w:val="Compact"/>
              <w:rPr>
                <w:strike w:val="1"/>
                <w:rPrChange w:author="Syed Ahmed" w:date="2026-09-16T14:41:08.326Z" w:id="1912699073"/>
              </w:rPr>
            </w:pPr>
            <w:r w:rsidRPr="4986D35A">
              <w:rPr>
                <w:strike w:val="1"/>
                <w:rPrChange w:author="Syed Ahmed" w:date="2026-09-16T14:41:08.326Z" w16du:dateUtc="2026-09-16T14:41:08.326Z" w:id="22830428"/>
              </w:rPr>
              <w:t>Open</w:t>
            </w:r>
          </w:p>
        </w:tc>
      </w:tr>
      <w:tr w:rsidR="001F702A" w:rsidTr="4986D35A" w14:paraId="796FACE7"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E2" w14:textId="77777777">
            <w:pPr>
              <w:pStyle w:val="Compact"/>
              <w:rPr>
                <w:i w:val="1"/>
                <w:iCs w:val="1"/>
                <w:strike w:val="1"/>
                <w:rPrChange w:author="Syed Ahmed" w:date="2026-09-16T14:41:08.326Z" w:id="1134719910"/>
              </w:rPr>
            </w:pPr>
            <w:r w:rsidRPr="4986D35A">
              <w:rPr>
                <w:i w:val="1"/>
                <w:iCs w:val="1"/>
                <w:strike w:val="1"/>
                <w:rPrChange w:author="Syed Ahmed" w:date="2026-09-16T14:41:08.326Z" w16du:dateUtc="2026-09-16T14:41:08.326Z" w:id="830826318">
                  <w:rPr>
                    <w:i w:val="1"/>
                    <w:iCs w:val="1"/>
                  </w:rPr>
                </w:rPrChange>
              </w:rPr>
              <w:t>Appendix B item 10 — Capacity parameters: tracks, freeze calendar, LZ readiness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E3" w14:textId="77777777">
            <w:pPr>
              <w:pStyle w:val="Compact"/>
              <w:rPr>
                <w:i w:val="1"/>
                <w:iCs w:val="1"/>
                <w:strike w:val="1"/>
                <w:rPrChange w:author="Syed Ahmed" w:date="2026-09-16T14:41:08.327Z" w:id="452176946"/>
              </w:rPr>
            </w:pPr>
            <w:r w:rsidRPr="4986D35A">
              <w:rPr>
                <w:i w:val="1"/>
                <w:iCs w:val="1"/>
                <w:strike w:val="1"/>
                <w:rPrChange w:author="Syed Ahmed" w:date="2026-09-16T14:41:08.326Z" w16du:dateUtc="2026-09-16T14:41:08.326Z" w:id="2029863348">
                  <w:rPr>
                    <w:i w:val="1"/>
                    <w:iCs w:val="1"/>
                  </w:rPr>
                </w:rPrChange>
              </w:rPr>
              <w:t>13-Aug-2026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E4" w14:textId="77777777">
            <w:pPr>
              <w:pStyle w:val="Compact"/>
              <w:rPr>
                <w:i w:val="1"/>
                <w:iCs w:val="1"/>
                <w:strike w:val="1"/>
                <w:rPrChange w:author="Syed Ahmed" w:date="2026-09-16T14:41:08.327Z" w:id="1718449561"/>
              </w:rPr>
            </w:pPr>
            <w:r w:rsidRPr="4986D35A">
              <w:rPr>
                <w:i w:val="1"/>
                <w:iCs w:val="1"/>
                <w:strike w:val="1"/>
                <w:rPrChange w:author="Syed Ahmed" w:date="2026-09-16T14:41:08.327Z" w16du:dateUtc="2026-09-16T14:41:08.327Z" w:id="312747450">
                  <w:rPr>
                    <w:i w:val="1"/>
                    <w:iCs w:val="1"/>
                  </w:rPr>
                </w:rPrChange>
              </w:rPr>
              <w:t>GEHA (request not yet sent)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E5" w14:textId="77777777">
            <w:pPr>
              <w:pStyle w:val="Compact"/>
              <w:rPr>
                <w:i w:val="1"/>
                <w:iCs w:val="1"/>
                <w:strike w:val="1"/>
                <w:rPrChange w:author="Syed Ahmed" w:date="2026-09-16T14:41:08.327Z" w:id="1920393196"/>
              </w:rPr>
            </w:pPr>
            <w:r w:rsidRPr="4986D35A">
              <w:rPr>
                <w:i w:val="1"/>
                <w:iCs w:val="1"/>
                <w:strike w:val="1"/>
                <w:rPrChange w:author="Syed Ahmed" w:date="2026-09-16T14:41:08.327Z" w16du:dateUtc="2026-09-16T14:41:08.327Z" w:id="1060347740">
                  <w:rPr>
                    <w:i w:val="1"/>
                    <w:iCs w:val="1"/>
                  </w:rPr>
                </w:rPrChange>
              </w:rPr>
              <w:t>09/05/26 (re-dated; original 08/31/26 imminent)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E6" w14:textId="77777777">
            <w:pPr>
              <w:pStyle w:val="Compact"/>
              <w:rPr>
                <w:strike w:val="1"/>
                <w:rPrChange w:author="Syed Ahmed" w:date="2026-09-16T14:41:08.328Z" w:id="303861851"/>
              </w:rPr>
            </w:pPr>
            <w:r w:rsidRPr="4986D35A">
              <w:rPr>
                <w:strike w:val="1"/>
                <w:rPrChange w:author="Syed Ahmed" w:date="2026-09-16T14:41:08.327Z" w16du:dateUtc="2026-09-16T14:41:08.327Z" w:id="973043370"/>
              </w:rPr>
              <w:t>Open</w:t>
            </w:r>
          </w:p>
        </w:tc>
      </w:tr>
      <w:tr w:rsidR="001F702A" w:rsidTr="4986D35A" w14:paraId="796FACED"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E8" w14:textId="77777777">
            <w:pPr>
              <w:pStyle w:val="Compact"/>
              <w:rPr>
                <w:i w:val="1"/>
                <w:iCs w:val="1"/>
                <w:strike w:val="1"/>
                <w:rPrChange w:author="Syed Ahmed" w:date="2026-09-16T14:41:08.328Z" w:id="1978034398"/>
              </w:rPr>
            </w:pPr>
            <w:r w:rsidRPr="4986D35A">
              <w:rPr>
                <w:i w:val="1"/>
                <w:iCs w:val="1"/>
                <w:strike w:val="1"/>
                <w:rPrChange w:author="Syed Ahmed" w:date="2026-09-16T14:41:08.328Z" w16du:dateUtc="2026-09-16T14:41:08.328Z" w:id="1313306740">
                  <w:rPr>
                    <w:i w:val="1"/>
                    <w:iCs w:val="1"/>
                  </w:rPr>
                </w:rPrChange>
              </w:rPr>
              <w:t>Appendix B item 12 — Backup policy export + per-app protection groups (Cohesity)</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E9" w14:textId="77777777">
            <w:pPr>
              <w:pStyle w:val="Compact"/>
              <w:rPr>
                <w:i w:val="1"/>
                <w:iCs w:val="1"/>
                <w:strike w:val="1"/>
                <w:rPrChange w:author="Syed Ahmed" w:date="2026-09-16T14:41:08.328Z" w:id="1300217874"/>
              </w:rPr>
            </w:pPr>
            <w:r w:rsidRPr="4986D35A">
              <w:rPr>
                <w:i w:val="1"/>
                <w:iCs w:val="1"/>
                <w:strike w:val="1"/>
                <w:rPrChange w:author="Syed Ahmed" w:date="2026-09-16T14:41:08.328Z" w16du:dateUtc="2026-09-16T14:41:08.328Z" w:id="1133183234">
                  <w:rPr>
                    <w:i w:val="1"/>
                    <w:iCs w:val="1"/>
                  </w:rPr>
                </w:rPrChange>
              </w:rPr>
              <w:t>13-Aug-2026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EA" w14:textId="77777777">
            <w:pPr>
              <w:pStyle w:val="Compact"/>
              <w:rPr>
                <w:i w:val="1"/>
                <w:iCs w:val="1"/>
                <w:strike w:val="1"/>
                <w:rPrChange w:author="Syed Ahmed" w:date="2026-09-16T14:41:08.329Z" w:id="1192815771"/>
              </w:rPr>
            </w:pPr>
            <w:r w:rsidRPr="4986D35A">
              <w:rPr>
                <w:i w:val="1"/>
                <w:iCs w:val="1"/>
                <w:strike w:val="1"/>
                <w:rPrChange w:author="Syed Ahmed" w:date="2026-09-16T14:41:08.328Z" w16du:dateUtc="2026-09-16T14:41:08.328Z" w:id="1855395076">
                  <w:rPr>
                    <w:i w:val="1"/>
                    <w:iCs w:val="1"/>
                  </w:rPr>
                </w:rPrChange>
              </w:rPr>
              <w:t>GEHA (request not yet sent)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EB" w14:textId="77777777">
            <w:pPr>
              <w:pStyle w:val="Compact"/>
              <w:rPr>
                <w:i w:val="1"/>
                <w:iCs w:val="1"/>
                <w:strike w:val="1"/>
                <w:rPrChange w:author="Syed Ahmed" w:date="2026-09-16T14:41:08.329Z" w:id="364769880"/>
              </w:rPr>
            </w:pPr>
            <w:r w:rsidRPr="4986D35A">
              <w:rPr>
                <w:i w:val="1"/>
                <w:iCs w:val="1"/>
                <w:strike w:val="1"/>
                <w:rPrChange w:author="Syed Ahmed" w:date="2026-09-16T14:41:08.329Z" w16du:dateUtc="2026-09-16T14:41:08.329Z" w:id="2132025783">
                  <w:rPr>
                    <w:i w:val="1"/>
                    <w:iCs w:val="1"/>
                  </w:rPr>
                </w:rPrChange>
              </w:rPr>
              <w:t>09/30/26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EC" w14:textId="77777777">
            <w:pPr>
              <w:pStyle w:val="Compact"/>
              <w:rPr>
                <w:strike w:val="1"/>
                <w:rPrChange w:author="Syed Ahmed" w:date="2026-09-16T14:41:08.329Z" w:id="654605452"/>
              </w:rPr>
            </w:pPr>
            <w:r w:rsidRPr="4986D35A">
              <w:rPr>
                <w:strike w:val="1"/>
                <w:rPrChange w:author="Syed Ahmed" w:date="2026-09-16T14:41:08.329Z" w16du:dateUtc="2026-09-16T14:41:08.329Z" w:id="528685896"/>
              </w:rPr>
              <w:t>Open</w:t>
            </w:r>
          </w:p>
        </w:tc>
      </w:tr>
      <w:tr w:rsidR="001F702A" w:rsidTr="4986D35A" w14:paraId="796FACF3"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EE" w14:textId="77777777">
            <w:pPr>
              <w:pStyle w:val="Compact"/>
              <w:rPr>
                <w:i w:val="1"/>
                <w:iCs w:val="1"/>
                <w:strike w:val="1"/>
                <w:rPrChange w:author="Syed Ahmed" w:date="2026-09-16T14:41:08.33Z" w:id="1000392097"/>
              </w:rPr>
            </w:pPr>
            <w:r w:rsidRPr="4986D35A">
              <w:rPr>
                <w:i w:val="1"/>
                <w:iCs w:val="1"/>
                <w:strike w:val="1"/>
                <w:rPrChange w:author="Syed Ahmed" w:date="2026-09-16T14:41:08.33Z" w16du:dateUtc="2026-09-16T14:41:08.33Z" w:id="1423750840">
                  <w:rPr>
                    <w:i w:val="1"/>
                    <w:iCs w:val="1"/>
                  </w:rPr>
                </w:rPrChange>
              </w:rPr>
              <w:t xml:space="preserve">Appendix B item 14 — Current DNS zone + </w:t>
            </w:r>
            <w:r w:rsidRPr="4986D35A">
              <w:rPr>
                <w:i w:val="1"/>
                <w:iCs w:val="1"/>
                <w:strike w:val="1"/>
                <w:rPrChange w:author="Syed Ahmed" w:date="2026-09-16T14:41:08.33Z" w16du:dateUtc="2026-09-16T14:41:08.33Z" w:id="740096847">
                  <w:rPr>
                    <w:i w:val="1"/>
                    <w:iCs w:val="1"/>
                  </w:rPr>
                </w:rPrChange>
              </w:rPr>
              <w:t>firewall</w:t>
            </w:r>
            <w:r w:rsidRPr="4986D35A">
              <w:rPr>
                <w:i w:val="1"/>
                <w:iCs w:val="1"/>
                <w:strike w:val="1"/>
                <w:rPrChange w:author="Syed Ahmed" w:date="2026-09-16T14:41:08.33Z" w16du:dateUtc="2026-09-16T14:41:08.33Z" w:id="1324407044">
                  <w:rPr>
                    <w:i w:val="1"/>
                    <w:iCs w:val="1"/>
                  </w:rPr>
                </w:rPrChange>
              </w:rPr>
              <w:t xml:space="preserve"> rule exports (refresh)</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EF" w14:textId="77777777">
            <w:pPr>
              <w:pStyle w:val="Compact"/>
              <w:rPr>
                <w:i w:val="1"/>
                <w:iCs w:val="1"/>
                <w:strike w:val="1"/>
                <w:rPrChange w:author="Syed Ahmed" w:date="2026-09-16T14:41:08.33Z" w:id="960842706"/>
              </w:rPr>
            </w:pPr>
            <w:r w:rsidRPr="4986D35A">
              <w:rPr>
                <w:i w:val="1"/>
                <w:iCs w:val="1"/>
                <w:strike w:val="1"/>
                <w:rPrChange w:author="Syed Ahmed" w:date="2026-09-16T14:41:08.33Z" w16du:dateUtc="2026-09-16T14:41:08.33Z" w:id="2091795864">
                  <w:rPr>
                    <w:i w:val="1"/>
                    <w:iCs w:val="1"/>
                  </w:rPr>
                </w:rPrChange>
              </w:rPr>
              <w:t>13-Aug-2026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F0" w14:textId="77777777">
            <w:pPr>
              <w:pStyle w:val="Compact"/>
              <w:rPr>
                <w:i w:val="1"/>
                <w:iCs w:val="1"/>
                <w:strike w:val="1"/>
                <w:rPrChange w:author="Syed Ahmed" w:date="2026-09-16T14:41:08.331Z" w:id="2074374267"/>
              </w:rPr>
            </w:pPr>
            <w:r w:rsidRPr="4986D35A">
              <w:rPr>
                <w:i w:val="1"/>
                <w:iCs w:val="1"/>
                <w:strike w:val="1"/>
                <w:rPrChange w:author="Syed Ahmed" w:date="2026-09-16T14:41:08.33Z" w16du:dateUtc="2026-09-16T14:41:08.33Z" w:id="1975525757">
                  <w:rPr>
                    <w:i w:val="1"/>
                    <w:iCs w:val="1"/>
                  </w:rPr>
                </w:rPrChange>
              </w:rPr>
              <w:t>GEHA (request not yet sent)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F1" w14:textId="77777777">
            <w:pPr>
              <w:pStyle w:val="Compact"/>
              <w:rPr>
                <w:i w:val="1"/>
                <w:iCs w:val="1"/>
                <w:strike w:val="1"/>
                <w:rPrChange w:author="Syed Ahmed" w:date="2026-09-16T14:41:08.332Z" w:id="420773285"/>
              </w:rPr>
            </w:pPr>
            <w:r w:rsidRPr="4986D35A">
              <w:rPr>
                <w:i w:val="1"/>
                <w:iCs w:val="1"/>
                <w:strike w:val="1"/>
                <w:rPrChange w:author="Syed Ahmed" w:date="2026-09-16T14:41:08.332Z" w16du:dateUtc="2026-09-16T14:41:08.332Z" w:id="36320141">
                  <w:rPr>
                    <w:i w:val="1"/>
                    <w:iCs w:val="1"/>
                  </w:rPr>
                </w:rPrChange>
              </w:rPr>
              <w:t>09/30/26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F2" w14:textId="77777777">
            <w:pPr>
              <w:pStyle w:val="Compact"/>
              <w:rPr>
                <w:strike w:val="1"/>
                <w:rPrChange w:author="Syed Ahmed" w:date="2026-09-16T14:41:08.332Z" w:id="277563002"/>
              </w:rPr>
            </w:pPr>
            <w:r w:rsidRPr="4986D35A">
              <w:rPr>
                <w:strike w:val="1"/>
                <w:rPrChange w:author="Syed Ahmed" w:date="2026-09-16T14:41:08.332Z" w16du:dateUtc="2026-09-16T14:41:08.332Z" w:id="1241472173"/>
              </w:rPr>
              <w:t>Open</w:t>
            </w:r>
          </w:p>
        </w:tc>
      </w:tr>
      <w:tr w:rsidR="001F702A" w:rsidTr="4986D35A" w14:paraId="796FACF9"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F4" w14:textId="77777777">
            <w:pPr>
              <w:pStyle w:val="Compact"/>
              <w:rPr>
                <w:i w:val="1"/>
                <w:iCs w:val="1"/>
                <w:strike w:val="1"/>
                <w:rPrChange w:author="Syed Ahmed" w:date="2026-09-16T14:41:08.333Z" w:id="261466172"/>
              </w:rPr>
            </w:pPr>
            <w:r w:rsidRPr="4986D35A">
              <w:rPr>
                <w:i w:val="1"/>
                <w:iCs w:val="1"/>
                <w:strike w:val="1"/>
                <w:rPrChange w:author="Syed Ahmed" w:date="2026-09-16T14:41:08.332Z" w16du:dateUtc="2026-09-16T14:41:08.332Z" w:id="1116716058">
                  <w:rPr>
                    <w:i w:val="1"/>
                    <w:iCs w:val="1"/>
                  </w:rPr>
                </w:rPrChange>
              </w:rPr>
              <w:t>Engine flag: achievable 2028-02-14 vs plan cutover 2028-01-08 — superseded by BASELINE v2.1 (03/18/27); withdrawn 26-Aug-2026</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F5" w14:textId="77777777">
            <w:pPr>
              <w:pStyle w:val="Compact"/>
              <w:rPr>
                <w:i w:val="1"/>
                <w:iCs w:val="1"/>
                <w:strike w:val="1"/>
                <w:rPrChange w:author="Syed Ahmed" w:date="2026-09-16T14:41:08.333Z" w:id="1772831905"/>
              </w:rPr>
            </w:pPr>
            <w:r w:rsidRPr="4986D35A">
              <w:rPr>
                <w:i w:val="1"/>
                <w:iCs w:val="1"/>
                <w:strike w:val="1"/>
                <w:rPrChange w:author="Syed Ahmed" w:date="2026-09-16T14:41:08.333Z" w16du:dateUtc="2026-09-16T14:41:08.333Z" w:id="1076782413">
                  <w:rPr>
                    <w:i w:val="1"/>
                    <w:iCs w:val="1"/>
                  </w:rPr>
                </w:rPrChange>
              </w:rPr>
              <w:t>13-Aug-2026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F6" w14:textId="77777777">
            <w:pPr>
              <w:pStyle w:val="Compact"/>
              <w:rPr>
                <w:i w:val="1"/>
                <w:iCs w:val="1"/>
                <w:strike w:val="1"/>
                <w:rPrChange w:author="Syed Ahmed" w:date="2026-09-16T14:41:08.333Z" w:id="1961577186"/>
              </w:rPr>
            </w:pPr>
            <w:r w:rsidRPr="4986D35A">
              <w:rPr>
                <w:i w:val="1"/>
                <w:iCs w:val="1"/>
                <w:strike w:val="1"/>
                <w:rPrChange w:author="Syed Ahmed" w:date="2026-09-16T14:41:08.333Z" w16du:dateUtc="2026-09-16T14:41:08.333Z" w:id="1651277444">
                  <w:rPr>
                    <w:i w:val="1"/>
                    <w:iCs w:val="1"/>
                  </w:rPr>
                </w:rPrChange>
              </w:rPr>
              <w:t>CitiusTech migration lead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CF7" w14:textId="77777777">
            <w:pPr>
              <w:pStyle w:val="Compact"/>
              <w:rPr>
                <w:i w:val="1"/>
                <w:iCs w:val="1"/>
                <w:strike w:val="1"/>
                <w:rPrChange w:author="Syed Ahmed" w:date="2026-09-16T14:41:08.333Z" w:id="1684437346"/>
              </w:rPr>
            </w:pPr>
            <w:r w:rsidRPr="4986D35A">
              <w:rPr>
                <w:i w:val="1"/>
                <w:iCs w:val="1"/>
                <w:strike w:val="1"/>
                <w:rPrChange w:author="Syed Ahmed" w:date="2026-09-16T14:41:08.333Z" w16du:dateUtc="2026-09-16T14:41:08.333Z" w:id="1010116642">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F8" w14:textId="77777777">
            <w:pPr>
              <w:pStyle w:val="Compact"/>
              <w:rPr>
                <w:strike w:val="1"/>
                <w:rPrChange w:author="Syed Ahmed" w:date="2026-09-16T14:41:08.334Z" w:id="2082523822"/>
              </w:rPr>
            </w:pPr>
            <w:r w:rsidRPr="4986D35A">
              <w:rPr>
                <w:strike w:val="1"/>
                <w:rPrChange w:author="Syed Ahmed" w:date="2026-09-16T14:41:08.333Z" w16du:dateUtc="2026-09-16T14:41:08.333Z" w:id="612642385"/>
              </w:rPr>
              <w:t>Closed</w:t>
            </w:r>
          </w:p>
        </w:tc>
      </w:tr>
    </w:tbl>
    <w:p w:rsidR="001F702A" w:rsidP="4986D35A" w:rsidRDefault="00000000" w14:paraId="796FACFA" w14:textId="77777777">
      <w:pPr>
        <w:pStyle w:val="BodyText"/>
        <w:rPr>
          <w:b w:val="1"/>
          <w:bCs w:val="1"/>
          <w:strike w:val="1"/>
          <w:sz w:val="15"/>
          <w:szCs w:val="15"/>
          <w:rPrChange w:author="Syed Ahmed" w:date="2026-09-16T14:41:08.334Z" w:id="2128974030"/>
        </w:rPr>
      </w:pPr>
      <w:r w:rsidRPr="4986D35A">
        <w:rPr>
          <w:b w:val="1"/>
          <w:bCs w:val="1"/>
          <w:strike w:val="1"/>
          <w:sz w:val="15"/>
          <w:szCs w:val="15"/>
          <w:rPrChange w:author="Syed Ahmed" w:date="2026-09-16T14:41:08.334Z" w16du:dateUtc="2026-09-16T14:41:08.334Z" w:id="223944973">
            <w:rPr>
              <w:b w:val="1"/>
              <w:bCs w:val="1"/>
              <w:sz w:val="15"/>
              <w:szCs w:val="15"/>
            </w:rPr>
          </w:rPrChange>
        </w:rPr>
        <w:t>Table 10.4 — Open Items</w:t>
      </w:r>
    </w:p>
    <w:p w:rsidR="001F702A" w:rsidP="4986D35A" w:rsidRDefault="001F702A" w14:paraId="796FACFB" w14:textId="77777777">
      <w:pPr>
        <w:pStyle w:val="Compact"/>
        <w:rPr>
          <w:strike w:val="1"/>
          <w:rPrChange w:author="Syed Ahmed" w:date="2026-09-16T14:41:08.334Z" w:id="337736314"/>
        </w:rPr>
      </w:pPr>
    </w:p>
    <w:p w:rsidR="001F702A" w:rsidP="4986D35A" w:rsidRDefault="00000000" w14:paraId="796FACFC" w14:textId="77777777">
      <w:pPr>
        <w:pStyle w:val="Heading1"/>
        <w:rPr>
          <w:strike w:val="1"/>
          <w:rPrChange w:author="Syed Ahmed" w:date="2026-09-16T14:41:08.334Z" w:id="439536058"/>
        </w:rPr>
      </w:pPr>
      <w:bookmarkStart w:name="timeline-milestones" w:id="79"/>
      <w:bookmarkEnd w:id="74"/>
      <w:bookmarkEnd w:id="78"/>
      <w:r w:rsidRPr="4986D35A">
        <w:rPr>
          <w:strike w:val="1"/>
          <w:rPrChange w:author="Syed Ahmed" w:date="2026-09-16T14:41:08.334Z" w16du:dateUtc="2026-09-16T14:41:08.334Z" w:id="423016134"/>
        </w:rPr>
        <w:t>11. Timeline &amp; Milestones</w:t>
      </w:r>
    </w:p>
    <w:p w:rsidR="001F702A" w:rsidP="4986D35A" w:rsidRDefault="00000000" w14:paraId="796FACFD" w14:textId="77777777">
      <w:pPr>
        <w:pStyle w:val="FirstParagraph"/>
        <w:rPr>
          <w:strike w:val="1"/>
          <w:rPrChange w:author="Syed Ahmed" w:date="2026-09-16T14:41:08.334Z" w:id="354109817"/>
        </w:rPr>
      </w:pPr>
      <w:r w:rsidRPr="4986D35A">
        <w:rPr>
          <w:strike w:val="1"/>
          <w:rPrChange w:author="Syed Ahmed" w:date="2026-09-16T14:41:08.334Z" w16du:dateUtc="2026-09-16T14:41:08.334Z" w:id="1293826131"/>
        </w:rPr>
        <w:t xml:space="preserve">The milestone dates this playbook commits to are recorded here, each traceable to the section that produces its supporting evidence. Dates are </w:t>
      </w:r>
      <w:r w:rsidRPr="4986D35A">
        <w:rPr>
          <w:strike w:val="1"/>
          <w:rPrChange w:author="Syed Ahmed" w:date="2026-09-16T14:41:08.334Z" w16du:dateUtc="2026-09-16T14:41:08.334Z" w:id="523786192"/>
        </w:rPr>
        <w:t>stated</w:t>
      </w:r>
      <w:r w:rsidRPr="4986D35A">
        <w:rPr>
          <w:strike w:val="1"/>
          <w:rPrChange w:author="Syed Ahmed" w:date="2026-09-16T14:41:08.334Z" w16du:dateUtc="2026-09-16T14:41:08.334Z" w:id="1508977116"/>
        </w:rPr>
        <w:t xml:space="preserve"> rather than implied, and the </w:t>
      </w:r>
      <w:r w:rsidRPr="4986D35A">
        <w:rPr>
          <w:strike w:val="1"/>
          <w:rPrChange w:author="Syed Ahmed" w:date="2026-09-16T14:41:08.334Z" w16du:dateUtc="2026-09-16T14:41:08.334Z" w:id="354625688"/>
        </w:rPr>
        <w:t>contract</w:t>
      </w:r>
      <w:r w:rsidRPr="4986D35A">
        <w:rPr>
          <w:strike w:val="1"/>
          <w:rPrChange w:author="Syed Ahmed" w:date="2026-09-16T14:41:08.334Z" w16du:dateUtc="2026-09-16T14:41:08.334Z" w:id="1652385730"/>
        </w:rPr>
        <w:t xml:space="preserve"> cliff is shown as a hard date so that available float is visible </w:t>
      </w:r>
      <w:r w:rsidRPr="4986D35A">
        <w:rPr>
          <w:strike w:val="1"/>
          <w:rPrChange w:author="Syed Ahmed" w:date="2026-09-16T14:41:08.334Z" w16du:dateUtc="2026-09-16T14:41:08.334Z" w:id="368731803"/>
        </w:rPr>
        <w:t>at a glance</w:t>
      </w:r>
      <w:r w:rsidRPr="4986D35A">
        <w:rPr>
          <w:strike w:val="1"/>
          <w:rPrChange w:author="Syed Ahmed" w:date="2026-09-16T14:41:08.334Z" w16du:dateUtc="2026-09-16T14:41:08.334Z" w:id="623096368"/>
        </w:rPr>
        <w:t xml:space="preserve"> rather than calculated by the reader. Where a milestone has both an achievable date and a planned date, both are shown and the difference is left visible rather than reconciled away. This table is the schedule of record for the application and is reconciled with the program wave plan at every checkpoint.</w:t>
      </w:r>
    </w:p>
    <w:p w:rsidR="001F702A" w:rsidP="4986D35A" w:rsidRDefault="001F702A" w14:paraId="796FACFE" w14:textId="77777777">
      <w:pPr>
        <w:pStyle w:val="Compact"/>
        <w:rPr>
          <w:strike w:val="1"/>
          <w:rPrChange w:author="Syed Ahmed" w:date="2026-09-16T14:41:08.335Z" w:id="51940184"/>
        </w:rPr>
      </w:pPr>
    </w:p>
    <w:tbl>
      <w:tblPr>
        <w:tblStyle w:val="Table"/>
        <w:tblW w:w="5000" w:type="pct"/>
        <w:tblLook w:val="0020" w:firstRow="1" w:lastRow="0" w:firstColumn="0" w:lastColumn="0" w:noHBand="0" w:noVBand="0"/>
      </w:tblPr>
      <w:tblGrid>
        <w:gridCol w:w="4025"/>
        <w:gridCol w:w="4511"/>
        <w:gridCol w:w="940"/>
      </w:tblGrid>
      <w:tr w:rsidR="001F702A" w:rsidTr="4986D35A" w14:paraId="796FAD02"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CFF" w14:textId="77777777">
            <w:pPr>
              <w:pStyle w:val="Compact"/>
              <w:rPr>
                <w:b w:val="1"/>
                <w:bCs w:val="1"/>
                <w:strike w:val="1"/>
                <w:rPrChange w:author="Syed Ahmed" w:date="2026-09-16T14:41:08.335Z" w:id="296982598"/>
              </w:rPr>
            </w:pPr>
            <w:r w:rsidRPr="4986D35A">
              <w:rPr>
                <w:b w:val="1"/>
                <w:bCs w:val="1"/>
                <w:strike w:val="1"/>
                <w:rPrChange w:author="Syed Ahmed" w:date="2026-09-16T14:41:08.335Z" w16du:dateUtc="2026-09-16T14:41:08.335Z" w:id="868135315">
                  <w:rPr>
                    <w:b w:val="1"/>
                    <w:bCs w:val="1"/>
                  </w:rPr>
                </w:rPrChange>
              </w:rPr>
              <w:t>Milestone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00" w14:textId="77777777">
            <w:pPr>
              <w:pStyle w:val="Compact"/>
              <w:rPr>
                <w:b w:val="1"/>
                <w:bCs w:val="1"/>
                <w:strike w:val="1"/>
                <w:rPrChange w:author="Syed Ahmed" w:date="2026-09-16T14:41:08.335Z" w:id="308330311"/>
              </w:rPr>
            </w:pPr>
            <w:r w:rsidRPr="4986D35A">
              <w:rPr>
                <w:b w:val="1"/>
                <w:bCs w:val="1"/>
                <w:strike w:val="1"/>
                <w:rPrChange w:author="Syed Ahmed" w:date="2026-09-16T14:41:08.335Z" w16du:dateUtc="2026-09-16T14:41:08.335Z" w:id="200411971">
                  <w:rPr>
                    <w:b w:val="1"/>
                    <w:bCs w:val="1"/>
                  </w:rPr>
                </w:rPrChange>
              </w:rPr>
              <w:t>Target Date</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01" w14:textId="77777777">
            <w:pPr>
              <w:pStyle w:val="Compact"/>
              <w:rPr>
                <w:b w:val="1"/>
                <w:bCs w:val="1"/>
                <w:strike w:val="1"/>
                <w:rPrChange w:author="Syed Ahmed" w:date="2026-09-16T14:41:08.335Z" w:id="1860701828"/>
              </w:rPr>
            </w:pPr>
            <w:r w:rsidRPr="4986D35A">
              <w:rPr>
                <w:b w:val="1"/>
                <w:bCs w:val="1"/>
                <w:strike w:val="1"/>
                <w:rPrChange w:author="Syed Ahmed" w:date="2026-09-16T14:41:08.335Z" w16du:dateUtc="2026-09-16T14:41:08.335Z" w:id="2012630012">
                  <w:rPr>
                    <w:b w:val="1"/>
                    <w:bCs w:val="1"/>
                  </w:rPr>
                </w:rPrChange>
              </w:rPr>
              <w:t>Status</w:t>
            </w:r>
          </w:p>
        </w:tc>
      </w:tr>
      <w:tr w:rsidR="001F702A" w:rsidTr="4986D35A" w14:paraId="796FAD0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03" w14:textId="77777777">
            <w:pPr>
              <w:pStyle w:val="Compact"/>
              <w:rPr>
                <w:i w:val="1"/>
                <w:iCs w:val="1"/>
                <w:strike w:val="1"/>
                <w:rPrChange w:author="Syed Ahmed" w:date="2026-09-16T14:41:08.336Z" w:id="2042315520"/>
              </w:rPr>
            </w:pPr>
            <w:r w:rsidRPr="4986D35A">
              <w:rPr>
                <w:i w:val="1"/>
                <w:iCs w:val="1"/>
                <w:strike w:val="1"/>
                <w:rPrChange w:author="Syed Ahmed" w:date="2026-09-16T14:41:08.336Z" w16du:dateUtc="2026-09-16T14:41:08.336Z" w:id="1013429427">
                  <w:rPr>
                    <w:i w:val="1"/>
                    <w:iCs w:val="1"/>
                  </w:rPr>
                </w:rPrChange>
              </w:rPr>
              <w:t>Landing zone and subscription confirmed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04" w14:textId="77777777">
            <w:pPr>
              <w:pStyle w:val="Compact"/>
              <w:rPr>
                <w:i w:val="1"/>
                <w:iCs w:val="1"/>
                <w:strike w:val="1"/>
                <w:rPrChange w:author="Syed Ahmed" w:date="2026-09-16T14:41:08.336Z" w:id="930274477"/>
              </w:rPr>
            </w:pPr>
            <w:r w:rsidRPr="4986D35A">
              <w:rPr>
                <w:i w:val="1"/>
                <w:iCs w:val="1"/>
                <w:strike w:val="1"/>
                <w:rPrChange w:author="Syed Ahmed" w:date="2026-09-16T14:41:08.336Z" w16du:dateUtc="2026-09-16T14:41:08.336Z" w:id="1838300680">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05" w14:textId="77777777">
            <w:pPr>
              <w:pStyle w:val="Compact"/>
              <w:rPr>
                <w:strike w:val="1"/>
                <w:rPrChange w:author="Syed Ahmed" w:date="2026-09-16T14:41:08.336Z" w:id="59222214"/>
              </w:rPr>
            </w:pPr>
            <w:r w:rsidRPr="4986D35A">
              <w:rPr>
                <w:strike w:val="1"/>
                <w:rPrChange w:author="Syed Ahmed" w:date="2026-09-16T14:41:08.336Z" w16du:dateUtc="2026-09-16T14:41:08.336Z" w:id="1673914667"/>
              </w:rPr>
              <w:t>Not started</w:t>
            </w:r>
          </w:p>
        </w:tc>
      </w:tr>
      <w:tr w:rsidR="001F702A" w:rsidTr="4986D35A" w14:paraId="796FAD0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07" w14:textId="77777777">
            <w:pPr>
              <w:pStyle w:val="Compact"/>
              <w:rPr>
                <w:i w:val="1"/>
                <w:iCs w:val="1"/>
                <w:strike w:val="1"/>
                <w:rPrChange w:author="Syed Ahmed" w:date="2026-09-16T14:41:08.337Z" w:id="1769337700"/>
              </w:rPr>
            </w:pPr>
            <w:r w:rsidRPr="4986D35A">
              <w:rPr>
                <w:i w:val="1"/>
                <w:iCs w:val="1"/>
                <w:strike w:val="1"/>
                <w:rPrChange w:author="Syed Ahmed" w:date="2026-09-16T14:41:08.336Z" w16du:dateUtc="2026-09-16T14:41:08.336Z" w:id="1078022521">
                  <w:rPr>
                    <w:i w:val="1"/>
                    <w:iCs w:val="1"/>
                  </w:rPr>
                </w:rPrChange>
              </w:rPr>
              <w:t>Target design signed off</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08" w14:textId="77777777">
            <w:pPr>
              <w:pStyle w:val="Compact"/>
              <w:rPr>
                <w:i w:val="1"/>
                <w:iCs w:val="1"/>
                <w:strike w:val="1"/>
                <w:rPrChange w:author="Syed Ahmed" w:date="2026-09-16T14:41:08.337Z" w:id="1471007961"/>
              </w:rPr>
            </w:pPr>
            <w:r w:rsidRPr="4986D35A">
              <w:rPr>
                <w:i w:val="1"/>
                <w:iCs w:val="1"/>
                <w:strike w:val="1"/>
                <w:rPrChange w:author="Syed Ahmed" w:date="2026-09-16T14:41:08.337Z" w16du:dateUtc="2026-09-16T14:41:08.337Z" w:id="1403479555">
                  <w:rPr>
                    <w:i w:val="1"/>
                    <w:iCs w:val="1"/>
                  </w:rPr>
                </w:rPrChange>
              </w:rPr>
              <w:t>02/25/27 — design accepted (BASELINE v2.1)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09" w14:textId="77777777">
            <w:pPr>
              <w:pStyle w:val="Compact"/>
              <w:rPr>
                <w:strike w:val="1"/>
                <w:rPrChange w:author="Syed Ahmed" w:date="2026-09-16T14:41:08.337Z" w:id="1268157048"/>
              </w:rPr>
            </w:pPr>
            <w:r w:rsidRPr="4986D35A">
              <w:rPr>
                <w:strike w:val="1"/>
                <w:rPrChange w:author="Syed Ahmed" w:date="2026-09-16T14:41:08.337Z" w16du:dateUtc="2026-09-16T14:41:08.337Z" w:id="494524138"/>
              </w:rPr>
              <w:t>Not started</w:t>
            </w:r>
          </w:p>
        </w:tc>
      </w:tr>
      <w:tr w:rsidR="001F702A" w:rsidTr="4986D35A" w14:paraId="796FAD0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0B" w14:textId="77777777">
            <w:pPr>
              <w:pStyle w:val="Compact"/>
              <w:rPr>
                <w:i w:val="1"/>
                <w:iCs w:val="1"/>
                <w:strike w:val="1"/>
                <w:rPrChange w:author="Syed Ahmed" w:date="2026-09-16T14:41:08.337Z" w:id="1635976768"/>
              </w:rPr>
            </w:pPr>
            <w:r w:rsidRPr="4986D35A">
              <w:rPr>
                <w:i w:val="1"/>
                <w:iCs w:val="1"/>
                <w:strike w:val="1"/>
                <w:rPrChange w:author="Syed Ahmed" w:date="2026-09-16T14:41:08.337Z" w16du:dateUtc="2026-09-16T14:41:08.337Z" w:id="1951886688">
                  <w:rPr>
                    <w:i w:val="1"/>
                    <w:iCs w:val="1"/>
                  </w:rPr>
                </w:rPrChange>
              </w:rPr>
              <w:t xml:space="preserve">G1 — current state </w:t>
            </w:r>
            <w:r w:rsidRPr="4986D35A">
              <w:rPr>
                <w:i w:val="1"/>
                <w:iCs w:val="1"/>
                <w:strike w:val="1"/>
                <w:rPrChange w:author="Syed Ahmed" w:date="2026-09-16T14:41:08.337Z" w16du:dateUtc="2026-09-16T14:41:08.337Z" w:id="68554027">
                  <w:rPr>
                    <w:i w:val="1"/>
                    <w:iCs w:val="1"/>
                  </w:rPr>
                </w:rPrChange>
              </w:rPr>
              <w:t>validated</w:t>
            </w:r>
            <w:r w:rsidRPr="4986D35A">
              <w:rPr>
                <w:i w:val="1"/>
                <w:iCs w:val="1"/>
                <w:strike w:val="1"/>
                <w:rPrChange w:author="Syed Ahmed" w:date="2026-09-16T14:41:08.337Z" w16du:dateUtc="2026-09-16T14:41:08.337Z" w:id="908595765">
                  <w:rPr>
                    <w:i w:val="1"/>
                    <w:iCs w:val="1"/>
                  </w:rPr>
                </w:rPrChange>
              </w:rPr>
              <w:t xml:space="preserve"> (UTIL-G1, BASELINE v2.1)</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0C" w14:textId="77777777">
            <w:pPr>
              <w:pStyle w:val="Compact"/>
              <w:rPr>
                <w:i w:val="1"/>
                <w:iCs w:val="1"/>
                <w:strike w:val="1"/>
                <w:rPrChange w:author="Syed Ahmed" w:date="2026-09-16T14:41:08.338Z" w:id="580382346"/>
              </w:rPr>
            </w:pPr>
            <w:r w:rsidRPr="4986D35A">
              <w:rPr>
                <w:i w:val="1"/>
                <w:iCs w:val="1"/>
                <w:strike w:val="1"/>
                <w:rPrChange w:author="Syed Ahmed" w:date="2026-09-16T14:41:08.338Z" w16du:dateUtc="2026-09-16T14:41:08.338Z" w:id="1767614652">
                  <w:rPr>
                    <w:i w:val="1"/>
                    <w:iCs w:val="1"/>
                  </w:rPr>
                </w:rPrChange>
              </w:rPr>
              <w:t>08/28/26 — imminent (2 days from 26-Aug-2026)</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0D" w14:textId="77777777">
            <w:pPr>
              <w:pStyle w:val="Compact"/>
              <w:rPr>
                <w:strike w:val="1"/>
                <w:rPrChange w:author="Syed Ahmed" w:date="2026-09-16T14:41:08.338Z" w:id="2111868553"/>
              </w:rPr>
            </w:pPr>
            <w:r w:rsidRPr="4986D35A">
              <w:rPr>
                <w:strike w:val="1"/>
                <w:rPrChange w:author="Syed Ahmed" w:date="2026-09-16T14:41:08.338Z" w16du:dateUtc="2026-09-16T14:41:08.338Z" w:id="1472735687"/>
              </w:rPr>
              <w:t>Not started</w:t>
            </w:r>
          </w:p>
        </w:tc>
      </w:tr>
      <w:tr w:rsidR="001F702A" w:rsidTr="4986D35A" w14:paraId="796FAD1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0F" w14:textId="77777777">
            <w:pPr>
              <w:pStyle w:val="Compact"/>
              <w:rPr>
                <w:i w:val="1"/>
                <w:iCs w:val="1"/>
                <w:strike w:val="1"/>
                <w:rPrChange w:author="Syed Ahmed" w:date="2026-09-16T14:41:08.338Z" w:id="97161787"/>
              </w:rPr>
            </w:pPr>
            <w:r w:rsidRPr="4986D35A">
              <w:rPr>
                <w:i w:val="1"/>
                <w:iCs w:val="1"/>
                <w:strike w:val="1"/>
                <w:rPrChange w:author="Syed Ahmed" w:date="2026-09-16T14:41:08.338Z" w16du:dateUtc="2026-09-16T14:41:08.338Z" w:id="527183678">
                  <w:rPr>
                    <w:i w:val="1"/>
                    <w:iCs w:val="1"/>
                  </w:rPr>
                </w:rPrChange>
              </w:rPr>
              <w:t>Build start (engine)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10" w14:textId="77777777">
            <w:pPr>
              <w:pStyle w:val="Compact"/>
              <w:rPr>
                <w:i w:val="1"/>
                <w:iCs w:val="1"/>
                <w:strike w:val="1"/>
                <w:rPrChange w:author="Syed Ahmed" w:date="2026-09-16T14:41:08.339Z" w:id="621123470"/>
              </w:rPr>
            </w:pPr>
            <w:r w:rsidRPr="4986D35A">
              <w:rPr>
                <w:i w:val="1"/>
                <w:iCs w:val="1"/>
                <w:strike w:val="1"/>
                <w:rPrChange w:author="Syed Ahmed" w:date="2026-09-16T14:41:08.339Z" w16du:dateUtc="2026-09-16T14:41:08.339Z" w:id="1495428160">
                  <w:rPr>
                    <w:i w:val="1"/>
                    <w:iCs w:val="1"/>
                  </w:rPr>
                </w:rPrChange>
              </w:rPr>
              <w:t>02/25/27 — build follows design acceptance (BASELINE v2.1)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11" w14:textId="77777777">
            <w:pPr>
              <w:pStyle w:val="Compact"/>
              <w:rPr>
                <w:strike w:val="1"/>
                <w:rPrChange w:author="Syed Ahmed" w:date="2026-09-16T14:41:08.339Z" w:id="579116136"/>
              </w:rPr>
            </w:pPr>
            <w:r w:rsidRPr="4986D35A">
              <w:rPr>
                <w:strike w:val="1"/>
                <w:rPrChange w:author="Syed Ahmed" w:date="2026-09-16T14:41:08.339Z" w16du:dateUtc="2026-09-16T14:41:08.339Z" w:id="1402103864"/>
              </w:rPr>
              <w:t>Not started</w:t>
            </w:r>
          </w:p>
        </w:tc>
      </w:tr>
      <w:tr w:rsidR="001F702A" w:rsidTr="4986D35A" w14:paraId="796FAD1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13" w14:textId="77777777">
            <w:pPr>
              <w:pStyle w:val="Compact"/>
              <w:rPr>
                <w:i w:val="1"/>
                <w:iCs w:val="1"/>
                <w:strike w:val="1"/>
                <w:rPrChange w:author="Syed Ahmed" w:date="2026-09-16T14:41:08.339Z" w:id="1507361675"/>
              </w:rPr>
            </w:pPr>
            <w:r w:rsidRPr="4986D35A">
              <w:rPr>
                <w:i w:val="1"/>
                <w:iCs w:val="1"/>
                <w:strike w:val="1"/>
                <w:rPrChange w:author="Syed Ahmed" w:date="2026-09-16T14:41:08.339Z" w16du:dateUtc="2026-09-16T14:41:08.339Z" w:id="954411663">
                  <w:rPr>
                    <w:i w:val="1"/>
                    <w:iCs w:val="1"/>
                  </w:rPr>
                </w:rPrChange>
              </w:rPr>
              <w:t>GEHA plan — design start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14" w14:textId="77777777">
            <w:pPr>
              <w:pStyle w:val="Compact"/>
              <w:rPr>
                <w:i w:val="1"/>
                <w:iCs w:val="1"/>
                <w:strike w:val="1"/>
                <w:rPrChange w:author="Syed Ahmed" w:date="2026-09-16T14:41:08.34Z" w:id="1461844021"/>
              </w:rPr>
            </w:pPr>
            <w:r w:rsidRPr="4986D35A">
              <w:rPr>
                <w:i w:val="1"/>
                <w:iCs w:val="1"/>
                <w:strike w:val="1"/>
                <w:rPrChange w:author="Syed Ahmed" w:date="2026-09-16T14:41:08.339Z" w16du:dateUtc="2026-09-16T14:41:08.339Z" w:id="940538399">
                  <w:rPr>
                    <w:i w:val="1"/>
                    <w:iCs w:val="1"/>
                  </w:rPr>
                </w:rPrChange>
              </w:rPr>
              <w:t>02/11/27 (BASELINE v2.1)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15" w14:textId="77777777">
            <w:pPr>
              <w:pStyle w:val="Compact"/>
              <w:rPr>
                <w:strike w:val="1"/>
                <w:rPrChange w:author="Syed Ahmed" w:date="2026-09-16T14:41:08.34Z" w:id="925280324"/>
              </w:rPr>
            </w:pPr>
            <w:r w:rsidRPr="4986D35A">
              <w:rPr>
                <w:strike w:val="1"/>
                <w:rPrChange w:author="Syed Ahmed" w:date="2026-09-16T14:41:08.34Z" w16du:dateUtc="2026-09-16T14:41:08.34Z" w:id="488036044"/>
              </w:rPr>
              <w:t>Not started</w:t>
            </w:r>
          </w:p>
        </w:tc>
      </w:tr>
      <w:tr w:rsidR="001F702A" w:rsidTr="4986D35A" w14:paraId="796FAD1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17" w14:textId="77777777">
            <w:pPr>
              <w:pStyle w:val="Compact"/>
              <w:rPr>
                <w:i w:val="1"/>
                <w:iCs w:val="1"/>
                <w:strike w:val="1"/>
                <w:rPrChange w:author="Syed Ahmed" w:date="2026-09-16T14:41:08.34Z" w:id="1376716123"/>
              </w:rPr>
            </w:pPr>
            <w:r w:rsidRPr="4986D35A">
              <w:rPr>
                <w:i w:val="1"/>
                <w:iCs w:val="1"/>
                <w:strike w:val="1"/>
                <w:rPrChange w:author="Syed Ahmed" w:date="2026-09-16T14:41:08.34Z" w16du:dateUtc="2026-09-16T14:41:08.34Z" w:id="1481414806">
                  <w:rPr>
                    <w:i w:val="1"/>
                    <w:iCs w:val="1"/>
                  </w:rPr>
                </w:rPrChange>
              </w:rPr>
              <w:t>GEHA plan — build start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18" w14:textId="77777777">
            <w:pPr>
              <w:pStyle w:val="Compact"/>
              <w:rPr>
                <w:i w:val="1"/>
                <w:iCs w:val="1"/>
                <w:strike w:val="1"/>
                <w:rPrChange w:author="Syed Ahmed" w:date="2026-09-16T14:41:08.341Z" w:id="438147148"/>
              </w:rPr>
            </w:pPr>
            <w:r w:rsidRPr="4986D35A">
              <w:rPr>
                <w:i w:val="1"/>
                <w:iCs w:val="1"/>
                <w:strike w:val="1"/>
                <w:rPrChange w:author="Syed Ahmed" w:date="2026-09-16T14:41:08.34Z" w16du:dateUtc="2026-09-16T14:41:08.34Z" w:id="1129131992">
                  <w:rPr>
                    <w:i w:val="1"/>
                    <w:iCs w:val="1"/>
                  </w:rPr>
                </w:rPrChange>
              </w:rPr>
              <w:t>02/25/27 (BASELINE v2.1)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19" w14:textId="77777777">
            <w:pPr>
              <w:pStyle w:val="Compact"/>
              <w:rPr>
                <w:strike w:val="1"/>
                <w:rPrChange w:author="Syed Ahmed" w:date="2026-09-16T14:41:08.341Z" w:id="464865501"/>
              </w:rPr>
            </w:pPr>
            <w:r w:rsidRPr="4986D35A">
              <w:rPr>
                <w:strike w:val="1"/>
                <w:rPrChange w:author="Syed Ahmed" w:date="2026-09-16T14:41:08.341Z" w16du:dateUtc="2026-09-16T14:41:08.341Z" w:id="1382875173"/>
              </w:rPr>
              <w:t>Not started</w:t>
            </w:r>
          </w:p>
        </w:tc>
      </w:tr>
      <w:tr w:rsidR="001F702A" w:rsidTr="4986D35A" w14:paraId="796FAD1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1B" w14:textId="77777777">
            <w:pPr>
              <w:pStyle w:val="Compact"/>
              <w:rPr>
                <w:i w:val="1"/>
                <w:iCs w:val="1"/>
                <w:strike w:val="1"/>
                <w:rPrChange w:author="Syed Ahmed" w:date="2026-09-16T14:41:08.341Z" w:id="347768266"/>
              </w:rPr>
            </w:pPr>
            <w:r w:rsidRPr="4986D35A">
              <w:rPr>
                <w:i w:val="1"/>
                <w:iCs w:val="1"/>
                <w:strike w:val="1"/>
                <w:rPrChange w:author="Syed Ahmed" w:date="2026-09-16T14:41:08.341Z" w16du:dateUtc="2026-09-16T14:41:08.341Z" w:id="1768925057">
                  <w:rPr>
                    <w:i w:val="1"/>
                    <w:iCs w:val="1"/>
                  </w:rPr>
                </w:rPrChange>
              </w:rPr>
              <w:t>GEHA plan — test start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1C" w14:textId="77777777">
            <w:pPr>
              <w:pStyle w:val="Compact"/>
              <w:rPr>
                <w:i w:val="1"/>
                <w:iCs w:val="1"/>
                <w:strike w:val="1"/>
                <w:rPrChange w:author="Syed Ahmed" w:date="2026-09-16T14:41:08.341Z" w:id="300555045"/>
              </w:rPr>
            </w:pPr>
            <w:r w:rsidRPr="4986D35A">
              <w:rPr>
                <w:i w:val="1"/>
                <w:iCs w:val="1"/>
                <w:strike w:val="1"/>
                <w:rPrChange w:author="Syed Ahmed" w:date="2026-09-16T14:41:08.341Z" w16du:dateUtc="2026-09-16T14:41:08.341Z" w:id="2076318671">
                  <w:rPr>
                    <w:i w:val="1"/>
                    <w:iCs w:val="1"/>
                  </w:rPr>
                </w:rPrChange>
              </w:rPr>
              <w:t>Before the playbook freeze (03/12/27) — BASELINE v2.1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1D" w14:textId="77777777">
            <w:pPr>
              <w:pStyle w:val="Compact"/>
              <w:rPr>
                <w:strike w:val="1"/>
                <w:rPrChange w:author="Syed Ahmed" w:date="2026-09-16T14:41:08.342Z" w:id="1589860632"/>
              </w:rPr>
            </w:pPr>
            <w:r w:rsidRPr="4986D35A">
              <w:rPr>
                <w:strike w:val="1"/>
                <w:rPrChange w:author="Syed Ahmed" w:date="2026-09-16T14:41:08.341Z" w16du:dateUtc="2026-09-16T14:41:08.341Z" w:id="362430588"/>
              </w:rPr>
              <w:t>Not started</w:t>
            </w:r>
          </w:p>
        </w:tc>
      </w:tr>
      <w:tr w:rsidR="001F702A" w:rsidTr="4986D35A" w14:paraId="796FAD2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1F" w14:textId="77777777">
            <w:pPr>
              <w:pStyle w:val="Compact"/>
              <w:rPr>
                <w:i w:val="1"/>
                <w:iCs w:val="1"/>
                <w:strike w:val="1"/>
                <w:rPrChange w:author="Syed Ahmed" w:date="2026-09-16T14:41:08.342Z" w:id="637170035"/>
              </w:rPr>
            </w:pPr>
            <w:r w:rsidRPr="4986D35A">
              <w:rPr>
                <w:i w:val="1"/>
                <w:iCs w:val="1"/>
                <w:strike w:val="1"/>
                <w:rPrChange w:author="Syed Ahmed" w:date="2026-09-16T14:41:08.342Z" w16du:dateUtc="2026-09-16T14:41:08.342Z" w:id="759710362">
                  <w:rPr>
                    <w:i w:val="1"/>
                    <w:iCs w:val="1"/>
                  </w:rPr>
                </w:rPrChange>
              </w:rPr>
              <w:t xml:space="preserve">Rehearsal </w:t>
            </w:r>
            <w:r w:rsidRPr="4986D35A">
              <w:rPr>
                <w:i w:val="1"/>
                <w:iCs w:val="1"/>
                <w:strike w:val="1"/>
                <w:rPrChange w:author="Syed Ahmed" w:date="2026-09-16T14:41:08.342Z" w16du:dateUtc="2026-09-16T14:41:08.342Z" w:id="228602040">
                  <w:rPr>
                    <w:i w:val="1"/>
                    <w:iCs w:val="1"/>
                  </w:rPr>
                </w:rPrChange>
              </w:rPr>
              <w:t>pass</w:t>
            </w:r>
            <w:r w:rsidRPr="4986D35A">
              <w:rPr>
                <w:i w:val="1"/>
                <w:iCs w:val="1"/>
                <w:strike w:val="1"/>
                <w:rPrChange w:author="Syed Ahmed" w:date="2026-09-16T14:41:08.342Z" w16du:dateUtc="2026-09-16T14:41:08.342Z" w:id="1784385447">
                  <w:rPr>
                    <w:i w:val="1"/>
                    <w:iCs w:val="1"/>
                  </w:rPr>
                </w:rPrChange>
              </w:rPr>
              <w:t xml:space="preserve"> 2 complete and defect-free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20" w14:textId="77777777">
            <w:pPr>
              <w:pStyle w:val="Compact"/>
              <w:rPr>
                <w:i w:val="1"/>
                <w:iCs w:val="1"/>
                <w:strike w:val="1"/>
                <w:rPrChange w:author="Syed Ahmed" w:date="2026-09-16T14:41:08.342Z" w:id="116432787"/>
              </w:rPr>
            </w:pPr>
            <w:r w:rsidRPr="4986D35A">
              <w:rPr>
                <w:i w:val="1"/>
                <w:iCs w:val="1"/>
                <w:strike w:val="1"/>
                <w:rPrChange w:author="Syed Ahmed" w:date="2026-09-16T14:41:08.342Z" w16du:dateUtc="2026-09-16T14:41:08.342Z" w:id="1539539141">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21" w14:textId="77777777">
            <w:pPr>
              <w:pStyle w:val="Compact"/>
              <w:rPr>
                <w:strike w:val="1"/>
                <w:rPrChange w:author="Syed Ahmed" w:date="2026-09-16T14:41:08.342Z" w:id="1873735226"/>
              </w:rPr>
            </w:pPr>
            <w:r w:rsidRPr="4986D35A">
              <w:rPr>
                <w:strike w:val="1"/>
                <w:rPrChange w:author="Syed Ahmed" w:date="2026-09-16T14:41:08.342Z" w16du:dateUtc="2026-09-16T14:41:08.342Z" w:id="1311310036"/>
              </w:rPr>
              <w:t>Not started</w:t>
            </w:r>
          </w:p>
        </w:tc>
      </w:tr>
      <w:tr w:rsidR="001F702A" w:rsidTr="4986D35A" w14:paraId="796FAD2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23" w14:textId="77777777">
            <w:pPr>
              <w:pStyle w:val="Compact"/>
              <w:rPr>
                <w:i w:val="1"/>
                <w:iCs w:val="1"/>
                <w:strike w:val="1"/>
                <w:rPrChange w:author="Syed Ahmed" w:date="2026-09-16T14:41:08.343Z" w:id="2136762446"/>
              </w:rPr>
            </w:pPr>
            <w:r w:rsidRPr="4986D35A">
              <w:rPr>
                <w:i w:val="1"/>
                <w:iCs w:val="1"/>
                <w:strike w:val="1"/>
                <w:rPrChange w:author="Syed Ahmed" w:date="2026-09-16T14:41:08.342Z" w16du:dateUtc="2026-09-16T14:41:08.342Z" w:id="389743533">
                  <w:rPr>
                    <w:i w:val="1"/>
                    <w:iCs w:val="1"/>
                  </w:rPr>
                </w:rPrChange>
              </w:rPr>
              <w:t>UAT sign-off</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24" w14:textId="77777777">
            <w:pPr>
              <w:pStyle w:val="Compact"/>
              <w:rPr>
                <w:i w:val="1"/>
                <w:iCs w:val="1"/>
                <w:strike w:val="1"/>
                <w:rPrChange w:author="Syed Ahmed" w:date="2026-09-16T14:41:08.343Z" w:id="668997984"/>
              </w:rPr>
            </w:pPr>
            <w:r w:rsidRPr="4986D35A">
              <w:rPr>
                <w:i w:val="1"/>
                <w:iCs w:val="1"/>
                <w:strike w:val="1"/>
                <w:rPrChange w:author="Syed Ahmed" w:date="2026-09-16T14:41:08.343Z" w16du:dateUtc="2026-09-16T14:41:08.343Z" w:id="125682676">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25" w14:textId="77777777">
            <w:pPr>
              <w:pStyle w:val="Compact"/>
              <w:rPr>
                <w:strike w:val="1"/>
                <w:rPrChange w:author="Syed Ahmed" w:date="2026-09-16T14:41:08.343Z" w:id="169866439"/>
              </w:rPr>
            </w:pPr>
            <w:r w:rsidRPr="4986D35A">
              <w:rPr>
                <w:strike w:val="1"/>
                <w:rPrChange w:author="Syed Ahmed" w:date="2026-09-16T14:41:08.343Z" w16du:dateUtc="2026-09-16T14:41:08.343Z" w:id="724780138"/>
              </w:rPr>
              <w:t>Not started</w:t>
            </w:r>
          </w:p>
        </w:tc>
      </w:tr>
      <w:tr w:rsidR="001F702A" w:rsidTr="4986D35A" w14:paraId="796FAD2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27" w14:textId="77777777">
            <w:pPr>
              <w:pStyle w:val="Compact"/>
              <w:rPr>
                <w:i w:val="1"/>
                <w:iCs w:val="1"/>
                <w:strike w:val="1"/>
                <w:rPrChange w:author="Syed Ahmed" w:date="2026-09-16T14:41:08.343Z" w:id="1550777625"/>
              </w:rPr>
            </w:pPr>
            <w:r w:rsidRPr="4986D35A">
              <w:rPr>
                <w:i w:val="1"/>
                <w:iCs w:val="1"/>
                <w:strike w:val="1"/>
                <w:rPrChange w:author="Syed Ahmed" w:date="2026-09-16T14:41:08.343Z" w16du:dateUtc="2026-09-16T14:41:08.343Z" w:id="1076879664">
                  <w:rPr>
                    <w:i w:val="1"/>
                    <w:iCs w:val="1"/>
                  </w:rPr>
                </w:rPrChange>
              </w:rPr>
              <w:t>Readiness review held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28" w14:textId="77777777">
            <w:pPr>
              <w:pStyle w:val="Compact"/>
              <w:rPr>
                <w:i w:val="1"/>
                <w:iCs w:val="1"/>
                <w:strike w:val="1"/>
                <w:rPrChange w:author="Syed Ahmed" w:date="2026-09-16T14:41:08.344Z" w:id="752515728"/>
              </w:rPr>
            </w:pPr>
            <w:r w:rsidRPr="4986D35A">
              <w:rPr>
                <w:i w:val="1"/>
                <w:iCs w:val="1"/>
                <w:strike w:val="1"/>
                <w:rPrChange w:author="Syed Ahmed" w:date="2026-09-16T14:41:08.344Z" w16du:dateUtc="2026-09-16T14:41:08.344Z" w:id="1987396667">
                  <w:rPr>
                    <w:i w:val="1"/>
                    <w:iCs w:val="1"/>
                  </w:rPr>
                </w:rPrChange>
              </w:rPr>
              <w:t>03/15/27 — playbook approval (BASELINE v2.1)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29" w14:textId="77777777">
            <w:pPr>
              <w:pStyle w:val="Compact"/>
              <w:rPr>
                <w:strike w:val="1"/>
                <w:rPrChange w:author="Syed Ahmed" w:date="2026-09-16T14:41:08.344Z" w:id="1001087252"/>
              </w:rPr>
            </w:pPr>
            <w:r w:rsidRPr="4986D35A">
              <w:rPr>
                <w:strike w:val="1"/>
                <w:rPrChange w:author="Syed Ahmed" w:date="2026-09-16T14:41:08.344Z" w16du:dateUtc="2026-09-16T14:41:08.344Z" w:id="695262891"/>
              </w:rPr>
              <w:t>Not started</w:t>
            </w:r>
          </w:p>
        </w:tc>
      </w:tr>
      <w:tr w:rsidR="001F702A" w:rsidTr="4986D35A" w14:paraId="796FAD2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2B" w14:textId="77777777">
            <w:pPr>
              <w:pStyle w:val="Compact"/>
              <w:rPr>
                <w:i w:val="1"/>
                <w:iCs w:val="1"/>
                <w:strike w:val="1"/>
                <w:rPrChange w:author="Syed Ahmed" w:date="2026-09-16T14:41:08.344Z" w:id="1725328020"/>
              </w:rPr>
            </w:pPr>
            <w:r w:rsidRPr="4986D35A">
              <w:rPr>
                <w:i w:val="1"/>
                <w:iCs w:val="1"/>
                <w:strike w:val="1"/>
                <w:rPrChange w:author="Syed Ahmed" w:date="2026-09-16T14:41:08.344Z" w16du:dateUtc="2026-09-16T14:41:08.344Z" w:id="1481345275">
                  <w:rPr>
                    <w:i w:val="1"/>
                    <w:iCs w:val="1"/>
                  </w:rPr>
                </w:rPrChange>
              </w:rPr>
              <w:t>Go / no-go gate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2C" w14:textId="77777777">
            <w:pPr>
              <w:pStyle w:val="Compact"/>
              <w:rPr>
                <w:i w:val="1"/>
                <w:iCs w:val="1"/>
                <w:strike w:val="1"/>
                <w:rPrChange w:author="Syed Ahmed" w:date="2026-09-16T14:41:08.345Z" w:id="1301077550"/>
              </w:rPr>
            </w:pPr>
            <w:r w:rsidRPr="4986D35A">
              <w:rPr>
                <w:i w:val="1"/>
                <w:iCs w:val="1"/>
                <w:strike w:val="1"/>
                <w:rPrChange w:author="Syed Ahmed" w:date="2026-09-16T14:41:08.344Z" w16du:dateUtc="2026-09-16T14:41:08.344Z" w:id="1280723081">
                  <w:rPr>
                    <w:i w:val="1"/>
                    <w:iCs w:val="1"/>
                  </w:rPr>
                </w:rPrChange>
              </w:rPr>
              <w:t>03/17/27 — CAB Wednesday (BASELINE v2.1)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2D" w14:textId="77777777">
            <w:pPr>
              <w:pStyle w:val="Compact"/>
              <w:rPr>
                <w:strike w:val="1"/>
                <w:rPrChange w:author="Syed Ahmed" w:date="2026-09-16T14:41:08.345Z" w:id="958248806"/>
              </w:rPr>
            </w:pPr>
            <w:r w:rsidRPr="4986D35A">
              <w:rPr>
                <w:strike w:val="1"/>
                <w:rPrChange w:author="Syed Ahmed" w:date="2026-09-16T14:41:08.345Z" w16du:dateUtc="2026-09-16T14:41:08.345Z" w:id="1446372936"/>
              </w:rPr>
              <w:t>Not started</w:t>
            </w:r>
          </w:p>
        </w:tc>
      </w:tr>
      <w:tr w:rsidR="001F702A" w:rsidTr="4986D35A" w14:paraId="796FAD3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2F" w14:textId="77777777">
            <w:pPr>
              <w:pStyle w:val="Compact"/>
              <w:rPr>
                <w:i w:val="1"/>
                <w:iCs w:val="1"/>
                <w:strike w:val="1"/>
                <w:rPrChange w:author="Syed Ahmed" w:date="2026-09-16T14:41:08.345Z" w:id="234576159"/>
              </w:rPr>
            </w:pPr>
            <w:r w:rsidRPr="4986D35A">
              <w:rPr>
                <w:i w:val="1"/>
                <w:iCs w:val="1"/>
                <w:strike w:val="1"/>
                <w:rPrChange w:author="Syed Ahmed" w:date="2026-09-16T14:41:08.345Z" w16du:dateUtc="2026-09-16T14:41:08.345Z" w:id="338260321">
                  <w:rPr>
                    <w:i w:val="1"/>
                    <w:iCs w:val="1"/>
                  </w:rPr>
                </w:rPrChange>
              </w:rPr>
              <w:t>Production cutover (engine-achievable)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30" w14:textId="77777777">
            <w:pPr>
              <w:pStyle w:val="Compact"/>
              <w:rPr>
                <w:i w:val="1"/>
                <w:iCs w:val="1"/>
                <w:strike w:val="1"/>
                <w:rPrChange w:author="Syed Ahmed" w:date="2026-09-16T14:41:08.345Z" w:id="1533562635"/>
              </w:rPr>
            </w:pPr>
            <w:r w:rsidRPr="4986D35A">
              <w:rPr>
                <w:i w:val="1"/>
                <w:iCs w:val="1"/>
                <w:strike w:val="1"/>
                <w:rPrChange w:author="Syed Ahmed" w:date="2026-09-16T14:41:08.345Z" w16du:dateUtc="2026-09-16T14:41:08.345Z" w:id="887407834">
                  <w:rPr>
                    <w:i w:val="1"/>
                    <w:iCs w:val="1"/>
                  </w:rPr>
                </w:rPrChange>
              </w:rPr>
              <w:t>03/18/27, Thursday (BASELINE v2.1)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31" w14:textId="77777777">
            <w:pPr>
              <w:pStyle w:val="Compact"/>
              <w:rPr>
                <w:strike w:val="1"/>
                <w:rPrChange w:author="Syed Ahmed" w:date="2026-09-16T14:41:08.346Z" w:id="1862381460"/>
              </w:rPr>
            </w:pPr>
            <w:r w:rsidRPr="4986D35A">
              <w:rPr>
                <w:strike w:val="1"/>
                <w:rPrChange w:author="Syed Ahmed" w:date="2026-09-16T14:41:08.346Z" w16du:dateUtc="2026-09-16T14:41:08.346Z" w:id="129110159"/>
              </w:rPr>
              <w:t>Not started</w:t>
            </w:r>
          </w:p>
        </w:tc>
      </w:tr>
      <w:tr w:rsidR="001F702A" w:rsidTr="4986D35A" w14:paraId="796FAD3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33" w14:textId="77777777">
            <w:pPr>
              <w:pStyle w:val="Compact"/>
              <w:rPr>
                <w:i w:val="1"/>
                <w:iCs w:val="1"/>
                <w:strike w:val="1"/>
                <w:rPrChange w:author="Syed Ahmed" w:date="2026-09-16T14:41:08.346Z" w:id="1536318683"/>
              </w:rPr>
            </w:pPr>
            <w:r w:rsidRPr="4986D35A">
              <w:rPr>
                <w:i w:val="1"/>
                <w:iCs w:val="1"/>
                <w:strike w:val="1"/>
                <w:rPrChange w:author="Syed Ahmed" w:date="2026-09-16T14:41:08.346Z" w16du:dateUtc="2026-09-16T14:41:08.346Z" w:id="1626912448">
                  <w:rPr>
                    <w:i w:val="1"/>
                    <w:iCs w:val="1"/>
                  </w:rPr>
                </w:rPrChange>
              </w:rPr>
              <w:t>GEHA plan — cutover</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34" w14:textId="77777777">
            <w:pPr>
              <w:pStyle w:val="Compact"/>
              <w:rPr>
                <w:i w:val="1"/>
                <w:iCs w:val="1"/>
                <w:strike w:val="1"/>
                <w:rPrChange w:author="Syed Ahmed" w:date="2026-09-16T14:41:08.346Z" w:id="398175767"/>
              </w:rPr>
            </w:pPr>
            <w:r w:rsidRPr="4986D35A">
              <w:rPr>
                <w:i w:val="1"/>
                <w:iCs w:val="1"/>
                <w:strike w:val="1"/>
                <w:rPrChange w:author="Syed Ahmed" w:date="2026-09-16T14:41:08.346Z" w16du:dateUtc="2026-09-16T14:41:08.346Z" w:id="826241988">
                  <w:rPr>
                    <w:i w:val="1"/>
                    <w:iCs w:val="1"/>
                  </w:rPr>
                </w:rPrChange>
              </w:rPr>
              <w:t>03/18/27 (BASELINE v2.1; supersedes 01/08/28)</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35" w14:textId="77777777">
            <w:pPr>
              <w:pStyle w:val="Compact"/>
              <w:rPr>
                <w:strike w:val="1"/>
                <w:rPrChange w:author="Syed Ahmed" w:date="2026-09-16T14:41:08.347Z" w:id="179360788"/>
              </w:rPr>
            </w:pPr>
            <w:r w:rsidRPr="4986D35A">
              <w:rPr>
                <w:strike w:val="1"/>
                <w:rPrChange w:author="Syed Ahmed" w:date="2026-09-16T14:41:08.347Z" w16du:dateUtc="2026-09-16T14:41:08.347Z" w:id="485382828"/>
              </w:rPr>
              <w:t>Not started</w:t>
            </w:r>
          </w:p>
        </w:tc>
      </w:tr>
      <w:tr w:rsidR="001F702A" w:rsidTr="4986D35A" w14:paraId="796FAD3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37" w14:textId="77777777">
            <w:pPr>
              <w:pStyle w:val="Compact"/>
              <w:rPr>
                <w:i w:val="1"/>
                <w:iCs w:val="1"/>
                <w:strike w:val="1"/>
                <w:rPrChange w:author="Syed Ahmed" w:date="2026-09-16T14:41:08.347Z" w:id="227741461"/>
              </w:rPr>
            </w:pPr>
            <w:r w:rsidRPr="4986D35A">
              <w:rPr>
                <w:i w:val="1"/>
                <w:iCs w:val="1"/>
                <w:strike w:val="1"/>
                <w:rPrChange w:author="Syed Ahmed" w:date="2026-09-16T14:41:08.347Z" w16du:dateUtc="2026-09-16T14:41:08.347Z" w:id="223894699">
                  <w:rPr>
                    <w:i w:val="1"/>
                    <w:iCs w:val="1"/>
                  </w:rPr>
                </w:rPrChange>
              </w:rPr>
              <w:t>Hypercare ends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38" w14:textId="77777777">
            <w:pPr>
              <w:pStyle w:val="Compact"/>
              <w:rPr>
                <w:i w:val="1"/>
                <w:iCs w:val="1"/>
                <w:strike w:val="1"/>
                <w:rPrChange w:author="Syed Ahmed" w:date="2026-09-16T14:41:08.348Z" w:id="1087344111"/>
              </w:rPr>
            </w:pPr>
            <w:r w:rsidRPr="4986D35A">
              <w:rPr>
                <w:i w:val="1"/>
                <w:iCs w:val="1"/>
                <w:strike w:val="1"/>
                <w:rPrChange w:author="Syed Ahmed" w:date="2026-09-16T14:41:08.347Z" w16du:dateUtc="2026-09-16T14:41:08.347Z" w:id="93749890">
                  <w:rPr>
                    <w:i w:val="1"/>
                    <w:iCs w:val="1"/>
                  </w:rPr>
                </w:rPrChange>
              </w:rPr>
              <w:t>04/06/27 (BASELINE v2.1)</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39" w14:textId="77777777">
            <w:pPr>
              <w:pStyle w:val="Compact"/>
              <w:rPr>
                <w:strike w:val="1"/>
                <w:rPrChange w:author="Syed Ahmed" w:date="2026-09-16T14:41:08.348Z" w:id="1487025892"/>
              </w:rPr>
            </w:pPr>
            <w:r w:rsidRPr="4986D35A">
              <w:rPr>
                <w:strike w:val="1"/>
                <w:rPrChange w:author="Syed Ahmed" w:date="2026-09-16T14:41:08.348Z" w16du:dateUtc="2026-09-16T14:41:08.348Z" w:id="1194947127"/>
              </w:rPr>
              <w:t>Not started</w:t>
            </w:r>
          </w:p>
        </w:tc>
      </w:tr>
      <w:tr w:rsidR="001F702A" w:rsidTr="4986D35A" w14:paraId="796FAD3E"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3B" w14:textId="77777777">
            <w:pPr>
              <w:pStyle w:val="Compact"/>
              <w:rPr>
                <w:i w:val="1"/>
                <w:iCs w:val="1"/>
                <w:strike w:val="1"/>
                <w:rPrChange w:author="Syed Ahmed" w:date="2026-09-16T14:41:08.348Z" w:id="1964081978"/>
              </w:rPr>
            </w:pPr>
            <w:r w:rsidRPr="4986D35A">
              <w:rPr>
                <w:i w:val="1"/>
                <w:iCs w:val="1"/>
                <w:strike w:val="1"/>
                <w:rPrChange w:author="Syed Ahmed" w:date="2026-09-16T14:41:08.348Z" w16du:dateUtc="2026-09-16T14:41:08.348Z" w:id="8662827">
                  <w:rPr>
                    <w:i w:val="1"/>
                    <w:iCs w:val="1"/>
                  </w:rPr>
                </w:rPrChange>
              </w:rPr>
              <w:t>Source retention released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3C" w14:textId="77777777">
            <w:pPr>
              <w:pStyle w:val="Compact"/>
              <w:rPr>
                <w:i w:val="1"/>
                <w:iCs w:val="1"/>
                <w:strike w:val="1"/>
                <w:rPrChange w:author="Syed Ahmed" w:date="2026-09-16T14:41:08.349Z" w:id="850295231"/>
              </w:rPr>
            </w:pPr>
            <w:r w:rsidRPr="4986D35A">
              <w:rPr>
                <w:i w:val="1"/>
                <w:iCs w:val="1"/>
                <w:strike w:val="1"/>
                <w:rPrChange w:author="Syed Ahmed" w:date="2026-09-16T14:41:08.348Z" w16du:dateUtc="2026-09-16T14:41:08.348Z" w:id="641330065">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3D" w14:textId="77777777">
            <w:pPr>
              <w:pStyle w:val="Compact"/>
              <w:rPr>
                <w:strike w:val="1"/>
                <w:rPrChange w:author="Syed Ahmed" w:date="2026-09-16T14:41:08.349Z" w:id="1193879794"/>
              </w:rPr>
            </w:pPr>
            <w:r w:rsidRPr="4986D35A">
              <w:rPr>
                <w:strike w:val="1"/>
                <w:rPrChange w:author="Syed Ahmed" w:date="2026-09-16T14:41:08.349Z" w16du:dateUtc="2026-09-16T14:41:08.349Z" w:id="1632640204"/>
              </w:rPr>
              <w:t>Not started</w:t>
            </w:r>
          </w:p>
        </w:tc>
      </w:tr>
      <w:tr w:rsidR="001F702A" w:rsidTr="4986D35A" w14:paraId="796FAD42"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3F" w14:textId="77777777">
            <w:pPr>
              <w:pStyle w:val="Compact"/>
              <w:rPr>
                <w:i w:val="1"/>
                <w:iCs w:val="1"/>
                <w:strike w:val="1"/>
                <w:rPrChange w:author="Syed Ahmed" w:date="2026-09-16T14:41:08.349Z" w:id="876865018"/>
              </w:rPr>
            </w:pPr>
            <w:r w:rsidRPr="4986D35A">
              <w:rPr>
                <w:i w:val="1"/>
                <w:iCs w:val="1"/>
                <w:strike w:val="1"/>
                <w:rPrChange w:author="Syed Ahmed" w:date="2026-09-16T14:41:08.349Z" w16du:dateUtc="2026-09-16T14:41:08.349Z" w:id="1328561505">
                  <w:rPr>
                    <w:i w:val="1"/>
                    <w:iCs w:val="1"/>
                  </w:rPr>
                </w:rPrChange>
              </w:rPr>
              <w:t>Source decommissioned</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40" w14:textId="77777777">
            <w:pPr>
              <w:pStyle w:val="Compact"/>
              <w:rPr>
                <w:i w:val="1"/>
                <w:iCs w:val="1"/>
                <w:strike w:val="1"/>
                <w:rPrChange w:author="Syed Ahmed" w:date="2026-09-16T14:41:08.35Z" w:id="115308922"/>
              </w:rPr>
            </w:pPr>
            <w:r w:rsidRPr="4986D35A">
              <w:rPr>
                <w:i w:val="1"/>
                <w:iCs w:val="1"/>
                <w:strike w:val="1"/>
                <w:rPrChange w:author="Syed Ahmed" w:date="2026-09-16T14:41:08.349Z" w16du:dateUtc="2026-09-16T14:41:08.349Z" w:id="1928905507">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41" w14:textId="77777777">
            <w:pPr>
              <w:pStyle w:val="Compact"/>
              <w:rPr>
                <w:strike w:val="1"/>
                <w:rPrChange w:author="Syed Ahmed" w:date="2026-09-16T14:41:08.35Z" w:id="2007964282"/>
              </w:rPr>
            </w:pPr>
            <w:r w:rsidRPr="4986D35A">
              <w:rPr>
                <w:strike w:val="1"/>
                <w:rPrChange w:author="Syed Ahmed" w:date="2026-09-16T14:41:08.35Z" w16du:dateUtc="2026-09-16T14:41:08.35Z" w:id="1994243668"/>
              </w:rPr>
              <w:t>Not started</w:t>
            </w:r>
          </w:p>
        </w:tc>
      </w:tr>
    </w:tbl>
    <w:p w:rsidR="001F702A" w:rsidP="4986D35A" w:rsidRDefault="00000000" w14:paraId="796FAD43" w14:textId="77777777">
      <w:pPr>
        <w:pStyle w:val="BodyText"/>
        <w:rPr>
          <w:b w:val="1"/>
          <w:bCs w:val="1"/>
          <w:strike w:val="1"/>
          <w:sz w:val="15"/>
          <w:szCs w:val="15"/>
          <w:rPrChange w:author="Syed Ahmed" w:date="2026-09-16T14:41:08.35Z" w:id="1720914626"/>
        </w:rPr>
      </w:pPr>
      <w:r w:rsidRPr="4986D35A">
        <w:rPr>
          <w:b w:val="1"/>
          <w:bCs w:val="1"/>
          <w:strike w:val="1"/>
          <w:sz w:val="15"/>
          <w:szCs w:val="15"/>
          <w:rPrChange w:author="Syed Ahmed" w:date="2026-09-16T14:41:08.35Z" w16du:dateUtc="2026-09-16T14:41:08.35Z" w:id="1259752360">
            <w:rPr>
              <w:b w:val="1"/>
              <w:bCs w:val="1"/>
              <w:sz w:val="15"/>
              <w:szCs w:val="15"/>
            </w:rPr>
          </w:rPrChange>
        </w:rPr>
        <w:t>Table 11 — Timeline &amp; Milestones</w:t>
      </w:r>
    </w:p>
    <w:p w:rsidR="001F702A" w:rsidRDefault="001F702A" w14:paraId="796FAD44" w14:textId="77777777">
      <w:pPr>
        <w:pStyle w:val="Compact"/>
      </w:pPr>
    </w:p>
    <w:p w:rsidR="001F702A" w:rsidP="4986D35A" w:rsidRDefault="00000000" w14:paraId="796FAD45" w14:textId="77777777">
      <w:pPr>
        <w:pStyle w:val="Heading2"/>
        <w:rPr>
          <w:strike w:val="1"/>
          <w:rPrChange w:author="Syed Ahmed" w:date="2026-09-16T14:40:33.047Z" w:id="1942319522"/>
        </w:rPr>
      </w:pPr>
      <w:bookmarkStart w:name="effort-duration-record" w:id="80"/>
      <w:r w:rsidRPr="4986D35A">
        <w:rPr>
          <w:strike w:val="1"/>
          <w:rPrChange w:author="Syed Ahmed" w:date="2026-09-16T14:40:33.046Z" w16du:dateUtc="2026-09-16T14:40:33.046Z" w:id="1831269339"/>
        </w:rPr>
        <w:t>11.1 Effort &amp; Duration Record</w:t>
      </w:r>
    </w:p>
    <w:p w:rsidR="001F702A" w:rsidP="4986D35A" w:rsidRDefault="00000000" w14:paraId="796FAD46" w14:textId="77777777">
      <w:pPr>
        <w:pStyle w:val="FirstParagraph"/>
        <w:rPr>
          <w:strike w:val="1"/>
          <w:rPrChange w:author="Syed Ahmed" w:date="2026-09-16T14:40:33.047Z" w:id="511262294"/>
        </w:rPr>
      </w:pPr>
      <w:r w:rsidRPr="4986D35A">
        <w:rPr>
          <w:strike w:val="1"/>
          <w:rPrChange w:author="Syed Ahmed" w:date="2026-09-16T14:40:33.047Z" w16du:dateUtc="2026-09-16T14:40:33.047Z" w:id="484381158"/>
        </w:rPr>
        <w:t xml:space="preserve">Planned and actual effort are recorded side by side, together with elapsed duration, so that later waves are planned from observed velocity rather than from estimate. Authoring, discovery, build, testing, cutover and </w:t>
      </w:r>
      <w:r w:rsidRPr="4986D35A">
        <w:rPr>
          <w:strike w:val="1"/>
          <w:rPrChange w:author="Syed Ahmed" w:date="2026-09-16T14:40:33.047Z" w16du:dateUtc="2026-09-16T14:40:33.047Z" w:id="1657063595"/>
        </w:rPr>
        <w:t>hypercare</w:t>
      </w:r>
      <w:r w:rsidRPr="4986D35A">
        <w:rPr>
          <w:strike w:val="1"/>
          <w:rPrChange w:author="Syed Ahmed" w:date="2026-09-16T14:40:33.047Z" w16du:dateUtc="2026-09-16T14:40:33.047Z" w:id="1820328329"/>
        </w:rPr>
        <w:t xml:space="preserve"> are measured separately, because they scale </w:t>
      </w:r>
      <w:r w:rsidRPr="4986D35A">
        <w:rPr>
          <w:strike w:val="1"/>
          <w:rPrChange w:author="Syed Ahmed" w:date="2026-09-16T14:40:33.047Z" w16du:dateUtc="2026-09-16T14:40:33.047Z" w:id="1233722894"/>
        </w:rPr>
        <w:t>differently</w:t>
      </w:r>
      <w:r w:rsidRPr="4986D35A">
        <w:rPr>
          <w:strike w:val="1"/>
          <w:rPrChange w:author="Syed Ahmed" w:date="2026-09-16T14:40:33.047Z" w16du:dateUtc="2026-09-16T14:40:33.047Z" w:id="1644516829"/>
        </w:rPr>
        <w:t xml:space="preserve"> and the ratio between them is what makes an estimate transferable. </w:t>
      </w:r>
      <w:r w:rsidRPr="4986D35A">
        <w:rPr>
          <w:strike w:val="1"/>
          <w:rPrChange w:author="Syed Ahmed" w:date="2026-09-16T14:40:33.047Z" w16du:dateUtc="2026-09-16T14:40:33.047Z" w:id="2024430517"/>
        </w:rPr>
        <w:t>Variance is recorded with its cause rather than as a number alone.</w:t>
      </w:r>
      <w:r w:rsidRPr="4986D35A">
        <w:rPr>
          <w:strike w:val="1"/>
          <w:rPrChange w:author="Syed Ahmed" w:date="2026-09-16T14:40:33.047Z" w16du:dateUtc="2026-09-16T14:40:33.047Z" w:id="693490481"/>
        </w:rPr>
        <w:t xml:space="preserve"> Reporting these figures to the program is what allows the </w:t>
      </w:r>
      <w:r w:rsidRPr="4986D35A">
        <w:rPr>
          <w:strike w:val="1"/>
          <w:rPrChange w:author="Syed Ahmed" w:date="2026-09-16T14:40:33.047Z" w16du:dateUtc="2026-09-16T14:40:33.047Z" w:id="1839026440"/>
        </w:rPr>
        <w:t>datacenter</w:t>
      </w:r>
      <w:r w:rsidRPr="4986D35A">
        <w:rPr>
          <w:strike w:val="1"/>
          <w:rPrChange w:author="Syed Ahmed" w:date="2026-09-16T14:40:33.047Z" w16du:dateUtc="2026-09-16T14:40:33.047Z" w:id="522973309"/>
        </w:rPr>
        <w:t xml:space="preserve"> exit date to be planned against evidence instead of optimism.</w:t>
      </w:r>
    </w:p>
    <w:p w:rsidR="001F702A" w:rsidP="4986D35A" w:rsidRDefault="001F702A" w14:paraId="796FAD47" w14:textId="77777777">
      <w:pPr>
        <w:pStyle w:val="Compact"/>
        <w:rPr>
          <w:strike w:val="1"/>
          <w:rPrChange w:author="Syed Ahmed" w:date="2026-09-16T14:40:33.047Z" w:id="847507337"/>
        </w:rPr>
      </w:pPr>
    </w:p>
    <w:tbl>
      <w:tblPr>
        <w:tblStyle w:val="Table"/>
        <w:tblW w:w="5000" w:type="pct"/>
        <w:tblLook w:val="0020" w:firstRow="1" w:lastRow="0" w:firstColumn="0" w:lastColumn="0" w:noHBand="0" w:noVBand="0"/>
      </w:tblPr>
      <w:tblGrid>
        <w:gridCol w:w="5421"/>
        <w:gridCol w:w="1080"/>
        <w:gridCol w:w="887"/>
        <w:gridCol w:w="2088"/>
      </w:tblGrid>
      <w:tr w:rsidR="001F702A" w:rsidTr="4986D35A" w14:paraId="796FAD4C"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48" w14:textId="77777777">
            <w:pPr>
              <w:pStyle w:val="Compact"/>
              <w:rPr>
                <w:b w:val="1"/>
                <w:bCs w:val="1"/>
                <w:strike w:val="1"/>
                <w:rPrChange w:author="Syed Ahmed" w:date="2026-09-16T14:40:33.048Z" w:id="407847920"/>
              </w:rPr>
            </w:pPr>
            <w:r w:rsidRPr="4986D35A">
              <w:rPr>
                <w:b w:val="1"/>
                <w:bCs w:val="1"/>
                <w:strike w:val="1"/>
                <w:rPrChange w:author="Syed Ahmed" w:date="2026-09-16T14:40:33.048Z" w16du:dateUtc="2026-09-16T14:40:33.048Z" w:id="183062316">
                  <w:rPr>
                    <w:b w:val="1"/>
                    <w:bCs w:val="1"/>
                  </w:rPr>
                </w:rPrChange>
              </w:rPr>
              <w:t>Measure</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49" w14:textId="77777777">
            <w:pPr>
              <w:pStyle w:val="Compact"/>
              <w:rPr>
                <w:b w:val="1"/>
                <w:bCs w:val="1"/>
                <w:strike w:val="1"/>
                <w:rPrChange w:author="Syed Ahmed" w:date="2026-09-16T14:40:33.048Z" w:id="1737748671"/>
              </w:rPr>
            </w:pPr>
            <w:r w:rsidRPr="4986D35A">
              <w:rPr>
                <w:b w:val="1"/>
                <w:bCs w:val="1"/>
                <w:strike w:val="1"/>
                <w:rPrChange w:author="Syed Ahmed" w:date="2026-09-16T14:40:33.048Z" w16du:dateUtc="2026-09-16T14:40:33.048Z" w:id="1463776777">
                  <w:rPr>
                    <w:b w:val="1"/>
                    <w:bCs w:val="1"/>
                  </w:rPr>
                </w:rPrChange>
              </w:rPr>
              <w:t>Planned</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4A" w14:textId="77777777">
            <w:pPr>
              <w:pStyle w:val="Compact"/>
              <w:rPr>
                <w:b w:val="1"/>
                <w:bCs w:val="1"/>
                <w:strike w:val="1"/>
                <w:rPrChange w:author="Syed Ahmed" w:date="2026-09-16T14:40:33.049Z" w:id="2123821500"/>
              </w:rPr>
            </w:pPr>
            <w:r w:rsidRPr="4986D35A">
              <w:rPr>
                <w:b w:val="1"/>
                <w:bCs w:val="1"/>
                <w:strike w:val="1"/>
                <w:rPrChange w:author="Syed Ahmed" w:date="2026-09-16T14:40:33.048Z" w16du:dateUtc="2026-09-16T14:40:33.048Z" w:id="461715766">
                  <w:rPr>
                    <w:b w:val="1"/>
                    <w:bCs w:val="1"/>
                  </w:rPr>
                </w:rPrChange>
              </w:rPr>
              <w:t>Actual</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4B" w14:textId="77777777">
            <w:pPr>
              <w:pStyle w:val="Compact"/>
              <w:rPr>
                <w:b w:val="1"/>
                <w:bCs w:val="1"/>
                <w:strike w:val="1"/>
                <w:rPrChange w:author="Syed Ahmed" w:date="2026-09-16T14:40:33.049Z" w:id="934569033"/>
              </w:rPr>
            </w:pPr>
            <w:r w:rsidRPr="4986D35A">
              <w:rPr>
                <w:b w:val="1"/>
                <w:bCs w:val="1"/>
                <w:strike w:val="1"/>
                <w:rPrChange w:author="Syed Ahmed" w:date="2026-09-16T14:40:33.049Z" w16du:dateUtc="2026-09-16T14:40:33.049Z" w:id="373578014">
                  <w:rPr>
                    <w:b w:val="1"/>
                    <w:bCs w:val="1"/>
                  </w:rPr>
                </w:rPrChange>
              </w:rPr>
              <w:t>Variance &amp; Cause</w:t>
            </w:r>
          </w:p>
        </w:tc>
      </w:tr>
      <w:tr w:rsidR="001F702A" w:rsidTr="4986D35A" w14:paraId="796FAD51"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4D" w14:textId="77777777">
            <w:pPr>
              <w:pStyle w:val="Compact"/>
              <w:rPr>
                <w:i w:val="1"/>
                <w:iCs w:val="1"/>
                <w:strike w:val="1"/>
                <w:rPrChange w:author="Syed Ahmed" w:date="2026-09-16T14:40:33.049Z" w:id="1255271448"/>
              </w:rPr>
            </w:pPr>
            <w:r w:rsidRPr="4986D35A">
              <w:rPr>
                <w:i w:val="1"/>
                <w:iCs w:val="1"/>
                <w:strike w:val="1"/>
                <w:rPrChange w:author="Syed Ahmed" w:date="2026-09-16T14:40:33.049Z" w16du:dateUtc="2026-09-16T14:40:33.049Z" w:id="1039959107">
                  <w:rPr>
                    <w:i w:val="1"/>
                    <w:iCs w:val="1"/>
                  </w:rPr>
                </w:rPrChange>
              </w:rPr>
              <w:t>Playbook authoring effort (person-days)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4E" w14:textId="77777777">
            <w:pPr>
              <w:pStyle w:val="Compact"/>
              <w:rPr>
                <w:i w:val="1"/>
                <w:iCs w:val="1"/>
                <w:strike w:val="1"/>
                <w:rPrChange w:author="Syed Ahmed" w:date="2026-09-16T14:40:33.05Z" w:id="534481225"/>
              </w:rPr>
            </w:pPr>
            <w:r w:rsidRPr="4986D35A">
              <w:rPr>
                <w:i w:val="1"/>
                <w:iCs w:val="1"/>
                <w:strike w:val="1"/>
                <w:rPrChange w:author="Syed Ahmed" w:date="2026-09-16T14:40:33.049Z" w16du:dateUtc="2026-09-16T14:40:33.049Z" w:id="1139182914">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4F" w14:textId="77777777">
            <w:pPr>
              <w:pStyle w:val="Compact"/>
              <w:rPr>
                <w:i w:val="1"/>
                <w:iCs w:val="1"/>
                <w:strike w:val="1"/>
                <w:rPrChange w:author="Syed Ahmed" w:date="2026-09-16T14:40:33.05Z" w:id="1871000467"/>
              </w:rPr>
            </w:pPr>
            <w:r w:rsidRPr="4986D35A">
              <w:rPr>
                <w:i w:val="1"/>
                <w:iCs w:val="1"/>
                <w:strike w:val="1"/>
                <w:rPrChange w:author="Syed Ahmed" w:date="2026-09-16T14:40:33.05Z" w16du:dateUtc="2026-09-16T14:40:33.05Z" w:id="456938677">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50" w14:textId="77777777">
            <w:pPr>
              <w:pStyle w:val="Compact"/>
              <w:rPr>
                <w:i w:val="1"/>
                <w:iCs w:val="1"/>
                <w:strike w:val="1"/>
                <w:rPrChange w:author="Syed Ahmed" w:date="2026-09-16T14:40:33.05Z" w:id="1371271930"/>
              </w:rPr>
            </w:pPr>
            <w:r w:rsidRPr="4986D35A">
              <w:rPr>
                <w:i w:val="1"/>
                <w:iCs w:val="1"/>
                <w:strike w:val="1"/>
                <w:rPrChange w:author="Syed Ahmed" w:date="2026-09-16T14:40:33.05Z" w16du:dateUtc="2026-09-16T14:40:33.05Z" w:id="411743088">
                  <w:rPr>
                    <w:i w:val="1"/>
                    <w:iCs w:val="1"/>
                  </w:rPr>
                </w:rPrChange>
              </w:rPr>
              <w:t>—</w:t>
            </w:r>
          </w:p>
        </w:tc>
      </w:tr>
      <w:tr w:rsidR="001F702A" w:rsidTr="4986D35A" w14:paraId="796FAD56"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52" w14:textId="77777777">
            <w:pPr>
              <w:pStyle w:val="Compact"/>
              <w:rPr>
                <w:i w:val="1"/>
                <w:iCs w:val="1"/>
                <w:strike w:val="1"/>
                <w:rPrChange w:author="Syed Ahmed" w:date="2026-09-16T14:40:33.051Z" w:id="1908018983"/>
              </w:rPr>
            </w:pPr>
            <w:r w:rsidRPr="4986D35A">
              <w:rPr>
                <w:i w:val="1"/>
                <w:iCs w:val="1"/>
                <w:strike w:val="1"/>
                <w:rPrChange w:author="Syed Ahmed" w:date="2026-09-16T14:40:33.05Z" w16du:dateUtc="2026-09-16T14:40:33.05Z" w:id="851534266">
                  <w:rPr>
                    <w:i w:val="1"/>
                    <w:iCs w:val="1"/>
                  </w:rPr>
                </w:rPrChange>
              </w:rPr>
              <w:t>Assessment and discovery effort (person-days)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53" w14:textId="77777777">
            <w:pPr>
              <w:pStyle w:val="Compact"/>
              <w:rPr>
                <w:i w:val="1"/>
                <w:iCs w:val="1"/>
                <w:strike w:val="1"/>
                <w:rPrChange w:author="Syed Ahmed" w:date="2026-09-16T14:40:33.051Z" w:id="1452453283"/>
              </w:rPr>
            </w:pPr>
            <w:r w:rsidRPr="4986D35A">
              <w:rPr>
                <w:i w:val="1"/>
                <w:iCs w:val="1"/>
                <w:strike w:val="1"/>
                <w:rPrChange w:author="Syed Ahmed" w:date="2026-09-16T14:40:33.051Z" w16du:dateUtc="2026-09-16T14:40:33.051Z" w:id="797654435">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54" w14:textId="77777777">
            <w:pPr>
              <w:pStyle w:val="Compact"/>
              <w:rPr>
                <w:i w:val="1"/>
                <w:iCs w:val="1"/>
                <w:strike w:val="1"/>
                <w:rPrChange w:author="Syed Ahmed" w:date="2026-09-16T14:40:33.051Z" w:id="1658145758"/>
              </w:rPr>
            </w:pPr>
            <w:r w:rsidRPr="4986D35A">
              <w:rPr>
                <w:i w:val="1"/>
                <w:iCs w:val="1"/>
                <w:strike w:val="1"/>
                <w:rPrChange w:author="Syed Ahmed" w:date="2026-09-16T14:40:33.051Z" w16du:dateUtc="2026-09-16T14:40:33.051Z" w:id="1428752148">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55" w14:textId="77777777">
            <w:pPr>
              <w:pStyle w:val="Compact"/>
              <w:rPr>
                <w:i w:val="1"/>
                <w:iCs w:val="1"/>
                <w:strike w:val="1"/>
                <w:rPrChange w:author="Syed Ahmed" w:date="2026-09-16T14:40:33.052Z" w:id="1684462898"/>
              </w:rPr>
            </w:pPr>
            <w:r w:rsidRPr="4986D35A">
              <w:rPr>
                <w:i w:val="1"/>
                <w:iCs w:val="1"/>
                <w:strike w:val="1"/>
                <w:rPrChange w:author="Syed Ahmed" w:date="2026-09-16T14:40:33.052Z" w16du:dateUtc="2026-09-16T14:40:33.052Z" w:id="1186253267">
                  <w:rPr>
                    <w:i w:val="1"/>
                    <w:iCs w:val="1"/>
                  </w:rPr>
                </w:rPrChange>
              </w:rPr>
              <w:t>—</w:t>
            </w:r>
          </w:p>
        </w:tc>
      </w:tr>
      <w:tr w:rsidR="001F702A" w:rsidTr="4986D35A" w14:paraId="796FAD5B"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57" w14:textId="77777777">
            <w:pPr>
              <w:pStyle w:val="Compact"/>
              <w:rPr>
                <w:i w:val="1"/>
                <w:iCs w:val="1"/>
                <w:strike w:val="1"/>
                <w:rPrChange w:author="Syed Ahmed" w:date="2026-09-16T14:40:33.052Z" w:id="1159336810"/>
              </w:rPr>
            </w:pPr>
            <w:r w:rsidRPr="4986D35A">
              <w:rPr>
                <w:i w:val="1"/>
                <w:iCs w:val="1"/>
                <w:strike w:val="1"/>
                <w:rPrChange w:author="Syed Ahmed" w:date="2026-09-16T14:40:33.052Z" w16du:dateUtc="2026-09-16T14:40:33.052Z" w:id="1042944884">
                  <w:rPr>
                    <w:i w:val="1"/>
                    <w:iCs w:val="1"/>
                  </w:rPr>
                </w:rPrChange>
              </w:rPr>
              <w:t>Build and configuration effort (person-days)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58" w14:textId="77777777">
            <w:pPr>
              <w:pStyle w:val="Compact"/>
              <w:rPr>
                <w:i w:val="1"/>
                <w:iCs w:val="1"/>
                <w:strike w:val="1"/>
                <w:rPrChange w:author="Syed Ahmed" w:date="2026-09-16T14:40:33.052Z" w:id="1408189542"/>
              </w:rPr>
            </w:pPr>
            <w:r w:rsidRPr="4986D35A">
              <w:rPr>
                <w:i w:val="1"/>
                <w:iCs w:val="1"/>
                <w:strike w:val="1"/>
                <w:rPrChange w:author="Syed Ahmed" w:date="2026-09-16T14:40:33.052Z" w16du:dateUtc="2026-09-16T14:40:33.052Z" w:id="501662095">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59" w14:textId="77777777">
            <w:pPr>
              <w:pStyle w:val="Compact"/>
              <w:rPr>
                <w:i w:val="1"/>
                <w:iCs w:val="1"/>
                <w:strike w:val="1"/>
                <w:rPrChange w:author="Syed Ahmed" w:date="2026-09-16T14:40:33.053Z" w:id="1971748073"/>
              </w:rPr>
            </w:pPr>
            <w:r w:rsidRPr="4986D35A">
              <w:rPr>
                <w:i w:val="1"/>
                <w:iCs w:val="1"/>
                <w:strike w:val="1"/>
                <w:rPrChange w:author="Syed Ahmed" w:date="2026-09-16T14:40:33.052Z" w16du:dateUtc="2026-09-16T14:40:33.052Z" w:id="1529775672">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5A" w14:textId="77777777">
            <w:pPr>
              <w:pStyle w:val="Compact"/>
              <w:rPr>
                <w:i w:val="1"/>
                <w:iCs w:val="1"/>
                <w:strike w:val="1"/>
                <w:rPrChange w:author="Syed Ahmed" w:date="2026-09-16T14:40:33.053Z" w:id="884351736"/>
              </w:rPr>
            </w:pPr>
            <w:r w:rsidRPr="4986D35A">
              <w:rPr>
                <w:i w:val="1"/>
                <w:iCs w:val="1"/>
                <w:strike w:val="1"/>
                <w:rPrChange w:author="Syed Ahmed" w:date="2026-09-16T14:40:33.053Z" w16du:dateUtc="2026-09-16T14:40:33.053Z" w:id="1538056199">
                  <w:rPr>
                    <w:i w:val="1"/>
                    <w:iCs w:val="1"/>
                  </w:rPr>
                </w:rPrChange>
              </w:rPr>
              <w:t>—</w:t>
            </w:r>
          </w:p>
        </w:tc>
      </w:tr>
      <w:tr w:rsidR="001F702A" w:rsidTr="4986D35A" w14:paraId="796FAD60"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5C" w14:textId="77777777">
            <w:pPr>
              <w:pStyle w:val="Compact"/>
              <w:rPr>
                <w:i w:val="1"/>
                <w:iCs w:val="1"/>
                <w:strike w:val="1"/>
                <w:rPrChange w:author="Syed Ahmed" w:date="2026-09-16T14:40:33.053Z" w:id="2138498322"/>
              </w:rPr>
            </w:pPr>
            <w:r w:rsidRPr="4986D35A">
              <w:rPr>
                <w:i w:val="1"/>
                <w:iCs w:val="1"/>
                <w:strike w:val="1"/>
                <w:rPrChange w:author="Syed Ahmed" w:date="2026-09-16T14:40:33.053Z" w16du:dateUtc="2026-09-16T14:40:33.053Z" w:id="1535036594">
                  <w:rPr>
                    <w:i w:val="1"/>
                    <w:iCs w:val="1"/>
                  </w:rPr>
                </w:rPrChange>
              </w:rPr>
              <w:t>Testing and rehearsal effort (person-days)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5D" w14:textId="77777777">
            <w:pPr>
              <w:pStyle w:val="Compact"/>
              <w:rPr>
                <w:i w:val="1"/>
                <w:iCs w:val="1"/>
                <w:strike w:val="1"/>
                <w:rPrChange w:author="Syed Ahmed" w:date="2026-09-16T14:40:33.054Z" w:id="1243155359"/>
              </w:rPr>
            </w:pPr>
            <w:r w:rsidRPr="4986D35A">
              <w:rPr>
                <w:i w:val="1"/>
                <w:iCs w:val="1"/>
                <w:strike w:val="1"/>
                <w:rPrChange w:author="Syed Ahmed" w:date="2026-09-16T14:40:33.053Z" w16du:dateUtc="2026-09-16T14:40:33.053Z" w:id="998581796">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5E" w14:textId="77777777">
            <w:pPr>
              <w:pStyle w:val="Compact"/>
              <w:rPr>
                <w:i w:val="1"/>
                <w:iCs w:val="1"/>
                <w:strike w:val="1"/>
                <w:rPrChange w:author="Syed Ahmed" w:date="2026-09-16T14:40:33.054Z" w:id="1581555802"/>
              </w:rPr>
            </w:pPr>
            <w:r w:rsidRPr="4986D35A">
              <w:rPr>
                <w:i w:val="1"/>
                <w:iCs w:val="1"/>
                <w:strike w:val="1"/>
                <w:rPrChange w:author="Syed Ahmed" w:date="2026-09-16T14:40:33.054Z" w16du:dateUtc="2026-09-16T14:40:33.054Z" w:id="812626974">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5F" w14:textId="77777777">
            <w:pPr>
              <w:pStyle w:val="Compact"/>
              <w:rPr>
                <w:i w:val="1"/>
                <w:iCs w:val="1"/>
                <w:strike w:val="1"/>
                <w:rPrChange w:author="Syed Ahmed" w:date="2026-09-16T14:40:33.054Z" w:id="1047492934"/>
              </w:rPr>
            </w:pPr>
            <w:r w:rsidRPr="4986D35A">
              <w:rPr>
                <w:i w:val="1"/>
                <w:iCs w:val="1"/>
                <w:strike w:val="1"/>
                <w:rPrChange w:author="Syed Ahmed" w:date="2026-09-16T14:40:33.054Z" w16du:dateUtc="2026-09-16T14:40:33.054Z" w:id="45531084">
                  <w:rPr>
                    <w:i w:val="1"/>
                    <w:iCs w:val="1"/>
                  </w:rPr>
                </w:rPrChange>
              </w:rPr>
              <w:t>—</w:t>
            </w:r>
          </w:p>
        </w:tc>
      </w:tr>
      <w:tr w:rsidR="001F702A" w:rsidTr="4986D35A" w14:paraId="796FAD65"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61" w14:textId="77777777">
            <w:pPr>
              <w:pStyle w:val="Compact"/>
              <w:rPr>
                <w:i w:val="1"/>
                <w:iCs w:val="1"/>
                <w:strike w:val="1"/>
                <w:rPrChange w:author="Syed Ahmed" w:date="2026-09-16T14:40:33.054Z" w:id="1844442963"/>
              </w:rPr>
            </w:pPr>
            <w:r w:rsidRPr="4986D35A">
              <w:rPr>
                <w:i w:val="1"/>
                <w:iCs w:val="1"/>
                <w:strike w:val="1"/>
                <w:rPrChange w:author="Syed Ahmed" w:date="2026-09-16T14:40:33.054Z" w16du:dateUtc="2026-09-16T14:40:33.054Z" w:id="899178504">
                  <w:rPr>
                    <w:i w:val="1"/>
                    <w:iCs w:val="1"/>
                  </w:rPr>
                </w:rPrChange>
              </w:rPr>
              <w:t>Cutover window (elapsed hours)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62" w14:textId="77777777">
            <w:pPr>
              <w:pStyle w:val="Compact"/>
              <w:rPr>
                <w:i w:val="1"/>
                <w:iCs w:val="1"/>
                <w:strike w:val="1"/>
                <w:rPrChange w:author="Syed Ahmed" w:date="2026-09-16T14:40:33.055Z" w:id="950033724"/>
              </w:rPr>
            </w:pPr>
            <w:r w:rsidRPr="4986D35A">
              <w:rPr>
                <w:i w:val="1"/>
                <w:iCs w:val="1"/>
                <w:strike w:val="1"/>
                <w:rPrChange w:author="Syed Ahmed" w:date="2026-09-16T14:40:33.055Z" w16du:dateUtc="2026-09-16T14:40:33.055Z" w:id="52123930">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63" w14:textId="77777777">
            <w:pPr>
              <w:pStyle w:val="Compact"/>
              <w:rPr>
                <w:i w:val="1"/>
                <w:iCs w:val="1"/>
                <w:strike w:val="1"/>
                <w:rPrChange w:author="Syed Ahmed" w:date="2026-09-16T14:40:33.055Z" w:id="706023438"/>
              </w:rPr>
            </w:pPr>
            <w:r w:rsidRPr="4986D35A">
              <w:rPr>
                <w:i w:val="1"/>
                <w:iCs w:val="1"/>
                <w:strike w:val="1"/>
                <w:rPrChange w:author="Syed Ahmed" w:date="2026-09-16T14:40:33.055Z" w16du:dateUtc="2026-09-16T14:40:33.055Z" w:id="143145496">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64" w14:textId="77777777">
            <w:pPr>
              <w:pStyle w:val="Compact"/>
              <w:rPr>
                <w:i w:val="1"/>
                <w:iCs w:val="1"/>
                <w:strike w:val="1"/>
                <w:rPrChange w:author="Syed Ahmed" w:date="2026-09-16T14:40:33.055Z" w:id="1871797266"/>
              </w:rPr>
            </w:pPr>
            <w:r w:rsidRPr="4986D35A">
              <w:rPr>
                <w:i w:val="1"/>
                <w:iCs w:val="1"/>
                <w:strike w:val="1"/>
                <w:rPrChange w:author="Syed Ahmed" w:date="2026-09-16T14:40:33.055Z" w16du:dateUtc="2026-09-16T14:40:33.055Z" w:id="2030422080">
                  <w:rPr>
                    <w:i w:val="1"/>
                    <w:iCs w:val="1"/>
                  </w:rPr>
                </w:rPrChange>
              </w:rPr>
              <w:t>—</w:t>
            </w:r>
          </w:p>
        </w:tc>
      </w:tr>
      <w:tr w:rsidR="001F702A" w:rsidTr="4986D35A" w14:paraId="796FAD6A"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66" w14:textId="77777777">
            <w:pPr>
              <w:pStyle w:val="Compact"/>
              <w:rPr>
                <w:i w:val="1"/>
                <w:iCs w:val="1"/>
                <w:strike w:val="1"/>
                <w:rPrChange w:author="Syed Ahmed" w:date="2026-09-16T14:40:33.056Z" w:id="1301435403"/>
              </w:rPr>
            </w:pPr>
            <w:r w:rsidRPr="4986D35A">
              <w:rPr>
                <w:i w:val="1"/>
                <w:iCs w:val="1"/>
                <w:strike w:val="1"/>
                <w:rPrChange w:author="Syed Ahmed" w:date="2026-09-16T14:40:33.056Z" w16du:dateUtc="2026-09-16T14:40:33.056Z" w:id="580673737">
                  <w:rPr>
                    <w:i w:val="1"/>
                    <w:iCs w:val="1"/>
                  </w:rPr>
                </w:rPrChange>
              </w:rPr>
              <w:t>Hypercare (elapsed days)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67" w14:textId="77777777">
            <w:pPr>
              <w:pStyle w:val="Compact"/>
              <w:rPr>
                <w:i w:val="1"/>
                <w:iCs w:val="1"/>
                <w:strike w:val="1"/>
                <w:rPrChange w:author="Syed Ahmed" w:date="2026-09-16T14:40:33.056Z" w:id="677282702"/>
              </w:rPr>
            </w:pPr>
            <w:r w:rsidRPr="4986D35A">
              <w:rPr>
                <w:i w:val="1"/>
                <w:iCs w:val="1"/>
                <w:strike w:val="1"/>
                <w:rPrChange w:author="Syed Ahmed" w:date="2026-09-16T14:40:33.056Z" w16du:dateUtc="2026-09-16T14:40:33.056Z" w:id="994778212">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68" w14:textId="77777777">
            <w:pPr>
              <w:pStyle w:val="Compact"/>
              <w:rPr>
                <w:i w:val="1"/>
                <w:iCs w:val="1"/>
                <w:strike w:val="1"/>
                <w:rPrChange w:author="Syed Ahmed" w:date="2026-09-16T14:40:33.057Z" w:id="2004543214"/>
              </w:rPr>
            </w:pPr>
            <w:r w:rsidRPr="4986D35A">
              <w:rPr>
                <w:i w:val="1"/>
                <w:iCs w:val="1"/>
                <w:strike w:val="1"/>
                <w:rPrChange w:author="Syed Ahmed" w:date="2026-09-16T14:40:33.056Z" w16du:dateUtc="2026-09-16T14:40:33.056Z" w:id="593487653">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69" w14:textId="77777777">
            <w:pPr>
              <w:pStyle w:val="Compact"/>
              <w:rPr>
                <w:i w:val="1"/>
                <w:iCs w:val="1"/>
                <w:strike w:val="1"/>
                <w:rPrChange w:author="Syed Ahmed" w:date="2026-09-16T14:40:33.057Z" w:id="367960299"/>
              </w:rPr>
            </w:pPr>
            <w:r w:rsidRPr="4986D35A">
              <w:rPr>
                <w:i w:val="1"/>
                <w:iCs w:val="1"/>
                <w:strike w:val="1"/>
                <w:rPrChange w:author="Syed Ahmed" w:date="2026-09-16T14:40:33.057Z" w16du:dateUtc="2026-09-16T14:40:33.057Z" w:id="396343038">
                  <w:rPr>
                    <w:i w:val="1"/>
                    <w:iCs w:val="1"/>
                  </w:rPr>
                </w:rPrChange>
              </w:rPr>
              <w:t>—</w:t>
            </w:r>
          </w:p>
        </w:tc>
      </w:tr>
      <w:tr w:rsidR="001F702A" w:rsidTr="4986D35A" w14:paraId="796FAD6F" w14:textId="77777777">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6B" w14:textId="77777777">
            <w:pPr>
              <w:pStyle w:val="Compact"/>
              <w:rPr>
                <w:i w:val="1"/>
                <w:iCs w:val="1"/>
                <w:strike w:val="1"/>
                <w:rPrChange w:author="Syed Ahmed" w:date="2026-09-16T14:40:33.057Z" w:id="1992436311"/>
              </w:rPr>
            </w:pPr>
            <w:r w:rsidRPr="4986D35A">
              <w:rPr>
                <w:i w:val="1"/>
                <w:iCs w:val="1"/>
                <w:strike w:val="1"/>
                <w:rPrChange w:author="Syed Ahmed" w:date="2026-09-16T14:40:33.057Z" w16du:dateUtc="2026-09-16T14:40:33.057Z" w:id="1500580134">
                  <w:rPr>
                    <w:i w:val="1"/>
                    <w:iCs w:val="1"/>
                  </w:rPr>
                </w:rPrChange>
              </w:rPr>
              <w:t>Total elapsed time, kickoff to decommission (days)</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6C" w14:textId="77777777">
            <w:pPr>
              <w:pStyle w:val="Compact"/>
              <w:rPr>
                <w:i w:val="1"/>
                <w:iCs w:val="1"/>
                <w:strike w:val="1"/>
                <w:rPrChange w:author="Syed Ahmed" w:date="2026-09-16T14:40:33.058Z" w:id="1354478833"/>
              </w:rPr>
            </w:pPr>
            <w:r w:rsidRPr="4986D35A">
              <w:rPr>
                <w:i w:val="1"/>
                <w:iCs w:val="1"/>
                <w:strike w:val="1"/>
                <w:rPrChange w:author="Syed Ahmed" w:date="2026-09-16T14:40:33.058Z" w16du:dateUtc="2026-09-16T14:40:33.058Z" w:id="1387254943">
                  <w:rPr>
                    <w:i w:val="1"/>
                    <w:iCs w:val="1"/>
                  </w:rPr>
                </w:rPrChange>
              </w:rPr>
              <w:t>—</w:t>
            </w:r>
          </w:p>
        </w:tc>
        <w:tc>
          <w:tcPr>
            <w:cnfStyle w:val="000010000000" w:firstRow="0" w:lastRow="0" w:firstColumn="0" w:lastColumn="0" w:oddVBand="1" w:evenVBand="0" w:oddHBand="0" w:evenHBand="0" w:firstRowFirstColumn="0" w:firstRowLastColumn="0" w:lastRowFirstColumn="0" w:lastRowLastColumn="0"/>
            <w:tcW w:w="0" w:type="auto"/>
            <w:tcMar/>
          </w:tcPr>
          <w:p w:rsidR="001F702A" w:rsidP="4986D35A" w:rsidRDefault="00000000" w14:paraId="796FAD6D" w14:textId="77777777">
            <w:pPr>
              <w:pStyle w:val="Compact"/>
              <w:rPr>
                <w:i w:val="1"/>
                <w:iCs w:val="1"/>
                <w:strike w:val="1"/>
                <w:rPrChange w:author="Syed Ahmed" w:date="2026-09-16T14:40:33.058Z" w:id="728418054"/>
              </w:rPr>
            </w:pPr>
            <w:r w:rsidRPr="4986D35A">
              <w:rPr>
                <w:i w:val="1"/>
                <w:iCs w:val="1"/>
                <w:strike w:val="1"/>
                <w:rPrChange w:author="Syed Ahmed" w:date="2026-09-16T14:40:33.058Z" w16du:dateUtc="2026-09-16T14:40:33.058Z" w:id="1868266974">
                  <w:rPr>
                    <w:i w:val="1"/>
                    <w:iCs w:val="1"/>
                  </w:rPr>
                </w:rPrChange>
              </w:rPr>
              <w:t>—</w:t>
            </w:r>
          </w:p>
        </w:tc>
        <w:tc>
          <w:tcPr>
            <w:cnfStyle w:val="000001000000" w:firstRow="0" w:lastRow="0" w:firstColumn="0" w:lastColumn="0" w:oddVBand="0" w:evenVBand="1" w:oddHBand="0" w:evenHBand="0" w:firstRowFirstColumn="0" w:firstRowLastColumn="0" w:lastRowFirstColumn="0" w:lastRowLastColumn="0"/>
            <w:tcW w:w="0" w:type="auto"/>
            <w:tcMar/>
          </w:tcPr>
          <w:p w:rsidR="001F702A" w:rsidP="4986D35A" w:rsidRDefault="00000000" w14:paraId="796FAD6E" w14:textId="77777777">
            <w:pPr>
              <w:pStyle w:val="Compact"/>
              <w:rPr>
                <w:i w:val="1"/>
                <w:iCs w:val="1"/>
                <w:strike w:val="1"/>
                <w:rPrChange w:author="Syed Ahmed" w:date="2026-09-16T14:40:33.059Z" w:id="1310757603"/>
              </w:rPr>
            </w:pPr>
            <w:r w:rsidRPr="4986D35A">
              <w:rPr>
                <w:i w:val="1"/>
                <w:iCs w:val="1"/>
                <w:strike w:val="1"/>
                <w:rPrChange w:author="Syed Ahmed" w:date="2026-09-16T14:40:33.058Z" w16du:dateUtc="2026-09-16T14:40:33.058Z" w:id="930839084">
                  <w:rPr>
                    <w:i w:val="1"/>
                    <w:iCs w:val="1"/>
                  </w:rPr>
                </w:rPrChange>
              </w:rPr>
              <w:t>—</w:t>
            </w:r>
          </w:p>
        </w:tc>
      </w:tr>
    </w:tbl>
    <w:p w:rsidR="001F702A" w:rsidP="4986D35A" w:rsidRDefault="00000000" w14:paraId="796FAD70" w14:textId="77777777">
      <w:pPr>
        <w:pStyle w:val="BodyText"/>
        <w:rPr>
          <w:b w:val="1"/>
          <w:bCs w:val="1"/>
          <w:strike w:val="1"/>
          <w:sz w:val="15"/>
          <w:szCs w:val="15"/>
          <w:rPrChange w:author="Syed Ahmed" w:date="2026-09-16T14:40:33.059Z" w:id="772466052"/>
        </w:rPr>
      </w:pPr>
      <w:r w:rsidRPr="4986D35A">
        <w:rPr>
          <w:b w:val="1"/>
          <w:bCs w:val="1"/>
          <w:strike w:val="1"/>
          <w:sz w:val="15"/>
          <w:szCs w:val="15"/>
          <w:rPrChange w:author="Syed Ahmed" w:date="2026-09-16T14:40:33.059Z" w16du:dateUtc="2026-09-16T14:40:33.059Z" w:id="1862859247">
            <w:rPr>
              <w:b w:val="1"/>
              <w:bCs w:val="1"/>
              <w:sz w:val="15"/>
              <w:szCs w:val="15"/>
            </w:rPr>
          </w:rPrChange>
        </w:rPr>
        <w:t>Table 11.1a — Effort &amp; Duration Record</w:t>
      </w:r>
    </w:p>
    <w:p w:rsidR="001F702A" w:rsidRDefault="001F702A" w14:paraId="796FAD71" w14:textId="77777777">
      <w:pPr>
        <w:pStyle w:val="Compact"/>
      </w:pPr>
    </w:p>
    <w:tbl>
      <w:tblPr>
        <w:tblStyle w:val="Table"/>
        <w:tblW w:w="5000" w:type="pct"/>
        <w:tblLook w:val="0020" w:firstRow="1" w:lastRow="0" w:firstColumn="0" w:lastColumn="0" w:noHBand="0" w:noVBand="0"/>
      </w:tblPr>
      <w:tblGrid>
        <w:gridCol w:w="1327"/>
        <w:gridCol w:w="8149"/>
      </w:tblGrid>
      <w:tr w:rsidR="001F702A" w:rsidTr="001F702A" w14:paraId="796FAD7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D72" w14:textId="77777777">
            <w:pPr>
              <w:pStyle w:val="Compact"/>
            </w:pPr>
            <w:r>
              <w:rPr>
                <w:b/>
                <w:bCs/>
              </w:rPr>
              <w:t>Complexity Classification</w:t>
            </w:r>
          </w:p>
        </w:tc>
        <w:tc>
          <w:tcPr>
            <w:tcW w:w="0" w:type="auto"/>
          </w:tcPr>
          <w:p w:rsidR="001F702A" w:rsidRDefault="00000000" w14:paraId="796FAD73" w14:textId="77777777">
            <w:pPr>
              <w:pStyle w:val="Compact"/>
            </w:pPr>
            <w:r>
              <w:t>Matilda migration complexity: Low; priority Low  (Source: Matilda Discovery Assessment Summary (Application Assessment Summary), as-of 08-Aug-2026)</w:t>
            </w:r>
            <w:r>
              <w:rPr>
                <w:i/>
                <w:iCs/>
              </w:rPr>
              <w:t>Low</w:t>
            </w:r>
            <w:r>
              <w:t xml:space="preserve"> ☐ </w:t>
            </w:r>
            <w:r>
              <w:rPr>
                <w:i/>
                <w:iCs/>
              </w:rPr>
              <w:t>Medium</w:t>
            </w:r>
            <w:r>
              <w:t xml:space="preserve"> ☐ </w:t>
            </w:r>
            <w:r>
              <w:rPr>
                <w:i/>
                <w:iCs/>
              </w:rPr>
              <w:t>High</w:t>
            </w:r>
            <w:r>
              <w:t xml:space="preserve"> — </w:t>
            </w:r>
            <w:r>
              <w:rPr>
                <w:i/>
                <w:iCs/>
              </w:rPr>
              <w:t>Not yet provided — the classification used to plan this playbook; state whether the actuals support it. To be supplied by GEHA (Appendix B).</w:t>
            </w:r>
          </w:p>
        </w:tc>
      </w:tr>
      <w:tr w:rsidR="001F702A" w14:paraId="796FAD77" w14:textId="77777777">
        <w:tc>
          <w:tcPr>
            <w:tcW w:w="0" w:type="auto"/>
          </w:tcPr>
          <w:p w:rsidR="001F702A" w:rsidRDefault="00000000" w14:paraId="796FAD75" w14:textId="77777777">
            <w:pPr>
              <w:pStyle w:val="Compact"/>
            </w:pPr>
            <w:r>
              <w:rPr>
                <w:b/>
                <w:bCs/>
              </w:rPr>
              <w:t>Reported to Program</w:t>
            </w:r>
          </w:p>
        </w:tc>
        <w:tc>
          <w:tcPr>
            <w:tcW w:w="0" w:type="auto"/>
          </w:tcPr>
          <w:p w:rsidR="001F702A" w:rsidRDefault="00000000" w14:paraId="796FAD76" w14:textId="77777777">
            <w:pPr>
              <w:pStyle w:val="Compact"/>
            </w:pPr>
            <w:r>
              <w:t xml:space="preserve">☐ </w:t>
            </w:r>
            <w:r>
              <w:rPr>
                <w:i/>
                <w:iCs/>
              </w:rPr>
              <w:t>Yes</w:t>
            </w:r>
            <w:r>
              <w:t xml:space="preserve"> ☐ </w:t>
            </w:r>
            <w:r>
              <w:rPr>
                <w:i/>
                <w:iCs/>
              </w:rPr>
              <w:t>No</w:t>
            </w:r>
            <w:r>
              <w:t xml:space="preserve"> — </w:t>
            </w:r>
            <w:r>
              <w:rPr>
                <w:i/>
                <w:iCs/>
              </w:rPr>
              <w:t>To be provided by GEHA</w:t>
            </w:r>
          </w:p>
        </w:tc>
      </w:tr>
    </w:tbl>
    <w:p w:rsidR="001F702A" w:rsidRDefault="00000000" w14:paraId="796FAD78" w14:textId="77777777">
      <w:pPr>
        <w:pStyle w:val="BodyText"/>
      </w:pPr>
      <w:r>
        <w:rPr>
          <w:b/>
          <w:bCs/>
          <w:sz w:val="15"/>
          <w:szCs w:val="15"/>
        </w:rPr>
        <w:t>Table 11.1b — Effort &amp; Duration Record</w:t>
      </w:r>
    </w:p>
    <w:p w:rsidR="001F702A" w:rsidRDefault="001F702A" w14:paraId="796FAD79" w14:textId="77777777">
      <w:pPr>
        <w:pStyle w:val="Compact"/>
      </w:pPr>
    </w:p>
    <w:p w:rsidR="001F702A" w:rsidRDefault="00000000" w14:paraId="796FAD7A" w14:textId="77777777">
      <w:pPr>
        <w:pStyle w:val="Heading1"/>
      </w:pPr>
      <w:bookmarkStart w:name="sign-off" w:id="81"/>
      <w:bookmarkEnd w:id="79"/>
      <w:bookmarkEnd w:id="80"/>
      <w:r>
        <w:t>12. Sign-Off</w:t>
      </w:r>
    </w:p>
    <w:p w:rsidR="001F702A" w:rsidRDefault="00000000" w14:paraId="796FAD7B" w14:textId="77777777">
      <w:pPr>
        <w:pStyle w:val="FirstParagraph"/>
      </w:pPr>
      <w:r>
        <w:t>Approval to execute is recorded here, and each signatory is a named individual accountable for the sections relevant to their role rather than a representative of a team. Signing confirms that the target design, the cutover plan and the rollback position documented in this playbook are approved for execution as written. Signatures are obtained before the go/no-go gate rather than retrospectively. A playbook signed on this basis is the authority under which the cutover proceeds.</w:t>
      </w:r>
    </w:p>
    <w:p w:rsidR="001F702A" w:rsidRDefault="00000000" w14:paraId="796FAD7C" w14:textId="77777777">
      <w:pPr>
        <w:pStyle w:val="BodyText"/>
      </w:pPr>
      <w:r>
        <w:rPr/>
        <w:t>By signing below, stakeholders confirm that the target design, cutover plan and rollback position documented in this playbook are approved for execution.</w:t>
      </w:r>
      <w:commentRangeStart w:id="1338118765"/>
      <w:commentRangeEnd w:id="1338118765"/>
      <w:r>
        <w:rPr>
          <w:rStyle w:val="CommentReference"/>
        </w:rPr>
        <w:commentReference w:id="1338118765"/>
      </w:r>
    </w:p>
    <w:p w:rsidR="001F702A" w:rsidRDefault="001F702A" w14:paraId="796FAD7D" w14:textId="77777777">
      <w:pPr>
        <w:pStyle w:val="Compact"/>
      </w:pPr>
    </w:p>
    <w:tbl>
      <w:tblPr>
        <w:tblStyle w:val="Table"/>
        <w:tblW w:w="0" w:type="auto"/>
        <w:tblLook w:val="0020" w:firstRow="1" w:lastRow="0" w:firstColumn="0" w:lastColumn="0" w:noHBand="0" w:noVBand="0"/>
      </w:tblPr>
      <w:tblGrid>
        <w:gridCol w:w="3939"/>
        <w:gridCol w:w="1770"/>
        <w:gridCol w:w="430"/>
      </w:tblGrid>
      <w:tr w:rsidR="001F702A" w:rsidTr="001F702A" w14:paraId="796FAD8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1F702A" w:rsidRDefault="00000000" w14:paraId="796FAD7E" w14:textId="77777777">
            <w:pPr>
              <w:pStyle w:val="Compact"/>
            </w:pPr>
            <w:r>
              <w:rPr>
                <w:b/>
                <w:bCs/>
              </w:rPr>
              <w:t>Name</w:t>
            </w:r>
          </w:p>
        </w:tc>
        <w:tc>
          <w:tcPr>
            <w:tcW w:w="0" w:type="auto"/>
          </w:tcPr>
          <w:p w:rsidR="001F702A" w:rsidRDefault="00000000" w14:paraId="796FAD7F" w14:textId="77777777">
            <w:pPr>
              <w:pStyle w:val="Compact"/>
            </w:pPr>
            <w:r>
              <w:rPr>
                <w:b/>
                <w:bCs/>
              </w:rPr>
              <w:t>Role</w:t>
            </w:r>
          </w:p>
        </w:tc>
        <w:tc>
          <w:tcPr>
            <w:tcW w:w="0" w:type="auto"/>
          </w:tcPr>
          <w:p w:rsidR="001F702A" w:rsidRDefault="00000000" w14:paraId="796FAD80" w14:textId="77777777">
            <w:pPr>
              <w:pStyle w:val="Compact"/>
            </w:pPr>
            <w:r>
              <w:rPr>
                <w:b/>
                <w:bCs/>
              </w:rPr>
              <w:t>Date</w:t>
            </w:r>
          </w:p>
        </w:tc>
      </w:tr>
      <w:tr w:rsidR="001F702A" w14:paraId="796FAD85" w14:textId="77777777">
        <w:tc>
          <w:tcPr>
            <w:tcW w:w="0" w:type="auto"/>
          </w:tcPr>
          <w:p w:rsidR="001F702A" w:rsidRDefault="00000000" w14:paraId="796FAD82" w14:textId="77777777">
            <w:pPr>
              <w:pStyle w:val="Compact"/>
            </w:pPr>
            <w:r>
              <w:rPr>
                <w:i/>
                <w:iCs/>
              </w:rPr>
              <w:t>To be provided by GEHA</w:t>
            </w:r>
          </w:p>
        </w:tc>
        <w:tc>
          <w:tcPr>
            <w:tcW w:w="0" w:type="auto"/>
          </w:tcPr>
          <w:p w:rsidR="001F702A" w:rsidRDefault="00000000" w14:paraId="796FAD83" w14:textId="77777777">
            <w:pPr>
              <w:pStyle w:val="Compact"/>
            </w:pPr>
            <w:r>
              <w:rPr>
                <w:i/>
                <w:iCs/>
              </w:rPr>
              <w:t>Application Owner</w:t>
            </w:r>
          </w:p>
        </w:tc>
        <w:tc>
          <w:tcPr>
            <w:tcW w:w="0" w:type="auto"/>
          </w:tcPr>
          <w:p w:rsidR="001F702A" w:rsidRDefault="001F702A" w14:paraId="796FAD84" w14:textId="77777777">
            <w:pPr>
              <w:pStyle w:val="Compact"/>
            </w:pPr>
          </w:p>
        </w:tc>
      </w:tr>
      <w:tr w:rsidR="001F702A" w14:paraId="796FAD89" w14:textId="77777777">
        <w:tc>
          <w:tcPr>
            <w:tcW w:w="0" w:type="auto"/>
          </w:tcPr>
          <w:p w:rsidR="001F702A" w:rsidRDefault="00000000" w14:paraId="796FAD86" w14:textId="77777777">
            <w:pPr>
              <w:pStyle w:val="Compact"/>
            </w:pPr>
            <w:r>
              <w:rPr>
                <w:i/>
                <w:iCs/>
              </w:rPr>
              <w:t>To be provided by GEHA</w:t>
            </w:r>
          </w:p>
        </w:tc>
        <w:tc>
          <w:tcPr>
            <w:tcW w:w="0" w:type="auto"/>
          </w:tcPr>
          <w:p w:rsidR="001F702A" w:rsidRDefault="00000000" w14:paraId="796FAD87" w14:textId="77777777">
            <w:pPr>
              <w:pStyle w:val="Compact"/>
            </w:pPr>
            <w:r>
              <w:rPr>
                <w:i/>
                <w:iCs/>
              </w:rPr>
              <w:t>Migration / Technical Lead</w:t>
            </w:r>
          </w:p>
        </w:tc>
        <w:tc>
          <w:tcPr>
            <w:tcW w:w="0" w:type="auto"/>
          </w:tcPr>
          <w:p w:rsidR="001F702A" w:rsidRDefault="001F702A" w14:paraId="796FAD88" w14:textId="77777777">
            <w:pPr>
              <w:pStyle w:val="Compact"/>
            </w:pPr>
          </w:p>
        </w:tc>
      </w:tr>
      <w:tr w:rsidR="001F702A" w14:paraId="796FAD8D" w14:textId="77777777">
        <w:tc>
          <w:tcPr>
            <w:tcW w:w="0" w:type="auto"/>
          </w:tcPr>
          <w:p w:rsidR="001F702A" w:rsidRDefault="00000000" w14:paraId="796FAD8A" w14:textId="77777777">
            <w:pPr>
              <w:pStyle w:val="Compact"/>
            </w:pPr>
            <w:r>
              <w:rPr>
                <w:i/>
                <w:iCs/>
              </w:rPr>
              <w:t>George Galindo — Cloud Architect, CitiusTech</w:t>
            </w:r>
          </w:p>
        </w:tc>
        <w:tc>
          <w:tcPr>
            <w:tcW w:w="0" w:type="auto"/>
          </w:tcPr>
          <w:p w:rsidR="001F702A" w:rsidRDefault="00000000" w14:paraId="796FAD8B" w14:textId="77777777">
            <w:pPr>
              <w:pStyle w:val="Compact"/>
            </w:pPr>
            <w:r>
              <w:rPr>
                <w:i/>
                <w:iCs/>
              </w:rPr>
              <w:t>Platform / Cloud Lead</w:t>
            </w:r>
          </w:p>
        </w:tc>
        <w:tc>
          <w:tcPr>
            <w:tcW w:w="0" w:type="auto"/>
          </w:tcPr>
          <w:p w:rsidR="001F702A" w:rsidRDefault="001F702A" w14:paraId="796FAD8C" w14:textId="77777777">
            <w:pPr>
              <w:pStyle w:val="Compact"/>
            </w:pPr>
          </w:p>
        </w:tc>
      </w:tr>
      <w:tr w:rsidR="001F702A" w14:paraId="796FAD91" w14:textId="77777777">
        <w:tc>
          <w:tcPr>
            <w:tcW w:w="0" w:type="auto"/>
          </w:tcPr>
          <w:p w:rsidR="001F702A" w:rsidRDefault="00000000" w14:paraId="796FAD8E" w14:textId="77777777">
            <w:pPr>
              <w:pStyle w:val="Compact"/>
            </w:pPr>
            <w:r>
              <w:rPr>
                <w:i/>
                <w:iCs/>
              </w:rPr>
              <w:t>To be provided by GEHA</w:t>
            </w:r>
          </w:p>
        </w:tc>
        <w:tc>
          <w:tcPr>
            <w:tcW w:w="0" w:type="auto"/>
          </w:tcPr>
          <w:p w:rsidR="001F702A" w:rsidRDefault="00000000" w14:paraId="796FAD8F" w14:textId="77777777">
            <w:pPr>
              <w:pStyle w:val="Compact"/>
            </w:pPr>
            <w:r>
              <w:rPr>
                <w:i/>
                <w:iCs/>
              </w:rPr>
              <w:t>Security</w:t>
            </w:r>
          </w:p>
        </w:tc>
        <w:tc>
          <w:tcPr>
            <w:tcW w:w="0" w:type="auto"/>
          </w:tcPr>
          <w:p w:rsidR="001F702A" w:rsidRDefault="001F702A" w14:paraId="796FAD90" w14:textId="77777777">
            <w:pPr>
              <w:pStyle w:val="Compact"/>
            </w:pPr>
          </w:p>
        </w:tc>
      </w:tr>
      <w:tr w:rsidR="001F702A" w14:paraId="796FAD95" w14:textId="77777777">
        <w:tc>
          <w:tcPr>
            <w:tcW w:w="0" w:type="auto"/>
          </w:tcPr>
          <w:p w:rsidR="001F702A" w:rsidRDefault="00000000" w14:paraId="796FAD92" w14:textId="77777777">
            <w:pPr>
              <w:pStyle w:val="Compact"/>
            </w:pPr>
            <w:r>
              <w:rPr>
                <w:i/>
                <w:iCs/>
              </w:rPr>
              <w:t>Christy Ammel (DBA / Production Control — program record)</w:t>
            </w:r>
          </w:p>
        </w:tc>
        <w:tc>
          <w:tcPr>
            <w:tcW w:w="0" w:type="auto"/>
          </w:tcPr>
          <w:p w:rsidR="001F702A" w:rsidRDefault="00000000" w14:paraId="796FAD93" w14:textId="77777777">
            <w:pPr>
              <w:pStyle w:val="Compact"/>
            </w:pPr>
            <w:r>
              <w:rPr>
                <w:i/>
                <w:iCs/>
              </w:rPr>
              <w:t>DBA / Production Control</w:t>
            </w:r>
          </w:p>
        </w:tc>
        <w:tc>
          <w:tcPr>
            <w:tcW w:w="0" w:type="auto"/>
          </w:tcPr>
          <w:p w:rsidR="001F702A" w:rsidRDefault="001F702A" w14:paraId="796FAD94" w14:textId="77777777">
            <w:pPr>
              <w:pStyle w:val="Compact"/>
            </w:pPr>
          </w:p>
        </w:tc>
      </w:tr>
      <w:tr w:rsidR="001F702A" w14:paraId="796FAD99" w14:textId="77777777">
        <w:tc>
          <w:tcPr>
            <w:tcW w:w="0" w:type="auto"/>
          </w:tcPr>
          <w:p w:rsidR="001F702A" w:rsidRDefault="00000000" w14:paraId="796FAD96" w14:textId="77777777">
            <w:pPr>
              <w:pStyle w:val="Compact"/>
            </w:pPr>
            <w:r>
              <w:rPr>
                <w:i/>
                <w:iCs/>
              </w:rPr>
              <w:t>To be provided by GEHA</w:t>
            </w:r>
          </w:p>
        </w:tc>
        <w:tc>
          <w:tcPr>
            <w:tcW w:w="0" w:type="auto"/>
          </w:tcPr>
          <w:p w:rsidR="001F702A" w:rsidRDefault="00000000" w14:paraId="796FAD97" w14:textId="77777777">
            <w:pPr>
              <w:pStyle w:val="Compact"/>
            </w:pPr>
            <w:r>
              <w:rPr>
                <w:i/>
                <w:iCs/>
              </w:rPr>
              <w:t>Network</w:t>
            </w:r>
          </w:p>
        </w:tc>
        <w:tc>
          <w:tcPr>
            <w:tcW w:w="0" w:type="auto"/>
          </w:tcPr>
          <w:p w:rsidR="001F702A" w:rsidRDefault="001F702A" w14:paraId="796FAD98" w14:textId="77777777">
            <w:pPr>
              <w:pStyle w:val="Compact"/>
            </w:pPr>
          </w:p>
        </w:tc>
      </w:tr>
    </w:tbl>
    <w:p w:rsidR="001F702A" w:rsidRDefault="00000000" w14:paraId="796FAD9A" w14:textId="77777777">
      <w:pPr>
        <w:pStyle w:val="BodyText"/>
      </w:pPr>
      <w:r>
        <w:rPr>
          <w:b/>
          <w:bCs/>
          <w:sz w:val="15"/>
          <w:szCs w:val="15"/>
        </w:rPr>
        <w:t>Table 12 — Sign-Off</w:t>
      </w:r>
    </w:p>
    <w:p w:rsidR="001F702A" w:rsidP="4986D35A" w:rsidRDefault="001F702A" w14:paraId="796FAD9B" w14:textId="77777777">
      <w:pPr>
        <w:pStyle w:val="Compact"/>
        <w:rPr>
          <w:strike w:val="1"/>
          <w:rPrChange w:author="Syed Ahmed" w:date="2026-09-16T14:40:09.257Z" w:id="493795067"/>
        </w:rPr>
      </w:pPr>
    </w:p>
    <w:p w:rsidR="001F702A" w:rsidP="4986D35A" w:rsidRDefault="00000000" w14:paraId="796FAD9C" w14:textId="77777777">
      <w:pPr>
        <w:pStyle w:val="BodyText"/>
        <w:rPr>
          <w:i w:val="1"/>
          <w:iCs w:val="1"/>
          <w:strike w:val="1"/>
          <w:rPrChange w:author="Syed Ahmed" w:date="2026-09-16T14:40:09.257Z" w:id="1553505810"/>
        </w:rPr>
      </w:pPr>
      <w:r w:rsidRPr="4986D35A">
        <w:rPr>
          <w:i w:val="1"/>
          <w:iCs w:val="1"/>
          <w:strike w:val="1"/>
          <w:rPrChange w:author="Syed Ahmed" w:date="2026-09-16T14:40:09.257Z" w16du:dateUtc="2026-09-16T14:40:09.257Z" w:id="234911390">
            <w:rPr>
              <w:i w:val="1"/>
              <w:iCs w:val="1"/>
            </w:rPr>
          </w:rPrChange>
        </w:rPr>
        <w:t xml:space="preserve">CONFIDENTIAL — Prepared by Citius Healthcare Consulting. This document </w:t>
      </w:r>
      <w:r w:rsidRPr="4986D35A">
        <w:rPr>
          <w:i w:val="1"/>
          <w:iCs w:val="1"/>
          <w:strike w:val="1"/>
          <w:rPrChange w:author="Syed Ahmed" w:date="2026-09-16T14:40:09.257Z" w16du:dateUtc="2026-09-16T14:40:09.257Z" w:id="1042270201">
            <w:rPr>
              <w:i w:val="1"/>
              <w:iCs w:val="1"/>
            </w:rPr>
          </w:rPrChange>
        </w:rPr>
        <w:t>contains</w:t>
      </w:r>
      <w:r w:rsidRPr="4986D35A">
        <w:rPr>
          <w:i w:val="1"/>
          <w:iCs w:val="1"/>
          <w:strike w:val="1"/>
          <w:rPrChange w:author="Syed Ahmed" w:date="2026-09-16T14:40:09.257Z" w16du:dateUtc="2026-09-16T14:40:09.257Z" w:id="517252823">
            <w:rPr>
              <w:i w:val="1"/>
              <w:iCs w:val="1"/>
            </w:rPr>
          </w:rPrChange>
        </w:rPr>
        <w:t xml:space="preserve"> confidential and proprietary information and is intended solely for the named recipient. It may not be copied, </w:t>
      </w:r>
      <w:r w:rsidRPr="4986D35A">
        <w:rPr>
          <w:i w:val="1"/>
          <w:iCs w:val="1"/>
          <w:strike w:val="1"/>
          <w:rPrChange w:author="Syed Ahmed" w:date="2026-09-16T14:40:09.257Z" w16du:dateUtc="2026-09-16T14:40:09.257Z" w:id="751677874">
            <w:rPr>
              <w:i w:val="1"/>
              <w:iCs w:val="1"/>
            </w:rPr>
          </w:rPrChange>
        </w:rPr>
        <w:t>disclosed</w:t>
      </w:r>
      <w:r w:rsidRPr="4986D35A">
        <w:rPr>
          <w:i w:val="1"/>
          <w:iCs w:val="1"/>
          <w:strike w:val="1"/>
          <w:rPrChange w:author="Syed Ahmed" w:date="2026-09-16T14:40:09.257Z" w16du:dateUtc="2026-09-16T14:40:09.257Z" w:id="336286667">
            <w:rPr>
              <w:i w:val="1"/>
              <w:iCs w:val="1"/>
            </w:rPr>
          </w:rPrChange>
        </w:rPr>
        <w:t xml:space="preserve"> or distributed, in whole or in part, without the prior written consent of </w:t>
      </w:r>
      <w:r w:rsidRPr="4986D35A">
        <w:rPr>
          <w:i w:val="1"/>
          <w:iCs w:val="1"/>
          <w:strike w:val="1"/>
          <w:rPrChange w:author="Syed Ahmed" w:date="2026-09-16T14:40:09.257Z" w16du:dateUtc="2026-09-16T14:40:09.257Z" w:id="1539711920">
            <w:rPr>
              <w:i w:val="1"/>
              <w:iCs w:val="1"/>
            </w:rPr>
          </w:rPrChange>
        </w:rPr>
        <w:t>Citius</w:t>
      </w:r>
      <w:r w:rsidRPr="4986D35A">
        <w:rPr>
          <w:i w:val="1"/>
          <w:iCs w:val="1"/>
          <w:strike w:val="1"/>
          <w:rPrChange w:author="Syed Ahmed" w:date="2026-09-16T14:40:09.257Z" w16du:dateUtc="2026-09-16T14:40:09.257Z" w:id="119878585">
            <w:rPr>
              <w:i w:val="1"/>
              <w:iCs w:val="1"/>
            </w:rPr>
          </w:rPrChange>
        </w:rPr>
        <w:t xml:space="preserve"> Healthcare Consulting.</w:t>
      </w:r>
    </w:p>
    <w:bookmarkEnd w:id="81"/>
    <w:p w:rsidR="001F702A" w:rsidP="4986D35A" w:rsidRDefault="00000000" w14:paraId="796FAD9D" w14:textId="77777777">
      <w:pPr>
        <w:pStyle w:val="Heading1"/>
        <w:rPr>
          <w:strike w:val="1"/>
          <w:rPrChange w:author="Syed Ahmed" w:date="2026-09-16T14:40:09.258Z" w:id="1009303718"/>
        </w:rPr>
      </w:pPr>
      <w:r w:rsidRPr="4986D35A">
        <w:rPr>
          <w:strike w:val="1"/>
          <w:rPrChange w:author="Syed Ahmed" w:date="2026-09-16T14:40:09.258Z" w16du:dateUtc="2026-09-16T14:40:09.258Z" w:id="1215463235"/>
        </w:rPr>
        <w:t>Appendix A — Program Decision References</w:t>
      </w:r>
    </w:p>
    <w:p w:rsidR="001F702A" w:rsidP="4986D35A" w:rsidRDefault="00000000" w14:paraId="796FAD9E" w14:textId="77777777">
      <w:pPr>
        <w:pStyle w:val="Compact"/>
        <w:rPr>
          <w:strike w:val="1"/>
          <w:rPrChange w:author="Syed Ahmed" w:date="2026-09-16T14:40:09.258Z" w:id="1743821586"/>
        </w:rPr>
      </w:pPr>
      <w:r w:rsidRPr="4986D35A">
        <w:rPr>
          <w:strike w:val="1"/>
          <w:rPrChange w:author="Syed Ahmed" w:date="2026-09-16T14:40:09.258Z" w16du:dateUtc="2026-09-16T14:40:09.258Z" w:id="1653361894"/>
        </w:rPr>
        <w:t xml:space="preserve">This playbook does not </w:t>
      </w:r>
      <w:r w:rsidRPr="4986D35A">
        <w:rPr>
          <w:strike w:val="1"/>
          <w:rPrChange w:author="Syed Ahmed" w:date="2026-09-16T14:40:09.258Z" w16du:dateUtc="2026-09-16T14:40:09.258Z" w:id="1312569780"/>
        </w:rPr>
        <w:t>restate</w:t>
      </w:r>
      <w:r w:rsidRPr="4986D35A">
        <w:rPr>
          <w:strike w:val="1"/>
          <w:rPrChange w:author="Syed Ahmed" w:date="2026-09-16T14:40:09.258Z" w16du:dateUtc="2026-09-16T14:40:09.258Z" w:id="111165902"/>
        </w:rPr>
        <w:t xml:space="preserve"> program decisions. Each reference below points to the entry in the CitiusTech Decision &amp; Evidence Register</w:t>
      </w:r>
      <w:r w:rsidRPr="4986D35A">
        <w:rPr>
          <w:strike w:val="1"/>
          <w:rPrChange w:author="Syed Ahmed" w:date="2026-09-16T14:40:09.258Z" w16du:dateUtc="2026-09-16T14:40:09.258Z" w:id="1363674504"/>
        </w:rPr>
        <w:t>, the</w:t>
      </w:r>
      <w:r w:rsidRPr="4986D35A">
        <w:rPr>
          <w:strike w:val="1"/>
          <w:rPrChange w:author="Syed Ahmed" w:date="2026-09-16T14:40:09.258Z" w16du:dateUtc="2026-09-16T14:40:09.258Z" w:id="793959032"/>
        </w:rPr>
        <w:t xml:space="preserve"> append-only historical record in which the decision, its evidence class, its </w:t>
      </w:r>
      <w:r w:rsidRPr="4986D35A">
        <w:rPr>
          <w:strike w:val="1"/>
          <w:rPrChange w:author="Syed Ahmed" w:date="2026-09-16T14:40:09.258Z" w16du:dateUtc="2026-09-16T14:40:09.258Z" w:id="457930030"/>
        </w:rPr>
        <w:t>source</w:t>
      </w:r>
      <w:r w:rsidRPr="4986D35A">
        <w:rPr>
          <w:strike w:val="1"/>
          <w:rPrChange w:author="Syed Ahmed" w:date="2026-09-16T14:40:09.258Z" w16du:dateUtc="2026-09-16T14:40:09.258Z" w:id="64052008"/>
        </w:rPr>
        <w:t xml:space="preserve"> and the checkpoint it was made under are held. The register is available to GEHA on request.</w:t>
      </w:r>
    </w:p>
    <w:p w:rsidR="001F702A" w:rsidP="4986D35A" w:rsidRDefault="00000000" w14:paraId="796FAD9F" w14:textId="77777777">
      <w:pPr>
        <w:pStyle w:val="Compact"/>
        <w:rPr>
          <w:strike w:val="1"/>
          <w:rPrChange w:author="Syed Ahmed" w:date="2026-09-16T14:40:09.259Z" w:id="59228868"/>
        </w:rPr>
      </w:pPr>
      <w:r w:rsidRPr="4986D35A">
        <w:rPr>
          <w:strike w:val="1"/>
          <w:rPrChange w:author="Syed Ahmed" w:date="2026-09-16T14:40:09.259Z" w16du:dateUtc="2026-09-16T14:40:09.259Z" w:id="1386092287"/>
        </w:rPr>
        <w:t>Ref. REG-001 — Palo Alto Firewall. Recorded 2026-08-08; evidence class: Attested.</w:t>
      </w:r>
    </w:p>
    <w:p w:rsidR="001F702A" w:rsidP="4986D35A" w:rsidRDefault="00000000" w14:paraId="796FADA0" w14:textId="77777777">
      <w:pPr>
        <w:pStyle w:val="Compact"/>
        <w:rPr>
          <w:strike w:val="1"/>
          <w:rPrChange w:author="Syed Ahmed" w:date="2026-09-16T14:40:09.259Z" w:id="1441326064"/>
        </w:rPr>
      </w:pPr>
      <w:r w:rsidRPr="4986D35A">
        <w:rPr>
          <w:strike w:val="1"/>
          <w:rPrChange w:author="Syed Ahmed" w:date="2026-09-16T14:40:09.259Z" w16du:dateUtc="2026-09-16T14:40:09.259Z" w:id="459490694"/>
        </w:rPr>
        <w:t xml:space="preserve">Ref. REG-017 — </w:t>
      </w:r>
      <w:r w:rsidRPr="4986D35A">
        <w:rPr>
          <w:strike w:val="1"/>
          <w:rPrChange w:author="Syed Ahmed" w:date="2026-09-16T14:40:09.259Z" w16du:dateUtc="2026-09-16T14:40:09.259Z" w:id="32909486"/>
        </w:rPr>
        <w:t>LiteSpeed</w:t>
      </w:r>
      <w:r w:rsidRPr="4986D35A">
        <w:rPr>
          <w:strike w:val="1"/>
          <w:rPrChange w:author="Syed Ahmed" w:date="2026-09-16T14:40:09.259Z" w16du:dateUtc="2026-09-16T14:40:09.259Z" w:id="298002045"/>
        </w:rPr>
        <w:t xml:space="preserve"> scope confirmed; Azure Backup withdrawn. Recorded 2026-08-11; evidence class: Confirmed (GEHA-verbal).</w:t>
      </w:r>
    </w:p>
    <w:p w:rsidR="001F702A" w:rsidP="4986D35A" w:rsidRDefault="00000000" w14:paraId="796FADA1" w14:textId="77777777">
      <w:pPr>
        <w:pStyle w:val="Compact"/>
        <w:rPr>
          <w:strike w:val="1"/>
          <w:rPrChange w:author="Syed Ahmed" w:date="2026-09-16T14:40:09.26Z" w:id="673448668"/>
        </w:rPr>
      </w:pPr>
      <w:r w:rsidRPr="4986D35A">
        <w:rPr>
          <w:strike w:val="1"/>
          <w:rPrChange w:author="Syed Ahmed" w:date="2026-09-16T14:40:09.259Z" w16du:dateUtc="2026-09-16T14:40:09.259Z" w:id="802235119"/>
        </w:rPr>
        <w:t>Ref. REG-030 — Comprehensive review: display defects found and fixed. Recorded 2026-08-11; evidence class: Derived — audit.</w:t>
      </w:r>
    </w:p>
    <w:p w:rsidR="001F702A" w:rsidP="4986D35A" w:rsidRDefault="00000000" w14:paraId="796FADA2" w14:textId="77777777">
      <w:pPr>
        <w:pStyle w:val="Heading1"/>
        <w:rPr>
          <w:strike w:val="1"/>
          <w:rPrChange w:author="Syed Ahmed" w:date="2026-09-16T14:40:09.26Z" w:id="1441699575"/>
        </w:rPr>
      </w:pPr>
      <w:r w:rsidRPr="4986D35A">
        <w:rPr>
          <w:strike w:val="1"/>
          <w:rPrChange w:author="Syed Ahmed" w:date="2026-09-16T14:40:09.26Z" w16du:dateUtc="2026-09-16T14:40:09.26Z" w:id="1717679927"/>
        </w:rPr>
        <w:t>Appendix B — Information Requested from GEHA</w:t>
      </w:r>
    </w:p>
    <w:p w:rsidR="001F702A" w:rsidP="4986D35A" w:rsidRDefault="00000000" w14:paraId="796FADA3" w14:textId="77777777">
      <w:pPr>
        <w:pStyle w:val="Compact"/>
        <w:rPr>
          <w:strike w:val="1"/>
          <w:rPrChange w:author="Syed Ahmed" w:date="2026-09-16T14:40:09.261Z" w:id="1232719436"/>
        </w:rPr>
      </w:pPr>
      <w:r w:rsidRPr="4986D35A">
        <w:rPr>
          <w:strike w:val="1"/>
          <w:rPrChange w:author="Syed Ahmed" w:date="2026-09-16T14:40:09.26Z" w16du:dateUtc="2026-09-16T14:40:09.26Z" w:id="1853849778"/>
        </w:rPr>
        <w:t>Fields shown in this playbook as “not yet provided” correspond to the items below. Each is a specific request to GEHA with the date by which it is needed to keep this application on its planned wave. Items marked blocking prevent the affected section from being completed at all.</w:t>
      </w:r>
    </w:p>
    <w:p w:rsidR="001F702A" w:rsidP="4986D35A" w:rsidRDefault="00000000" w14:paraId="796FADA4" w14:textId="77777777">
      <w:pPr>
        <w:pStyle w:val="Compact"/>
        <w:rPr>
          <w:strike w:val="1"/>
          <w:rPrChange w:author="Syed Ahmed" w:date="2026-09-16T14:40:09.261Z" w:id="1321886665"/>
        </w:rPr>
      </w:pPr>
      <w:r w:rsidRPr="4986D35A">
        <w:rPr>
          <w:strike w:val="1"/>
          <w:rPrChange w:author="Syed Ahmed" w:date="2026-09-16T14:40:09.261Z" w16du:dateUtc="2026-09-16T14:40:09.261Z" w:id="757750508"/>
        </w:rPr>
        <w:t xml:space="preserve">Source-exhaustion pass, 26-Aug-2026: every field marked “Not yet provided” or “To be supplied by GEHA” was re-tested against the full evidence pack — searched </w:t>
      </w:r>
      <w:r w:rsidRPr="4986D35A">
        <w:rPr>
          <w:strike w:val="1"/>
          <w:rPrChange w:author="Syed Ahmed" w:date="2026-09-16T14:40:09.261Z" w16du:dateUtc="2026-09-16T14:40:09.261Z" w:id="1608837527"/>
        </w:rPr>
        <w:t>Server_VM_Inventory</w:t>
      </w:r>
      <w:r w:rsidRPr="4986D35A">
        <w:rPr>
          <w:strike w:val="1"/>
          <w:rPrChange w:author="Syed Ahmed" w:date="2026-09-16T14:40:09.261Z" w16du:dateUtc="2026-09-16T14:40:09.261Z" w:id="1291888244"/>
        </w:rPr>
        <w:t xml:space="preserve"> (LS/LX), Matilda Discovery Assessment Summary (7 visible tabs, as-of 08-Aug-2026), </w:t>
      </w:r>
      <w:r w:rsidRPr="4986D35A">
        <w:rPr>
          <w:strike w:val="1"/>
          <w:rPrChange w:author="Syed Ahmed" w:date="2026-09-16T14:40:09.261Z" w16du:dateUtc="2026-09-16T14:40:09.261Z" w:id="237858905"/>
        </w:rPr>
        <w:t>GEHA_SQLServers_DBDetails_Inventory</w:t>
      </w:r>
      <w:r w:rsidRPr="4986D35A">
        <w:rPr>
          <w:strike w:val="1"/>
          <w:rPrChange w:author="Syed Ahmed" w:date="2026-09-16T14:40:09.261Z" w16du:dateUtc="2026-09-16T14:40:09.261Z" w:id="917939475"/>
        </w:rPr>
        <w:t xml:space="preserve"> (visible tabs), </w:t>
      </w:r>
      <w:r w:rsidRPr="4986D35A">
        <w:rPr>
          <w:strike w:val="1"/>
          <w:rPrChange w:author="Syed Ahmed" w:date="2026-09-16T14:40:09.261Z" w16du:dateUtc="2026-09-16T14:40:09.261Z" w:id="162983230"/>
        </w:rPr>
        <w:t>DBA_Migration_Artifacts</w:t>
      </w:r>
      <w:r w:rsidRPr="4986D35A">
        <w:rPr>
          <w:strike w:val="1"/>
          <w:rPrChange w:author="Syed Ahmed" w:date="2026-09-16T14:40:09.261Z" w16du:dateUtc="2026-09-16T14:40:09.261Z" w:id="113733461"/>
        </w:rPr>
        <w:t xml:space="preserve"> (DEV/TEST/PRE-PROD/PROD), Discovery Report Inventory v1.0 (visible tabs), BIA_Applications_20251113 and </w:t>
      </w:r>
      <w:r w:rsidRPr="4986D35A">
        <w:rPr>
          <w:strike w:val="1"/>
          <w:rPrChange w:author="Syed Ahmed" w:date="2026-09-16T14:40:09.261Z" w16du:dateUtc="2026-09-16T14:40:09.261Z" w:id="536127201"/>
        </w:rPr>
        <w:t>BIA_Capability</w:t>
      </w:r>
      <w:r w:rsidRPr="4986D35A">
        <w:rPr>
          <w:strike w:val="1"/>
          <w:rPrChange w:author="Syed Ahmed" w:date="2026-09-16T14:40:09.261Z" w16du:dateUtc="2026-09-16T14:40:09.261Z" w:id="1562566338"/>
        </w:rPr>
        <w:t xml:space="preserve"> (Application BIA), Applications Sessions 1-3 responses (visible tabs), </w:t>
      </w:r>
      <w:r w:rsidRPr="4986D35A">
        <w:rPr>
          <w:strike w:val="1"/>
          <w:rPrChange w:author="Syed Ahmed" w:date="2026-09-16T14:40:09.261Z" w16du:dateUtc="2026-09-16T14:40:09.261Z" w:id="1548117272"/>
        </w:rPr>
        <w:t>DHCP_DNS_list</w:t>
      </w:r>
      <w:r w:rsidRPr="4986D35A">
        <w:rPr>
          <w:strike w:val="1"/>
          <w:rPrChange w:author="Syed Ahmed" w:date="2026-09-16T14:40:09.261Z" w16du:dateUtc="2026-09-16T14:40:09.261Z" w:id="1722187652"/>
        </w:rPr>
        <w:t xml:space="preserve">, </w:t>
      </w:r>
      <w:r w:rsidRPr="4986D35A">
        <w:rPr>
          <w:strike w:val="1"/>
          <w:rPrChange w:author="Syed Ahmed" w:date="2026-09-16T14:40:09.261Z" w16du:dateUtc="2026-09-16T14:40:09.261Z" w:id="225622707"/>
        </w:rPr>
        <w:t>Policy_list</w:t>
      </w:r>
      <w:r w:rsidRPr="4986D35A">
        <w:rPr>
          <w:strike w:val="1"/>
          <w:rPrChange w:author="Syed Ahmed" w:date="2026-09-16T14:40:09.261Z" w16du:dateUtc="2026-09-16T14:40:09.261Z" w:id="518071094"/>
        </w:rPr>
        <w:t xml:space="preserve">, </w:t>
      </w:r>
      <w:r w:rsidRPr="4986D35A">
        <w:rPr>
          <w:strike w:val="1"/>
          <w:rPrChange w:author="Syed Ahmed" w:date="2026-09-16T14:40:09.261Z" w16du:dateUtc="2026-09-16T14:40:09.261Z" w:id="1470683398"/>
        </w:rPr>
        <w:t>Key_Vault_Certs</w:t>
      </w:r>
      <w:r w:rsidRPr="4986D35A">
        <w:rPr>
          <w:strike w:val="1"/>
          <w:rPrChange w:author="Syed Ahmed" w:date="2026-09-16T14:40:09.261Z" w16du:dateUtc="2026-09-16T14:40:09.261Z" w:id="1207453392"/>
        </w:rPr>
        <w:t xml:space="preserve">, </w:t>
      </w:r>
      <w:r w:rsidRPr="4986D35A">
        <w:rPr>
          <w:strike w:val="1"/>
          <w:rPrChange w:author="Syed Ahmed" w:date="2026-09-16T14:40:09.261Z" w16du:dateUtc="2026-09-16T14:40:09.261Z" w:id="870972296"/>
        </w:rPr>
        <w:t>Subscription_Management_Groups</w:t>
      </w:r>
      <w:r w:rsidRPr="4986D35A">
        <w:rPr>
          <w:strike w:val="1"/>
          <w:rPrChange w:author="Syed Ahmed" w:date="2026-09-16T14:40:09.261Z" w16du:dateUtc="2026-09-16T14:40:09.261Z" w:id="1199878254"/>
        </w:rPr>
        <w:t xml:space="preserve"> and </w:t>
      </w:r>
      <w:r w:rsidRPr="4986D35A">
        <w:rPr>
          <w:strike w:val="1"/>
          <w:rPrChange w:author="Syed Ahmed" w:date="2026-09-16T14:40:09.261Z" w16du:dateUtc="2026-09-16T14:40:09.261Z" w:id="1228520907"/>
        </w:rPr>
        <w:t>vmware_hosts_DRS</w:t>
      </w:r>
      <w:r w:rsidRPr="4986D35A">
        <w:rPr>
          <w:strike w:val="1"/>
          <w:rPrChange w:author="Syed Ahmed" w:date="2026-09-16T14:40:09.261Z" w16du:dateUtc="2026-09-16T14:40:09.261Z" w:id="1830374186"/>
        </w:rPr>
        <w:t xml:space="preserve">. Values found were written into the owning sections with citations; the fields still open after that pass are confirmed not on file in those sources and are carried, re-dated, in the program information request register (fragment W3, refs W3-UTIL-n). Operational and runbook fields (§6–§9, §12) are completed at design and readiness, not from discovery evidence, and are excluded from the </w:t>
      </w:r>
      <w:r w:rsidRPr="4986D35A">
        <w:rPr>
          <w:strike w:val="1"/>
          <w:rPrChange w:author="Syed Ahmed" w:date="2026-09-16T14:40:09.261Z" w16du:dateUtc="2026-09-16T14:40:09.261Z" w:id="21771565"/>
        </w:rPr>
        <w:t>absence</w:t>
      </w:r>
      <w:r w:rsidRPr="4986D35A">
        <w:rPr>
          <w:strike w:val="1"/>
          <w:rPrChange w:author="Syed Ahmed" w:date="2026-09-16T14:40:09.261Z" w16du:dateUtc="2026-09-16T14:40:09.261Z" w:id="1442189794"/>
        </w:rPr>
        <w:t xml:space="preserve"> claims.</w:t>
      </w:r>
    </w:p>
    <w:p w:rsidR="001F702A" w:rsidP="4986D35A" w:rsidRDefault="00000000" w14:paraId="796FADA5" w14:textId="77777777">
      <w:pPr>
        <w:pStyle w:val="Compact"/>
        <w:rPr>
          <w:strike w:val="1"/>
          <w:rPrChange w:author="Syed Ahmed" w:date="2026-09-16T14:40:09.262Z" w:id="666247937"/>
        </w:rPr>
      </w:pPr>
      <w:r w:rsidRPr="4986D35A">
        <w:rPr>
          <w:strike w:val="1"/>
          <w:rPrChange w:author="Syed Ahmed" w:date="2026-09-16T14:40:09.261Z" w16du:dateUtc="2026-09-16T14:40:09.261Z" w:id="1994845047"/>
        </w:rPr>
        <w:t xml:space="preserve">Item 01 — Azure Migrate project access / first discovery </w:t>
      </w:r>
      <w:r w:rsidRPr="4986D35A">
        <w:rPr>
          <w:strike w:val="1"/>
          <w:rPrChange w:author="Syed Ahmed" w:date="2026-09-16T14:40:09.261Z" w16du:dateUtc="2026-09-16T14:40:09.261Z" w:id="1119663018"/>
        </w:rPr>
        <w:t>export  ·</w:t>
      </w:r>
      <w:r w:rsidRPr="4986D35A">
        <w:rPr>
          <w:strike w:val="1"/>
          <w:rPrChange w:author="Syed Ahmed" w:date="2026-09-16T14:40:09.261Z" w16du:dateUtc="2026-09-16T14:40:09.261Z" w:id="470419299"/>
        </w:rPr>
        <w:t xml:space="preserve">  Category: Tool </w:t>
      </w:r>
      <w:r w:rsidRPr="4986D35A">
        <w:rPr>
          <w:strike w:val="1"/>
          <w:rPrChange w:author="Syed Ahmed" w:date="2026-09-16T14:40:09.261Z" w16du:dateUtc="2026-09-16T14:40:09.261Z" w:id="1047691337"/>
        </w:rPr>
        <w:t>access  ·</w:t>
      </w:r>
      <w:r w:rsidRPr="4986D35A">
        <w:rPr>
          <w:strike w:val="1"/>
          <w:rPrChange w:author="Syed Ahmed" w:date="2026-09-16T14:40:09.261Z" w16du:dateUtc="2026-09-16T14:40:09.261Z" w:id="1325180636"/>
        </w:rPr>
        <w:t xml:space="preserve">  Required by: 2026-09-05 (re-dated 26-Aug-2026; was 2026-08-25, </w:t>
      </w:r>
      <w:r w:rsidRPr="4986D35A">
        <w:rPr>
          <w:strike w:val="1"/>
          <w:rPrChange w:author="Syed Ahmed" w:date="2026-09-16T14:40:09.261Z" w16du:dateUtc="2026-09-16T14:40:09.261Z" w:id="1254107845"/>
        </w:rPr>
        <w:t>elapsed)  ·</w:t>
      </w:r>
      <w:r w:rsidRPr="4986D35A">
        <w:rPr>
          <w:strike w:val="1"/>
          <w:rPrChange w:author="Syed Ahmed" w:date="2026-09-16T14:40:09.261Z" w16du:dateUtc="2026-09-16T14:40:09.261Z" w:id="517229116"/>
        </w:rPr>
        <w:t xml:space="preserve">  BLOCKING</w:t>
      </w:r>
    </w:p>
    <w:p w:rsidR="001F702A" w:rsidP="4986D35A" w:rsidRDefault="00000000" w14:paraId="796FADA6" w14:textId="77777777">
      <w:pPr>
        <w:pStyle w:val="Compact"/>
        <w:rPr>
          <w:strike w:val="1"/>
          <w:rPrChange w:author="Syed Ahmed" w:date="2026-09-16T14:40:09.262Z" w:id="592012872"/>
        </w:rPr>
      </w:pPr>
      <w:r w:rsidRPr="4986D35A">
        <w:rPr>
          <w:strike w:val="1"/>
          <w:rPrChange w:author="Syed Ahmed" w:date="2026-09-16T14:40:09.262Z" w16du:dateUtc="2026-09-16T14:40:09.262Z" w:id="700525536"/>
        </w:rPr>
        <w:t xml:space="preserve">      Why it is needed: Corroborates attested 26-Jul deployment; starts IFD reconciliation; gates G-1 close</w:t>
      </w:r>
    </w:p>
    <w:p w:rsidR="001F702A" w:rsidP="4986D35A" w:rsidRDefault="00000000" w14:paraId="796FADA7" w14:textId="77777777">
      <w:pPr>
        <w:pStyle w:val="Compact"/>
        <w:rPr>
          <w:strike w:val="1"/>
          <w:rPrChange w:author="Syed Ahmed" w:date="2026-09-16T14:40:09.263Z" w:id="204728848"/>
        </w:rPr>
      </w:pPr>
      <w:r w:rsidRPr="4986D35A">
        <w:rPr>
          <w:strike w:val="1"/>
          <w:rPrChange w:author="Syed Ahmed" w:date="2026-09-16T14:40:09.262Z" w16du:dateUtc="2026-09-16T14:40:09.262Z" w:id="769991278"/>
        </w:rPr>
        <w:t xml:space="preserve">Item 02 — Formal G-1 gate completion </w:t>
      </w:r>
      <w:r w:rsidRPr="4986D35A">
        <w:rPr>
          <w:strike w:val="1"/>
          <w:rPrChange w:author="Syed Ahmed" w:date="2026-09-16T14:40:09.262Z" w16du:dateUtc="2026-09-16T14:40:09.262Z" w:id="194764910"/>
        </w:rPr>
        <w:t>date  ·</w:t>
      </w:r>
      <w:r w:rsidRPr="4986D35A">
        <w:rPr>
          <w:strike w:val="1"/>
          <w:rPrChange w:author="Syed Ahmed" w:date="2026-09-16T14:40:09.262Z" w16du:dateUtc="2026-09-16T14:40:09.262Z" w:id="1972957364"/>
        </w:rPr>
        <w:t xml:space="preserve">  Category: </w:t>
      </w:r>
      <w:r w:rsidRPr="4986D35A">
        <w:rPr>
          <w:strike w:val="1"/>
          <w:rPrChange w:author="Syed Ahmed" w:date="2026-09-16T14:40:09.262Z" w16du:dateUtc="2026-09-16T14:40:09.262Z" w:id="983602249"/>
        </w:rPr>
        <w:t>Schedule  ·</w:t>
      </w:r>
      <w:r w:rsidRPr="4986D35A">
        <w:rPr>
          <w:strike w:val="1"/>
          <w:rPrChange w:author="Syed Ahmed" w:date="2026-09-16T14:40:09.262Z" w16du:dateUtc="2026-09-16T14:40:09.262Z" w:id="1104638558"/>
        </w:rPr>
        <w:t xml:space="preserve">  Required by: 2026-09-05 (re-dated 26-Aug-2026; was 2026-08-18, </w:t>
      </w:r>
      <w:r w:rsidRPr="4986D35A">
        <w:rPr>
          <w:strike w:val="1"/>
          <w:rPrChange w:author="Syed Ahmed" w:date="2026-09-16T14:40:09.262Z" w16du:dateUtc="2026-09-16T14:40:09.262Z" w:id="84944708"/>
        </w:rPr>
        <w:t>elapsed)  ·</w:t>
      </w:r>
      <w:r w:rsidRPr="4986D35A">
        <w:rPr>
          <w:strike w:val="1"/>
          <w:rPrChange w:author="Syed Ahmed" w:date="2026-09-16T14:40:09.262Z" w16du:dateUtc="2026-09-16T14:40:09.262Z" w:id="1041203820"/>
        </w:rPr>
        <w:t xml:space="preserve">  BLOCKING</w:t>
      </w:r>
    </w:p>
    <w:p w:rsidR="001F702A" w:rsidP="4986D35A" w:rsidRDefault="00000000" w14:paraId="796FADA8" w14:textId="77777777">
      <w:pPr>
        <w:pStyle w:val="Compact"/>
        <w:rPr>
          <w:strike w:val="1"/>
          <w:rPrChange w:author="Syed Ahmed" w:date="2026-09-16T14:40:09.263Z" w:id="2015754504"/>
        </w:rPr>
      </w:pPr>
      <w:r w:rsidRPr="4986D35A">
        <w:rPr>
          <w:strike w:val="1"/>
          <w:rPrChange w:author="Syed Ahmed" w:date="2026-09-16T14:40:09.263Z" w16du:dateUtc="2026-09-16T14:40:09.263Z" w:id="633275387"/>
        </w:rPr>
        <w:t xml:space="preserve">      Why it is needed: Wave 3 build planning; G1 (current state </w:t>
      </w:r>
      <w:r w:rsidRPr="4986D35A">
        <w:rPr>
          <w:strike w:val="1"/>
          <w:rPrChange w:author="Syed Ahmed" w:date="2026-09-16T14:40:09.263Z" w16du:dateUtc="2026-09-16T14:40:09.263Z" w:id="735421366"/>
        </w:rPr>
        <w:t>validated</w:t>
      </w:r>
      <w:r w:rsidRPr="4986D35A">
        <w:rPr>
          <w:strike w:val="1"/>
          <w:rPrChange w:author="Syed Ahmed" w:date="2026-09-16T14:40:09.263Z" w16du:dateUtc="2026-09-16T14:40:09.263Z" w:id="1148736437"/>
        </w:rPr>
        <w:t>) falls 28-Aug-2026 per BASELINE v2.1 Milestones UTIL-G1</w:t>
      </w:r>
    </w:p>
    <w:p w:rsidR="001F702A" w:rsidP="4986D35A" w:rsidRDefault="00000000" w14:paraId="796FADA9" w14:textId="77777777">
      <w:pPr>
        <w:pStyle w:val="Compact"/>
        <w:rPr>
          <w:strike w:val="1"/>
          <w:rPrChange w:author="Syed Ahmed" w:date="2026-09-16T14:40:09.264Z" w:id="262724222"/>
        </w:rPr>
      </w:pPr>
      <w:r w:rsidRPr="4986D35A">
        <w:rPr>
          <w:strike w:val="1"/>
          <w:rPrChange w:author="Syed Ahmed" w:date="2026-09-16T14:40:09.263Z" w16du:dateUtc="2026-09-16T14:40:09.263Z" w:id="906414424"/>
        </w:rPr>
        <w:t xml:space="preserve">Item 05 — Vendor portal logins: Progress, Cohesity, </w:t>
      </w:r>
      <w:r w:rsidRPr="4986D35A">
        <w:rPr>
          <w:strike w:val="1"/>
          <w:rPrChange w:author="Syed Ahmed" w:date="2026-09-16T14:40:09.263Z" w16du:dateUtc="2026-09-16T14:40:09.263Z" w:id="1819172419"/>
        </w:rPr>
        <w:t>Archer  ·</w:t>
      </w:r>
      <w:r w:rsidRPr="4986D35A">
        <w:rPr>
          <w:strike w:val="1"/>
          <w:rPrChange w:author="Syed Ahmed" w:date="2026-09-16T14:40:09.263Z" w16du:dateUtc="2026-09-16T14:40:09.263Z" w:id="305822640"/>
        </w:rPr>
        <w:t xml:space="preserve">  Category: Tool </w:t>
      </w:r>
      <w:r w:rsidRPr="4986D35A">
        <w:rPr>
          <w:strike w:val="1"/>
          <w:rPrChange w:author="Syed Ahmed" w:date="2026-09-16T14:40:09.263Z" w16du:dateUtc="2026-09-16T14:40:09.263Z" w:id="999960530"/>
        </w:rPr>
        <w:t>access  ·</w:t>
      </w:r>
      <w:r w:rsidRPr="4986D35A">
        <w:rPr>
          <w:strike w:val="1"/>
          <w:rPrChange w:author="Syed Ahmed" w:date="2026-09-16T14:40:09.263Z" w16du:dateUtc="2026-09-16T14:40:09.263Z" w:id="1054207831"/>
        </w:rPr>
        <w:t xml:space="preserve">  Required by: 2026-09-15</w:t>
      </w:r>
    </w:p>
    <w:p w:rsidR="001F702A" w:rsidP="4986D35A" w:rsidRDefault="00000000" w14:paraId="796FADAA" w14:textId="77777777">
      <w:pPr>
        <w:pStyle w:val="Compact"/>
        <w:rPr>
          <w:strike w:val="1"/>
          <w:rPrChange w:author="Syed Ahmed" w:date="2026-09-16T14:40:09.264Z" w:id="1408131756"/>
        </w:rPr>
      </w:pPr>
      <w:r w:rsidRPr="4986D35A">
        <w:rPr>
          <w:strike w:val="1"/>
          <w:rPrChange w:author="Syed Ahmed" w:date="2026-09-16T14:40:09.264Z" w16du:dateUtc="2026-09-16T14:40:09.264Z" w:id="1447656490"/>
        </w:rPr>
        <w:t xml:space="preserve">      Why it is needed: Gated [L]-class artifact retrieval</w:t>
      </w:r>
    </w:p>
    <w:p w:rsidR="001F702A" w:rsidP="4986D35A" w:rsidRDefault="00000000" w14:paraId="796FADAB" w14:textId="77777777">
      <w:pPr>
        <w:pStyle w:val="Compact"/>
        <w:rPr>
          <w:strike w:val="1"/>
          <w:rPrChange w:author="Syed Ahmed" w:date="2026-09-16T14:40:09.264Z" w:id="2139830031"/>
        </w:rPr>
      </w:pPr>
      <w:r w:rsidRPr="4986D35A">
        <w:rPr>
          <w:strike w:val="1"/>
          <w:rPrChange w:author="Syed Ahmed" w:date="2026-09-16T14:40:09.264Z" w16du:dateUtc="2026-09-16T14:40:09.264Z" w:id="742631059"/>
        </w:rPr>
        <w:t xml:space="preserve">Item 06 — Owner reassignments (5 </w:t>
      </w:r>
      <w:r w:rsidRPr="4986D35A">
        <w:rPr>
          <w:strike w:val="1"/>
          <w:rPrChange w:author="Syed Ahmed" w:date="2026-09-16T14:40:09.264Z" w16du:dateUtc="2026-09-16T14:40:09.264Z" w:id="282218798"/>
        </w:rPr>
        <w:t>departed</w:t>
      </w:r>
      <w:r w:rsidRPr="4986D35A">
        <w:rPr>
          <w:strike w:val="1"/>
          <w:rPrChange w:author="Syed Ahmed" w:date="2026-09-16T14:40:09.264Z" w16du:dateUtc="2026-09-16T14:40:09.264Z" w:id="973202136"/>
        </w:rPr>
        <w:t xml:space="preserve">) + OnBase director </w:t>
      </w:r>
      <w:r w:rsidRPr="4986D35A">
        <w:rPr>
          <w:strike w:val="1"/>
          <w:rPrChange w:author="Syed Ahmed" w:date="2026-09-16T14:40:09.264Z" w16du:dateUtc="2026-09-16T14:40:09.264Z" w:id="1132774320"/>
        </w:rPr>
        <w:t>ruling  ·</w:t>
      </w:r>
      <w:r w:rsidRPr="4986D35A">
        <w:rPr>
          <w:strike w:val="1"/>
          <w:rPrChange w:author="Syed Ahmed" w:date="2026-09-16T14:40:09.264Z" w16du:dateUtc="2026-09-16T14:40:09.264Z" w:id="932597235"/>
        </w:rPr>
        <w:t xml:space="preserve">  Category: </w:t>
      </w:r>
      <w:r w:rsidRPr="4986D35A">
        <w:rPr>
          <w:strike w:val="1"/>
          <w:rPrChange w:author="Syed Ahmed" w:date="2026-09-16T14:40:09.264Z" w16du:dateUtc="2026-09-16T14:40:09.264Z" w:id="1692762090"/>
        </w:rPr>
        <w:t>Ownership  ·</w:t>
      </w:r>
      <w:r w:rsidRPr="4986D35A">
        <w:rPr>
          <w:strike w:val="1"/>
          <w:rPrChange w:author="Syed Ahmed" w:date="2026-09-16T14:40:09.264Z" w16du:dateUtc="2026-09-16T14:40:09.264Z" w:id="1577062657"/>
        </w:rPr>
        <w:t xml:space="preserve">  Required by: 2026-09-</w:t>
      </w:r>
      <w:r w:rsidRPr="4986D35A">
        <w:rPr>
          <w:strike w:val="1"/>
          <w:rPrChange w:author="Syed Ahmed" w:date="2026-09-16T14:40:09.264Z" w16du:dateUtc="2026-09-16T14:40:09.264Z" w:id="527323935"/>
        </w:rPr>
        <w:t>01  ·</w:t>
      </w:r>
      <w:r w:rsidRPr="4986D35A">
        <w:rPr>
          <w:strike w:val="1"/>
          <w:rPrChange w:author="Syed Ahmed" w:date="2026-09-16T14:40:09.264Z" w16du:dateUtc="2026-09-16T14:40:09.264Z" w:id="971908639"/>
        </w:rPr>
        <w:t xml:space="preserve">  BLOCKING</w:t>
      </w:r>
    </w:p>
    <w:p w:rsidR="001F702A" w:rsidP="4986D35A" w:rsidRDefault="00000000" w14:paraId="796FADAC" w14:textId="77777777">
      <w:pPr>
        <w:pStyle w:val="Compact"/>
        <w:rPr>
          <w:strike w:val="1"/>
          <w:rPrChange w:author="Syed Ahmed" w:date="2026-09-16T14:39:59.815Z" w:id="1000775078"/>
        </w:rPr>
      </w:pPr>
      <w:r>
        <w:rPr/>
        <w:t xml:space="preserve">   </w:t>
      </w:r>
      <w:r w:rsidRPr="4986D35A">
        <w:rPr>
          <w:strike w:val="1"/>
          <w:rPrChange w:author="Syed Ahmed" w:date="2026-09-16T14:39:59.814Z" w16du:dateUtc="2026-09-16T14:39:59.814Z" w:id="1972309869"/>
        </w:rPr>
        <w:t xml:space="preserve">   Why it is needed: Playbook sign-off + cutover approvals (C7/CF-12)</w:t>
      </w:r>
    </w:p>
    <w:p w:rsidR="001F702A" w:rsidP="4986D35A" w:rsidRDefault="00000000" w14:paraId="796FADAD" w14:textId="77777777">
      <w:pPr>
        <w:pStyle w:val="Compact"/>
        <w:rPr>
          <w:strike w:val="1"/>
          <w:rPrChange w:author="Syed Ahmed" w:date="2026-09-16T14:39:59.815Z" w:id="2126135019"/>
        </w:rPr>
      </w:pPr>
      <w:r w:rsidRPr="4986D35A">
        <w:rPr>
          <w:strike w:val="1"/>
          <w:rPrChange w:author="Syed Ahmed" w:date="2026-09-16T14:39:59.815Z" w16du:dateUtc="2026-09-16T14:39:59.815Z" w:id="585949364"/>
        </w:rPr>
        <w:t xml:space="preserve">Item 10 — Capacity parameters: tracks, freeze calendar, LZ </w:t>
      </w:r>
      <w:r w:rsidRPr="4986D35A">
        <w:rPr>
          <w:strike w:val="1"/>
          <w:rPrChange w:author="Syed Ahmed" w:date="2026-09-16T14:39:59.815Z" w16du:dateUtc="2026-09-16T14:39:59.815Z" w:id="189111546"/>
        </w:rPr>
        <w:t>readiness  ·</w:t>
      </w:r>
      <w:r w:rsidRPr="4986D35A">
        <w:rPr>
          <w:strike w:val="1"/>
          <w:rPrChange w:author="Syed Ahmed" w:date="2026-09-16T14:39:59.815Z" w16du:dateUtc="2026-09-16T14:39:59.815Z" w:id="659622247"/>
        </w:rPr>
        <w:t xml:space="preserve">  Category: </w:t>
      </w:r>
      <w:r w:rsidRPr="4986D35A">
        <w:rPr>
          <w:strike w:val="1"/>
          <w:rPrChange w:author="Syed Ahmed" w:date="2026-09-16T14:39:59.815Z" w16du:dateUtc="2026-09-16T14:39:59.815Z" w:id="2033238842"/>
        </w:rPr>
        <w:t>Schedule  ·</w:t>
      </w:r>
      <w:r w:rsidRPr="4986D35A">
        <w:rPr>
          <w:strike w:val="1"/>
          <w:rPrChange w:author="Syed Ahmed" w:date="2026-09-16T14:39:59.815Z" w16du:dateUtc="2026-09-16T14:39:59.815Z" w:id="1590077036"/>
        </w:rPr>
        <w:t xml:space="preserve">  Required by: 2026-09-05 (re-dated 26-Aug-2026; was 2026-08-31, </w:t>
      </w:r>
      <w:r w:rsidRPr="4986D35A">
        <w:rPr>
          <w:strike w:val="1"/>
          <w:rPrChange w:author="Syed Ahmed" w:date="2026-09-16T14:39:59.815Z" w16du:dateUtc="2026-09-16T14:39:59.815Z" w:id="104806894"/>
        </w:rPr>
        <w:t>elapsed)  ·</w:t>
      </w:r>
      <w:r w:rsidRPr="4986D35A">
        <w:rPr>
          <w:strike w:val="1"/>
          <w:rPrChange w:author="Syed Ahmed" w:date="2026-09-16T14:39:59.815Z" w16du:dateUtc="2026-09-16T14:39:59.815Z" w:id="675550630"/>
        </w:rPr>
        <w:t xml:space="preserve">  BLOCKING</w:t>
      </w:r>
    </w:p>
    <w:p w:rsidR="001F702A" w:rsidP="4986D35A" w:rsidRDefault="00000000" w14:paraId="796FADAE" w14:textId="77777777">
      <w:pPr>
        <w:pStyle w:val="Compact"/>
        <w:rPr>
          <w:strike w:val="1"/>
          <w:rPrChange w:author="Syed Ahmed" w:date="2026-09-16T14:39:59.816Z" w:id="152641813"/>
        </w:rPr>
      </w:pPr>
      <w:r w:rsidRPr="4986D35A">
        <w:rPr>
          <w:strike w:val="1"/>
          <w:rPrChange w:author="Syed Ahmed" w:date="2026-09-16T14:39:59.816Z" w16du:dateUtc="2026-09-16T14:39:59.816Z" w:id="1145572032"/>
        </w:rPr>
        <w:t xml:space="preserve">      Why it is needed: 3-track assumption drives all wave loads + W3/W4 overloads</w:t>
      </w:r>
    </w:p>
    <w:p w:rsidR="001F702A" w:rsidP="4986D35A" w:rsidRDefault="00000000" w14:paraId="796FADAF" w14:textId="77777777">
      <w:pPr>
        <w:pStyle w:val="Compact"/>
        <w:rPr>
          <w:strike w:val="1"/>
          <w:rPrChange w:author="Syed Ahmed" w:date="2026-09-16T14:39:59.816Z" w:id="31875954"/>
        </w:rPr>
      </w:pPr>
      <w:r w:rsidRPr="4986D35A">
        <w:rPr>
          <w:strike w:val="1"/>
          <w:rPrChange w:author="Syed Ahmed" w:date="2026-09-16T14:39:59.816Z" w16du:dateUtc="2026-09-16T14:39:59.816Z" w:id="2067173886"/>
        </w:rPr>
        <w:t>Item 12 — Backup policy export + per-app protection groups (</w:t>
      </w:r>
      <w:r w:rsidRPr="4986D35A">
        <w:rPr>
          <w:strike w:val="1"/>
          <w:rPrChange w:author="Syed Ahmed" w:date="2026-09-16T14:39:59.816Z" w16du:dateUtc="2026-09-16T14:39:59.816Z" w:id="144851452"/>
        </w:rPr>
        <w:t>Cohesity)  ·</w:t>
      </w:r>
      <w:r w:rsidRPr="4986D35A">
        <w:rPr>
          <w:strike w:val="1"/>
          <w:rPrChange w:author="Syed Ahmed" w:date="2026-09-16T14:39:59.816Z" w16du:dateUtc="2026-09-16T14:39:59.816Z" w:id="584326331"/>
        </w:rPr>
        <w:t xml:space="preserve">  Category: Config </w:t>
      </w:r>
      <w:r w:rsidRPr="4986D35A">
        <w:rPr>
          <w:strike w:val="1"/>
          <w:rPrChange w:author="Syed Ahmed" w:date="2026-09-16T14:39:59.816Z" w16du:dateUtc="2026-09-16T14:39:59.816Z" w:id="628425026"/>
        </w:rPr>
        <w:t>export  ·</w:t>
      </w:r>
      <w:r w:rsidRPr="4986D35A">
        <w:rPr>
          <w:strike w:val="1"/>
          <w:rPrChange w:author="Syed Ahmed" w:date="2026-09-16T14:39:59.816Z" w16du:dateUtc="2026-09-16T14:39:59.816Z" w:id="1413586754"/>
        </w:rPr>
        <w:t xml:space="preserve">  Required by: 2026-09-30</w:t>
      </w:r>
    </w:p>
    <w:p w:rsidR="001F702A" w:rsidP="4986D35A" w:rsidRDefault="00000000" w14:paraId="796FADB0" w14:textId="77777777">
      <w:pPr>
        <w:pStyle w:val="Compact"/>
        <w:rPr>
          <w:strike w:val="1"/>
          <w:rPrChange w:author="Syed Ahmed" w:date="2026-09-16T14:39:59.816Z" w:id="1890345272"/>
        </w:rPr>
      </w:pPr>
      <w:r w:rsidRPr="4986D35A">
        <w:rPr>
          <w:strike w:val="1"/>
          <w:rPrChange w:author="Syed Ahmed" w:date="2026-09-16T14:39:59.816Z" w16du:dateUtc="2026-09-16T14:39:59.816Z" w:id="527091383"/>
        </w:rPr>
        <w:t xml:space="preserve">      Why it is needed: Per-workload re-protection steps in each wave (REG-008)</w:t>
      </w:r>
    </w:p>
    <w:p w:rsidR="001F702A" w:rsidP="4986D35A" w:rsidRDefault="00000000" w14:paraId="796FADB1" w14:textId="77777777">
      <w:pPr>
        <w:pStyle w:val="Compact"/>
        <w:rPr>
          <w:strike w:val="1"/>
          <w:rPrChange w:author="Syed Ahmed" w:date="2026-09-16T14:39:59.817Z" w:id="1484910870"/>
        </w:rPr>
      </w:pPr>
      <w:r w:rsidRPr="4986D35A">
        <w:rPr>
          <w:strike w:val="1"/>
          <w:rPrChange w:author="Syed Ahmed" w:date="2026-09-16T14:39:59.817Z" w16du:dateUtc="2026-09-16T14:39:59.817Z" w:id="309499010"/>
        </w:rPr>
        <w:t xml:space="preserve">Item 14 — Current DNS zone + </w:t>
      </w:r>
      <w:r w:rsidRPr="4986D35A">
        <w:rPr>
          <w:strike w:val="1"/>
          <w:rPrChange w:author="Syed Ahmed" w:date="2026-09-16T14:39:59.817Z" w16du:dateUtc="2026-09-16T14:39:59.817Z" w:id="856485901"/>
        </w:rPr>
        <w:t>firewall</w:t>
      </w:r>
      <w:r w:rsidRPr="4986D35A">
        <w:rPr>
          <w:strike w:val="1"/>
          <w:rPrChange w:author="Syed Ahmed" w:date="2026-09-16T14:39:59.817Z" w16du:dateUtc="2026-09-16T14:39:59.817Z" w:id="1226773676"/>
        </w:rPr>
        <w:t xml:space="preserve"> rule exports (</w:t>
      </w:r>
      <w:r w:rsidRPr="4986D35A">
        <w:rPr>
          <w:strike w:val="1"/>
          <w:rPrChange w:author="Syed Ahmed" w:date="2026-09-16T14:39:59.817Z" w16du:dateUtc="2026-09-16T14:39:59.817Z" w:id="1128203322"/>
        </w:rPr>
        <w:t>refresh)  ·</w:t>
      </w:r>
      <w:r w:rsidRPr="4986D35A">
        <w:rPr>
          <w:strike w:val="1"/>
          <w:rPrChange w:author="Syed Ahmed" w:date="2026-09-16T14:39:59.817Z" w16du:dateUtc="2026-09-16T14:39:59.817Z" w:id="226823943"/>
        </w:rPr>
        <w:t xml:space="preserve">  Category: Config </w:t>
      </w:r>
      <w:r w:rsidRPr="4986D35A">
        <w:rPr>
          <w:strike w:val="1"/>
          <w:rPrChange w:author="Syed Ahmed" w:date="2026-09-16T14:39:59.817Z" w16du:dateUtc="2026-09-16T14:39:59.817Z" w:id="2137372054"/>
        </w:rPr>
        <w:t>export  ·</w:t>
      </w:r>
      <w:r w:rsidRPr="4986D35A">
        <w:rPr>
          <w:strike w:val="1"/>
          <w:rPrChange w:author="Syed Ahmed" w:date="2026-09-16T14:39:59.817Z" w16du:dateUtc="2026-09-16T14:39:59.817Z" w:id="1313625723"/>
        </w:rPr>
        <w:t xml:space="preserve">  Required by: 2026-09-30</w:t>
      </w:r>
    </w:p>
    <w:p w:rsidR="001F702A" w:rsidP="4986D35A" w:rsidRDefault="00000000" w14:paraId="796FADB2" w14:textId="77777777">
      <w:pPr>
        <w:pStyle w:val="Compact"/>
        <w:rPr>
          <w:strike w:val="1"/>
          <w:rPrChange w:author="Syed Ahmed" w:date="2026-09-16T14:39:59.817Z" w:id="968560743"/>
        </w:rPr>
      </w:pPr>
      <w:r w:rsidRPr="4986D35A">
        <w:rPr>
          <w:strike w:val="1"/>
          <w:rPrChange w:author="Syed Ahmed" w:date="2026-09-16T14:39:59.817Z" w16du:dateUtc="2026-09-16T14:39:59.817Z" w:id="731453135"/>
        </w:rPr>
        <w:t xml:space="preserve">      Why it is needed: DNS/</w:t>
      </w:r>
      <w:r w:rsidRPr="4986D35A">
        <w:rPr>
          <w:strike w:val="1"/>
          <w:rPrChange w:author="Syed Ahmed" w:date="2026-09-16T14:39:59.817Z" w16du:dateUtc="2026-09-16T14:39:59.817Z" w:id="1055047480"/>
        </w:rPr>
        <w:t>firewall</w:t>
      </w:r>
      <w:r w:rsidRPr="4986D35A">
        <w:rPr>
          <w:strike w:val="1"/>
          <w:rPrChange w:author="Syed Ahmed" w:date="2026-09-16T14:39:59.817Z" w16du:dateUtc="2026-09-16T14:39:59.817Z" w:id="180224289"/>
        </w:rPr>
        <w:t xml:space="preserve"> updates at each cutover; corpus copies stale</w:t>
      </w:r>
    </w:p>
    <w:p w:rsidR="001F702A" w:rsidP="4986D35A" w:rsidRDefault="00000000" w14:paraId="796FADB3" w14:textId="77777777">
      <w:pPr>
        <w:pStyle w:val="Compact"/>
        <w:rPr>
          <w:strike w:val="1"/>
          <w:rPrChange w:author="Syed Ahmed" w:date="2026-09-16T14:39:59.818Z" w:id="1322516738"/>
        </w:rPr>
      </w:pPr>
      <w:r w:rsidRPr="4986D35A">
        <w:rPr>
          <w:strike w:val="1"/>
          <w:rPrChange w:author="Syed Ahmed" w:date="2026-09-16T14:39:59.817Z" w16du:dateUtc="2026-09-16T14:39:59.817Z" w:id="2026405006"/>
        </w:rPr>
        <w:t xml:space="preserve">Item 16 — Table-level write audit: per-DB object permissions + SQL Audit/Query Store capture of writes by </w:t>
      </w:r>
      <w:r w:rsidRPr="4986D35A">
        <w:rPr>
          <w:strike w:val="1"/>
          <w:rPrChange w:author="Syed Ahmed" w:date="2026-09-16T14:39:59.817Z" w16du:dateUtc="2026-09-16T14:39:59.817Z" w:id="1492136263"/>
        </w:rPr>
        <w:t>login  ·</w:t>
      </w:r>
      <w:r w:rsidRPr="4986D35A">
        <w:rPr>
          <w:strike w:val="1"/>
          <w:rPrChange w:author="Syed Ahmed" w:date="2026-09-16T14:39:59.817Z" w16du:dateUtc="2026-09-16T14:39:59.817Z" w:id="962743063"/>
        </w:rPr>
        <w:t xml:space="preserve">  Category: Config </w:t>
      </w:r>
      <w:r w:rsidRPr="4986D35A">
        <w:rPr>
          <w:strike w:val="1"/>
          <w:rPrChange w:author="Syed Ahmed" w:date="2026-09-16T14:39:59.817Z" w16du:dateUtc="2026-09-16T14:39:59.817Z" w:id="870866689"/>
        </w:rPr>
        <w:t>export  ·</w:t>
      </w:r>
      <w:r w:rsidRPr="4986D35A">
        <w:rPr>
          <w:strike w:val="1"/>
          <w:rPrChange w:author="Syed Ahmed" w:date="2026-09-16T14:39:59.817Z" w16du:dateUtc="2026-09-16T14:39:59.817Z" w:id="12780489"/>
        </w:rPr>
        <w:t xml:space="preserve">  Required by: 2026-09-15</w:t>
      </w:r>
    </w:p>
    <w:p w:rsidR="001F702A" w:rsidP="4986D35A" w:rsidRDefault="00000000" w14:paraId="796FADB4" w14:textId="77777777">
      <w:pPr>
        <w:pStyle w:val="Compact"/>
        <w:rPr>
          <w:strike w:val="1"/>
          <w:rPrChange w:author="Syed Ahmed" w:date="2026-09-16T14:39:59.818Z" w:id="611665735"/>
        </w:rPr>
      </w:pPr>
      <w:r w:rsidRPr="4986D35A">
        <w:rPr>
          <w:strike w:val="1"/>
          <w:rPrChange w:author="Syed Ahmed" w:date="2026-09-16T14:39:59.818Z" w16du:dateUtc="2026-09-16T14:39:59.818Z" w:id="2113745388"/>
        </w:rPr>
        <w:t xml:space="preserve">      Why it is needed: Shared-TABLE writers not captured by any source (F-DB-1); changes cutover grouping + rollback design</w:t>
      </w:r>
    </w:p>
    <w:p w:rsidR="001F702A" w:rsidP="4986D35A" w:rsidRDefault="00000000" w14:paraId="796FADB5" w14:textId="77777777">
      <w:pPr>
        <w:pStyle w:val="Compact"/>
        <w:rPr>
          <w:strike w:val="1"/>
          <w:rPrChange w:author="Syed Ahmed" w:date="2026-09-16T14:39:59.818Z" w:id="62337090"/>
        </w:rPr>
      </w:pPr>
      <w:r w:rsidRPr="4986D35A">
        <w:rPr>
          <w:strike w:val="1"/>
          <w:rPrChange w:author="Syed Ahmed" w:date="2026-09-16T14:39:59.818Z" w16du:dateUtc="2026-09-16T14:39:59.818Z" w:id="1358513332"/>
        </w:rPr>
        <w:t xml:space="preserve">Item 17 — Cohesity </w:t>
      </w:r>
      <w:r w:rsidRPr="4986D35A">
        <w:rPr>
          <w:strike w:val="1"/>
          <w:rPrChange w:author="Syed Ahmed" w:date="2026-09-16T14:39:59.818Z" w16du:dateUtc="2026-09-16T14:39:59.818Z" w:id="1055334543"/>
        </w:rPr>
        <w:t>DataProtect</w:t>
      </w:r>
      <w:r w:rsidRPr="4986D35A">
        <w:rPr>
          <w:strike w:val="1"/>
          <w:rPrChange w:author="Syed Ahmed" w:date="2026-09-16T14:39:59.818Z" w16du:dateUtc="2026-09-16T14:39:59.818Z" w:id="747714992"/>
        </w:rPr>
        <w:t xml:space="preserve"> support confirmation for every migrating SQL instance (OS/SQL version/config vs Cohesity </w:t>
      </w:r>
      <w:r w:rsidRPr="4986D35A">
        <w:rPr>
          <w:strike w:val="1"/>
          <w:rPrChange w:author="Syed Ahmed" w:date="2026-09-16T14:39:59.818Z" w16du:dateUtc="2026-09-16T14:39:59.818Z" w:id="378322356"/>
        </w:rPr>
        <w:t>requirements)  ·</w:t>
      </w:r>
      <w:r w:rsidRPr="4986D35A">
        <w:rPr>
          <w:strike w:val="1"/>
          <w:rPrChange w:author="Syed Ahmed" w:date="2026-09-16T14:39:59.818Z" w16du:dateUtc="2026-09-16T14:39:59.818Z" w:id="1353349831"/>
        </w:rPr>
        <w:t xml:space="preserve">  Category: Backup / </w:t>
      </w:r>
      <w:r w:rsidRPr="4986D35A">
        <w:rPr>
          <w:strike w:val="1"/>
          <w:rPrChange w:author="Syed Ahmed" w:date="2026-09-16T14:39:59.818Z" w16du:dateUtc="2026-09-16T14:39:59.818Z" w:id="664259437"/>
        </w:rPr>
        <w:t>DR  ·</w:t>
      </w:r>
      <w:r w:rsidRPr="4986D35A">
        <w:rPr>
          <w:strike w:val="1"/>
          <w:rPrChange w:author="Syed Ahmed" w:date="2026-09-16T14:39:59.818Z" w16du:dateUtc="2026-09-16T14:39:59.818Z" w:id="301682280"/>
        </w:rPr>
        <w:t xml:space="preserve">  Required by: 2026-09-</w:t>
      </w:r>
      <w:r w:rsidRPr="4986D35A">
        <w:rPr>
          <w:strike w:val="1"/>
          <w:rPrChange w:author="Syed Ahmed" w:date="2026-09-16T14:39:59.818Z" w16du:dateUtc="2026-09-16T14:39:59.818Z" w:id="452752966"/>
        </w:rPr>
        <w:t>15  ·</w:t>
      </w:r>
      <w:r w:rsidRPr="4986D35A">
        <w:rPr>
          <w:strike w:val="1"/>
          <w:rPrChange w:author="Syed Ahmed" w:date="2026-09-16T14:39:59.818Z" w16du:dateUtc="2026-09-16T14:39:59.818Z" w:id="1517113541"/>
        </w:rPr>
        <w:t xml:space="preserve">  BLOCKING</w:t>
      </w:r>
    </w:p>
    <w:p w:rsidR="001F702A" w:rsidP="4986D35A" w:rsidRDefault="00000000" w14:paraId="796FADB6" w14:textId="77777777">
      <w:pPr>
        <w:pStyle w:val="Compact"/>
        <w:rPr>
          <w:strike w:val="1"/>
          <w:rPrChange w:author="Syed Ahmed" w:date="2026-09-16T14:39:59.819Z" w:id="1887572829"/>
        </w:rPr>
      </w:pPr>
      <w:r w:rsidRPr="4986D35A">
        <w:rPr>
          <w:strike w:val="1"/>
          <w:rPrChange w:author="Syed Ahmed" w:date="2026-09-16T14:39:59.818Z" w16du:dateUtc="2026-09-16T14:39:59.818Z" w:id="1951982578"/>
        </w:rPr>
        <w:t xml:space="preserve">      Why it is needed: Azure Backup withdrawn per REG-017 — a non-supported instance now has NO fallback protection path at cutover</w:t>
      </w:r>
    </w:p>
    <w:sectPr w:rsidR="001F702A">
      <w:headerReference w:type="default" r:id="rId56"/>
      <w:footerReference w:type="default" r:id="rId57"/>
      <w:pgSz w:w="12240" w:h="15840" w:orient="portrait"/>
      <w:pgMar w:top="1440" w:right="1440" w:bottom="1440" w:left="1440" w:header="720" w:footer="620" w:gutter="0"/>
      <w:cols w:space="720"/>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SA" w:author="Syed Ahmed" w:date="2026-09-11T12:02:27" w:id="1417130587">
    <w:p xmlns:w14="http://schemas.microsoft.com/office/word/2010/wordml" xmlns:w="http://schemas.openxmlformats.org/wordprocessingml/2006/main" w:rsidR="4D3F3377" w:rsidRDefault="5EAF2497" w14:paraId="407290A1" w14:textId="42568C52">
      <w:pPr>
        <w:pStyle w:val="CommentText"/>
      </w:pPr>
      <w:r>
        <w:rPr>
          <w:rStyle w:val="CommentReference"/>
        </w:rPr>
        <w:annotationRef/>
      </w:r>
      <w:r w:rsidRPr="5E3D2B4F" w:rsidR="46808639">
        <w:t xml:space="preserve">Azure subscription landing zone </w:t>
      </w:r>
    </w:p>
    <w:p xmlns:w14="http://schemas.microsoft.com/office/word/2010/wordml" xmlns:w="http://schemas.openxmlformats.org/wordprocessingml/2006/main" w:rsidR="2095F8A3" w:rsidRDefault="2E6B8C9F" w14:paraId="74C3AE3D" w14:textId="253D6970">
      <w:pPr>
        <w:pStyle w:val="CommentText"/>
      </w:pPr>
    </w:p>
  </w:comment>
  <w:comment xmlns:w="http://schemas.openxmlformats.org/wordprocessingml/2006/main" w:initials="SA" w:author="Syed Ahmed" w:date="2026-09-11T13:37:40" w:id="919808338">
    <w:p xmlns:w14="http://schemas.microsoft.com/office/word/2010/wordml" xmlns:w="http://schemas.openxmlformats.org/wordprocessingml/2006/main" w:rsidR="1FA935CE" w:rsidRDefault="2983044C" w14:paraId="2D88DAFF" w14:textId="4FDEB23D">
      <w:pPr>
        <w:pStyle w:val="CommentText"/>
      </w:pPr>
      <w:r>
        <w:rPr>
          <w:rStyle w:val="CommentReference"/>
        </w:rPr>
        <w:annotationRef/>
      </w:r>
      <w:r w:rsidRPr="4ED8A0D1" w:rsidR="203A282D">
        <w:t xml:space="preserve">Cutover planned is 03/18/37 wave 3 as lift and shift </w:t>
      </w:r>
    </w:p>
  </w:comment>
  <w:comment xmlns:w="http://schemas.openxmlformats.org/wordprocessingml/2006/main" w:initials="SA" w:author="Syed Ahmed" w:date="2026-09-16T09:28:02" w:id="126042728">
    <w:p xmlns:w14="http://schemas.microsoft.com/office/word/2010/wordml" xmlns:w="http://schemas.openxmlformats.org/wordprocessingml/2006/main" w:rsidR="6618343D" w:rsidRDefault="7689BF35" w14:paraId="53D07E64" w14:textId="1D3818C9">
      <w:pPr>
        <w:pStyle w:val="CommentText"/>
      </w:pPr>
      <w:r>
        <w:rPr>
          <w:rStyle w:val="CommentReference"/>
        </w:rPr>
        <w:annotationRef/>
      </w:r>
      <w:r w:rsidRPr="10A1D4E7" w:rsidR="0ADC76D2">
        <w:t xml:space="preserve">Future diagram needs to be posted </w:t>
      </w:r>
    </w:p>
  </w:comment>
  <w:comment xmlns:w="http://schemas.openxmlformats.org/wordprocessingml/2006/main" w:initials="SA" w:author="Syed Ahmed" w:date="2026-09-16T09:35:46" w:id="578227515">
    <w:p xmlns:w14="http://schemas.microsoft.com/office/word/2010/wordml" xmlns:w="http://schemas.openxmlformats.org/wordprocessingml/2006/main" w:rsidR="78CB97DC" w:rsidRDefault="0383DA7B" w14:paraId="5C89AC7C" w14:textId="3A26FA93">
      <w:pPr>
        <w:pStyle w:val="CommentText"/>
      </w:pPr>
      <w:r>
        <w:rPr>
          <w:rStyle w:val="CommentReference"/>
        </w:rPr>
        <w:annotationRef/>
      </w:r>
      <w:r>
        <w:fldChar w:fldCharType="begin"/>
      </w:r>
      <w:r>
        <w:instrText xml:space="preserve"> HYPERLINK "mailto:bhagyashri.sangale@citiustech.com"</w:instrText>
      </w:r>
      <w:bookmarkStart w:name="_@_A4886FC88CEC41958A82B0307BAC9009Z" w:id="869543103"/>
      <w:r>
        <w:fldChar w:fldCharType="separate"/>
      </w:r>
      <w:bookmarkEnd w:id="869543103"/>
      <w:r w:rsidRPr="4165EA10" w:rsidR="3CC2AE94">
        <w:rPr>
          <w:rStyle w:val="Mention"/>
          <w:noProof/>
        </w:rPr>
        <w:t>@Bhagyashri Sangale</w:t>
      </w:r>
      <w:r>
        <w:fldChar w:fldCharType="end"/>
      </w:r>
    </w:p>
  </w:comment>
  <w:comment xmlns:w="http://schemas.openxmlformats.org/wordprocessingml/2006/main" w:initials="SA" w:author="Syed Ahmed" w:date="2026-09-16T09:35:59" w:id="1529253208">
    <w:p xmlns:w14="http://schemas.microsoft.com/office/word/2010/wordml" xmlns:w="http://schemas.openxmlformats.org/wordprocessingml/2006/main" w:rsidR="70BC9EF1" w:rsidRDefault="7BD84B44" w14:paraId="62D42D4F" w14:textId="104A9282">
      <w:pPr>
        <w:pStyle w:val="CommentText"/>
      </w:pPr>
      <w:r>
        <w:rPr>
          <w:rStyle w:val="CommentReference"/>
        </w:rPr>
        <w:annotationRef/>
      </w:r>
      <w:r w:rsidRPr="08767C39" w:rsidR="17D88622">
        <w:t xml:space="preserve">Please check the security level </w:t>
      </w:r>
    </w:p>
    <w:p xmlns:w14="http://schemas.microsoft.com/office/word/2010/wordml" xmlns:w="http://schemas.openxmlformats.org/wordprocessingml/2006/main" w:rsidR="1E29AF1A" w:rsidRDefault="12BD12C7" w14:paraId="6F984302" w14:textId="5EE6E2D1">
      <w:pPr>
        <w:pStyle w:val="CommentText"/>
      </w:pPr>
    </w:p>
  </w:comment>
  <w:comment xmlns:w="http://schemas.openxmlformats.org/wordprocessingml/2006/main" w:initials="SA" w:author="Syed Ahmed" w:date="2026-09-16T09:37:11" w:id="1170938429">
    <w:p xmlns:w14="http://schemas.microsoft.com/office/word/2010/wordml" xmlns:w="http://schemas.openxmlformats.org/wordprocessingml/2006/main" w:rsidR="277C4924" w:rsidRDefault="1F4467D4" w14:paraId="1B4150EA" w14:textId="0D9CCCA7">
      <w:pPr>
        <w:pStyle w:val="CommentText"/>
      </w:pPr>
      <w:r>
        <w:rPr>
          <w:rStyle w:val="CommentReference"/>
        </w:rPr>
        <w:annotationRef/>
      </w:r>
      <w:r w:rsidRPr="6F3505E1" w:rsidR="7CF133F2">
        <w:t xml:space="preserve">cost of licensing </w:t>
      </w:r>
    </w:p>
  </w:comment>
  <w:comment xmlns:w="http://schemas.openxmlformats.org/wordprocessingml/2006/main" w:initials="SA" w:author="Syed Ahmed" w:date="2026-09-16T09:40:23" w:id="1338118765">
    <w:p xmlns:w14="http://schemas.microsoft.com/office/word/2010/wordml" xmlns:w="http://schemas.openxmlformats.org/wordprocessingml/2006/main" w:rsidR="16D91446" w:rsidRDefault="3E779681" w14:paraId="1AFB698D" w14:textId="1A4A8D5A">
      <w:pPr>
        <w:pStyle w:val="CommentText"/>
      </w:pPr>
      <w:r>
        <w:rPr>
          <w:rStyle w:val="CommentReference"/>
        </w:rPr>
        <w:annotationRef/>
      </w:r>
      <w:r w:rsidRPr="60C7ADC1" w:rsidR="0002E46E">
        <w:t xml:space="preserve">Sign Off information </w:t>
      </w:r>
    </w:p>
  </w:comment>
</w:comments>
</file>

<file path=word/commentsExtended.xml><?xml version="1.0" encoding="utf-8"?>
<w15:commentsEx xmlns:mc="http://schemas.openxmlformats.org/markup-compatibility/2006" xmlns:w15="http://schemas.microsoft.com/office/word/2012/wordml" mc:Ignorable="w15">
  <w15:commentEx w15:done="0" w15:paraId="74C3AE3D"/>
  <w15:commentEx w15:done="0" w15:paraId="2D88DAFF"/>
  <w15:commentEx w15:done="0" w15:paraId="53D07E64"/>
  <w15:commentEx w15:done="0" w15:paraId="5C89AC7C"/>
  <w15:commentEx w15:done="0" w15:paraId="6F984302" w15:paraIdParent="5C89AC7C"/>
  <w15:commentEx w15:done="0" w15:paraId="1B4150EA"/>
  <w15:commentEx w15:done="0" w15:paraId="1AFB698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5738629" w16cex:dateUtc="2026-09-11T17:02:27.436Z"/>
  <w16cex:commentExtensible w16cex:durableId="7E80D839" w16cex:dateUtc="2026-09-11T18:37:40.631Z"/>
  <w16cex:commentExtensible w16cex:durableId="2E261FED" w16cex:dateUtc="2026-09-16T14:28:02.797Z"/>
  <w16cex:commentExtensible w16cex:durableId="5CAEE36C" w16cex:dateUtc="2026-09-16T14:35:46.081Z"/>
  <w16cex:commentExtensible w16cex:durableId="579C3A17" w16cex:dateUtc="2026-09-16T14:35:59.096Z"/>
  <w16cex:commentExtensible w16cex:durableId="6B9BB385" w16cex:dateUtc="2026-09-16T14:37:11.645Z"/>
  <w16cex:commentExtensible w16cex:durableId="727E2785" w16cex:dateUtc="2026-09-16T14:40:23.991Z"/>
</w16cex:commentsExtensible>
</file>

<file path=word/commentsIds.xml><?xml version="1.0" encoding="utf-8"?>
<w16cid:commentsIds xmlns:mc="http://schemas.openxmlformats.org/markup-compatibility/2006" xmlns:w16cid="http://schemas.microsoft.com/office/word/2016/wordml/cid" mc:Ignorable="w16cid">
  <w16cid:commentId w16cid:paraId="74C3AE3D" w16cid:durableId="75738629"/>
  <w16cid:commentId w16cid:paraId="2D88DAFF" w16cid:durableId="7E80D839"/>
  <w16cid:commentId w16cid:paraId="53D07E64" w16cid:durableId="2E261FED"/>
  <w16cid:commentId w16cid:paraId="5C89AC7C" w16cid:durableId="5CAEE36C"/>
  <w16cid:commentId w16cid:paraId="6F984302" w16cid:durableId="579C3A17"/>
  <w16cid:commentId w16cid:paraId="1B4150EA" w16cid:durableId="6B9BB385"/>
  <w16cid:commentId w16cid:paraId="1AFB698D" w16cid:durableId="727E27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313C" w:rsidRDefault="00F2313C" w14:paraId="1DFE602B" w14:textId="77777777">
      <w:pPr>
        <w:spacing w:after="0"/>
      </w:pPr>
      <w:r>
        <w:separator/>
      </w:r>
    </w:p>
  </w:endnote>
  <w:endnote w:type="continuationSeparator" w:id="0">
    <w:p w:rsidR="00F2313C" w:rsidRDefault="00F2313C" w14:paraId="44D12296"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BA"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BB" w14:textId="7BC29011">
    <w:pPr>
      <w:tabs>
        <w:tab w:val="right" w:pos="9360"/>
      </w:tabs>
      <w:spacing w:after="0"/>
    </w:pPr>
    <w:r>
      <w:rPr>
        <w:sz w:val="14"/>
      </w:rPr>
      <w:t xml:space="preserve">Page </w:t>
    </w:r>
    <w:r>
      <w:rPr>
        <w:sz w:val="14"/>
      </w:rPr>
      <w:fldChar w:fldCharType="begin"/>
    </w:r>
    <w:r>
      <w:rPr>
        <w:sz w:val="14"/>
      </w:rPr>
      <w:instrText xml:space="preserve"> PAGE </w:instrText>
    </w:r>
    <w:r w:rsidR="00EC60B9">
      <w:rPr>
        <w:sz w:val="14"/>
      </w:rPr>
      <w:fldChar w:fldCharType="separate"/>
    </w:r>
    <w:r w:rsidR="00EC60B9">
      <w:rPr>
        <w:noProof/>
        <w:sz w:val="14"/>
      </w:rPr>
      <w:t>2</w:t>
    </w:r>
    <w:r>
      <w:rPr>
        <w:sz w:val="14"/>
      </w:rPr>
      <w:fldChar w:fldCharType="end"/>
    </w:r>
    <w:r>
      <w:rPr>
        <w:sz w:val="14"/>
      </w:rPr>
      <w:t xml:space="preserve"> of </w:t>
    </w:r>
    <w:r>
      <w:rPr>
        <w:sz w:val="14"/>
      </w:rPr>
      <w:fldChar w:fldCharType="begin"/>
    </w:r>
    <w:r>
      <w:rPr>
        <w:sz w:val="14"/>
      </w:rPr>
      <w:instrText xml:space="preserve"> NUMPAGES </w:instrText>
    </w:r>
    <w:r w:rsidR="00EC60B9">
      <w:rPr>
        <w:sz w:val="14"/>
      </w:rPr>
      <w:fldChar w:fldCharType="separate"/>
    </w:r>
    <w:r w:rsidR="00EC60B9">
      <w:rPr>
        <w:noProof/>
        <w:sz w:val="14"/>
      </w:rPr>
      <w:t>3</w:t>
    </w:r>
    <w:r>
      <w:rPr>
        <w:sz w:val="14"/>
      </w:rPr>
      <w:fldChar w:fldCharType="end"/>
    </w:r>
    <w:r>
      <w:tab/>
    </w:r>
    <w:r>
      <w:rPr>
        <w:sz w:val="15"/>
        <w:szCs w:val="15"/>
      </w:rPr>
      <w:t>13-Aug-2026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BD"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BE" w14:textId="3657A91D">
    <w:pPr>
      <w:tabs>
        <w:tab w:val="right" w:pos="9360"/>
      </w:tabs>
      <w:spacing w:after="0"/>
    </w:pPr>
    <w:r>
      <w:rPr>
        <w:sz w:val="14"/>
      </w:rPr>
      <w:t xml:space="preserve">Page </w:t>
    </w:r>
    <w:r>
      <w:rPr>
        <w:sz w:val="14"/>
      </w:rPr>
      <w:fldChar w:fldCharType="begin"/>
    </w:r>
    <w:r>
      <w:rPr>
        <w:sz w:val="14"/>
      </w:rPr>
      <w:instrText xml:space="preserve"> PAGE </w:instrText>
    </w:r>
    <w:r w:rsidR="00EC60B9">
      <w:rPr>
        <w:sz w:val="14"/>
      </w:rPr>
      <w:fldChar w:fldCharType="separate"/>
    </w:r>
    <w:r w:rsidR="00EC60B9">
      <w:rPr>
        <w:noProof/>
        <w:sz w:val="14"/>
      </w:rPr>
      <w:t>1</w:t>
    </w:r>
    <w:r>
      <w:rPr>
        <w:sz w:val="14"/>
      </w:rPr>
      <w:fldChar w:fldCharType="end"/>
    </w:r>
    <w:r>
      <w:rPr>
        <w:sz w:val="14"/>
      </w:rPr>
      <w:t xml:space="preserve"> of </w:t>
    </w:r>
    <w:r>
      <w:rPr>
        <w:sz w:val="14"/>
      </w:rPr>
      <w:fldChar w:fldCharType="begin"/>
    </w:r>
    <w:r>
      <w:rPr>
        <w:sz w:val="14"/>
      </w:rPr>
      <w:instrText xml:space="preserve"> NUMPAGES </w:instrText>
    </w:r>
    <w:r w:rsidR="00EC60B9">
      <w:rPr>
        <w:sz w:val="14"/>
      </w:rPr>
      <w:fldChar w:fldCharType="separate"/>
    </w:r>
    <w:r w:rsidR="00EC60B9">
      <w:rPr>
        <w:noProof/>
        <w:sz w:val="14"/>
      </w:rPr>
      <w:t>2</w:t>
    </w:r>
    <w:r>
      <w:rPr>
        <w:sz w:val="14"/>
      </w:rPr>
      <w:fldChar w:fldCharType="end"/>
    </w:r>
    <w:r>
      <w:tab/>
    </w:r>
    <w:r>
      <w:rPr>
        <w:sz w:val="15"/>
        <w:szCs w:val="15"/>
      </w:rPr>
      <w:t>13-Aug-2026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C0"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C1"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C3"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C4"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C6"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C7"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C9"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CA"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CC"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CD"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CF"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D0"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D2"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D3"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D5"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D6"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D8"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D9"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DB"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DC"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DE"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DF"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E1"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E2"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E4"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E5"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E7"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E8"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EA"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EB"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ED"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EE"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F0"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F1"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F3"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F4"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F6"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F7"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F9"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FA"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FC"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DFD"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FF"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1F702A" w:rsidRDefault="00000000" w14:paraId="796FAE00"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13-Aug-2026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313C" w:rsidRDefault="00F2313C" w14:paraId="1650C155" w14:textId="77777777">
      <w:r>
        <w:separator/>
      </w:r>
    </w:p>
  </w:footnote>
  <w:footnote w:type="continuationSeparator" w:id="0">
    <w:p w:rsidR="00F2313C" w:rsidRDefault="00F2313C" w14:paraId="600FE8D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B9"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1F702A" w14:paraId="796FADBC"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BF"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C2"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C5"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C8"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CB"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CE"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D1"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D4"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D7"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DA"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DD"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E0"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E3"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E6"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E9"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EC"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EF"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F2"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F5"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F8"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FB"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702A" w:rsidRDefault="00000000" w14:paraId="796FADFE" w14:textId="77777777">
    <w:pPr>
      <w:pBdr>
        <w:bottom w:val="single" w:color="1F3864" w:sz="8" w:space="4"/>
      </w:pBdr>
      <w:tabs>
        <w:tab w:val="right" w:pos="9360"/>
      </w:tabs>
      <w:spacing w:after="120"/>
    </w:pPr>
    <w:r>
      <w:rPr>
        <w:b/>
        <w:color w:val="1F3864"/>
        <w:sz w:val="18"/>
      </w:rPr>
      <w:t>Utility — Application Migration Playbook v0.3 — DRAFT, for GEHA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44D6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0748C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61696691">
    <w:abstractNumId w:val="0"/>
  </w:num>
  <w:num w:numId="2" w16cid:durableId="746459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mc="http://schemas.openxmlformats.org/markup-compatibility/2006" xmlns:w15="http://schemas.microsoft.com/office/word/2012/wordml" mc:Ignorable="w15">
  <w15:person w15:author="Syed Ahmed">
    <w15:presenceInfo w15:providerId="AD" w15:userId="S::syed.ahmed@citiustech.com::c3852d60-d050-45c2-8ad9-aea3f9d3308c"/>
  </w15:person>
  <w15:person w15:author="Syed Ahmed">
    <w15:presenceInfo w15:providerId="AD" w15:userId="S::syed.ahmed@citiustech.com::c3852d60-d050-45c2-8ad9-aea3f9d3308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702A"/>
    <w:rsid w:val="00000000"/>
    <w:rsid w:val="001F702A"/>
    <w:rsid w:val="00951A13"/>
    <w:rsid w:val="00DEFAFB"/>
    <w:rsid w:val="00EC60B9"/>
    <w:rsid w:val="00F2313C"/>
    <w:rsid w:val="00FB589F"/>
    <w:rsid w:val="01805DF1"/>
    <w:rsid w:val="01CA5BE6"/>
    <w:rsid w:val="01DD6CF3"/>
    <w:rsid w:val="0350B5E5"/>
    <w:rsid w:val="03F59FB1"/>
    <w:rsid w:val="04BF4307"/>
    <w:rsid w:val="05247D6C"/>
    <w:rsid w:val="06608520"/>
    <w:rsid w:val="067A61EB"/>
    <w:rsid w:val="07A631BE"/>
    <w:rsid w:val="080EFED2"/>
    <w:rsid w:val="082B8D1D"/>
    <w:rsid w:val="0922525A"/>
    <w:rsid w:val="09FB8A56"/>
    <w:rsid w:val="0B8A4EF1"/>
    <w:rsid w:val="0D6E3511"/>
    <w:rsid w:val="0DA31093"/>
    <w:rsid w:val="0E1103D3"/>
    <w:rsid w:val="0E59F901"/>
    <w:rsid w:val="0EAA0A6D"/>
    <w:rsid w:val="0EBD0EBC"/>
    <w:rsid w:val="0ED4780F"/>
    <w:rsid w:val="0F69A510"/>
    <w:rsid w:val="0F7823ED"/>
    <w:rsid w:val="0FA9FA70"/>
    <w:rsid w:val="0FE3AAD9"/>
    <w:rsid w:val="0FF03681"/>
    <w:rsid w:val="1053D5CE"/>
    <w:rsid w:val="10B090EB"/>
    <w:rsid w:val="10FFF323"/>
    <w:rsid w:val="11B34D80"/>
    <w:rsid w:val="1246657B"/>
    <w:rsid w:val="1330A698"/>
    <w:rsid w:val="137444E0"/>
    <w:rsid w:val="14B83DB8"/>
    <w:rsid w:val="154658E3"/>
    <w:rsid w:val="15599391"/>
    <w:rsid w:val="161E1CAB"/>
    <w:rsid w:val="1717B1F5"/>
    <w:rsid w:val="17B524F9"/>
    <w:rsid w:val="17FBB86C"/>
    <w:rsid w:val="180C6D2F"/>
    <w:rsid w:val="1920BC57"/>
    <w:rsid w:val="19E843F0"/>
    <w:rsid w:val="1AC69523"/>
    <w:rsid w:val="1AD8828D"/>
    <w:rsid w:val="1BDCA6DA"/>
    <w:rsid w:val="1C00CC1F"/>
    <w:rsid w:val="1CAC302A"/>
    <w:rsid w:val="1CFA0BFA"/>
    <w:rsid w:val="1D6D359B"/>
    <w:rsid w:val="202A95A6"/>
    <w:rsid w:val="216F6879"/>
    <w:rsid w:val="226215F9"/>
    <w:rsid w:val="228DA03D"/>
    <w:rsid w:val="22F87FAA"/>
    <w:rsid w:val="231C7F01"/>
    <w:rsid w:val="23E7C00C"/>
    <w:rsid w:val="24100B39"/>
    <w:rsid w:val="2449A860"/>
    <w:rsid w:val="24EE7D87"/>
    <w:rsid w:val="24F3C09F"/>
    <w:rsid w:val="2579BBD3"/>
    <w:rsid w:val="269C2ACA"/>
    <w:rsid w:val="269FD07A"/>
    <w:rsid w:val="26D46F46"/>
    <w:rsid w:val="2704F9E6"/>
    <w:rsid w:val="276CD466"/>
    <w:rsid w:val="276FCCA9"/>
    <w:rsid w:val="280B646F"/>
    <w:rsid w:val="281BB774"/>
    <w:rsid w:val="2841253F"/>
    <w:rsid w:val="286744E3"/>
    <w:rsid w:val="28F03DF0"/>
    <w:rsid w:val="29C427C9"/>
    <w:rsid w:val="29E0909D"/>
    <w:rsid w:val="2A0A37B3"/>
    <w:rsid w:val="2A9CFDB9"/>
    <w:rsid w:val="2ACC1E3E"/>
    <w:rsid w:val="2B32ED92"/>
    <w:rsid w:val="2B3BEBDD"/>
    <w:rsid w:val="2DDC4A0B"/>
    <w:rsid w:val="2DE677F8"/>
    <w:rsid w:val="2F212072"/>
    <w:rsid w:val="2F5D029E"/>
    <w:rsid w:val="2FAC1808"/>
    <w:rsid w:val="30C7400E"/>
    <w:rsid w:val="3138EC1C"/>
    <w:rsid w:val="318B5619"/>
    <w:rsid w:val="32871E29"/>
    <w:rsid w:val="32935041"/>
    <w:rsid w:val="32AB95CE"/>
    <w:rsid w:val="32E10C8E"/>
    <w:rsid w:val="336FA02A"/>
    <w:rsid w:val="339341B4"/>
    <w:rsid w:val="33B972DC"/>
    <w:rsid w:val="33CBDD96"/>
    <w:rsid w:val="35428305"/>
    <w:rsid w:val="35A17269"/>
    <w:rsid w:val="3660BB49"/>
    <w:rsid w:val="36B4F8BC"/>
    <w:rsid w:val="36E5524B"/>
    <w:rsid w:val="37FA2FAA"/>
    <w:rsid w:val="39B63EB0"/>
    <w:rsid w:val="39D90E5E"/>
    <w:rsid w:val="39F1646E"/>
    <w:rsid w:val="3A749B40"/>
    <w:rsid w:val="3A9C3D47"/>
    <w:rsid w:val="3AA8E18A"/>
    <w:rsid w:val="3B0EA250"/>
    <w:rsid w:val="3B93A3F7"/>
    <w:rsid w:val="3CE2FE42"/>
    <w:rsid w:val="3D7D222C"/>
    <w:rsid w:val="3D9B6875"/>
    <w:rsid w:val="3D9E32CB"/>
    <w:rsid w:val="3E3007F0"/>
    <w:rsid w:val="3E96FC13"/>
    <w:rsid w:val="3EE04708"/>
    <w:rsid w:val="3F65C31A"/>
    <w:rsid w:val="404668F0"/>
    <w:rsid w:val="4054EFA1"/>
    <w:rsid w:val="40F586BC"/>
    <w:rsid w:val="41C2368B"/>
    <w:rsid w:val="425A03D1"/>
    <w:rsid w:val="42F3814B"/>
    <w:rsid w:val="439C1259"/>
    <w:rsid w:val="43A5467E"/>
    <w:rsid w:val="441AF935"/>
    <w:rsid w:val="4421D08A"/>
    <w:rsid w:val="455E3A15"/>
    <w:rsid w:val="466DA359"/>
    <w:rsid w:val="46DAE646"/>
    <w:rsid w:val="473BE255"/>
    <w:rsid w:val="473F75BC"/>
    <w:rsid w:val="474C3EC9"/>
    <w:rsid w:val="481BC19B"/>
    <w:rsid w:val="49113BD0"/>
    <w:rsid w:val="4986D35A"/>
    <w:rsid w:val="4A2941CA"/>
    <w:rsid w:val="4A577206"/>
    <w:rsid w:val="4BC717AB"/>
    <w:rsid w:val="4BE6448F"/>
    <w:rsid w:val="4D3A31C6"/>
    <w:rsid w:val="4D74E7AB"/>
    <w:rsid w:val="4DA6D720"/>
    <w:rsid w:val="4DF292FF"/>
    <w:rsid w:val="4FCAD4BC"/>
    <w:rsid w:val="501338C6"/>
    <w:rsid w:val="505ABE63"/>
    <w:rsid w:val="50E5A9FA"/>
    <w:rsid w:val="517C1654"/>
    <w:rsid w:val="518E943D"/>
    <w:rsid w:val="51A9BD46"/>
    <w:rsid w:val="53B8434E"/>
    <w:rsid w:val="53C58223"/>
    <w:rsid w:val="53FC0ECF"/>
    <w:rsid w:val="54938B34"/>
    <w:rsid w:val="5570BEED"/>
    <w:rsid w:val="5776D479"/>
    <w:rsid w:val="5779DBBC"/>
    <w:rsid w:val="57BD72FF"/>
    <w:rsid w:val="598537C5"/>
    <w:rsid w:val="59BF8C33"/>
    <w:rsid w:val="5AB869F1"/>
    <w:rsid w:val="5B3212D7"/>
    <w:rsid w:val="5B4BE8E3"/>
    <w:rsid w:val="5C476B70"/>
    <w:rsid w:val="5C4A327E"/>
    <w:rsid w:val="5CBF48BD"/>
    <w:rsid w:val="5E1770DD"/>
    <w:rsid w:val="5FA3E181"/>
    <w:rsid w:val="602C6756"/>
    <w:rsid w:val="6034C97D"/>
    <w:rsid w:val="60AA2EC1"/>
    <w:rsid w:val="61AAEF78"/>
    <w:rsid w:val="62FE4C46"/>
    <w:rsid w:val="6332CE21"/>
    <w:rsid w:val="63B735E8"/>
    <w:rsid w:val="63C7C1D2"/>
    <w:rsid w:val="64D2C851"/>
    <w:rsid w:val="658D4695"/>
    <w:rsid w:val="6653DF7A"/>
    <w:rsid w:val="67198AD2"/>
    <w:rsid w:val="674338E2"/>
    <w:rsid w:val="67EC67BD"/>
    <w:rsid w:val="6843C114"/>
    <w:rsid w:val="6884D38C"/>
    <w:rsid w:val="689993D1"/>
    <w:rsid w:val="68A4EE43"/>
    <w:rsid w:val="68BD6556"/>
    <w:rsid w:val="6982196A"/>
    <w:rsid w:val="69949D43"/>
    <w:rsid w:val="69C51503"/>
    <w:rsid w:val="6C463B9D"/>
    <w:rsid w:val="6CBC455D"/>
    <w:rsid w:val="6DB0863F"/>
    <w:rsid w:val="6E1B1209"/>
    <w:rsid w:val="6FC1B796"/>
    <w:rsid w:val="7013B450"/>
    <w:rsid w:val="719C778B"/>
    <w:rsid w:val="71A97914"/>
    <w:rsid w:val="72552CB1"/>
    <w:rsid w:val="73AC1BF6"/>
    <w:rsid w:val="742D0ED1"/>
    <w:rsid w:val="747CE283"/>
    <w:rsid w:val="748B9216"/>
    <w:rsid w:val="750637B4"/>
    <w:rsid w:val="75AB0628"/>
    <w:rsid w:val="78121762"/>
    <w:rsid w:val="7819B0C5"/>
    <w:rsid w:val="7861FEEE"/>
    <w:rsid w:val="7A5BD4A6"/>
    <w:rsid w:val="7CA6F55A"/>
    <w:rsid w:val="7D1E71A9"/>
    <w:rsid w:val="7D2B453B"/>
    <w:rsid w:val="7EAFE259"/>
    <w:rsid w:val="7F0A2688"/>
    <w:rsid w:val="7FC1AE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A1E7"/>
  <w15:docId w15:val="{7D127A6C-B36C-445D-BD1F-97DB92E811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19"/>
        <w:szCs w:val="19"/>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24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12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120" w:after="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120" w:after="0"/>
      <w:outlineLvl w:val="3"/>
    </w:pPr>
    <w:rPr>
      <w:rFonts w:asciiTheme="majorHAnsi" w:hAnsiTheme="majorHAnsi" w:eastAsiaTheme="majorEastAsia"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12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12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12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12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120" w:after="0"/>
      <w:outlineLvl w:val="8"/>
    </w:pPr>
    <w:rPr>
      <w:rFonts w:asciiTheme="majorHAnsi" w:hAnsiTheme="majorHAnsi" w:eastAsiaTheme="majorEastAsia" w:cstheme="majorBidi"/>
      <w:color w:val="4F81BD" w:themeColor="accent1"/>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90" w:after="90"/>
    </w:pPr>
  </w:style>
  <w:style w:type="paragraph" w:styleId="FirstParagraph" w:customStyle="1">
    <w:name w:val="First Paragraph"/>
    <w:basedOn w:val="BodyText"/>
    <w:next w:val="BodyText"/>
    <w:qFormat/>
  </w:style>
  <w:style w:type="paragraph" w:styleId="Compact" w:customStyle="1">
    <w:name w:val="Compact"/>
    <w:basedOn w:val="BodyText"/>
    <w:qFormat/>
    <w:pPr>
      <w:spacing w:before="0" w:after="0"/>
    </w:pPr>
    <w:rPr>
      <w:rFonts w:ascii="Aptos Narrow" w:hAnsi="Aptos Narrow" w:cs="Aptos Narrow"/>
      <w:sz w:val="16"/>
      <w:szCs w:val="16"/>
    </w:r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58" w:type="dxa"/>
        <w:bottom w:w="0" w:type="dxa"/>
        <w:right w:w="5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header" Target="header5.xml" Id="rId18" /><Relationship Type="http://schemas.openxmlformats.org/officeDocument/2006/relationships/header" Target="header9.xml" Id="rId26" /><Relationship Type="http://schemas.openxmlformats.org/officeDocument/2006/relationships/footer" Target="footer15.xml" Id="rId39" /><Relationship Type="http://schemas.openxmlformats.org/officeDocument/2006/relationships/footer" Target="footer6.xml" Id="rId21" /><Relationship Type="http://schemas.openxmlformats.org/officeDocument/2006/relationships/header" Target="header13.xml" Id="rId34" /><Relationship Type="http://schemas.openxmlformats.org/officeDocument/2006/relationships/header" Target="header17.xml" Id="rId42" /><Relationship Type="http://schemas.openxmlformats.org/officeDocument/2006/relationships/footer" Target="footer19.xml" Id="rId47" /><Relationship Type="http://schemas.openxmlformats.org/officeDocument/2006/relationships/header" Target="header21.xml" Id="rId50" /><Relationship Type="http://schemas.openxmlformats.org/officeDocument/2006/relationships/footer" Target="footer23.xml" Id="rId55"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footer" Target="footer10.xml" Id="rId29" /><Relationship Type="http://schemas.openxmlformats.org/officeDocument/2006/relationships/footer" Target="footer1.xml" Id="rId11" /><Relationship Type="http://schemas.openxmlformats.org/officeDocument/2006/relationships/header" Target="header8.xml" Id="rId24" /><Relationship Type="http://schemas.openxmlformats.org/officeDocument/2006/relationships/header" Target="header12.xml" Id="rId32" /><Relationship Type="http://schemas.openxmlformats.org/officeDocument/2006/relationships/footer" Target="footer14.xml" Id="rId37" /><Relationship Type="http://schemas.openxmlformats.org/officeDocument/2006/relationships/header" Target="header16.xml" Id="rId40" /><Relationship Type="http://schemas.openxmlformats.org/officeDocument/2006/relationships/footer" Target="footer18.xml" Id="rId45" /><Relationship Type="http://schemas.openxmlformats.org/officeDocument/2006/relationships/footer" Target="footer22.xml" Id="rId53" /><Relationship Type="http://schemas.openxmlformats.org/officeDocument/2006/relationships/fontTable" Target="fontTable.xml" Id="rId58" /><Relationship Type="http://schemas.openxmlformats.org/officeDocument/2006/relationships/styles" Target="styles.xml" Id="rId5" /><Relationship Type="http://schemas.openxmlformats.org/officeDocument/2006/relationships/footer" Target="footer5.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header" Target="header7.xml" Id="rId22" /><Relationship Type="http://schemas.openxmlformats.org/officeDocument/2006/relationships/footer" Target="footer9.xml" Id="rId27" /><Relationship Type="http://schemas.openxmlformats.org/officeDocument/2006/relationships/header" Target="header11.xml" Id="rId30" /><Relationship Type="http://schemas.openxmlformats.org/officeDocument/2006/relationships/footer" Target="footer13.xml" Id="rId35" /><Relationship Type="http://schemas.openxmlformats.org/officeDocument/2006/relationships/footer" Target="footer17.xml" Id="rId43" /><Relationship Type="http://schemas.openxmlformats.org/officeDocument/2006/relationships/header" Target="header20.xml" Id="rId48" /><Relationship Type="http://schemas.openxmlformats.org/officeDocument/2006/relationships/header" Target="header24.xml" Id="rId56" /><Relationship Type="http://schemas.openxmlformats.org/officeDocument/2006/relationships/footnotes" Target="footnotes.xml" Id="rId8" /><Relationship Type="http://schemas.openxmlformats.org/officeDocument/2006/relationships/footer" Target="footer21.xml" Id="rId51" /><Relationship Type="http://schemas.openxmlformats.org/officeDocument/2006/relationships/customXml" Target="../customXml/item3.xml" Id="rId3" /><Relationship Type="http://schemas.openxmlformats.org/officeDocument/2006/relationships/header" Target="header2.xml" Id="rId12" /><Relationship Type="http://schemas.openxmlformats.org/officeDocument/2006/relationships/footer" Target="footer4.xml" Id="rId17" /><Relationship Type="http://schemas.openxmlformats.org/officeDocument/2006/relationships/footer" Target="footer8.xml" Id="rId25" /><Relationship Type="http://schemas.openxmlformats.org/officeDocument/2006/relationships/footer" Target="footer12.xml" Id="rId33" /><Relationship Type="http://schemas.openxmlformats.org/officeDocument/2006/relationships/header" Target="header15.xml" Id="rId38" /><Relationship Type="http://schemas.openxmlformats.org/officeDocument/2006/relationships/header" Target="header19.xml" Id="rId46" /><Relationship Type="http://schemas.openxmlformats.org/officeDocument/2006/relationships/theme" Target="theme/theme1.xml" Id="rId59" /><Relationship Type="http://schemas.openxmlformats.org/officeDocument/2006/relationships/header" Target="header6.xml" Id="rId20" /><Relationship Type="http://schemas.openxmlformats.org/officeDocument/2006/relationships/footer" Target="footer16.xml" Id="rId41" /><Relationship Type="http://schemas.openxmlformats.org/officeDocument/2006/relationships/header" Target="header23.xml" Id="rId54"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3.xml" Id="rId15" /><Relationship Type="http://schemas.openxmlformats.org/officeDocument/2006/relationships/footer" Target="footer7.xml" Id="rId23" /><Relationship Type="http://schemas.openxmlformats.org/officeDocument/2006/relationships/header" Target="header10.xml" Id="rId28" /><Relationship Type="http://schemas.openxmlformats.org/officeDocument/2006/relationships/header" Target="header14.xml" Id="rId36" /><Relationship Type="http://schemas.openxmlformats.org/officeDocument/2006/relationships/footer" Target="footer20.xml" Id="rId49" /><Relationship Type="http://schemas.openxmlformats.org/officeDocument/2006/relationships/footer" Target="footer24.xml" Id="rId57" /><Relationship Type="http://schemas.openxmlformats.org/officeDocument/2006/relationships/header" Target="header1.xml" Id="rId10" /><Relationship Type="http://schemas.openxmlformats.org/officeDocument/2006/relationships/footer" Target="footer11.xml" Id="rId31" /><Relationship Type="http://schemas.openxmlformats.org/officeDocument/2006/relationships/header" Target="header18.xml" Id="rId44" /><Relationship Type="http://schemas.openxmlformats.org/officeDocument/2006/relationships/header" Target="header22.xml" Id="rId52" /><Relationship Type="http://schemas.openxmlformats.org/officeDocument/2006/relationships/comments" Target="comments.xml" Id="R938ae7d686d14120" /><Relationship Type="http://schemas.microsoft.com/office/2016/09/relationships/commentsIds" Target="commentsIds.xml" Id="R783549bce1e244d9" /><Relationship Type="http://schemas.microsoft.com/office/2011/relationships/commentsExtended" Target="commentsExtended.xml" Id="R05ef234f79ca46e4" /><Relationship Type="http://schemas.microsoft.com/office/2018/08/relationships/commentsExtensible" Target="commentsExtensible.xml" Id="R0b3a8df4c524438c" /><Relationship Type="http://schemas.microsoft.com/office/2011/relationships/people" Target="people.xml" Id="Rd9a54f0006204780" /><Relationship Type="http://schemas.openxmlformats.org/officeDocument/2006/relationships/hyperlink" Target="https://lucid.app/lucidchart/e84a11a1-eb65-4751-978a-82ffc74bdb82/edit?viewport_loc=-985%2C69%2C7800%2C2906%2C42U8H5I2Zcsty&amp;invitationId=inv_62a1f34e-fc33-410c-bd80-bfd3a5da28ed" TargetMode="External" Id="R87a3b0facd3b4544" /><Relationship Type="http://schemas.openxmlformats.org/officeDocument/2006/relationships/image" Target="/media/image2.png" Id="rId5938525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ad84390-9441-4313-9d20-15594d2d250a">
      <Terms xmlns="http://schemas.microsoft.com/office/infopath/2007/PartnerControls"/>
    </lcf76f155ced4ddcb4097134ff3c332f>
    <TaxCatchAll xmlns="3f5431cc-edd4-49d5-826e-78b8387f5e2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183F6E09390D419F2E41864F612DB1" ma:contentTypeVersion="11" ma:contentTypeDescription="Create a new document." ma:contentTypeScope="" ma:versionID="9eea647db5c6715518c4fad8e6bae2b6">
  <xsd:schema xmlns:xsd="http://www.w3.org/2001/XMLSchema" xmlns:xs="http://www.w3.org/2001/XMLSchema" xmlns:p="http://schemas.microsoft.com/office/2006/metadata/properties" xmlns:ns2="2ad84390-9441-4313-9d20-15594d2d250a" xmlns:ns3="3f5431cc-edd4-49d5-826e-78b8387f5e20" targetNamespace="http://schemas.microsoft.com/office/2006/metadata/properties" ma:root="true" ma:fieldsID="de1ff99197ac90d43999ab87df1a8a02" ns2:_="" ns3:_="">
    <xsd:import namespace="2ad84390-9441-4313-9d20-15594d2d250a"/>
    <xsd:import namespace="3f5431cc-edd4-49d5-826e-78b8387f5e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84390-9441-4313-9d20-15594d2d2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958d40-43c2-437b-a0d9-85f60933f1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5431cc-edd4-49d5-826e-78b8387f5e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1485fd0-0474-4aa5-9875-61da687d68fc}" ma:internalName="TaxCatchAll" ma:showField="CatchAllData" ma:web="3f5431cc-edd4-49d5-826e-78b8387f5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016A58-E6E4-4C54-9AAD-E699EA17A2D6}">
  <ds:schemaRefs>
    <ds:schemaRef ds:uri="http://schemas.microsoft.com/office/2006/metadata/properties"/>
    <ds:schemaRef ds:uri="http://schemas.microsoft.com/office/infopath/2007/PartnerControls"/>
    <ds:schemaRef ds:uri="14a0f850-ec3b-4f3e-a88d-680df2725d77"/>
    <ds:schemaRef ds:uri="http://schemas.microsoft.com/sharepoint/v3"/>
    <ds:schemaRef ds:uri="99920f6d-781c-4192-b328-165f76f2ea64"/>
  </ds:schemaRefs>
</ds:datastoreItem>
</file>

<file path=customXml/itemProps2.xml><?xml version="1.0" encoding="utf-8"?>
<ds:datastoreItem xmlns:ds="http://schemas.openxmlformats.org/officeDocument/2006/customXml" ds:itemID="{1E8C7BA6-81F0-4371-B68F-405C4F7B0CBC}">
  <ds:schemaRefs>
    <ds:schemaRef ds:uri="http://schemas.microsoft.com/sharepoint/v3/contenttype/forms"/>
  </ds:schemaRefs>
</ds:datastoreItem>
</file>

<file path=customXml/itemProps3.xml><?xml version="1.0" encoding="utf-8"?>
<ds:datastoreItem xmlns:ds="http://schemas.openxmlformats.org/officeDocument/2006/customXml" ds:itemID="{83854842-08E0-4E8A-91B8-2179EC63201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Syed Ahmed</cp:lastModifiedBy>
  <cp:revision>5</cp:revision>
  <dcterms:created xsi:type="dcterms:W3CDTF">2026-08-05T07:28:00Z</dcterms:created>
  <dcterms:modified xsi:type="dcterms:W3CDTF">2026-09-16T19:59:13Z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155400</vt:r8>
  </property>
  <property fmtid="{D5CDD505-2E9C-101B-9397-08002B2CF9AE}" pid="3" name="Domain Themes">
    <vt:lpwstr/>
  </property>
  <property fmtid="{D5CDD505-2E9C-101B-9397-08002B2CF9AE}" pid="4" name="Domain_x0020_Themes">
    <vt:lpwstr/>
  </property>
  <property fmtid="{D5CDD505-2E9C-101B-9397-08002B2CF9AE}" pid="5" name="Tech_x0020_Themes">
    <vt:lpwstr/>
  </property>
  <property fmtid="{D5CDD505-2E9C-101B-9397-08002B2CF9AE}" pid="6" name="Content_Type">
    <vt:lpwstr/>
  </property>
  <property fmtid="{D5CDD505-2E9C-101B-9397-08002B2CF9AE}" pid="7" name="ContentTypeId">
    <vt:lpwstr>0x01010057183F6E09390D419F2E41864F612DB1</vt:lpwstr>
  </property>
  <property fmtid="{D5CDD505-2E9C-101B-9397-08002B2CF9AE}" pid="8" name="ComplianceAssetId">
    <vt:lpwstr/>
  </property>
  <property fmtid="{D5CDD505-2E9C-101B-9397-08002B2CF9AE}" pid="9" name="Key_x0020_Technologies">
    <vt:lpwstr/>
  </property>
  <property fmtid="{D5CDD505-2E9C-101B-9397-08002B2CF9AE}" pid="10" name="_ExtendedDescription">
    <vt:lpwstr/>
  </property>
  <property fmtid="{D5CDD505-2E9C-101B-9397-08002B2CF9AE}" pid="11" name="Client">
    <vt:lpwstr/>
  </property>
  <property fmtid="{D5CDD505-2E9C-101B-9397-08002B2CF9AE}" pid="12" name="Status">
    <vt:lpwstr/>
  </property>
  <property fmtid="{D5CDD505-2E9C-101B-9397-08002B2CF9AE}" pid="13" name="Tech Themes">
    <vt:lpwstr/>
  </property>
  <property fmtid="{D5CDD505-2E9C-101B-9397-08002B2CF9AE}" pid="14" name="Key Technologies">
    <vt:lpwstr/>
  </property>
  <property fmtid="{D5CDD505-2E9C-101B-9397-08002B2CF9AE}" pid="15" name="TriggerFlowInfo">
    <vt:lpwstr/>
  </property>
  <property fmtid="{D5CDD505-2E9C-101B-9397-08002B2CF9AE}" pid="16" name="MediaServiceImageTags">
    <vt:lpwstr/>
  </property>
</Properties>
</file>